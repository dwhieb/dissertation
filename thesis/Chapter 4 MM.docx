
<file path=[Content_Types].xml><?xml version="1.0" encoding="utf-8"?>
<Types xmlns="http://schemas.openxmlformats.org/package/2006/content-types">
  <Override PartName="/word/footnotes.xml" ContentType="application/vnd.openxmlformats-officedocument.wordprocessingml.footnotes+xml"/>
  <Override PartName="/word/footer9.xml" ContentType="application/vnd.openxmlformats-officedocument.wordprocessingml.footer+xml"/>
  <Override PartName="/word/footer3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footer18.xml" ContentType="application/vnd.openxmlformats-officedocument.wordprocessingml.footer+xml"/>
  <Override PartName="/word/footer19.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png" ContentType="image/png"/>
  <Override PartName="/word/footer8.xml" ContentType="application/vnd.openxmlformats-officedocument.wordprocessingml.footer+xml"/>
  <Override PartName="/word/footer29.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756" w:rsidRDefault="00AD1397">
      <w:pPr>
        <w:pStyle w:val="BodyText"/>
        <w:spacing w:before="88"/>
        <w:ind w:right="416"/>
        <w:jc w:val="center"/>
      </w:pPr>
      <w:r>
        <w:t>University of California, Santa Barbara</w:t>
      </w: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AD1397">
      <w:pPr>
        <w:pStyle w:val="BodyText"/>
        <w:spacing w:before="224"/>
        <w:ind w:right="416"/>
        <w:jc w:val="center"/>
      </w:pPr>
      <w:r>
        <w:t>Lexical flexibility in discourse:</w:t>
      </w:r>
    </w:p>
    <w:p w:rsidR="00DD7756" w:rsidRDefault="00DD7756">
      <w:pPr>
        <w:pStyle w:val="BodyText"/>
        <w:spacing w:before="204"/>
        <w:ind w:right="416"/>
        <w:jc w:val="cent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89" type="#_x0000_t136" style="position:absolute;left:0;text-align:left;margin-left:181.05pt;margin-top:110.75pt;width:254.15pt;height:119.6pt;rotation:300;z-index:-24050176;mso-position-horizontal-relative:page" fillcolor="#ff8c8c" stroked="f">
            <v:fill opacity="32639f"/>
            <o:extrusion v:ext="view" autorotationcenter="t"/>
            <v:textpath style="font-family:&quot;Linux Libertine&quot;;font-size:119pt;v-text-kern:t;mso-text-shadow:auto" string="Draft"/>
            <w10:wrap anchorx="page"/>
          </v:shape>
        </w:pict>
      </w:r>
      <w:r w:rsidR="00AD1397">
        <w:t>A quantitative corpus-based approach</w:t>
      </w: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AD1397">
      <w:pPr>
        <w:pStyle w:val="BodyText"/>
        <w:spacing w:before="152" w:line="420" w:lineRule="auto"/>
        <w:ind w:right="413"/>
        <w:jc w:val="center"/>
      </w:pPr>
      <w:r>
        <w:t>A dissertation submitted in partial satisfaction of the requirements for the degree Doctor of Philosophy in Linguistics</w:t>
      </w:r>
    </w:p>
    <w:p w:rsidR="00DD7756" w:rsidRDefault="00DD7756">
      <w:pPr>
        <w:pStyle w:val="BodyText"/>
        <w:spacing w:before="7"/>
        <w:rPr>
          <w:sz w:val="22"/>
        </w:rPr>
      </w:pPr>
    </w:p>
    <w:p w:rsidR="00DD7756" w:rsidRDefault="00AD1397">
      <w:pPr>
        <w:pStyle w:val="BodyText"/>
        <w:ind w:right="417"/>
        <w:jc w:val="center"/>
      </w:pPr>
      <w:r>
        <w:t>by</w:t>
      </w:r>
    </w:p>
    <w:p w:rsidR="00DD7756" w:rsidRDefault="00DD7756">
      <w:pPr>
        <w:pStyle w:val="BodyText"/>
        <w:spacing w:before="10"/>
        <w:rPr>
          <w:sz w:val="38"/>
        </w:rPr>
      </w:pPr>
    </w:p>
    <w:p w:rsidR="00DD7756" w:rsidRDefault="00AD1397">
      <w:pPr>
        <w:pStyle w:val="BodyText"/>
        <w:ind w:right="417"/>
        <w:jc w:val="center"/>
      </w:pPr>
      <w:r>
        <w:t>Daniel W. Hieber</w:t>
      </w: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AD1397">
      <w:pPr>
        <w:pStyle w:val="BodyText"/>
        <w:spacing w:before="215" w:line="420" w:lineRule="auto"/>
        <w:ind w:left="2942" w:right="3052" w:firstLine="599"/>
      </w:pPr>
      <w:r>
        <w:t>Committee in Charge: Professor Marianne Mithun, Chair</w:t>
      </w:r>
    </w:p>
    <w:p w:rsidR="00DD7756" w:rsidRDefault="00AD1397">
      <w:pPr>
        <w:pStyle w:val="BodyText"/>
        <w:spacing w:line="420" w:lineRule="auto"/>
        <w:ind w:left="3348" w:right="3764" w:hanging="1"/>
        <w:jc w:val="center"/>
      </w:pPr>
      <w:r>
        <w:t>Professor Bernard</w:t>
      </w:r>
      <w:r>
        <w:rPr>
          <w:spacing w:val="-15"/>
        </w:rPr>
        <w:t xml:space="preserve"> </w:t>
      </w:r>
      <w:r>
        <w:t>Comrie Professor Stefan Th.</w:t>
      </w:r>
      <w:r>
        <w:rPr>
          <w:spacing w:val="-12"/>
        </w:rPr>
        <w:t xml:space="preserve"> </w:t>
      </w:r>
      <w:r>
        <w:rPr>
          <w:spacing w:val="-3"/>
        </w:rPr>
        <w:t>Gries</w:t>
      </w:r>
    </w:p>
    <w:p w:rsidR="00DD7756" w:rsidRDefault="00AD1397">
      <w:pPr>
        <w:pStyle w:val="BodyText"/>
        <w:spacing w:line="272" w:lineRule="exact"/>
        <w:ind w:right="415"/>
        <w:jc w:val="center"/>
      </w:pPr>
      <w:r>
        <w:t>Professor William Croft (University of New Mexico)</w:t>
      </w:r>
    </w:p>
    <w:p w:rsidR="00DD7756" w:rsidRDefault="00DD7756">
      <w:pPr>
        <w:pStyle w:val="BodyText"/>
        <w:rPr>
          <w:sz w:val="26"/>
        </w:rPr>
      </w:pPr>
    </w:p>
    <w:p w:rsidR="00DD7756" w:rsidRDefault="00DD7756">
      <w:pPr>
        <w:pStyle w:val="BodyText"/>
        <w:rPr>
          <w:sz w:val="26"/>
        </w:rPr>
      </w:pPr>
    </w:p>
    <w:p w:rsidR="00DD7756" w:rsidRDefault="00DD7756">
      <w:pPr>
        <w:pStyle w:val="BodyText"/>
        <w:spacing w:before="8"/>
        <w:rPr>
          <w:sz w:val="21"/>
        </w:rPr>
      </w:pPr>
    </w:p>
    <w:p w:rsidR="00DD7756" w:rsidRDefault="00AD1397">
      <w:pPr>
        <w:pStyle w:val="BodyText"/>
        <w:ind w:right="417"/>
        <w:jc w:val="center"/>
      </w:pPr>
      <w:r>
        <w:t>January 2021</w:t>
      </w:r>
    </w:p>
    <w:p w:rsidR="00DD7756" w:rsidRDefault="00DD7756">
      <w:pPr>
        <w:jc w:val="center"/>
        <w:sectPr w:rsidR="00DD7756">
          <w:type w:val="continuous"/>
          <w:pgSz w:w="12240" w:h="15840"/>
          <w:pgMar w:top="1300" w:right="900" w:bottom="280" w:left="1680" w:header="720" w:footer="720" w:gutter="0"/>
          <w:cols w:space="720"/>
        </w:sectPr>
      </w:pPr>
    </w:p>
    <w:p w:rsidR="00DD7756" w:rsidRDefault="00DD7756">
      <w:pPr>
        <w:pStyle w:val="BodyText"/>
        <w:spacing w:before="6"/>
        <w:rPr>
          <w:sz w:val="28"/>
        </w:rPr>
      </w:pPr>
    </w:p>
    <w:p w:rsidR="00DD7756" w:rsidRDefault="00AD1397">
      <w:pPr>
        <w:pStyle w:val="BodyText"/>
        <w:spacing w:before="100"/>
        <w:ind w:left="2042"/>
      </w:pPr>
      <w:r>
        <w:t>The dissertation of Daniel W. Hieber is approved.</w: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27"/>
        </w:rPr>
      </w:pPr>
      <w:r w:rsidRPr="00DD7756">
        <w:pict>
          <v:shape id="_x0000_s1188" style="position:absolute;margin-left:162pt;margin-top:18pt;width:4in;height:.1pt;z-index:-15728128;mso-wrap-distance-left:0;mso-wrap-distance-right:0;mso-position-horizontal-relative:page" coordorigin="3240,360" coordsize="5760,0" path="m3240,360r5760,e" filled="f" strokeweight=".14058mm">
            <v:path arrowok="t"/>
            <w10:wrap type="topAndBottom" anchorx="page"/>
          </v:shape>
        </w:pict>
      </w:r>
    </w:p>
    <w:p w:rsidR="00DD7756" w:rsidRDefault="00DD7756">
      <w:pPr>
        <w:pStyle w:val="BodyText"/>
        <w:spacing w:before="9"/>
        <w:rPr>
          <w:sz w:val="11"/>
        </w:rPr>
      </w:pPr>
    </w:p>
    <w:p w:rsidR="00DD7756" w:rsidRDefault="00AD1397">
      <w:pPr>
        <w:pStyle w:val="BodyText"/>
        <w:spacing w:before="100"/>
        <w:ind w:left="1560"/>
      </w:pPr>
      <w:r>
        <w:t>Bernard</w:t>
      </w:r>
      <w:r>
        <w:rPr>
          <w:spacing w:val="-9"/>
        </w:rPr>
        <w:t xml:space="preserve"> </w:t>
      </w:r>
      <w:r>
        <w:t>Comrie</w: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5"/>
        </w:rPr>
      </w:pPr>
      <w:r w:rsidRPr="00DD7756">
        <w:pict>
          <v:shape id="_x0000_s1187" style="position:absolute;margin-left:162pt;margin-top:16.45pt;width:4in;height:.1pt;z-index:-15727616;mso-wrap-distance-left:0;mso-wrap-distance-right:0;mso-position-horizontal-relative:page" coordorigin="3240,329" coordsize="5760,0" path="m3240,329r5760,e" filled="f" strokeweight=".14058mm">
            <v:path arrowok="t"/>
            <w10:wrap type="topAndBottom" anchorx="page"/>
          </v:shape>
        </w:pict>
      </w:r>
    </w:p>
    <w:p w:rsidR="00DD7756" w:rsidRDefault="00DD7756">
      <w:pPr>
        <w:pStyle w:val="BodyText"/>
        <w:spacing w:before="9"/>
        <w:rPr>
          <w:sz w:val="11"/>
        </w:rPr>
      </w:pPr>
    </w:p>
    <w:p w:rsidR="00DD7756" w:rsidRDefault="00AD1397">
      <w:pPr>
        <w:pStyle w:val="BodyText"/>
        <w:spacing w:before="100"/>
        <w:ind w:left="1560"/>
      </w:pPr>
      <w:r>
        <w:t>Stefan Th.</w:t>
      </w:r>
      <w:r>
        <w:rPr>
          <w:spacing w:val="-9"/>
        </w:rPr>
        <w:t xml:space="preserve"> </w:t>
      </w:r>
      <w:r>
        <w:t>Gries</w: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5"/>
        </w:rPr>
      </w:pPr>
      <w:r w:rsidRPr="00DD7756">
        <w:pict>
          <v:shape id="_x0000_s1186" style="position:absolute;margin-left:162pt;margin-top:16.45pt;width:4in;height:.1pt;z-index:-15727104;mso-wrap-distance-left:0;mso-wrap-distance-right:0;mso-position-horizontal-relative:page" coordorigin="3240,329" coordsize="5760,0" path="m3240,329r5760,e" filled="f" strokeweight=".14058mm">
            <v:path arrowok="t"/>
            <w10:wrap type="topAndBottom" anchorx="page"/>
          </v:shape>
        </w:pict>
      </w:r>
    </w:p>
    <w:p w:rsidR="00DD7756" w:rsidRDefault="00DD7756">
      <w:pPr>
        <w:pStyle w:val="BodyText"/>
        <w:spacing w:before="9"/>
        <w:rPr>
          <w:sz w:val="11"/>
        </w:rPr>
      </w:pPr>
    </w:p>
    <w:p w:rsidR="00DD7756" w:rsidRDefault="00AD1397">
      <w:pPr>
        <w:pStyle w:val="BodyText"/>
        <w:spacing w:before="100"/>
        <w:ind w:left="1560"/>
      </w:pPr>
      <w:r>
        <w:t>William Croft</w: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5"/>
        </w:rPr>
      </w:pPr>
      <w:r w:rsidRPr="00DD7756">
        <w:pict>
          <v:shape id="_x0000_s1185" style="position:absolute;margin-left:162pt;margin-top:16.45pt;width:4in;height:.1pt;z-index:-15726592;mso-wrap-distance-left:0;mso-wrap-distance-right:0;mso-position-horizontal-relative:page" coordorigin="3240,329" coordsize="5760,0" path="m3240,329r5760,e" filled="f" strokeweight=".14058mm">
            <v:path arrowok="t"/>
            <w10:wrap type="topAndBottom" anchorx="page"/>
          </v:shape>
        </w:pict>
      </w:r>
    </w:p>
    <w:p w:rsidR="00DD7756" w:rsidRDefault="00DD7756">
      <w:pPr>
        <w:pStyle w:val="BodyText"/>
        <w:spacing w:before="9"/>
        <w:rPr>
          <w:sz w:val="11"/>
        </w:rPr>
      </w:pPr>
    </w:p>
    <w:p w:rsidR="00DD7756" w:rsidRDefault="00AD1397">
      <w:pPr>
        <w:pStyle w:val="BodyText"/>
        <w:spacing w:before="100"/>
        <w:ind w:right="4576"/>
        <w:jc w:val="right"/>
      </w:pPr>
      <w:r>
        <w:t>Marianne Mithun, Committee</w:t>
      </w:r>
      <w:r>
        <w:rPr>
          <w:spacing w:val="-19"/>
        </w:rPr>
        <w:t xml:space="preserve"> </w:t>
      </w:r>
      <w:r>
        <w:t>Chair</w:t>
      </w: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AD1397">
      <w:pPr>
        <w:pStyle w:val="BodyText"/>
        <w:spacing w:before="172"/>
        <w:ind w:right="4581"/>
        <w:jc w:val="right"/>
      </w:pPr>
      <w:r>
        <w:t>January</w:t>
      </w:r>
      <w:r>
        <w:rPr>
          <w:spacing w:val="-3"/>
        </w:rPr>
        <w:t xml:space="preserve"> </w:t>
      </w:r>
      <w:r>
        <w:t>2021</w:t>
      </w:r>
    </w:p>
    <w:p w:rsidR="00DD7756" w:rsidRDefault="00DD7756">
      <w:pPr>
        <w:jc w:val="right"/>
        <w:sectPr w:rsidR="00DD7756">
          <w:pgSz w:w="12240" w:h="15840"/>
          <w:pgMar w:top="1500" w:right="900" w:bottom="280" w:left="1680" w:header="720" w:footer="720"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7"/>
        <w:rPr>
          <w:sz w:val="26"/>
        </w:rPr>
      </w:pPr>
    </w:p>
    <w:p w:rsidR="00DD7756" w:rsidRDefault="00AD1397">
      <w:pPr>
        <w:pStyle w:val="BodyText"/>
        <w:spacing w:before="99"/>
        <w:ind w:right="416"/>
        <w:jc w:val="center"/>
      </w:pPr>
      <w:r>
        <w:t>Lexical flexibility in discourse:</w:t>
      </w:r>
    </w:p>
    <w:p w:rsidR="00DD7756" w:rsidRDefault="00AD1397">
      <w:pPr>
        <w:pStyle w:val="BodyText"/>
        <w:spacing w:before="205"/>
        <w:ind w:right="416"/>
        <w:jc w:val="center"/>
      </w:pPr>
      <w:r>
        <w:t>A quantitative corpus-based approach</w:t>
      </w:r>
    </w:p>
    <w:p w:rsidR="00DD7756" w:rsidRDefault="00DD7756">
      <w:pPr>
        <w:pStyle w:val="BodyText"/>
        <w:rPr>
          <w:sz w:val="26"/>
        </w:rPr>
      </w:pPr>
    </w:p>
    <w:p w:rsidR="00DD7756" w:rsidRDefault="00DD7756">
      <w:pPr>
        <w:pStyle w:val="BodyText"/>
        <w:rPr>
          <w:sz w:val="26"/>
        </w:rPr>
      </w:pPr>
    </w:p>
    <w:p w:rsidR="00DD7756" w:rsidRDefault="00DD7756">
      <w:pPr>
        <w:pStyle w:val="BodyText"/>
        <w:spacing w:before="9"/>
        <w:rPr>
          <w:sz w:val="28"/>
        </w:rPr>
      </w:pPr>
    </w:p>
    <w:p w:rsidR="00DD7756" w:rsidRDefault="00AD1397">
      <w:pPr>
        <w:pStyle w:val="BodyText"/>
        <w:spacing w:line="420" w:lineRule="auto"/>
        <w:ind w:left="3734" w:right="4151"/>
        <w:jc w:val="center"/>
      </w:pPr>
      <w:r>
        <w:t>Copyright © 2021 by</w:t>
      </w:r>
    </w:p>
    <w:p w:rsidR="00DD7756" w:rsidRDefault="00AD1397">
      <w:pPr>
        <w:pStyle w:val="BodyText"/>
        <w:spacing w:line="272" w:lineRule="exact"/>
        <w:ind w:right="417"/>
        <w:jc w:val="center"/>
      </w:pPr>
      <w:r>
        <w:t>Daniel W. Hieber</w:t>
      </w: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spacing w:before="5"/>
      </w:pPr>
    </w:p>
    <w:p w:rsidR="00DD7756" w:rsidRDefault="00AD1397">
      <w:pPr>
        <w:pStyle w:val="BodyText"/>
        <w:ind w:left="120"/>
      </w:pPr>
      <w:r>
        <w:rPr>
          <w:spacing w:val="-12"/>
          <w:w w:val="99"/>
        </w:rPr>
        <w:t>T</w:t>
      </w:r>
      <w:r>
        <w:rPr>
          <w:w w:val="99"/>
        </w:rPr>
        <w:t>y</w:t>
      </w:r>
      <w:r>
        <w:rPr>
          <w:spacing w:val="1"/>
          <w:w w:val="99"/>
        </w:rPr>
        <w:t>p</w:t>
      </w:r>
      <w:r>
        <w:rPr>
          <w:w w:val="99"/>
        </w:rPr>
        <w:t>eset</w:t>
      </w:r>
      <w:r>
        <w:rPr>
          <w:spacing w:val="-1"/>
        </w:rPr>
        <w:t xml:space="preserve"> </w:t>
      </w:r>
      <w:r>
        <w:rPr>
          <w:w w:val="99"/>
        </w:rPr>
        <w:t>using</w:t>
      </w:r>
      <w:r>
        <w:rPr>
          <w:spacing w:val="-1"/>
        </w:rPr>
        <w:t xml:space="preserve"> </w:t>
      </w:r>
      <w:r>
        <w:rPr>
          <w:spacing w:val="-87"/>
          <w:w w:val="99"/>
        </w:rPr>
        <w:t>L</w:t>
      </w:r>
      <w:r>
        <w:rPr>
          <w:spacing w:val="-36"/>
          <w:w w:val="99"/>
          <w:position w:val="5"/>
          <w:sz w:val="16"/>
        </w:rPr>
        <w:t>A</w:t>
      </w:r>
      <w:r>
        <w:rPr>
          <w:spacing w:val="-40"/>
          <w:w w:val="99"/>
        </w:rPr>
        <w:t>T</w:t>
      </w:r>
      <w:r>
        <w:rPr>
          <w:spacing w:val="-30"/>
          <w:w w:val="99"/>
          <w:position w:val="-4"/>
        </w:rPr>
        <w:t>E</w:t>
      </w:r>
      <w:r>
        <w:rPr>
          <w:w w:val="99"/>
        </w:rPr>
        <w:t>X</w:t>
      </w:r>
      <w:r>
        <w:rPr>
          <w:spacing w:val="-1"/>
        </w:rPr>
        <w:t xml:space="preserve"> </w:t>
      </w:r>
      <w:r>
        <w:rPr>
          <w:w w:val="98"/>
        </w:rPr>
        <w:t>softwa</w:t>
      </w:r>
      <w:r>
        <w:rPr>
          <w:spacing w:val="-2"/>
          <w:w w:val="98"/>
        </w:rPr>
        <w:t>r</w:t>
      </w:r>
      <w:r>
        <w:rPr>
          <w:w w:val="99"/>
        </w:rPr>
        <w:t>e</w:t>
      </w:r>
      <w:r>
        <w:rPr>
          <w:spacing w:val="-1"/>
        </w:rPr>
        <w:t xml:space="preserve"> </w:t>
      </w:r>
      <w:r>
        <w:rPr>
          <w:w w:val="99"/>
        </w:rPr>
        <w:t>and</w:t>
      </w:r>
      <w:r>
        <w:rPr>
          <w:spacing w:val="-1"/>
        </w:rPr>
        <w:t xml:space="preserve"> </w:t>
      </w:r>
      <w:r>
        <w:rPr>
          <w:w w:val="99"/>
        </w:rPr>
        <w:t>the</w:t>
      </w:r>
      <w:r>
        <w:rPr>
          <w:spacing w:val="-1"/>
        </w:rPr>
        <w:t xml:space="preserve"> </w:t>
      </w:r>
      <w:r>
        <w:rPr>
          <w:w w:val="99"/>
        </w:rPr>
        <w:t>Linux</w:t>
      </w:r>
      <w:r>
        <w:rPr>
          <w:spacing w:val="-1"/>
        </w:rPr>
        <w:t xml:space="preserve"> </w:t>
      </w:r>
      <w:r>
        <w:rPr>
          <w:w w:val="99"/>
        </w:rPr>
        <w:t>Li</w:t>
      </w:r>
      <w:r>
        <w:rPr>
          <w:spacing w:val="2"/>
          <w:w w:val="99"/>
        </w:rPr>
        <w:t>b</w:t>
      </w:r>
      <w:r>
        <w:rPr>
          <w:w w:val="99"/>
        </w:rPr>
        <w:t>ertine</w:t>
      </w:r>
      <w:r>
        <w:rPr>
          <w:spacing w:val="-1"/>
        </w:rPr>
        <w:t xml:space="preserve"> </w:t>
      </w:r>
      <w:r>
        <w:rPr>
          <w:w w:val="99"/>
        </w:rPr>
        <w:t>family</w:t>
      </w:r>
      <w:r>
        <w:rPr>
          <w:spacing w:val="-1"/>
        </w:rPr>
        <w:t xml:space="preserve"> </w:t>
      </w:r>
      <w:r>
        <w:rPr>
          <w:w w:val="99"/>
        </w:rPr>
        <w:t>of</w:t>
      </w:r>
      <w:r>
        <w:rPr>
          <w:spacing w:val="-1"/>
        </w:rPr>
        <w:t xml:space="preserve"> </w:t>
      </w:r>
      <w:r>
        <w:rPr>
          <w:w w:val="99"/>
        </w:rPr>
        <w:t>fonts.</w:t>
      </w:r>
    </w:p>
    <w:p w:rsidR="00DD7756" w:rsidRDefault="00AD1397">
      <w:pPr>
        <w:pStyle w:val="BodyText"/>
        <w:spacing w:before="85" w:line="254" w:lineRule="auto"/>
        <w:ind w:left="120"/>
      </w:pPr>
      <w:r>
        <w:t xml:space="preserve">Published under a Creative Commons Attribution 4.0 License (CC BY 4.0): </w:t>
      </w:r>
      <w:hyperlink r:id="rId7">
        <w:r>
          <w:rPr>
            <w:color w:val="0000FF"/>
          </w:rPr>
          <w:t>https://creativecommons.org/licenses/by/4.0/</w:t>
        </w:r>
      </w:hyperlink>
    </w:p>
    <w:p w:rsidR="00DD7756" w:rsidRDefault="00AD1397">
      <w:pPr>
        <w:pStyle w:val="BodyText"/>
        <w:spacing w:before="117" w:line="254" w:lineRule="auto"/>
        <w:ind w:left="120" w:right="3052"/>
      </w:pPr>
      <w:r>
        <w:t xml:space="preserve">This thesis may be downloaded at: </w:t>
      </w:r>
      <w:hyperlink r:id="rId8">
        <w:r>
          <w:rPr>
            <w:color w:val="0000FF"/>
          </w:rPr>
          <w:t>https://files.danielhieber.com/publications/dissertation.pdf</w:t>
        </w:r>
      </w:hyperlink>
    </w:p>
    <w:p w:rsidR="00DD7756" w:rsidRDefault="00AD1397">
      <w:pPr>
        <w:pStyle w:val="BodyText"/>
        <w:spacing w:before="117" w:line="254" w:lineRule="auto"/>
        <w:ind w:left="120" w:right="895"/>
      </w:pPr>
      <w:r>
        <w:t xml:space="preserve">The source code, data, and accompanying scripts for this thesis are available on GitHub: </w:t>
      </w:r>
      <w:hyperlink r:id="rId9">
        <w:r>
          <w:rPr>
            <w:color w:val="0000FF"/>
          </w:rPr>
          <w:t>https://github.com/dwhieb/dissertation</w:t>
        </w:r>
      </w:hyperlink>
    </w:p>
    <w:p w:rsidR="00DD7756" w:rsidRDefault="00DD7756">
      <w:pPr>
        <w:spacing w:line="254" w:lineRule="auto"/>
        <w:sectPr w:rsidR="00DD7756">
          <w:footerReference w:type="default" r:id="rId10"/>
          <w:pgSz w:w="12240" w:h="15840"/>
          <w:pgMar w:top="1500" w:right="900" w:bottom="1040" w:left="1680" w:header="0" w:footer="856" w:gutter="0"/>
          <w:pgNumType w:start="3"/>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10" w:after="1"/>
        <w:rPr>
          <w:sz w:val="13"/>
        </w:rPr>
      </w:pPr>
    </w:p>
    <w:p w:rsidR="00DD7756" w:rsidRDefault="00DD7756">
      <w:pPr>
        <w:pStyle w:val="BodyText"/>
        <w:ind w:left="3548"/>
        <w:rPr>
          <w:sz w:val="20"/>
        </w:rPr>
      </w:pPr>
      <w:r>
        <w:rPr>
          <w:sz w:val="20"/>
        </w:rPr>
      </w:r>
      <w:r>
        <w:rPr>
          <w:sz w:val="20"/>
        </w:rPr>
        <w:pict>
          <v:group id="_x0000_s1181" style="width:107.1pt;height:17.25pt;mso-position-horizontal-relative:char;mso-position-vertical-relative:line" coordsize="2142,345">
            <v:shape id="_x0000_s1184" style="position:absolute;left:4;top:4;width:2133;height:335" coordorigin="5,5" coordsize="2133,335" path="m2057,5l85,5,54,11,28,28,11,54,5,85r,175l11,291r17,25l54,333r31,6l2057,339r31,-6l2114,316r17,-25l2137,260r,-175l2131,54,2114,28,2088,11,2057,5xe" fillcolor="#00aeef" stroked="f">
              <v:path arrowok="t"/>
            </v:shape>
            <v:shape id="_x0000_s1183" style="position:absolute;left:4;top:4;width:2133;height:335" coordorigin="5,5" coordsize="2133,335" path="m2057,5l85,5,54,11,28,28,11,54,5,85r,175l11,291r17,25l54,333r31,6l2057,339r31,-6l2114,316r17,-25l2137,260r,-175l2131,54,2114,28,2088,11,2057,5xe" filled="f" strokeweight=".17572mm">
              <v:path arrowok="t"/>
            </v:shape>
            <v:shapetype id="_x0000_t202" coordsize="21600,21600" o:spt="202" path="m,l,21600r21600,l21600,xe">
              <v:stroke joinstyle="miter"/>
              <v:path gradientshapeok="t" o:connecttype="rect"/>
            </v:shapetype>
            <v:shape id="_x0000_s1182" type="#_x0000_t202" style="position:absolute;left:13;top:10;width:2116;height:324" filled="f" stroked="f">
              <v:textbox inset="0,0,0,0">
                <w:txbxContent>
                  <w:p w:rsidR="00AD1397" w:rsidRDefault="00AD1397">
                    <w:pPr>
                      <w:spacing w:before="29"/>
                      <w:ind w:left="73"/>
                      <w:rPr>
                        <w:sz w:val="24"/>
                      </w:rPr>
                    </w:pPr>
                    <w:r>
                      <w:rPr>
                        <w:sz w:val="24"/>
                      </w:rPr>
                      <w:t>De</w:t>
                    </w:r>
                    <w:bookmarkStart w:id="0" w:name="_bookmark0"/>
                    <w:bookmarkEnd w:id="0"/>
                    <w:r>
                      <w:rPr>
                        <w:sz w:val="24"/>
                      </w:rPr>
                      <w:t>dication</w:t>
                    </w:r>
                  </w:p>
                </w:txbxContent>
              </v:textbox>
            </v:shape>
            <w10:wrap type="none"/>
            <w10:anchorlock/>
          </v:group>
        </w:pict>
      </w:r>
    </w:p>
    <w:p w:rsidR="00DD7756" w:rsidRDefault="00DD7756">
      <w:pPr>
        <w:rPr>
          <w:sz w:val="20"/>
        </w:rPr>
        <w:sectPr w:rsidR="00DD7756">
          <w:pgSz w:w="12240" w:h="15840"/>
          <w:pgMar w:top="1500" w:right="900" w:bottom="1040" w:left="1680" w:header="0" w:footer="856" w:gutter="0"/>
          <w:cols w:space="720"/>
        </w:sectPr>
      </w:pPr>
    </w:p>
    <w:p w:rsidR="00DD7756" w:rsidRDefault="00AD1397">
      <w:pPr>
        <w:pStyle w:val="Heading2"/>
        <w:ind w:left="0" w:right="417" w:firstLine="0"/>
        <w:jc w:val="center"/>
      </w:pPr>
      <w:bookmarkStart w:id="1" w:name="Acknowledgments"/>
      <w:bookmarkStart w:id="2" w:name="_bookmark1"/>
      <w:bookmarkEnd w:id="1"/>
      <w:bookmarkEnd w:id="2"/>
      <w:r>
        <w:rPr>
          <w:w w:val="110"/>
        </w:rPr>
        <w:lastRenderedPageBreak/>
        <w:t>AcKnowledgments</w:t>
      </w:r>
    </w:p>
    <w:p w:rsidR="00DD7756" w:rsidRDefault="00DD7756">
      <w:pPr>
        <w:pStyle w:val="BodyText"/>
        <w:rPr>
          <w:sz w:val="20"/>
        </w:rPr>
      </w:pPr>
    </w:p>
    <w:p w:rsidR="00DD7756" w:rsidRDefault="00DD7756">
      <w:pPr>
        <w:pStyle w:val="BodyText"/>
        <w:spacing w:before="4"/>
        <w:rPr>
          <w:sz w:val="15"/>
        </w:rPr>
      </w:pPr>
      <w:r w:rsidRPr="00DD7756">
        <w:pict>
          <v:group id="_x0000_s1177" style="position:absolute;margin-left:90pt;margin-top:10.75pt;width:449.55pt;height:89.45pt;z-index:-15725568;mso-wrap-distance-left:0;mso-wrap-distance-right:0;mso-position-horizontal-relative:page" coordorigin="1800,215" coordsize="8991,1789">
            <v:shape id="_x0000_s1180" style="position:absolute;left:1804;top:219;width:8981;height:1780" coordorigin="1805,220" coordsize="8981,1780" path="m10705,220r-8820,l1854,226r-26,17l1811,268r-6,31l1805,1919r6,31l1828,1975r26,17l1885,1999r8820,l10736,1992r26,-17l10779,1950r6,-31l10785,299r-6,-31l10762,243r-26,-17l10705,220xe" fillcolor="#00aeef" stroked="f">
              <v:path arrowok="t"/>
            </v:shape>
            <v:shape id="_x0000_s1179" style="position:absolute;left:1804;top:219;width:8981;height:1780" coordorigin="1805,220" coordsize="8981,1780" path="m10705,220r-8820,l1854,226r-26,17l1811,268r-6,31l1805,1919r6,31l1828,1975r26,17l1885,1999r8820,l10736,1992r26,-17l10779,1950r6,-31l10785,299r-6,-31l10762,243r-26,-17l10705,220xe" filled="f" strokeweight=".17572mm">
              <v:path arrowok="t"/>
            </v:shape>
            <v:shape id="_x0000_s1178" type="#_x0000_t202" style="position:absolute;left:1813;top:225;width:8964;height:1768" filled="f" stroked="f">
              <v:textbox inset="0,0,0,0">
                <w:txbxContent>
                  <w:p w:rsidR="00AD1397" w:rsidRDefault="00AD1397">
                    <w:pPr>
                      <w:spacing w:before="29" w:line="254" w:lineRule="auto"/>
                      <w:ind w:left="73" w:right="245"/>
                      <w:rPr>
                        <w:sz w:val="24"/>
                      </w:rPr>
                    </w:pPr>
                    <w:bookmarkStart w:id="3" w:name="_bookmark2"/>
                    <w:bookmarkEnd w:id="3"/>
                    <w:r>
                      <w:rPr>
                        <w:sz w:val="24"/>
                      </w:rPr>
                      <w:t>Lorem ipsum dolor sit amet, consectetur adipisicing elit, sed do eiusmod tempor inci- didunt ut labore et dolore magna aliqua. Ut enim ad minim veniam, quis nostrud ex- ercitation ullamco laboris nisi ut aliquip ex ea commodo consequat. Duis aute irure  dolor in reprehenderit in voluptate velit esse cillum dolore eu fugiat nulla pariatur. Ex- cepteur sint occaecat cupidatat non proident, sunt in culpa qui officia deserunt mollit anim id est</w:t>
                    </w:r>
                    <w:r>
                      <w:rPr>
                        <w:spacing w:val="56"/>
                        <w:sz w:val="24"/>
                      </w:rPr>
                      <w:t xml:space="preserve"> </w:t>
                    </w:r>
                    <w:r>
                      <w:rPr>
                        <w:sz w:val="24"/>
                      </w:rPr>
                      <w:t>laborum.</w:t>
                    </w:r>
                  </w:p>
                </w:txbxContent>
              </v:textbox>
            </v:shape>
            <w10:wrap type="topAndBottom" anchorx="page"/>
          </v:group>
        </w:pict>
      </w:r>
    </w:p>
    <w:p w:rsidR="00DD7756" w:rsidRDefault="00DD7756">
      <w:pPr>
        <w:rPr>
          <w:sz w:val="15"/>
        </w:rPr>
        <w:sectPr w:rsidR="00DD7756">
          <w:pgSz w:w="12240" w:h="15840"/>
          <w:pgMar w:top="1500" w:right="900" w:bottom="1040" w:left="1680" w:header="0" w:footer="856" w:gutter="0"/>
          <w:cols w:space="720"/>
        </w:sectPr>
      </w:pPr>
    </w:p>
    <w:p w:rsidR="00DD7756" w:rsidRDefault="00AD1397">
      <w:pPr>
        <w:pStyle w:val="Heading2"/>
        <w:spacing w:before="83"/>
        <w:ind w:left="0" w:right="417" w:firstLine="0"/>
        <w:jc w:val="center"/>
      </w:pPr>
      <w:bookmarkStart w:id="4" w:name="Curriculum_Vitae"/>
      <w:bookmarkStart w:id="5" w:name="_bookmark3"/>
      <w:bookmarkEnd w:id="4"/>
      <w:bookmarkEnd w:id="5"/>
      <w:r>
        <w:rPr>
          <w:w w:val="110"/>
        </w:rPr>
        <w:lastRenderedPageBreak/>
        <w:t>CuRRiculum Vitae</w:t>
      </w:r>
    </w:p>
    <w:p w:rsidR="00DD7756" w:rsidRDefault="00AD1397">
      <w:pPr>
        <w:pStyle w:val="BodyText"/>
        <w:spacing w:before="20"/>
        <w:ind w:right="417"/>
        <w:jc w:val="center"/>
      </w:pPr>
      <w:r>
        <w:t>Daniel W. Hieber</w:t>
      </w:r>
    </w:p>
    <w:p w:rsidR="00DD7756" w:rsidRDefault="00DD7756">
      <w:pPr>
        <w:pStyle w:val="BodyText"/>
        <w:spacing w:before="4"/>
      </w:pPr>
    </w:p>
    <w:p w:rsidR="00DD7756" w:rsidRDefault="00AD1397">
      <w:pPr>
        <w:pStyle w:val="Heading3"/>
        <w:spacing w:before="106"/>
        <w:ind w:left="120" w:firstLine="0"/>
        <w:rPr>
          <w:b/>
        </w:rPr>
      </w:pPr>
      <w:r>
        <w:rPr>
          <w:b/>
          <w:w w:val="120"/>
        </w:rPr>
        <w:t>Education</w:t>
      </w:r>
    </w:p>
    <w:p w:rsidR="00DD7756" w:rsidRDefault="00AD1397">
      <w:pPr>
        <w:pStyle w:val="BodyText"/>
        <w:tabs>
          <w:tab w:val="left" w:pos="2033"/>
        </w:tabs>
        <w:spacing w:before="282" w:line="379" w:lineRule="auto"/>
        <w:ind w:left="239" w:right="1820"/>
      </w:pPr>
      <w:r>
        <w:t>March</w:t>
      </w:r>
      <w:r>
        <w:rPr>
          <w:spacing w:val="-3"/>
        </w:rPr>
        <w:t xml:space="preserve"> </w:t>
      </w:r>
      <w:r>
        <w:t>2021</w:t>
      </w:r>
      <w:r>
        <w:tab/>
        <w:t>Ph.D. in Linguistics, University of California, Santa</w:t>
      </w:r>
      <w:r>
        <w:rPr>
          <w:spacing w:val="-34"/>
        </w:rPr>
        <w:t xml:space="preserve"> </w:t>
      </w:r>
      <w:r>
        <w:t>Barbara March</w:t>
      </w:r>
      <w:r>
        <w:rPr>
          <w:spacing w:val="-3"/>
        </w:rPr>
        <w:t xml:space="preserve"> </w:t>
      </w:r>
      <w:r>
        <w:t>2016</w:t>
      </w:r>
      <w:r>
        <w:tab/>
        <w:t>M.A. in Linguistics, University of California, Santa</w:t>
      </w:r>
      <w:r>
        <w:rPr>
          <w:spacing w:val="-26"/>
        </w:rPr>
        <w:t xml:space="preserve"> </w:t>
      </w:r>
      <w:r>
        <w:t>Barbara</w:t>
      </w:r>
    </w:p>
    <w:p w:rsidR="00DD7756" w:rsidRDefault="00AD1397">
      <w:pPr>
        <w:pStyle w:val="BodyText"/>
        <w:tabs>
          <w:tab w:val="left" w:pos="2032"/>
        </w:tabs>
        <w:spacing w:before="2" w:line="254" w:lineRule="auto"/>
        <w:ind w:left="2391" w:right="1292" w:hanging="2152"/>
      </w:pPr>
      <w:r>
        <w:t>June</w:t>
      </w:r>
      <w:r>
        <w:rPr>
          <w:spacing w:val="-2"/>
        </w:rPr>
        <w:t xml:space="preserve"> </w:t>
      </w:r>
      <w:r>
        <w:t>2008</w:t>
      </w:r>
      <w:r>
        <w:tab/>
        <w:t>B.A.</w:t>
      </w:r>
      <w:r>
        <w:rPr>
          <w:spacing w:val="-6"/>
        </w:rPr>
        <w:t xml:space="preserve"> </w:t>
      </w:r>
      <w:r>
        <w:t>in</w:t>
      </w:r>
      <w:r>
        <w:rPr>
          <w:spacing w:val="-6"/>
        </w:rPr>
        <w:t xml:space="preserve"> </w:t>
      </w:r>
      <w:r>
        <w:t>Linguistics</w:t>
      </w:r>
      <w:r>
        <w:rPr>
          <w:spacing w:val="-6"/>
        </w:rPr>
        <w:t xml:space="preserve"> </w:t>
      </w:r>
      <w:r>
        <w:t>&amp;</w:t>
      </w:r>
      <w:r>
        <w:rPr>
          <w:spacing w:val="-6"/>
        </w:rPr>
        <w:t xml:space="preserve"> </w:t>
      </w:r>
      <w:r>
        <w:t>Philosophy,</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(magna cum</w:t>
      </w:r>
      <w:r>
        <w:rPr>
          <w:spacing w:val="-3"/>
        </w:rPr>
        <w:t xml:space="preserve"> </w:t>
      </w:r>
      <w:r>
        <w:t>laude)</w:t>
      </w:r>
    </w:p>
    <w:p w:rsidR="00DD7756" w:rsidRDefault="00AD1397">
      <w:pPr>
        <w:pStyle w:val="Heading3"/>
        <w:spacing w:before="220"/>
        <w:ind w:left="119" w:firstLine="0"/>
        <w:rPr>
          <w:b/>
        </w:rPr>
      </w:pPr>
      <w:r>
        <w:rPr>
          <w:b/>
          <w:w w:val="115"/>
        </w:rPr>
        <w:t>PRofessional ExpeRience</w:t>
      </w:r>
    </w:p>
    <w:p w:rsidR="00DD7756" w:rsidRDefault="00AD1397">
      <w:pPr>
        <w:pStyle w:val="BodyText"/>
        <w:tabs>
          <w:tab w:val="left" w:pos="2032"/>
        </w:tabs>
        <w:spacing w:before="283"/>
        <w:ind w:left="239"/>
      </w:pPr>
      <w:r>
        <w:t>2018–2019</w:t>
      </w:r>
      <w:r>
        <w:tab/>
      </w:r>
      <w:r>
        <w:rPr>
          <w:spacing w:val="-3"/>
        </w:rPr>
        <w:t xml:space="preserve">Editor, </w:t>
      </w:r>
      <w:r>
        <w:t>Custom Language Products, Rosetta</w:t>
      </w:r>
      <w:r>
        <w:rPr>
          <w:spacing w:val="-4"/>
        </w:rPr>
        <w:t xml:space="preserve"> </w:t>
      </w:r>
      <w:r>
        <w:t>Stone</w:t>
      </w:r>
    </w:p>
    <w:p w:rsidR="00DD7756" w:rsidRDefault="00AD1397">
      <w:pPr>
        <w:pStyle w:val="BodyText"/>
        <w:tabs>
          <w:tab w:val="left" w:pos="2032"/>
        </w:tabs>
        <w:spacing w:before="159" w:line="254" w:lineRule="auto"/>
        <w:ind w:left="2391" w:right="654" w:hanging="2152"/>
      </w:pPr>
      <w:r>
        <w:t>2015–2019</w:t>
      </w:r>
      <w:r>
        <w:tab/>
        <w:t>Teaching</w:t>
      </w:r>
      <w:r>
        <w:rPr>
          <w:spacing w:val="-11"/>
        </w:rPr>
        <w:t xml:space="preserve"> </w:t>
      </w:r>
      <w:r>
        <w:t>Assistant,</w:t>
      </w:r>
      <w:r>
        <w:rPr>
          <w:spacing w:val="-9"/>
        </w:rPr>
        <w:t xml:space="preserve"> </w:t>
      </w:r>
      <w:r>
        <w:t>Department</w:t>
      </w:r>
      <w:r>
        <w:rPr>
          <w:spacing w:val="-9"/>
        </w:rPr>
        <w:t xml:space="preserve"> </w:t>
      </w:r>
      <w:r>
        <w:t>of</w:t>
      </w:r>
      <w:r>
        <w:rPr>
          <w:spacing w:val="-9"/>
        </w:rPr>
        <w:t xml:space="preserve"> </w:t>
      </w:r>
      <w:r>
        <w:t>Linguistics,</w:t>
      </w:r>
      <w:r>
        <w:rPr>
          <w:spacing w:val="-10"/>
        </w:rPr>
        <w:t xml:space="preserve"> </w:t>
      </w:r>
      <w:r>
        <w:t>University</w:t>
      </w:r>
      <w:r>
        <w:rPr>
          <w:spacing w:val="-9"/>
        </w:rPr>
        <w:t xml:space="preserve"> </w:t>
      </w:r>
      <w:r>
        <w:t>of</w:t>
      </w:r>
      <w:r>
        <w:rPr>
          <w:spacing w:val="-9"/>
        </w:rPr>
        <w:t xml:space="preserve"> </w:t>
      </w:r>
      <w:r>
        <w:t>California, Santa</w:t>
      </w:r>
      <w:r>
        <w:rPr>
          <w:spacing w:val="-2"/>
        </w:rPr>
        <w:t xml:space="preserve"> </w:t>
      </w:r>
      <w:r>
        <w:t>Barbara</w:t>
      </w:r>
    </w:p>
    <w:p w:rsidR="00DD7756" w:rsidRDefault="00AD1397">
      <w:pPr>
        <w:pStyle w:val="BodyText"/>
        <w:tabs>
          <w:tab w:val="left" w:pos="2032"/>
        </w:tabs>
        <w:spacing w:before="15" w:line="254" w:lineRule="auto"/>
        <w:ind w:left="2391" w:right="1561" w:hanging="2152"/>
      </w:pPr>
      <w:r>
        <w:t>2014–2015</w:t>
      </w:r>
      <w:r>
        <w:tab/>
        <w:t>Research Assistant (under Prof. Carol Genetti), Department</w:t>
      </w:r>
      <w:r>
        <w:rPr>
          <w:spacing w:val="-21"/>
        </w:rPr>
        <w:t xml:space="preserve"> </w:t>
      </w:r>
      <w:r>
        <w:t>of Linguistics, University of California, Santa</w:t>
      </w:r>
      <w:r>
        <w:rPr>
          <w:spacing w:val="-11"/>
        </w:rPr>
        <w:t xml:space="preserve"> </w:t>
      </w:r>
      <w:r>
        <w:t>Barbara</w:t>
      </w:r>
    </w:p>
    <w:p w:rsidR="00DD7756" w:rsidRDefault="00AD1397">
      <w:pPr>
        <w:pStyle w:val="BodyText"/>
        <w:tabs>
          <w:tab w:val="left" w:pos="2032"/>
        </w:tabs>
        <w:spacing w:before="69" w:line="379" w:lineRule="auto"/>
        <w:ind w:left="239" w:right="2304"/>
      </w:pPr>
      <w:r>
        <w:t>2011–2013</w:t>
      </w:r>
      <w:r>
        <w:tab/>
        <w:t>Associate Researcher, Research Labs, Rosetta Stone 2008–2011</w:t>
      </w:r>
      <w:r>
        <w:tab/>
      </w:r>
      <w:r>
        <w:rPr>
          <w:spacing w:val="-3"/>
        </w:rPr>
        <w:t xml:space="preserve">Editor, </w:t>
      </w:r>
      <w:r>
        <w:t>Endangered Languages Program, Rosetta</w:t>
      </w:r>
      <w:r>
        <w:rPr>
          <w:spacing w:val="-21"/>
        </w:rPr>
        <w:t xml:space="preserve"> </w:t>
      </w:r>
      <w:r>
        <w:t>Stone 2007–2008</w:t>
      </w:r>
      <w:r>
        <w:tab/>
        <w:t>Intern, Endangered Languages Program, Rosetta</w:t>
      </w:r>
      <w:r>
        <w:rPr>
          <w:spacing w:val="-39"/>
        </w:rPr>
        <w:t xml:space="preserve"> </w:t>
      </w:r>
      <w:r>
        <w:t>Stone 2006</w:t>
      </w:r>
      <w:r>
        <w:tab/>
        <w:t>Spanish Instructor, Nielsen</w:t>
      </w:r>
      <w:r>
        <w:rPr>
          <w:spacing w:val="-6"/>
        </w:rPr>
        <w:t xml:space="preserve"> </w:t>
      </w:r>
      <w:r>
        <w:t>Builders</w:t>
      </w:r>
    </w:p>
    <w:p w:rsidR="00DD7756" w:rsidRDefault="00AD1397">
      <w:pPr>
        <w:pStyle w:val="BodyText"/>
        <w:tabs>
          <w:tab w:val="left" w:pos="2032"/>
        </w:tabs>
        <w:spacing w:before="5" w:line="379" w:lineRule="auto"/>
        <w:ind w:left="239" w:right="1673"/>
      </w:pPr>
      <w:r>
        <w:t>2004–2006</w:t>
      </w:r>
      <w:r>
        <w:tab/>
        <w:t>Lab</w:t>
      </w:r>
      <w:r>
        <w:rPr>
          <w:spacing w:val="-6"/>
        </w:rPr>
        <w:t xml:space="preserve"> </w:t>
      </w:r>
      <w:r>
        <w:t>Assistant,</w:t>
      </w:r>
      <w:r>
        <w:rPr>
          <w:spacing w:val="-6"/>
        </w:rPr>
        <w:t xml:space="preserve"> </w:t>
      </w:r>
      <w:r>
        <w:t>Language</w:t>
      </w:r>
      <w:r>
        <w:rPr>
          <w:spacing w:val="-6"/>
        </w:rPr>
        <w:t xml:space="preserve"> </w:t>
      </w:r>
      <w:r>
        <w:t>Lab,</w:t>
      </w:r>
      <w:r>
        <w:rPr>
          <w:spacing w:val="-6"/>
        </w:rPr>
        <w:t xml:space="preserve"> </w:t>
      </w:r>
      <w:r>
        <w:t>The</w:t>
      </w:r>
      <w:r>
        <w:rPr>
          <w:spacing w:val="-6"/>
        </w:rPr>
        <w:t xml:space="preserve"> </w:t>
      </w:r>
      <w:r>
        <w:t>College</w:t>
      </w:r>
      <w:r>
        <w:rPr>
          <w:spacing w:val="-6"/>
        </w:rPr>
        <w:t xml:space="preserve"> </w:t>
      </w:r>
      <w:r>
        <w:t>of</w:t>
      </w:r>
      <w:r>
        <w:rPr>
          <w:spacing w:val="-6"/>
        </w:rPr>
        <w:t xml:space="preserve"> </w:t>
      </w:r>
      <w:r>
        <w:t>William</w:t>
      </w:r>
      <w:r>
        <w:rPr>
          <w:spacing w:val="-6"/>
        </w:rPr>
        <w:t xml:space="preserve"> </w:t>
      </w:r>
      <w:r>
        <w:t>&amp;</w:t>
      </w:r>
      <w:r>
        <w:rPr>
          <w:spacing w:val="-6"/>
        </w:rPr>
        <w:t xml:space="preserve"> </w:t>
      </w:r>
      <w:r>
        <w:t>Mary 2003–2004</w:t>
      </w:r>
      <w:r>
        <w:tab/>
        <w:t>Latin Instructor, Bridgewater Home School</w:t>
      </w:r>
      <w:r>
        <w:rPr>
          <w:spacing w:val="-12"/>
        </w:rPr>
        <w:t xml:space="preserve"> </w:t>
      </w:r>
      <w:r>
        <w:t>Unit</w:t>
      </w:r>
    </w:p>
    <w:p w:rsidR="00DD7756" w:rsidRDefault="00AD1397">
      <w:pPr>
        <w:pStyle w:val="Heading3"/>
        <w:spacing w:before="153"/>
        <w:ind w:left="119" w:firstLine="0"/>
        <w:rPr>
          <w:b/>
        </w:rPr>
      </w:pPr>
      <w:r>
        <w:rPr>
          <w:b/>
          <w:w w:val="125"/>
        </w:rPr>
        <w:t>Publications</w:t>
      </w:r>
    </w:p>
    <w:p w:rsidR="00DD7756" w:rsidRDefault="00AD1397">
      <w:pPr>
        <w:pStyle w:val="BodyText"/>
        <w:tabs>
          <w:tab w:val="left" w:pos="2032"/>
        </w:tabs>
        <w:spacing w:before="282"/>
        <w:ind w:left="239"/>
      </w:pPr>
      <w:r>
        <w:t>2023</w:t>
      </w:r>
      <w:r>
        <w:tab/>
        <w:t xml:space="preserve">Chitimacha. In Carmen </w:t>
      </w:r>
      <w:r>
        <w:rPr>
          <w:spacing w:val="-3"/>
        </w:rPr>
        <w:t xml:space="preserve">Jany, </w:t>
      </w:r>
      <w:r>
        <w:t>Marianne Mithun, &amp; Keren Rice</w:t>
      </w:r>
      <w:r>
        <w:rPr>
          <w:spacing w:val="2"/>
        </w:rPr>
        <w:t xml:space="preserve"> </w:t>
      </w:r>
      <w:r>
        <w:t>(eds.),</w:t>
      </w:r>
    </w:p>
    <w:p w:rsidR="00DD7756" w:rsidRDefault="00AD1397">
      <w:pPr>
        <w:spacing w:before="15"/>
        <w:ind w:left="2391"/>
        <w:rPr>
          <w:i/>
          <w:sz w:val="24"/>
        </w:rPr>
      </w:pPr>
      <w:r>
        <w:rPr>
          <w:i/>
          <w:sz w:val="24"/>
        </w:rPr>
        <w:t>The languages and linguistics of indigenous North America: A</w:t>
      </w:r>
    </w:p>
    <w:p w:rsidR="00DD7756" w:rsidRDefault="00AD1397">
      <w:pPr>
        <w:spacing w:before="15" w:line="254" w:lineRule="auto"/>
        <w:ind w:left="2391" w:right="895"/>
        <w:rPr>
          <w:sz w:val="24"/>
        </w:rPr>
      </w:pPr>
      <w:r>
        <w:rPr>
          <w:i/>
          <w:sz w:val="24"/>
        </w:rPr>
        <w:t xml:space="preserve">comprehensive guide </w:t>
      </w:r>
      <w:r>
        <w:rPr>
          <w:sz w:val="24"/>
        </w:rPr>
        <w:t>(The World of Linguistics 13). Mouton de Gruyter.</w:t>
      </w:r>
    </w:p>
    <w:p w:rsidR="00DD7756" w:rsidRDefault="00AD1397">
      <w:pPr>
        <w:pStyle w:val="BodyText"/>
        <w:tabs>
          <w:tab w:val="left" w:pos="2032"/>
        </w:tabs>
        <w:spacing w:before="68"/>
        <w:ind w:left="239"/>
      </w:pPr>
      <w:r>
        <w:t>2023</w:t>
      </w:r>
      <w:r>
        <w:tab/>
      </w:r>
      <w:r>
        <w:rPr>
          <w:spacing w:val="-6"/>
        </w:rPr>
        <w:t xml:space="preserve">Word </w:t>
      </w:r>
      <w:r>
        <w:t xml:space="preserve">classes. In Carmen </w:t>
      </w:r>
      <w:r>
        <w:rPr>
          <w:spacing w:val="-3"/>
        </w:rPr>
        <w:t xml:space="preserve">Jany, </w:t>
      </w:r>
      <w:r>
        <w:t>Marianne Mithun, &amp; Keren Rice</w:t>
      </w:r>
      <w:r>
        <w:rPr>
          <w:spacing w:val="6"/>
        </w:rPr>
        <w:t xml:space="preserve"> </w:t>
      </w:r>
      <w:r>
        <w:t>(eds.),</w:t>
      </w:r>
    </w:p>
    <w:p w:rsidR="00DD7756" w:rsidRDefault="00AD1397">
      <w:pPr>
        <w:spacing w:before="15"/>
        <w:ind w:left="2391"/>
        <w:rPr>
          <w:i/>
          <w:sz w:val="24"/>
        </w:rPr>
      </w:pPr>
      <w:r>
        <w:rPr>
          <w:i/>
          <w:sz w:val="24"/>
        </w:rPr>
        <w:t>The languages and linguistics of indigenous North America: A</w:t>
      </w:r>
    </w:p>
    <w:p w:rsidR="00DD7756" w:rsidRDefault="00AD1397">
      <w:pPr>
        <w:spacing w:before="15" w:line="254" w:lineRule="auto"/>
        <w:ind w:left="2391" w:right="895"/>
        <w:rPr>
          <w:sz w:val="24"/>
        </w:rPr>
      </w:pPr>
      <w:r>
        <w:rPr>
          <w:i/>
          <w:sz w:val="24"/>
        </w:rPr>
        <w:t xml:space="preserve">comprehensive guide </w:t>
      </w:r>
      <w:r>
        <w:rPr>
          <w:sz w:val="24"/>
        </w:rPr>
        <w:t>(The World of Linguistics 13). Mouton de Gruyter.</w:t>
      </w:r>
    </w:p>
    <w:p w:rsidR="00DD7756" w:rsidRDefault="00AD1397">
      <w:pPr>
        <w:tabs>
          <w:tab w:val="left" w:pos="2032"/>
        </w:tabs>
        <w:spacing w:before="68" w:line="254" w:lineRule="auto"/>
        <w:ind w:left="2391" w:right="1142" w:hanging="2152"/>
        <w:rPr>
          <w:sz w:val="24"/>
        </w:rPr>
      </w:pPr>
      <w:r>
        <w:rPr>
          <w:sz w:val="24"/>
        </w:rPr>
        <w:t>2019</w:t>
      </w:r>
      <w:r>
        <w:rPr>
          <w:sz w:val="24"/>
        </w:rPr>
        <w:tab/>
        <w:t xml:space="preserve">The Chitimacha language: A history. In Nathalie Dajko &amp; Shana </w:t>
      </w:r>
      <w:r>
        <w:rPr>
          <w:spacing w:val="-3"/>
          <w:sz w:val="24"/>
        </w:rPr>
        <w:t xml:space="preserve">Walton </w:t>
      </w:r>
      <w:r>
        <w:rPr>
          <w:sz w:val="24"/>
        </w:rPr>
        <w:t xml:space="preserve">(eds.), </w:t>
      </w:r>
      <w:r>
        <w:rPr>
          <w:i/>
          <w:sz w:val="24"/>
        </w:rPr>
        <w:t xml:space="preserve">Languages in Louisiana: Community &amp; culture </w:t>
      </w:r>
      <w:r>
        <w:rPr>
          <w:sz w:val="24"/>
        </w:rPr>
        <w:t>(America’s Third Coast Series). University Press of</w:t>
      </w:r>
      <w:r>
        <w:rPr>
          <w:spacing w:val="-40"/>
          <w:sz w:val="24"/>
        </w:rPr>
        <w:t xml:space="preserve"> </w:t>
      </w:r>
      <w:r>
        <w:rPr>
          <w:sz w:val="24"/>
        </w:rPr>
        <w:t>Mississippi.</w:t>
      </w:r>
    </w:p>
    <w:p w:rsidR="00DD7756" w:rsidRDefault="00AD1397">
      <w:pPr>
        <w:tabs>
          <w:tab w:val="left" w:pos="2032"/>
        </w:tabs>
        <w:spacing w:before="67" w:line="254" w:lineRule="auto"/>
        <w:ind w:left="2391" w:right="881" w:hanging="2152"/>
        <w:rPr>
          <w:sz w:val="24"/>
        </w:rPr>
      </w:pPr>
      <w:r>
        <w:rPr>
          <w:sz w:val="24"/>
        </w:rPr>
        <w:t>2019</w:t>
      </w:r>
      <w:r>
        <w:rPr>
          <w:sz w:val="24"/>
        </w:rPr>
        <w:tab/>
        <w:t xml:space="preserve">Semantic alignment in Chitimacha. </w:t>
      </w:r>
      <w:r>
        <w:rPr>
          <w:i/>
          <w:sz w:val="24"/>
        </w:rPr>
        <w:t>International Journal of</w:t>
      </w:r>
      <w:r>
        <w:rPr>
          <w:i/>
          <w:spacing w:val="-23"/>
          <w:sz w:val="24"/>
        </w:rPr>
        <w:t xml:space="preserve"> </w:t>
      </w:r>
      <w:r>
        <w:rPr>
          <w:i/>
          <w:sz w:val="24"/>
        </w:rPr>
        <w:t xml:space="preserve">American Linguistics </w:t>
      </w:r>
      <w:r>
        <w:rPr>
          <w:sz w:val="24"/>
        </w:rPr>
        <w:t>85(3): 313–363.</w:t>
      </w:r>
      <w:r>
        <w:rPr>
          <w:spacing w:val="40"/>
          <w:sz w:val="24"/>
        </w:rPr>
        <w:t xml:space="preserve"> </w:t>
      </w:r>
      <w:r>
        <w:rPr>
          <w:sz w:val="24"/>
        </w:rPr>
        <w:t>doi:</w:t>
      </w:r>
      <w:hyperlink r:id="rId11">
        <w:r>
          <w:rPr>
            <w:color w:val="0000FF"/>
            <w:sz w:val="24"/>
          </w:rPr>
          <w:t>10.1086/703239</w:t>
        </w:r>
      </w:hyperlink>
      <w:r>
        <w:rPr>
          <w:sz w:val="24"/>
        </w:rPr>
        <w:t>.</w:t>
      </w:r>
    </w:p>
    <w:p w:rsidR="00DD7756" w:rsidRDefault="00DD7756">
      <w:pPr>
        <w:spacing w:line="254" w:lineRule="auto"/>
        <w:rPr>
          <w:sz w:val="24"/>
        </w:rPr>
        <w:sectPr w:rsidR="00DD7756">
          <w:pgSz w:w="12240" w:h="15840"/>
          <w:pgMar w:top="1360" w:right="900" w:bottom="1040" w:left="1680" w:header="0" w:footer="856" w:gutter="0"/>
          <w:cols w:space="720"/>
        </w:sectPr>
      </w:pPr>
    </w:p>
    <w:p w:rsidR="00DD7756" w:rsidRDefault="00AD1397">
      <w:pPr>
        <w:tabs>
          <w:tab w:val="left" w:pos="2032"/>
        </w:tabs>
        <w:spacing w:before="88" w:line="254" w:lineRule="auto"/>
        <w:ind w:left="2391" w:right="742" w:hanging="2152"/>
        <w:rPr>
          <w:i/>
          <w:sz w:val="24"/>
        </w:rPr>
      </w:pPr>
      <w:r>
        <w:rPr>
          <w:sz w:val="24"/>
        </w:rPr>
        <w:lastRenderedPageBreak/>
        <w:t>2018</w:t>
      </w:r>
      <w:r>
        <w:rPr>
          <w:sz w:val="24"/>
        </w:rPr>
        <w:tab/>
        <w:t xml:space="preserve">Category genesis in Chitimacha: A constructional approach. In Kristel </w:t>
      </w:r>
      <w:r>
        <w:rPr>
          <w:spacing w:val="-5"/>
          <w:sz w:val="24"/>
        </w:rPr>
        <w:t xml:space="preserve">Van </w:t>
      </w:r>
      <w:r>
        <w:rPr>
          <w:sz w:val="24"/>
        </w:rPr>
        <w:t xml:space="preserve">Goethem, Muriel Norde, Evie Coussé, &amp; Gudrun Vanderbauwhede (eds.), </w:t>
      </w:r>
      <w:r>
        <w:rPr>
          <w:i/>
          <w:sz w:val="24"/>
        </w:rPr>
        <w:t>Category change from a</w:t>
      </w:r>
      <w:r>
        <w:rPr>
          <w:i/>
          <w:spacing w:val="-23"/>
          <w:sz w:val="24"/>
        </w:rPr>
        <w:t xml:space="preserve"> </w:t>
      </w:r>
      <w:r>
        <w:rPr>
          <w:i/>
          <w:sz w:val="24"/>
        </w:rPr>
        <w:t>constructional</w:t>
      </w:r>
    </w:p>
    <w:p w:rsidR="00DD7756" w:rsidRDefault="00AD1397">
      <w:pPr>
        <w:pStyle w:val="BodyText"/>
        <w:spacing w:line="254" w:lineRule="auto"/>
        <w:ind w:left="2391" w:right="895"/>
      </w:pPr>
      <w:r>
        <w:rPr>
          <w:i/>
        </w:rPr>
        <w:t xml:space="preserve">perspective </w:t>
      </w:r>
      <w:r>
        <w:t>(Constructional Approaches to Language 20), 15–46. John Benjamins. doi:</w:t>
      </w:r>
      <w:hyperlink r:id="rId12">
        <w:r>
          <w:rPr>
            <w:color w:val="0000FF"/>
          </w:rPr>
          <w:t>10.1075/cal.20.02hie</w:t>
        </w:r>
      </w:hyperlink>
      <w:r>
        <w:t>.</w:t>
      </w:r>
    </w:p>
    <w:p w:rsidR="00DD7756" w:rsidRDefault="00AD1397">
      <w:pPr>
        <w:tabs>
          <w:tab w:val="left" w:pos="2032"/>
        </w:tabs>
        <w:spacing w:before="63" w:line="254" w:lineRule="auto"/>
        <w:ind w:left="2391" w:right="1523" w:hanging="2152"/>
        <w:rPr>
          <w:sz w:val="24"/>
        </w:rPr>
      </w:pPr>
      <w:r>
        <w:rPr>
          <w:sz w:val="24"/>
        </w:rPr>
        <w:t>2016</w:t>
      </w:r>
      <w:r>
        <w:rPr>
          <w:sz w:val="24"/>
        </w:rPr>
        <w:tab/>
      </w:r>
      <w:r>
        <w:rPr>
          <w:i/>
          <w:sz w:val="24"/>
        </w:rPr>
        <w:t>The cohesive function of prosody in Ékegusií (Kisii) narratives:</w:t>
      </w:r>
      <w:r>
        <w:rPr>
          <w:i/>
          <w:spacing w:val="-38"/>
          <w:sz w:val="24"/>
        </w:rPr>
        <w:t xml:space="preserve"> </w:t>
      </w:r>
      <w:r>
        <w:rPr>
          <w:i/>
          <w:sz w:val="24"/>
        </w:rPr>
        <w:t>A functional-typological approach</w:t>
      </w:r>
      <w:r>
        <w:rPr>
          <w:sz w:val="24"/>
        </w:rPr>
        <w:t>. M.A. thesis, University of California, Santa</w:t>
      </w:r>
      <w:r>
        <w:rPr>
          <w:spacing w:val="-3"/>
          <w:sz w:val="24"/>
        </w:rPr>
        <w:t xml:space="preserve"> </w:t>
      </w:r>
      <w:r>
        <w:rPr>
          <w:sz w:val="24"/>
        </w:rPr>
        <w:t>Barbara.</w:t>
      </w:r>
    </w:p>
    <w:p w:rsidR="00DD7756" w:rsidRDefault="00AD1397">
      <w:pPr>
        <w:pStyle w:val="BodyText"/>
        <w:tabs>
          <w:tab w:val="left" w:pos="2032"/>
        </w:tabs>
        <w:spacing w:before="42" w:line="254" w:lineRule="auto"/>
        <w:ind w:left="2391" w:right="653" w:hanging="2152"/>
        <w:jc w:val="both"/>
      </w:pPr>
      <w:r>
        <w:t>2013</w:t>
      </w:r>
      <w:r>
        <w:tab/>
        <w:t>On</w:t>
      </w:r>
      <w:r>
        <w:rPr>
          <w:spacing w:val="-10"/>
        </w:rPr>
        <w:t xml:space="preserve"> </w:t>
      </w:r>
      <w:r>
        <w:t>linguistics,</w:t>
      </w:r>
      <w:r>
        <w:rPr>
          <w:spacing w:val="-9"/>
        </w:rPr>
        <w:t xml:space="preserve"> </w:t>
      </w:r>
      <w:r>
        <w:t>language,</w:t>
      </w:r>
      <w:r>
        <w:rPr>
          <w:spacing w:val="-9"/>
        </w:rPr>
        <w:t xml:space="preserve"> </w:t>
      </w:r>
      <w:r>
        <w:t>and</w:t>
      </w:r>
      <w:r>
        <w:rPr>
          <w:spacing w:val="-10"/>
        </w:rPr>
        <w:t xml:space="preserve"> </w:t>
      </w:r>
      <w:r>
        <w:t>our</w:t>
      </w:r>
      <w:r>
        <w:rPr>
          <w:spacing w:val="-9"/>
        </w:rPr>
        <w:t xml:space="preserve"> </w:t>
      </w:r>
      <w:r>
        <w:t>times:</w:t>
      </w:r>
      <w:r>
        <w:rPr>
          <w:spacing w:val="11"/>
        </w:rPr>
        <w:t xml:space="preserve"> </w:t>
      </w:r>
      <w:r>
        <w:t>A</w:t>
      </w:r>
      <w:r>
        <w:rPr>
          <w:spacing w:val="-9"/>
        </w:rPr>
        <w:t xml:space="preserve"> </w:t>
      </w:r>
      <w:r>
        <w:t>linguist’s</w:t>
      </w:r>
      <w:r>
        <w:rPr>
          <w:spacing w:val="-10"/>
        </w:rPr>
        <w:t xml:space="preserve"> </w:t>
      </w:r>
      <w:r>
        <w:t>narrative</w:t>
      </w:r>
      <w:r>
        <w:rPr>
          <w:spacing w:val="-10"/>
        </w:rPr>
        <w:t xml:space="preserve"> </w:t>
      </w:r>
      <w:r>
        <w:t xml:space="preserve">reviewed. </w:t>
      </w:r>
      <w:r>
        <w:rPr>
          <w:i/>
        </w:rPr>
        <w:t xml:space="preserve">Linguistic Typology </w:t>
      </w:r>
      <w:r>
        <w:t xml:space="preserve">17(2): 291–321. Review article of </w:t>
      </w:r>
      <w:r>
        <w:rPr>
          <w:i/>
        </w:rPr>
        <w:t xml:space="preserve">I am a linguist </w:t>
      </w:r>
      <w:r>
        <w:t xml:space="preserve">by R. M. </w:t>
      </w:r>
      <w:r>
        <w:rPr>
          <w:spacing w:val="-11"/>
        </w:rPr>
        <w:t xml:space="preserve">W. </w:t>
      </w:r>
      <w:r>
        <w:t>Dixon (Brill, 2010).</w:t>
      </w:r>
      <w:r>
        <w:rPr>
          <w:spacing w:val="10"/>
        </w:rPr>
        <w:t xml:space="preserve"> </w:t>
      </w:r>
      <w:r>
        <w:t>doi:</w:t>
      </w:r>
      <w:hyperlink r:id="rId13">
        <w:r>
          <w:rPr>
            <w:color w:val="0000FF"/>
          </w:rPr>
          <w:t>10.13140/RG.2.2.13238.96329</w:t>
        </w:r>
      </w:hyperlink>
      <w:r>
        <w:t>.</w:t>
      </w:r>
    </w:p>
    <w:p w:rsidR="00DD7756" w:rsidRDefault="00AD1397">
      <w:pPr>
        <w:tabs>
          <w:tab w:val="left" w:pos="2032"/>
        </w:tabs>
        <w:spacing w:before="67"/>
        <w:ind w:left="239"/>
        <w:jc w:val="both"/>
        <w:rPr>
          <w:i/>
          <w:sz w:val="24"/>
        </w:rPr>
      </w:pPr>
      <w:r>
        <w:rPr>
          <w:sz w:val="24"/>
        </w:rPr>
        <w:t>2013</w:t>
      </w:r>
      <w:r>
        <w:rPr>
          <w:sz w:val="24"/>
        </w:rPr>
        <w:tab/>
        <w:t xml:space="preserve">(with Sharon Hargus &amp; Edward </w:t>
      </w:r>
      <w:r>
        <w:rPr>
          <w:spacing w:val="-3"/>
          <w:sz w:val="24"/>
        </w:rPr>
        <w:t xml:space="preserve">Vajda, </w:t>
      </w:r>
      <w:r>
        <w:rPr>
          <w:sz w:val="24"/>
        </w:rPr>
        <w:t xml:space="preserve">eds.) </w:t>
      </w:r>
      <w:r>
        <w:rPr>
          <w:i/>
          <w:spacing w:val="-3"/>
          <w:sz w:val="24"/>
        </w:rPr>
        <w:t xml:space="preserve">Working </w:t>
      </w:r>
      <w:r>
        <w:rPr>
          <w:i/>
          <w:sz w:val="24"/>
        </w:rPr>
        <w:t>papers</w:t>
      </w:r>
      <w:r>
        <w:rPr>
          <w:i/>
          <w:spacing w:val="9"/>
          <w:sz w:val="24"/>
        </w:rPr>
        <w:t xml:space="preserve"> </w:t>
      </w:r>
      <w:r>
        <w:rPr>
          <w:i/>
          <w:sz w:val="24"/>
        </w:rPr>
        <w:t>in</w:t>
      </w:r>
    </w:p>
    <w:p w:rsidR="00DD7756" w:rsidRDefault="00AD1397">
      <w:pPr>
        <w:spacing w:before="15" w:line="254" w:lineRule="auto"/>
        <w:ind w:left="2391" w:right="719"/>
        <w:jc w:val="both"/>
        <w:rPr>
          <w:sz w:val="24"/>
        </w:rPr>
      </w:pPr>
      <w:r>
        <w:rPr>
          <w:i/>
          <w:sz w:val="24"/>
        </w:rPr>
        <w:t>Athabaskan (Dene) languages 2012</w:t>
      </w:r>
      <w:r>
        <w:rPr>
          <w:sz w:val="24"/>
        </w:rPr>
        <w:t>. Alaska Native Language</w:t>
      </w:r>
      <w:r>
        <w:rPr>
          <w:spacing w:val="-14"/>
          <w:sz w:val="24"/>
        </w:rPr>
        <w:t xml:space="preserve"> </w:t>
      </w:r>
      <w:r>
        <w:rPr>
          <w:sz w:val="24"/>
        </w:rPr>
        <w:t xml:space="preserve">Center </w:t>
      </w:r>
      <w:r>
        <w:rPr>
          <w:spacing w:val="-3"/>
          <w:sz w:val="24"/>
        </w:rPr>
        <w:t xml:space="preserve">Working </w:t>
      </w:r>
      <w:r>
        <w:rPr>
          <w:sz w:val="24"/>
        </w:rPr>
        <w:t>Papers 11.</w:t>
      </w:r>
      <w:r>
        <w:rPr>
          <w:spacing w:val="19"/>
          <w:sz w:val="24"/>
        </w:rPr>
        <w:t xml:space="preserve"> </w:t>
      </w:r>
      <w:r>
        <w:rPr>
          <w:sz w:val="24"/>
        </w:rPr>
        <w:t>ANLC.</w:t>
      </w:r>
    </w:p>
    <w:p w:rsidR="00DD7756" w:rsidRDefault="00DD7756">
      <w:pPr>
        <w:pStyle w:val="BodyText"/>
        <w:rPr>
          <w:sz w:val="26"/>
        </w:rPr>
      </w:pPr>
    </w:p>
    <w:p w:rsidR="00DD7756" w:rsidRDefault="00AD1397">
      <w:pPr>
        <w:pStyle w:val="Heading3"/>
        <w:spacing w:before="156"/>
        <w:ind w:left="119" w:firstLine="0"/>
        <w:rPr>
          <w:b/>
        </w:rPr>
      </w:pPr>
      <w:r>
        <w:rPr>
          <w:b/>
          <w:w w:val="110"/>
        </w:rPr>
        <w:t>AwaRds</w:t>
      </w:r>
    </w:p>
    <w:p w:rsidR="00DD7756" w:rsidRDefault="00AD1397">
      <w:pPr>
        <w:pStyle w:val="BodyText"/>
        <w:tabs>
          <w:tab w:val="left" w:pos="2032"/>
        </w:tabs>
        <w:spacing w:before="282"/>
        <w:ind w:left="239"/>
        <w:jc w:val="both"/>
      </w:pPr>
      <w:r>
        <w:t>2019</w:t>
      </w:r>
      <w:r>
        <w:tab/>
        <w:t>SSILA Best Student Presentation</w:t>
      </w:r>
      <w:r>
        <w:rPr>
          <w:spacing w:val="-5"/>
        </w:rPr>
        <w:t xml:space="preserve"> </w:t>
      </w:r>
      <w:r>
        <w:rPr>
          <w:spacing w:val="-4"/>
        </w:rPr>
        <w:t>Award</w:t>
      </w:r>
    </w:p>
    <w:p w:rsidR="00DD7756" w:rsidRDefault="00AD1397">
      <w:pPr>
        <w:pStyle w:val="BodyText"/>
        <w:tabs>
          <w:tab w:val="left" w:pos="2032"/>
        </w:tabs>
        <w:spacing w:before="160" w:after="53" w:line="254" w:lineRule="auto"/>
        <w:ind w:left="2391" w:right="1515" w:hanging="2152"/>
      </w:pPr>
      <w:r>
        <w:t>2015</w:t>
      </w:r>
      <w:r>
        <w:tab/>
        <w:t>National Science Foundation (NSF) Graduate Student</w:t>
      </w:r>
      <w:r>
        <w:rPr>
          <w:spacing w:val="-29"/>
        </w:rPr>
        <w:t xml:space="preserve"> </w:t>
      </w:r>
      <w:r>
        <w:t>Research Fellowship</w:t>
      </w:r>
      <w:r>
        <w:rPr>
          <w:spacing w:val="-2"/>
        </w:rPr>
        <w:t xml:space="preserve"> </w:t>
      </w:r>
      <w:r>
        <w:t>(GRFP)</w:t>
      </w:r>
    </w:p>
    <w:tbl>
      <w:tblPr>
        <w:tblW w:w="0" w:type="auto"/>
        <w:tblInd w:w="197" w:type="dxa"/>
        <w:tblLayout w:type="fixed"/>
        <w:tblCellMar>
          <w:left w:w="0" w:type="dxa"/>
          <w:right w:w="0" w:type="dxa"/>
        </w:tblCellMar>
        <w:tblLook w:val="01E0"/>
      </w:tblPr>
      <w:tblGrid>
        <w:gridCol w:w="1169"/>
        <w:gridCol w:w="7017"/>
      </w:tblGrid>
      <w:tr w:rsidR="00DD7756">
        <w:trPr>
          <w:trHeight w:val="368"/>
        </w:trPr>
        <w:tc>
          <w:tcPr>
            <w:tcW w:w="1169" w:type="dxa"/>
          </w:tcPr>
          <w:p w:rsidR="00DD7756" w:rsidRDefault="00AD1397">
            <w:pPr>
              <w:pStyle w:val="TableParagraph"/>
              <w:spacing w:before="14" w:line="240" w:lineRule="auto"/>
              <w:ind w:left="50"/>
              <w:jc w:val="left"/>
              <w:rPr>
                <w:sz w:val="24"/>
              </w:rPr>
            </w:pPr>
            <w:r>
              <w:rPr>
                <w:sz w:val="24"/>
              </w:rPr>
              <w:t>2015</w:t>
            </w:r>
          </w:p>
        </w:tc>
        <w:tc>
          <w:tcPr>
            <w:tcW w:w="7017" w:type="dxa"/>
          </w:tcPr>
          <w:p w:rsidR="00DD7756" w:rsidRDefault="00AD1397">
            <w:pPr>
              <w:pStyle w:val="TableParagraph"/>
              <w:spacing w:before="14" w:line="240" w:lineRule="auto"/>
              <w:ind w:left="674"/>
              <w:jc w:val="left"/>
              <w:rPr>
                <w:sz w:val="24"/>
              </w:rPr>
            </w:pPr>
            <w:r>
              <w:rPr>
                <w:sz w:val="24"/>
              </w:rPr>
              <w:t>2</w:t>
            </w:r>
            <w:r>
              <w:rPr>
                <w:sz w:val="24"/>
                <w:vertAlign w:val="superscript"/>
              </w:rPr>
              <w:t>nd</w:t>
            </w:r>
            <w:r>
              <w:rPr>
                <w:sz w:val="24"/>
              </w:rPr>
              <w:t xml:space="preserve"> place, University of California Grad Slam</w:t>
            </w:r>
          </w:p>
        </w:tc>
      </w:tr>
      <w:tr w:rsidR="00DD7756">
        <w:trPr>
          <w:trHeight w:val="433"/>
        </w:trPr>
        <w:tc>
          <w:tcPr>
            <w:tcW w:w="1169" w:type="dxa"/>
          </w:tcPr>
          <w:p w:rsidR="00DD7756" w:rsidRDefault="00AD1397">
            <w:pPr>
              <w:pStyle w:val="TableParagraph"/>
              <w:spacing w:before="79" w:line="240" w:lineRule="auto"/>
              <w:ind w:left="50"/>
              <w:jc w:val="left"/>
              <w:rPr>
                <w:sz w:val="24"/>
              </w:rPr>
            </w:pPr>
            <w:r>
              <w:rPr>
                <w:sz w:val="24"/>
              </w:rPr>
              <w:t>2015</w:t>
            </w:r>
          </w:p>
        </w:tc>
        <w:tc>
          <w:tcPr>
            <w:tcW w:w="7017" w:type="dxa"/>
          </w:tcPr>
          <w:p w:rsidR="00DD7756" w:rsidRDefault="00AD1397">
            <w:pPr>
              <w:pStyle w:val="TableParagraph"/>
              <w:spacing w:before="79" w:line="240" w:lineRule="auto"/>
              <w:ind w:left="674"/>
              <w:jc w:val="left"/>
              <w:rPr>
                <w:sz w:val="24"/>
              </w:rPr>
            </w:pPr>
            <w:r>
              <w:rPr>
                <w:sz w:val="24"/>
              </w:rPr>
              <w:t>Winner, University of California, Santa Barbara Grad Slam</w:t>
            </w:r>
          </w:p>
        </w:tc>
      </w:tr>
      <w:tr w:rsidR="00DD7756">
        <w:trPr>
          <w:trHeight w:val="433"/>
        </w:trPr>
        <w:tc>
          <w:tcPr>
            <w:tcW w:w="1169" w:type="dxa"/>
          </w:tcPr>
          <w:p w:rsidR="00DD7756" w:rsidRDefault="00AD1397">
            <w:pPr>
              <w:pStyle w:val="TableParagraph"/>
              <w:spacing w:before="79" w:line="240" w:lineRule="auto"/>
              <w:ind w:left="50"/>
              <w:jc w:val="left"/>
              <w:rPr>
                <w:sz w:val="24"/>
              </w:rPr>
            </w:pPr>
            <w:r>
              <w:rPr>
                <w:sz w:val="24"/>
              </w:rPr>
              <w:t>2013</w:t>
            </w:r>
          </w:p>
        </w:tc>
        <w:tc>
          <w:tcPr>
            <w:tcW w:w="7017" w:type="dxa"/>
          </w:tcPr>
          <w:p w:rsidR="00DD7756" w:rsidRDefault="00AD1397">
            <w:pPr>
              <w:pStyle w:val="TableParagraph"/>
              <w:spacing w:before="79" w:line="240" w:lineRule="auto"/>
              <w:ind w:left="674"/>
              <w:jc w:val="left"/>
              <w:rPr>
                <w:sz w:val="24"/>
              </w:rPr>
            </w:pPr>
            <w:r>
              <w:rPr>
                <w:sz w:val="24"/>
              </w:rPr>
              <w:t>Chancellor’s Fellowship, University of California, Santa Barbara</w:t>
            </w:r>
          </w:p>
        </w:tc>
      </w:tr>
      <w:tr w:rsidR="00DD7756">
        <w:trPr>
          <w:trHeight w:val="352"/>
        </w:trPr>
        <w:tc>
          <w:tcPr>
            <w:tcW w:w="1169" w:type="dxa"/>
          </w:tcPr>
          <w:p w:rsidR="00DD7756" w:rsidRDefault="00AD1397">
            <w:pPr>
              <w:pStyle w:val="TableParagraph"/>
              <w:spacing w:before="79" w:line="253" w:lineRule="exact"/>
              <w:ind w:left="50"/>
              <w:jc w:val="left"/>
              <w:rPr>
                <w:sz w:val="24"/>
              </w:rPr>
            </w:pPr>
            <w:r>
              <w:rPr>
                <w:sz w:val="24"/>
              </w:rPr>
              <w:t>2006</w:t>
            </w:r>
          </w:p>
        </w:tc>
        <w:tc>
          <w:tcPr>
            <w:tcW w:w="7017" w:type="dxa"/>
          </w:tcPr>
          <w:p w:rsidR="00DD7756" w:rsidRDefault="00AD1397">
            <w:pPr>
              <w:pStyle w:val="TableParagraph"/>
              <w:spacing w:before="79" w:line="253" w:lineRule="exact"/>
              <w:ind w:left="674"/>
              <w:jc w:val="left"/>
              <w:rPr>
                <w:sz w:val="24"/>
              </w:rPr>
            </w:pPr>
            <w:r>
              <w:rPr>
                <w:sz w:val="24"/>
              </w:rPr>
              <w:t>Boren Scholarship, National Security Education Program (NSEP)</w:t>
            </w:r>
          </w:p>
        </w:tc>
      </w:tr>
    </w:tbl>
    <w:p w:rsidR="00DD7756" w:rsidRDefault="00DD7756">
      <w:pPr>
        <w:pStyle w:val="BodyText"/>
        <w:spacing w:before="3"/>
        <w:rPr>
          <w:sz w:val="27"/>
        </w:rPr>
      </w:pPr>
    </w:p>
    <w:p w:rsidR="00DD7756" w:rsidRDefault="00AD1397">
      <w:pPr>
        <w:pStyle w:val="Heading3"/>
        <w:ind w:left="119" w:firstLine="0"/>
        <w:jc w:val="both"/>
        <w:rPr>
          <w:b/>
        </w:rPr>
      </w:pPr>
      <w:r>
        <w:rPr>
          <w:b/>
          <w:w w:val="125"/>
        </w:rPr>
        <w:t>Fields of Study</w:t>
      </w:r>
    </w:p>
    <w:p w:rsidR="00DD7756" w:rsidRDefault="00AD1397">
      <w:pPr>
        <w:pStyle w:val="BodyText"/>
        <w:spacing w:before="282" w:line="254" w:lineRule="auto"/>
        <w:ind w:left="598" w:right="895" w:hanging="359"/>
      </w:pPr>
      <w:r>
        <w:t>Major Fields: Linguistic Typology, Language Documentation &amp; Description, Language Revitalization, Prosody, Discourse, Language Change, Language Contact, Digital Linguistics, Corpus Linguistics</w:t>
      </w:r>
    </w:p>
    <w:p w:rsidR="00DD7756" w:rsidRDefault="00AD1397">
      <w:pPr>
        <w:pStyle w:val="BodyText"/>
        <w:spacing w:before="68"/>
        <w:ind w:left="239"/>
      </w:pPr>
      <w:r>
        <w:t>Linguistic Typology with Professor Bernard Comrie &amp; Professor Marianne Mithun</w:t>
      </w:r>
    </w:p>
    <w:p w:rsidR="00DD7756" w:rsidRDefault="00AD1397">
      <w:pPr>
        <w:pStyle w:val="BodyText"/>
        <w:spacing w:before="160" w:line="254" w:lineRule="auto"/>
        <w:ind w:left="598" w:right="654" w:hanging="359"/>
      </w:pPr>
      <w:r>
        <w:t>Language Documentation &amp; Description with Professor Eric Campbell, Professor Carol Genetti, &amp; Professor Marianne Mithun</w:t>
      </w:r>
    </w:p>
    <w:p w:rsidR="00DD7756" w:rsidRDefault="00AD1397">
      <w:pPr>
        <w:pStyle w:val="BodyText"/>
        <w:spacing w:before="44"/>
        <w:ind w:left="239"/>
      </w:pPr>
      <w:r>
        <w:t>Language Revitalization with Professor Carol Genetti</w:t>
      </w:r>
    </w:p>
    <w:p w:rsidR="00DD7756" w:rsidRDefault="00AD1397">
      <w:pPr>
        <w:pStyle w:val="BodyText"/>
        <w:spacing w:before="159" w:line="254" w:lineRule="auto"/>
        <w:ind w:left="598" w:right="692" w:hanging="359"/>
      </w:pPr>
      <w:r>
        <w:t>Prosody with Professor Carol Genetti, Professor Matthew Gordon, &amp; Professor Marianne Mithun</w:t>
      </w:r>
    </w:p>
    <w:p w:rsidR="00DD7756" w:rsidRDefault="00AD1397">
      <w:pPr>
        <w:pStyle w:val="BodyText"/>
        <w:spacing w:before="16" w:line="254" w:lineRule="auto"/>
        <w:ind w:left="598" w:right="1100" w:hanging="359"/>
      </w:pPr>
      <w:r>
        <w:t>Discourse with Professor Patricia Clancy, Professor John W. DuBois, Professor Carol Genetti, &amp; Professor Marianne Mithun</w:t>
      </w:r>
    </w:p>
    <w:p w:rsidR="00DD7756" w:rsidRDefault="00AD1397">
      <w:pPr>
        <w:pStyle w:val="BodyText"/>
        <w:spacing w:before="44"/>
        <w:ind w:left="239"/>
      </w:pPr>
      <w:r>
        <w:t>Language Change with Professor Marianne Mithun</w:t>
      </w:r>
    </w:p>
    <w:p w:rsidR="00DD7756" w:rsidRDefault="00DD7756">
      <w:pPr>
        <w:sectPr w:rsidR="00DD7756">
          <w:pgSz w:w="12240" w:h="15840"/>
          <w:pgMar w:top="1440" w:right="900" w:bottom="1040" w:left="1680" w:header="0" w:footer="856" w:gutter="0"/>
          <w:cols w:space="720"/>
        </w:sectPr>
      </w:pPr>
    </w:p>
    <w:p w:rsidR="00DD7756" w:rsidRDefault="00AD1397">
      <w:pPr>
        <w:pStyle w:val="BodyText"/>
        <w:spacing w:before="88"/>
        <w:ind w:left="239"/>
      </w:pPr>
      <w:r>
        <w:lastRenderedPageBreak/>
        <w:t>Language Contact with Professor Marianne Mithun</w:t>
      </w:r>
    </w:p>
    <w:p w:rsidR="00DD7756" w:rsidRDefault="00AD1397">
      <w:pPr>
        <w:pStyle w:val="BodyText"/>
        <w:spacing w:before="160"/>
        <w:ind w:left="239"/>
      </w:pPr>
      <w:r>
        <w:t>Digital Linguistics with Professor Eric Campbell &amp; Professor Stefan Th. Gries</w:t>
      </w:r>
    </w:p>
    <w:p w:rsidR="00DD7756" w:rsidRDefault="00AD1397">
      <w:pPr>
        <w:pStyle w:val="BodyText"/>
        <w:spacing w:before="160" w:line="254" w:lineRule="auto"/>
        <w:ind w:left="598" w:right="711" w:hanging="359"/>
      </w:pPr>
      <w:r>
        <w:t>Corpus Linguistics with Professor Eric Campbell, Professor John W. DuBois, &amp; Professor Stefan Th. Gries</w:t>
      </w:r>
    </w:p>
    <w:p w:rsidR="00DD7756" w:rsidRDefault="00DD7756">
      <w:pPr>
        <w:spacing w:line="254" w:lineRule="auto"/>
        <w:sectPr w:rsidR="00DD7756">
          <w:pgSz w:w="12240" w:h="15840"/>
          <w:pgMar w:top="1440" w:right="900" w:bottom="1040" w:left="1680" w:header="0" w:footer="856" w:gutter="0"/>
          <w:cols w:space="720"/>
        </w:sectPr>
      </w:pPr>
    </w:p>
    <w:p w:rsidR="00DD7756" w:rsidRDefault="00AD1397">
      <w:pPr>
        <w:pStyle w:val="Heading2"/>
        <w:ind w:left="0" w:right="417" w:firstLine="0"/>
        <w:jc w:val="center"/>
      </w:pPr>
      <w:bookmarkStart w:id="6" w:name="Abstract"/>
      <w:bookmarkStart w:id="7" w:name="_bookmark4"/>
      <w:bookmarkEnd w:id="6"/>
      <w:bookmarkEnd w:id="7"/>
      <w:r>
        <w:rPr>
          <w:w w:val="120"/>
        </w:rPr>
        <w:lastRenderedPageBreak/>
        <w:t>AbstRact</w:t>
      </w:r>
    </w:p>
    <w:p w:rsidR="00DD7756" w:rsidRDefault="00AD1397">
      <w:pPr>
        <w:pStyle w:val="BodyText"/>
        <w:spacing w:before="179"/>
        <w:ind w:right="416"/>
        <w:jc w:val="center"/>
      </w:pPr>
      <w:r>
        <w:t>Lexical flexibility in discourse:</w:t>
      </w:r>
    </w:p>
    <w:p w:rsidR="00DD7756" w:rsidRDefault="00AD1397">
      <w:pPr>
        <w:pStyle w:val="BodyText"/>
        <w:spacing w:before="205" w:line="420" w:lineRule="auto"/>
        <w:ind w:left="2741" w:right="3157"/>
        <w:jc w:val="center"/>
      </w:pPr>
      <w:r>
        <w:t>A quantitative corpus-based approach by</w:t>
      </w:r>
    </w:p>
    <w:p w:rsidR="00DD7756" w:rsidRDefault="00AD1397">
      <w:pPr>
        <w:pStyle w:val="BodyText"/>
        <w:spacing w:line="272" w:lineRule="exact"/>
        <w:ind w:right="417"/>
        <w:jc w:val="center"/>
      </w:pPr>
      <w:r>
        <w:t>Daniel W. Hieber</w:t>
      </w:r>
    </w:p>
    <w:p w:rsidR="00DD7756" w:rsidRDefault="00DD7756">
      <w:pPr>
        <w:pStyle w:val="BodyText"/>
        <w:rPr>
          <w:sz w:val="26"/>
        </w:rPr>
      </w:pPr>
    </w:p>
    <w:p w:rsidR="00DD7756" w:rsidRDefault="00DD7756">
      <w:pPr>
        <w:pStyle w:val="BodyText"/>
        <w:spacing w:before="167" w:line="420" w:lineRule="auto"/>
        <w:ind w:left="120" w:right="532" w:firstLine="358"/>
        <w:jc w:val="both"/>
      </w:pPr>
      <w:r>
        <w:pict>
          <v:group id="_x0000_s1173" style="position:absolute;left:0;text-align:left;margin-left:90pt;margin-top:285.9pt;width:449.55pt;height:91.75pt;z-index:-24046592;mso-position-horizontal-relative:page" coordorigin="1800,5718" coordsize="8991,1835">
            <v:shape id="_x0000_s1176" style="position:absolute;left:1804;top:5723;width:8981;height:1825" coordorigin="1805,5723" coordsize="8981,1825" path="m10705,5723r-8820,l1854,5729r-26,17l1811,5772r-6,31l1805,7468r6,31l1828,7525r26,17l1885,7548r8820,l10736,7542r26,-17l10779,7499r6,-31l10785,5803r-6,-31l10762,5746r-26,-17l10705,5723xe" fillcolor="#00aeef" stroked="f">
              <v:path arrowok="t"/>
            </v:shape>
            <v:shape id="_x0000_s1175" style="position:absolute;left:1804;top:5723;width:8981;height:1825" coordorigin="1805,5723" coordsize="8981,1825" path="m10705,5723r-8820,l1854,5729r-26,17l1811,5772r-6,31l1805,7468r6,31l1828,7525r26,17l1885,7548r8820,l10736,7542r26,-17l10779,7499r6,-31l10785,5803r-6,-31l10762,5746r-26,-17l10705,5723xe" filled="f" strokeweight=".17572mm">
              <v:path arrowok="t"/>
            </v:shape>
            <v:shape id="_x0000_s1174" type="#_x0000_t202" style="position:absolute;left:1813;top:5728;width:8964;height:1814" filled="f" stroked="f">
              <v:textbox inset="0,0,0,0">
                <w:txbxContent>
                  <w:p w:rsidR="00AD1397" w:rsidRDefault="00AD1397">
                    <w:pPr>
                      <w:spacing w:before="31" w:line="420" w:lineRule="auto"/>
                      <w:ind w:left="73" w:right="245"/>
                      <w:rPr>
                        <w:sz w:val="24"/>
                      </w:rPr>
                    </w:pPr>
                    <w:r>
                      <w:rPr>
                        <w:sz w:val="24"/>
                      </w:rPr>
                      <w:t>The abstract should include 1) a brief statement of the problem; 2) a description of the methods and procedures used to gather data or study the problem; 3) a condensed sum- mary of the findings.</w:t>
                    </w:r>
                    <w:r>
                      <w:rPr>
                        <w:spacing w:val="52"/>
                        <w:sz w:val="24"/>
                      </w:rPr>
                      <w:t xml:space="preserve"> </w:t>
                    </w:r>
                    <w:r>
                      <w:rPr>
                        <w:sz w:val="24"/>
                      </w:rPr>
                      <w:t>The abstract should be double-spaced.</w:t>
                    </w:r>
                    <w:r>
                      <w:rPr>
                        <w:spacing w:val="52"/>
                        <w:sz w:val="24"/>
                      </w:rPr>
                      <w:t xml:space="preserve"> </w:t>
                    </w:r>
                    <w:r>
                      <w:rPr>
                        <w:sz w:val="24"/>
                      </w:rPr>
                      <w:t>The recommended length</w:t>
                    </w:r>
                  </w:p>
                  <w:p w:rsidR="00AD1397" w:rsidRDefault="00AD1397">
                    <w:pPr>
                      <w:spacing w:line="272" w:lineRule="exact"/>
                      <w:ind w:left="73"/>
                      <w:rPr>
                        <w:sz w:val="24"/>
                      </w:rPr>
                    </w:pPr>
                    <w:r>
                      <w:rPr>
                        <w:sz w:val="24"/>
                      </w:rPr>
                      <w:t>is 1–2 pages. (</w:t>
                    </w:r>
                    <w:hyperlink r:id="rId14">
                      <w:r>
                        <w:rPr>
                          <w:color w:val="0000FF"/>
                          <w:sz w:val="24"/>
                        </w:rPr>
                        <w:t>add</w:t>
                      </w:r>
                      <w:r>
                        <w:rPr>
                          <w:color w:val="0000FF"/>
                          <w:spacing w:val="55"/>
                          <w:sz w:val="24"/>
                        </w:rPr>
                        <w:t xml:space="preserve"> </w:t>
                      </w:r>
                      <w:r>
                        <w:rPr>
                          <w:color w:val="0000FF"/>
                          <w:sz w:val="24"/>
                        </w:rPr>
                        <w:t>Abstract</w:t>
                      </w:r>
                    </w:hyperlink>
                    <w:r>
                      <w:rPr>
                        <w:sz w:val="24"/>
                      </w:rPr>
                      <w:t>)</w:t>
                    </w:r>
                  </w:p>
                </w:txbxContent>
              </v:textbox>
            </v:shape>
            <w10:wrap anchorx="page"/>
          </v:group>
        </w:pict>
      </w:r>
      <w:r w:rsidR="00AD1397">
        <w:t>This thesis is a quantitative corpus-based study of lexical flexibility in English (Indo- European)</w:t>
      </w:r>
      <w:r w:rsidR="00AD1397">
        <w:rPr>
          <w:spacing w:val="-19"/>
        </w:rPr>
        <w:t xml:space="preserve"> </w:t>
      </w:r>
      <w:r w:rsidR="00AD1397">
        <w:t>and</w:t>
      </w:r>
      <w:r w:rsidR="00AD1397">
        <w:rPr>
          <w:spacing w:val="-18"/>
        </w:rPr>
        <w:t xml:space="preserve"> </w:t>
      </w:r>
      <w:r w:rsidR="00AD1397">
        <w:t>Nuuchahnulth</w:t>
      </w:r>
      <w:r w:rsidR="00AD1397">
        <w:rPr>
          <w:spacing w:val="-18"/>
        </w:rPr>
        <w:t xml:space="preserve"> </w:t>
      </w:r>
      <w:r w:rsidR="00AD1397">
        <w:t>(Wakashan).</w:t>
      </w:r>
      <w:r w:rsidR="00AD1397">
        <w:rPr>
          <w:spacing w:val="5"/>
        </w:rPr>
        <w:t xml:space="preserve"> </w:t>
      </w:r>
      <w:r w:rsidR="00AD1397">
        <w:rPr>
          <w:i/>
        </w:rPr>
        <w:t>Lexical</w:t>
      </w:r>
      <w:r w:rsidR="00AD1397">
        <w:rPr>
          <w:i/>
          <w:spacing w:val="-18"/>
        </w:rPr>
        <w:t xml:space="preserve"> </w:t>
      </w:r>
      <w:r w:rsidR="00AD1397">
        <w:rPr>
          <w:i/>
        </w:rPr>
        <w:t>flexibility</w:t>
      </w:r>
      <w:r w:rsidR="00AD1397">
        <w:rPr>
          <w:i/>
          <w:spacing w:val="-9"/>
        </w:rPr>
        <w:t xml:space="preserve"> </w:t>
      </w:r>
      <w:r w:rsidR="00AD1397">
        <w:t>is</w:t>
      </w:r>
      <w:r w:rsidR="00AD1397">
        <w:rPr>
          <w:spacing w:val="-18"/>
        </w:rPr>
        <w:t xml:space="preserve"> </w:t>
      </w:r>
      <w:r w:rsidR="00AD1397">
        <w:t>the</w:t>
      </w:r>
      <w:r w:rsidR="00AD1397">
        <w:rPr>
          <w:spacing w:val="-18"/>
        </w:rPr>
        <w:t xml:space="preserve"> </w:t>
      </w:r>
      <w:r w:rsidR="00AD1397">
        <w:t>capacity</w:t>
      </w:r>
      <w:r w:rsidR="00AD1397">
        <w:rPr>
          <w:spacing w:val="-19"/>
        </w:rPr>
        <w:t xml:space="preserve"> </w:t>
      </w:r>
      <w:r w:rsidR="00AD1397">
        <w:t>of</w:t>
      </w:r>
      <w:r w:rsidR="00AD1397">
        <w:rPr>
          <w:spacing w:val="-18"/>
        </w:rPr>
        <w:t xml:space="preserve"> </w:t>
      </w:r>
      <w:r w:rsidR="00AD1397">
        <w:t>lexical</w:t>
      </w:r>
      <w:r w:rsidR="00AD1397">
        <w:rPr>
          <w:spacing w:val="-18"/>
        </w:rPr>
        <w:t xml:space="preserve"> </w:t>
      </w:r>
      <w:r w:rsidR="00AD1397">
        <w:t>items</w:t>
      </w:r>
      <w:r w:rsidR="00AD1397">
        <w:rPr>
          <w:spacing w:val="-18"/>
        </w:rPr>
        <w:t xml:space="preserve"> </w:t>
      </w:r>
      <w:r w:rsidR="00AD1397">
        <w:t>to serve in more than one discourse function—reference, predication, or modification (or more traditionally, noun, verb, or adjective). In this thesis I develop a procedure and metric for quantifying the lexical flexibility of words in a corpus and apply that metric to English and Nuuchahnulth by analyzing the discourse function of nearly 400,000 tokens of English and nearly 9,000 tokens of Nuuchahnulth. I find that the two languages differ drastically in not only their degree of lexical flexibility, but the way in which that flexibility is realized. This study</w:t>
      </w:r>
      <w:r w:rsidR="00AD1397">
        <w:rPr>
          <w:spacing w:val="-20"/>
        </w:rPr>
        <w:t xml:space="preserve"> </w:t>
      </w:r>
      <w:r w:rsidR="00AD1397">
        <w:t>advances</w:t>
      </w:r>
      <w:r w:rsidR="00AD1397">
        <w:rPr>
          <w:spacing w:val="-19"/>
        </w:rPr>
        <w:t xml:space="preserve"> </w:t>
      </w:r>
      <w:r w:rsidR="00AD1397">
        <w:t>the</w:t>
      </w:r>
      <w:r w:rsidR="00AD1397">
        <w:rPr>
          <w:spacing w:val="-20"/>
        </w:rPr>
        <w:t xml:space="preserve"> </w:t>
      </w:r>
      <w:r w:rsidR="00AD1397">
        <w:t>discussion</w:t>
      </w:r>
      <w:r w:rsidR="00AD1397">
        <w:rPr>
          <w:spacing w:val="-19"/>
        </w:rPr>
        <w:t xml:space="preserve"> </w:t>
      </w:r>
      <w:r w:rsidR="00AD1397">
        <w:t>of</w:t>
      </w:r>
      <w:r w:rsidR="00AD1397">
        <w:rPr>
          <w:spacing w:val="-19"/>
        </w:rPr>
        <w:t xml:space="preserve"> </w:t>
      </w:r>
      <w:r w:rsidR="00AD1397">
        <w:t>lexical</w:t>
      </w:r>
      <w:r w:rsidR="00AD1397">
        <w:rPr>
          <w:spacing w:val="-20"/>
        </w:rPr>
        <w:t xml:space="preserve"> </w:t>
      </w:r>
      <w:r w:rsidR="00AD1397">
        <w:t>flexibility—as</w:t>
      </w:r>
      <w:r w:rsidR="00AD1397">
        <w:rPr>
          <w:spacing w:val="-20"/>
        </w:rPr>
        <w:t xml:space="preserve"> </w:t>
      </w:r>
      <w:r w:rsidR="00AD1397">
        <w:t>well</w:t>
      </w:r>
      <w:r w:rsidR="00AD1397">
        <w:rPr>
          <w:spacing w:val="-20"/>
        </w:rPr>
        <w:t xml:space="preserve"> </w:t>
      </w:r>
      <w:r w:rsidR="00AD1397">
        <w:t>as</w:t>
      </w:r>
      <w:r w:rsidR="00AD1397">
        <w:rPr>
          <w:spacing w:val="-20"/>
        </w:rPr>
        <w:t xml:space="preserve"> </w:t>
      </w:r>
      <w:r w:rsidR="00AD1397">
        <w:t>parts</w:t>
      </w:r>
      <w:r w:rsidR="00AD1397">
        <w:rPr>
          <w:spacing w:val="-19"/>
        </w:rPr>
        <w:t xml:space="preserve"> </w:t>
      </w:r>
      <w:r w:rsidR="00AD1397">
        <w:t>of</w:t>
      </w:r>
      <w:r w:rsidR="00AD1397">
        <w:rPr>
          <w:spacing w:val="-19"/>
        </w:rPr>
        <w:t xml:space="preserve"> </w:t>
      </w:r>
      <w:r w:rsidR="00AD1397">
        <w:t>speech</w:t>
      </w:r>
      <w:r w:rsidR="00AD1397">
        <w:rPr>
          <w:spacing w:val="-20"/>
        </w:rPr>
        <w:t xml:space="preserve"> </w:t>
      </w:r>
      <w:r w:rsidR="00AD1397">
        <w:t>more</w:t>
      </w:r>
      <w:r w:rsidR="00AD1397">
        <w:rPr>
          <w:spacing w:val="-20"/>
        </w:rPr>
        <w:t xml:space="preserve"> </w:t>
      </w:r>
      <w:r w:rsidR="00AD1397">
        <w:t>generally— by</w:t>
      </w:r>
      <w:r w:rsidR="00AD1397">
        <w:rPr>
          <w:spacing w:val="-19"/>
        </w:rPr>
        <w:t xml:space="preserve"> </w:t>
      </w:r>
      <w:r w:rsidR="00AD1397">
        <w:t>adding</w:t>
      </w:r>
      <w:r w:rsidR="00AD1397">
        <w:rPr>
          <w:spacing w:val="-18"/>
        </w:rPr>
        <w:t xml:space="preserve"> </w:t>
      </w:r>
      <w:r w:rsidR="00AD1397">
        <w:t>a</w:t>
      </w:r>
      <w:r w:rsidR="00AD1397">
        <w:rPr>
          <w:spacing w:val="-18"/>
        </w:rPr>
        <w:t xml:space="preserve"> </w:t>
      </w:r>
      <w:r w:rsidR="00AD1397">
        <w:t>new</w:t>
      </w:r>
      <w:r w:rsidR="00AD1397">
        <w:rPr>
          <w:spacing w:val="-18"/>
        </w:rPr>
        <w:t xml:space="preserve"> </w:t>
      </w:r>
      <w:r w:rsidR="00AD1397">
        <w:t>kind</w:t>
      </w:r>
      <w:r w:rsidR="00AD1397">
        <w:rPr>
          <w:spacing w:val="-18"/>
        </w:rPr>
        <w:t xml:space="preserve"> </w:t>
      </w:r>
      <w:r w:rsidR="00AD1397">
        <w:t>of</w:t>
      </w:r>
      <w:r w:rsidR="00AD1397">
        <w:rPr>
          <w:spacing w:val="-18"/>
        </w:rPr>
        <w:t xml:space="preserve"> </w:t>
      </w:r>
      <w:r w:rsidR="00AD1397">
        <w:t>empirical</w:t>
      </w:r>
      <w:r w:rsidR="00AD1397">
        <w:rPr>
          <w:spacing w:val="-18"/>
        </w:rPr>
        <w:t xml:space="preserve"> </w:t>
      </w:r>
      <w:r w:rsidR="00AD1397">
        <w:t>evidence</w:t>
      </w:r>
      <w:r w:rsidR="00AD1397">
        <w:rPr>
          <w:spacing w:val="-18"/>
        </w:rPr>
        <w:t xml:space="preserve"> </w:t>
      </w:r>
      <w:r w:rsidR="00AD1397">
        <w:t>to</w:t>
      </w:r>
      <w:r w:rsidR="00AD1397">
        <w:rPr>
          <w:spacing w:val="-18"/>
        </w:rPr>
        <w:t xml:space="preserve"> </w:t>
      </w:r>
      <w:r w:rsidR="00AD1397">
        <w:t>the</w:t>
      </w:r>
      <w:r w:rsidR="00AD1397">
        <w:rPr>
          <w:spacing w:val="-18"/>
        </w:rPr>
        <w:t xml:space="preserve"> </w:t>
      </w:r>
      <w:r w:rsidR="00AD1397">
        <w:t>discussion</w:t>
      </w:r>
      <w:r w:rsidR="00AD1397">
        <w:rPr>
          <w:spacing w:val="-18"/>
        </w:rPr>
        <w:t xml:space="preserve"> </w:t>
      </w:r>
      <w:r w:rsidR="00AD1397">
        <w:t>(quantitative</w:t>
      </w:r>
      <w:r w:rsidR="00AD1397">
        <w:rPr>
          <w:spacing w:val="-18"/>
        </w:rPr>
        <w:t xml:space="preserve"> </w:t>
      </w:r>
      <w:r w:rsidR="00AD1397">
        <w:t>corpus-based</w:t>
      </w:r>
      <w:r w:rsidR="00AD1397">
        <w:rPr>
          <w:spacing w:val="-18"/>
        </w:rPr>
        <w:t xml:space="preserve"> </w:t>
      </w:r>
      <w:r w:rsidR="00AD1397">
        <w:t>data), and</w:t>
      </w:r>
      <w:r w:rsidR="00AD1397">
        <w:rPr>
          <w:spacing w:val="-9"/>
        </w:rPr>
        <w:t xml:space="preserve"> </w:t>
      </w:r>
      <w:r w:rsidR="00AD1397">
        <w:t>in</w:t>
      </w:r>
      <w:r w:rsidR="00AD1397">
        <w:rPr>
          <w:spacing w:val="-8"/>
        </w:rPr>
        <w:t xml:space="preserve"> </w:t>
      </w:r>
      <w:r w:rsidR="00AD1397">
        <w:t>doing</w:t>
      </w:r>
      <w:r w:rsidR="00AD1397">
        <w:rPr>
          <w:spacing w:val="-8"/>
        </w:rPr>
        <w:t xml:space="preserve"> </w:t>
      </w:r>
      <w:r w:rsidR="00AD1397">
        <w:t>so</w:t>
      </w:r>
      <w:r w:rsidR="00AD1397">
        <w:rPr>
          <w:spacing w:val="-8"/>
        </w:rPr>
        <w:t xml:space="preserve"> </w:t>
      </w:r>
      <w:r w:rsidR="00AD1397">
        <w:t>provides</w:t>
      </w:r>
      <w:r w:rsidR="00AD1397">
        <w:rPr>
          <w:spacing w:val="-9"/>
        </w:rPr>
        <w:t xml:space="preserve"> </w:t>
      </w:r>
      <w:r w:rsidR="00AD1397">
        <w:t>answers</w:t>
      </w:r>
      <w:r w:rsidR="00AD1397">
        <w:rPr>
          <w:spacing w:val="-9"/>
        </w:rPr>
        <w:t xml:space="preserve"> </w:t>
      </w:r>
      <w:r w:rsidR="00AD1397">
        <w:t>to</w:t>
      </w:r>
      <w:r w:rsidR="00AD1397">
        <w:rPr>
          <w:spacing w:val="-8"/>
        </w:rPr>
        <w:t xml:space="preserve"> </w:t>
      </w:r>
      <w:r w:rsidR="00AD1397">
        <w:t>several</w:t>
      </w:r>
      <w:r w:rsidR="00AD1397">
        <w:rPr>
          <w:spacing w:val="-9"/>
        </w:rPr>
        <w:t xml:space="preserve"> </w:t>
      </w:r>
      <w:r w:rsidR="00AD1397">
        <w:t>longstanding</w:t>
      </w:r>
      <w:r w:rsidR="00AD1397">
        <w:rPr>
          <w:spacing w:val="-9"/>
        </w:rPr>
        <w:t xml:space="preserve"> </w:t>
      </w:r>
      <w:r w:rsidR="00AD1397">
        <w:t>and</w:t>
      </w:r>
      <w:r w:rsidR="00AD1397">
        <w:rPr>
          <w:spacing w:val="-8"/>
        </w:rPr>
        <w:t xml:space="preserve"> </w:t>
      </w:r>
      <w:r w:rsidR="00AD1397">
        <w:t>much-debated</w:t>
      </w:r>
      <w:r w:rsidR="00AD1397">
        <w:rPr>
          <w:spacing w:val="-8"/>
        </w:rPr>
        <w:t xml:space="preserve"> </w:t>
      </w:r>
      <w:r w:rsidR="00AD1397">
        <w:t>questions</w:t>
      </w:r>
      <w:r w:rsidR="00AD1397">
        <w:rPr>
          <w:spacing w:val="-8"/>
        </w:rPr>
        <w:t xml:space="preserve"> </w:t>
      </w:r>
      <w:r w:rsidR="00AD1397">
        <w:t>about</w:t>
      </w:r>
      <w:bookmarkStart w:id="8" w:name="_bookmark5"/>
      <w:bookmarkEnd w:id="8"/>
      <w:r w:rsidR="00AD1397">
        <w:t xml:space="preserve"> how lexical categories operate in English and</w:t>
      </w:r>
      <w:r w:rsidR="00AD1397">
        <w:rPr>
          <w:spacing w:val="-10"/>
        </w:rPr>
        <w:t xml:space="preserve"> </w:t>
      </w:r>
      <w:r w:rsidR="00AD1397">
        <w:t>Nuuchahnulth.</w:t>
      </w:r>
    </w:p>
    <w:p w:rsidR="00DD7756" w:rsidRDefault="00DD7756">
      <w:pPr>
        <w:spacing w:line="420" w:lineRule="auto"/>
        <w:jc w:val="both"/>
        <w:sectPr w:rsidR="00DD7756">
          <w:pgSz w:w="12240" w:h="15840"/>
          <w:pgMar w:top="1500" w:right="9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27"/>
        </w:rPr>
      </w:pPr>
    </w:p>
    <w:p w:rsidR="00DD7756" w:rsidRDefault="00AD1397">
      <w:pPr>
        <w:pStyle w:val="Heading1"/>
        <w:spacing w:before="106"/>
        <w:rPr>
          <w:b/>
        </w:rPr>
      </w:pPr>
      <w:bookmarkStart w:id="9" w:name="Table_of_Contents"/>
      <w:bookmarkStart w:id="10" w:name="_bookmark6"/>
      <w:bookmarkEnd w:id="9"/>
      <w:bookmarkEnd w:id="10"/>
      <w:r>
        <w:rPr>
          <w:b/>
        </w:rPr>
        <w:t>Table of Contents</w:t>
      </w:r>
    </w:p>
    <w:p w:rsidR="00DD7756" w:rsidRDefault="00DD7756">
      <w:pPr>
        <w:sectPr w:rsidR="00DD7756">
          <w:footerReference w:type="default" r:id="rId15"/>
          <w:pgSz w:w="12240" w:h="15840"/>
          <w:pgMar w:top="1500" w:right="900" w:bottom="763" w:left="1680" w:header="0" w:footer="856" w:gutter="0"/>
          <w:cols w:space="720"/>
        </w:sectPr>
      </w:pPr>
    </w:p>
    <w:sdt>
      <w:sdtPr>
        <w:id w:val="104040079"/>
        <w:docPartObj>
          <w:docPartGallery w:val="Table of Contents"/>
          <w:docPartUnique/>
        </w:docPartObj>
      </w:sdtPr>
      <w:sdtContent>
        <w:p w:rsidR="00DD7756" w:rsidRDefault="00DD7756">
          <w:pPr>
            <w:pStyle w:val="TOC3"/>
            <w:tabs>
              <w:tab w:val="right" w:leader="dot" w:pos="9119"/>
            </w:tabs>
            <w:spacing w:before="751"/>
            <w:ind w:left="478" w:firstLine="0"/>
          </w:pPr>
          <w:hyperlink w:anchor="_bookmark1" w:history="1">
            <w:r w:rsidR="00AD1397">
              <w:rPr>
                <w:color w:val="007FFF"/>
              </w:rPr>
              <w:t>Acknowledgments</w:t>
            </w:r>
          </w:hyperlink>
          <w:r w:rsidR="00AD1397">
            <w:rPr>
              <w:color w:val="007FFF"/>
            </w:rPr>
            <w:tab/>
          </w:r>
          <w:hyperlink w:anchor="_bookmark1" w:history="1">
            <w:r w:rsidR="00AD1397">
              <w:rPr>
                <w:color w:val="007FFF"/>
              </w:rPr>
              <w:t>v</w:t>
            </w:r>
          </w:hyperlink>
        </w:p>
        <w:p w:rsidR="00DD7756" w:rsidRDefault="00DD7756">
          <w:pPr>
            <w:pStyle w:val="TOC3"/>
            <w:tabs>
              <w:tab w:val="right" w:leader="dot" w:pos="9120"/>
            </w:tabs>
            <w:ind w:left="478" w:firstLine="0"/>
          </w:pPr>
          <w:hyperlink w:anchor="_bookmark3" w:history="1">
            <w:r w:rsidR="00AD1397">
              <w:rPr>
                <w:color w:val="007FFF"/>
              </w:rPr>
              <w:t>Curriculum</w:t>
            </w:r>
            <w:r w:rsidR="00AD1397">
              <w:rPr>
                <w:color w:val="007FFF"/>
                <w:spacing w:val="-2"/>
              </w:rPr>
              <w:t xml:space="preserve"> </w:t>
            </w:r>
            <w:r w:rsidR="00AD1397">
              <w:rPr>
                <w:color w:val="007FFF"/>
              </w:rPr>
              <w:t>Vitae</w:t>
            </w:r>
          </w:hyperlink>
          <w:r w:rsidR="00AD1397">
            <w:rPr>
              <w:color w:val="007FFF"/>
            </w:rPr>
            <w:tab/>
          </w:r>
          <w:hyperlink w:anchor="_bookmark3" w:history="1">
            <w:r w:rsidR="00AD1397">
              <w:rPr>
                <w:color w:val="007FFF"/>
              </w:rPr>
              <w:t>vi</w:t>
            </w:r>
          </w:hyperlink>
        </w:p>
        <w:p w:rsidR="00DD7756" w:rsidRDefault="00DD7756">
          <w:pPr>
            <w:pStyle w:val="TOC3"/>
            <w:tabs>
              <w:tab w:val="right" w:leader="dot" w:pos="9119"/>
            </w:tabs>
            <w:ind w:left="478" w:firstLine="0"/>
          </w:pPr>
          <w:hyperlink w:anchor="_bookmark4" w:history="1">
            <w:r w:rsidR="00AD1397">
              <w:rPr>
                <w:color w:val="007FFF"/>
              </w:rPr>
              <w:t>Abstract</w:t>
            </w:r>
          </w:hyperlink>
          <w:r w:rsidR="00AD1397">
            <w:rPr>
              <w:color w:val="007FFF"/>
            </w:rPr>
            <w:tab/>
          </w:r>
          <w:hyperlink w:anchor="_bookmark4" w:history="1">
            <w:r w:rsidR="00AD1397">
              <w:rPr>
                <w:color w:val="007FFF"/>
              </w:rPr>
              <w:t>ix</w:t>
            </w:r>
          </w:hyperlink>
        </w:p>
        <w:p w:rsidR="00DD7756" w:rsidRDefault="00DD7756">
          <w:pPr>
            <w:pStyle w:val="TOC3"/>
            <w:tabs>
              <w:tab w:val="right" w:leader="dot" w:pos="9119"/>
            </w:tabs>
            <w:ind w:left="478" w:firstLine="0"/>
          </w:pPr>
          <w:hyperlink w:anchor="_bookmark6" w:history="1">
            <w:r w:rsidR="00AD1397">
              <w:rPr>
                <w:color w:val="007FFF"/>
                <w:spacing w:val="-3"/>
              </w:rPr>
              <w:t>Table</w:t>
            </w:r>
            <w:r w:rsidR="00AD1397">
              <w:rPr>
                <w:color w:val="007FFF"/>
                <w:spacing w:val="-2"/>
              </w:rPr>
              <w:t xml:space="preserve"> </w:t>
            </w:r>
            <w:r w:rsidR="00AD1397">
              <w:rPr>
                <w:color w:val="007FFF"/>
              </w:rPr>
              <w:t>of</w:t>
            </w:r>
            <w:r w:rsidR="00AD1397">
              <w:rPr>
                <w:color w:val="007FFF"/>
                <w:spacing w:val="-1"/>
              </w:rPr>
              <w:t xml:space="preserve"> </w:t>
            </w:r>
            <w:r w:rsidR="00AD1397">
              <w:rPr>
                <w:color w:val="007FFF"/>
              </w:rPr>
              <w:t>Contents</w:t>
            </w:r>
          </w:hyperlink>
          <w:r w:rsidR="00AD1397">
            <w:rPr>
              <w:color w:val="007FFF"/>
            </w:rPr>
            <w:tab/>
          </w:r>
          <w:hyperlink w:anchor="_bookmark6" w:history="1">
            <w:r w:rsidR="00AD1397">
              <w:rPr>
                <w:color w:val="007FFF"/>
              </w:rPr>
              <w:t>x</w:t>
            </w:r>
          </w:hyperlink>
        </w:p>
        <w:p w:rsidR="00DD7756" w:rsidRDefault="00DD7756">
          <w:pPr>
            <w:pStyle w:val="TOC3"/>
            <w:tabs>
              <w:tab w:val="right" w:leader="dot" w:pos="9120"/>
            </w:tabs>
            <w:spacing w:before="16"/>
            <w:ind w:left="478" w:firstLine="0"/>
          </w:pPr>
          <w:hyperlink w:anchor="_bookmark7" w:history="1">
            <w:r w:rsidR="00AD1397">
              <w:rPr>
                <w:color w:val="007FFF"/>
              </w:rPr>
              <w:t>List</w:t>
            </w:r>
            <w:r w:rsidR="00AD1397">
              <w:rPr>
                <w:color w:val="007FFF"/>
                <w:spacing w:val="-2"/>
              </w:rPr>
              <w:t xml:space="preserve"> </w:t>
            </w:r>
            <w:r w:rsidR="00AD1397">
              <w:rPr>
                <w:color w:val="007FFF"/>
              </w:rPr>
              <w:t>of</w:t>
            </w:r>
            <w:r w:rsidR="00AD1397">
              <w:rPr>
                <w:color w:val="007FFF"/>
                <w:spacing w:val="-1"/>
              </w:rPr>
              <w:t xml:space="preserve"> </w:t>
            </w:r>
            <w:r w:rsidR="00AD1397">
              <w:rPr>
                <w:color w:val="007FFF"/>
              </w:rPr>
              <w:t>Figures</w:t>
            </w:r>
          </w:hyperlink>
          <w:r w:rsidR="00AD1397">
            <w:rPr>
              <w:color w:val="007FFF"/>
            </w:rPr>
            <w:tab/>
          </w:r>
          <w:hyperlink w:anchor="_bookmark7" w:history="1">
            <w:r w:rsidR="00AD1397">
              <w:rPr>
                <w:color w:val="007FFF"/>
              </w:rPr>
              <w:t>xi</w:t>
            </w:r>
          </w:hyperlink>
        </w:p>
        <w:p w:rsidR="00DD7756" w:rsidRDefault="00DD7756">
          <w:pPr>
            <w:pStyle w:val="TOC3"/>
            <w:tabs>
              <w:tab w:val="right" w:leader="dot" w:pos="9120"/>
            </w:tabs>
            <w:ind w:left="478" w:firstLine="0"/>
          </w:pPr>
          <w:hyperlink w:anchor="_bookmark8" w:history="1">
            <w:r w:rsidR="00AD1397">
              <w:rPr>
                <w:color w:val="007FFF"/>
              </w:rPr>
              <w:t>List</w:t>
            </w:r>
            <w:r w:rsidR="00AD1397">
              <w:rPr>
                <w:color w:val="007FFF"/>
                <w:spacing w:val="-2"/>
              </w:rPr>
              <w:t xml:space="preserve"> </w:t>
            </w:r>
            <w:r w:rsidR="00AD1397">
              <w:rPr>
                <w:color w:val="007FFF"/>
              </w:rPr>
              <w:t>of</w:t>
            </w:r>
            <w:r w:rsidR="00AD1397">
              <w:rPr>
                <w:color w:val="007FFF"/>
                <w:spacing w:val="-1"/>
              </w:rPr>
              <w:t xml:space="preserve"> </w:t>
            </w:r>
            <w:r w:rsidR="00AD1397">
              <w:rPr>
                <w:color w:val="007FFF"/>
              </w:rPr>
              <w:t>Tables</w:t>
            </w:r>
          </w:hyperlink>
          <w:r w:rsidR="00AD1397">
            <w:rPr>
              <w:color w:val="007FFF"/>
            </w:rPr>
            <w:tab/>
          </w:r>
          <w:hyperlink w:anchor="_bookmark8" w:history="1">
            <w:r w:rsidR="00AD1397">
              <w:rPr>
                <w:color w:val="007FFF"/>
              </w:rPr>
              <w:t>xii</w:t>
            </w:r>
          </w:hyperlink>
        </w:p>
        <w:p w:rsidR="00DD7756" w:rsidRDefault="00DD7756">
          <w:pPr>
            <w:pStyle w:val="TOC3"/>
            <w:tabs>
              <w:tab w:val="right" w:leader="dot" w:pos="9120"/>
            </w:tabs>
            <w:ind w:left="478" w:firstLine="0"/>
          </w:pPr>
          <w:hyperlink w:anchor="_bookmark9" w:history="1">
            <w:r w:rsidR="00AD1397">
              <w:rPr>
                <w:color w:val="007FFF"/>
              </w:rPr>
              <w:t>List</w:t>
            </w:r>
            <w:r w:rsidR="00AD1397">
              <w:rPr>
                <w:color w:val="007FFF"/>
                <w:spacing w:val="-2"/>
              </w:rPr>
              <w:t xml:space="preserve"> </w:t>
            </w:r>
            <w:r w:rsidR="00AD1397">
              <w:rPr>
                <w:color w:val="007FFF"/>
              </w:rPr>
              <w:t>of</w:t>
            </w:r>
            <w:r w:rsidR="00AD1397">
              <w:rPr>
                <w:color w:val="007FFF"/>
                <w:spacing w:val="-1"/>
              </w:rPr>
              <w:t xml:space="preserve"> </w:t>
            </w:r>
            <w:r w:rsidR="00AD1397">
              <w:rPr>
                <w:color w:val="007FFF"/>
              </w:rPr>
              <w:t>Abbreviations</w:t>
            </w:r>
          </w:hyperlink>
          <w:r w:rsidR="00AD1397">
            <w:rPr>
              <w:color w:val="007FFF"/>
            </w:rPr>
            <w:tab/>
          </w:r>
          <w:hyperlink w:anchor="_bookmark9" w:history="1">
            <w:r w:rsidR="00AD1397">
              <w:rPr>
                <w:color w:val="007FFF"/>
              </w:rPr>
              <w:t>xiii</w:t>
            </w:r>
          </w:hyperlink>
        </w:p>
        <w:p w:rsidR="00DD7756" w:rsidRDefault="00DD7756">
          <w:pPr>
            <w:pStyle w:val="TOC3"/>
            <w:tabs>
              <w:tab w:val="right" w:leader="dot" w:pos="9120"/>
            </w:tabs>
            <w:spacing w:before="16"/>
            <w:ind w:left="478" w:firstLine="0"/>
          </w:pPr>
          <w:hyperlink w:anchor="_bookmark10" w:history="1">
            <w:r w:rsidR="00AD1397">
              <w:rPr>
                <w:color w:val="007FFF"/>
              </w:rPr>
              <w:t>List</w:t>
            </w:r>
            <w:r w:rsidR="00AD1397">
              <w:rPr>
                <w:color w:val="007FFF"/>
                <w:spacing w:val="-2"/>
              </w:rPr>
              <w:t xml:space="preserve"> </w:t>
            </w:r>
            <w:r w:rsidR="00AD1397">
              <w:rPr>
                <w:color w:val="007FFF"/>
              </w:rPr>
              <w:t>of</w:t>
            </w:r>
            <w:r w:rsidR="00AD1397">
              <w:rPr>
                <w:color w:val="007FFF"/>
                <w:spacing w:val="-1"/>
              </w:rPr>
              <w:t xml:space="preserve"> </w:t>
            </w:r>
            <w:r w:rsidR="00AD1397">
              <w:rPr>
                <w:color w:val="007FFF"/>
              </w:rPr>
              <w:t>Languages</w:t>
            </w:r>
          </w:hyperlink>
          <w:r w:rsidR="00AD1397">
            <w:rPr>
              <w:color w:val="007FFF"/>
            </w:rPr>
            <w:tab/>
          </w:r>
          <w:hyperlink w:anchor="_bookmark10" w:history="1">
            <w:r w:rsidR="00AD1397">
              <w:rPr>
                <w:color w:val="007FFF"/>
              </w:rPr>
              <w:t>xiv</w:t>
            </w:r>
          </w:hyperlink>
        </w:p>
        <w:p w:rsidR="00DD7756" w:rsidRDefault="00DD7756">
          <w:pPr>
            <w:pStyle w:val="TOC3"/>
            <w:tabs>
              <w:tab w:val="right" w:leader="dot" w:pos="9120"/>
            </w:tabs>
            <w:ind w:left="478" w:firstLine="0"/>
          </w:pPr>
          <w:hyperlink w:anchor="_bookmark11" w:history="1">
            <w:r w:rsidR="00AD1397">
              <w:rPr>
                <w:color w:val="007FFF"/>
              </w:rPr>
              <w:t>Conventions</w:t>
            </w:r>
          </w:hyperlink>
          <w:r w:rsidR="00AD1397">
            <w:rPr>
              <w:color w:val="007FFF"/>
            </w:rPr>
            <w:tab/>
          </w:r>
          <w:hyperlink w:anchor="_bookmark11" w:history="1">
            <w:r w:rsidR="00AD1397">
              <w:rPr>
                <w:color w:val="007FFF"/>
              </w:rPr>
              <w:t>xvii</w:t>
            </w:r>
          </w:hyperlink>
        </w:p>
        <w:p w:rsidR="00DD7756" w:rsidRDefault="00DD7756">
          <w:pPr>
            <w:pStyle w:val="TOC1"/>
            <w:numPr>
              <w:ilvl w:val="0"/>
              <w:numId w:val="17"/>
            </w:numPr>
            <w:tabs>
              <w:tab w:val="left" w:pos="478"/>
              <w:tab w:val="left" w:pos="479"/>
              <w:tab w:val="right" w:pos="9119"/>
            </w:tabs>
            <w:rPr>
              <w:b/>
            </w:rPr>
          </w:pPr>
          <w:hyperlink w:anchor="_bookmark13" w:history="1">
            <w:r w:rsidR="00AD1397">
              <w:rPr>
                <w:b/>
                <w:color w:val="007FFF"/>
              </w:rPr>
              <w:t>Introduction</w:t>
            </w:r>
          </w:hyperlink>
          <w:r w:rsidR="00AD1397">
            <w:rPr>
              <w:b/>
              <w:color w:val="007FFF"/>
            </w:rPr>
            <w:tab/>
          </w:r>
          <w:hyperlink w:anchor="_bookmark13" w:history="1">
            <w:r w:rsidR="00AD1397">
              <w:rPr>
                <w:b/>
                <w:color w:val="007FFF"/>
              </w:rPr>
              <w:t>1</w:t>
            </w:r>
          </w:hyperlink>
        </w:p>
        <w:p w:rsidR="00DD7756" w:rsidRDefault="00DD7756">
          <w:pPr>
            <w:pStyle w:val="TOC3"/>
            <w:numPr>
              <w:ilvl w:val="1"/>
              <w:numId w:val="17"/>
            </w:numPr>
            <w:tabs>
              <w:tab w:val="left" w:pos="1028"/>
              <w:tab w:val="left" w:pos="1029"/>
              <w:tab w:val="right" w:leader="dot" w:pos="9119"/>
            </w:tabs>
            <w:spacing w:before="16"/>
            <w:ind w:hanging="551"/>
          </w:pPr>
          <w:hyperlink w:anchor="_bookmark14" w:history="1">
            <w:r w:rsidR="00AD1397">
              <w:rPr>
                <w:color w:val="007FFF"/>
              </w:rPr>
              <w:t>The “problem” of</w:t>
            </w:r>
            <w:r w:rsidR="00AD1397">
              <w:rPr>
                <w:color w:val="007FFF"/>
                <w:spacing w:val="-5"/>
              </w:rPr>
              <w:t xml:space="preserve"> </w:t>
            </w:r>
            <w:r w:rsidR="00AD1397">
              <w:rPr>
                <w:color w:val="007FFF"/>
              </w:rPr>
              <w:t>lexical</w:t>
            </w:r>
            <w:r w:rsidR="00AD1397">
              <w:rPr>
                <w:color w:val="007FFF"/>
                <w:spacing w:val="-2"/>
              </w:rPr>
              <w:t xml:space="preserve"> </w:t>
            </w:r>
            <w:r w:rsidR="00AD1397">
              <w:rPr>
                <w:color w:val="007FFF"/>
              </w:rPr>
              <w:t>flexibility</w:t>
            </w:r>
          </w:hyperlink>
          <w:r w:rsidR="00AD1397">
            <w:rPr>
              <w:color w:val="007FFF"/>
            </w:rPr>
            <w:tab/>
          </w:r>
          <w:hyperlink w:anchor="_bookmark14" w:history="1">
            <w:r w:rsidR="00AD1397">
              <w:rPr>
                <w:color w:val="007FFF"/>
              </w:rPr>
              <w:t>1</w:t>
            </w:r>
          </w:hyperlink>
        </w:p>
        <w:p w:rsidR="00DD7756" w:rsidRDefault="00DD7756">
          <w:pPr>
            <w:pStyle w:val="TOC3"/>
            <w:numPr>
              <w:ilvl w:val="1"/>
              <w:numId w:val="17"/>
            </w:numPr>
            <w:tabs>
              <w:tab w:val="left" w:pos="1028"/>
              <w:tab w:val="left" w:pos="1029"/>
              <w:tab w:val="right" w:leader="dot" w:pos="9119"/>
            </w:tabs>
            <w:ind w:hanging="551"/>
          </w:pPr>
          <w:hyperlink w:anchor="_bookmark29" w:history="1">
            <w:r w:rsidR="00AD1397">
              <w:rPr>
                <w:color w:val="007FFF"/>
              </w:rPr>
              <w:t>Previous</w:t>
            </w:r>
            <w:r w:rsidR="00AD1397">
              <w:rPr>
                <w:color w:val="007FFF"/>
                <w:spacing w:val="-2"/>
              </w:rPr>
              <w:t xml:space="preserve"> </w:t>
            </w:r>
            <w:r w:rsidR="00AD1397">
              <w:rPr>
                <w:color w:val="007FFF"/>
              </w:rPr>
              <w:t>research</w:t>
            </w:r>
          </w:hyperlink>
          <w:r w:rsidR="00AD1397">
            <w:rPr>
              <w:color w:val="007FFF"/>
            </w:rPr>
            <w:tab/>
          </w:r>
          <w:hyperlink w:anchor="_bookmark29" w:history="1">
            <w:r w:rsidR="00AD1397">
              <w:rPr>
                <w:color w:val="007FFF"/>
              </w:rPr>
              <w:t>9</w:t>
            </w:r>
          </w:hyperlink>
        </w:p>
        <w:p w:rsidR="00DD7756" w:rsidRDefault="00DD7756">
          <w:pPr>
            <w:pStyle w:val="TOC3"/>
            <w:numPr>
              <w:ilvl w:val="1"/>
              <w:numId w:val="17"/>
            </w:numPr>
            <w:tabs>
              <w:tab w:val="left" w:pos="1028"/>
              <w:tab w:val="left" w:pos="1029"/>
              <w:tab w:val="right" w:leader="dot" w:pos="9119"/>
            </w:tabs>
            <w:ind w:hanging="551"/>
          </w:pPr>
          <w:hyperlink w:anchor="_bookmark39" w:history="1">
            <w:r w:rsidR="00AD1397">
              <w:rPr>
                <w:color w:val="007FFF"/>
              </w:rPr>
              <w:t>Overview of</w:t>
            </w:r>
            <w:r w:rsidR="00AD1397">
              <w:rPr>
                <w:color w:val="007FFF"/>
                <w:spacing w:val="-3"/>
              </w:rPr>
              <w:t xml:space="preserve"> </w:t>
            </w:r>
            <w:r w:rsidR="00AD1397">
              <w:rPr>
                <w:color w:val="007FFF"/>
              </w:rPr>
              <w:t>this</w:t>
            </w:r>
            <w:r w:rsidR="00AD1397">
              <w:rPr>
                <w:color w:val="007FFF"/>
                <w:spacing w:val="-1"/>
              </w:rPr>
              <w:t xml:space="preserve"> </w:t>
            </w:r>
            <w:r w:rsidR="00AD1397">
              <w:rPr>
                <w:color w:val="007FFF"/>
              </w:rPr>
              <w:t>study</w:t>
            </w:r>
          </w:hyperlink>
          <w:r w:rsidR="00AD1397">
            <w:rPr>
              <w:color w:val="007FFF"/>
            </w:rPr>
            <w:tab/>
          </w:r>
          <w:hyperlink w:anchor="_bookmark39" w:history="1">
            <w:r w:rsidR="00AD1397">
              <w:rPr>
                <w:color w:val="007FFF"/>
              </w:rPr>
              <w:t>14</w:t>
            </w:r>
          </w:hyperlink>
        </w:p>
        <w:p w:rsidR="00DD7756" w:rsidRDefault="00DD7756">
          <w:pPr>
            <w:pStyle w:val="TOC1"/>
            <w:numPr>
              <w:ilvl w:val="0"/>
              <w:numId w:val="17"/>
            </w:numPr>
            <w:tabs>
              <w:tab w:val="left" w:pos="478"/>
              <w:tab w:val="left" w:pos="479"/>
              <w:tab w:val="right" w:pos="9120"/>
            </w:tabs>
            <w:rPr>
              <w:b/>
            </w:rPr>
          </w:pPr>
          <w:hyperlink w:anchor="_bookmark48" w:history="1">
            <w:r w:rsidR="00AD1397">
              <w:rPr>
                <w:b/>
                <w:color w:val="007FFF"/>
              </w:rPr>
              <w:t>Background</w:t>
            </w:r>
          </w:hyperlink>
          <w:r w:rsidR="00AD1397">
            <w:rPr>
              <w:b/>
              <w:color w:val="007FFF"/>
            </w:rPr>
            <w:tab/>
          </w:r>
          <w:hyperlink w:anchor="_bookmark48" w:history="1">
            <w:r w:rsidR="00AD1397">
              <w:rPr>
                <w:b/>
                <w:color w:val="007FFF"/>
              </w:rPr>
              <w:t>25</w:t>
            </w:r>
          </w:hyperlink>
        </w:p>
        <w:p w:rsidR="00DD7756" w:rsidRDefault="00DD7756">
          <w:pPr>
            <w:pStyle w:val="TOC3"/>
            <w:numPr>
              <w:ilvl w:val="1"/>
              <w:numId w:val="17"/>
            </w:numPr>
            <w:tabs>
              <w:tab w:val="left" w:pos="1028"/>
              <w:tab w:val="left" w:pos="1029"/>
              <w:tab w:val="right" w:leader="dot" w:pos="9119"/>
            </w:tabs>
            <w:spacing w:before="16"/>
            <w:ind w:hanging="551"/>
          </w:pPr>
          <w:hyperlink w:anchor="_bookmark49" w:history="1">
            <w:r w:rsidR="00AD1397">
              <w:rPr>
                <w:color w:val="007FFF"/>
              </w:rPr>
              <w:t>Introduction: Approaches to</w:t>
            </w:r>
            <w:r w:rsidR="00AD1397">
              <w:rPr>
                <w:color w:val="007FFF"/>
                <w:spacing w:val="15"/>
              </w:rPr>
              <w:t xml:space="preserve"> </w:t>
            </w:r>
            <w:r w:rsidR="00AD1397">
              <w:rPr>
                <w:color w:val="007FFF"/>
              </w:rPr>
              <w:t>lexical</w:t>
            </w:r>
            <w:r w:rsidR="00AD1397">
              <w:rPr>
                <w:color w:val="007FFF"/>
                <w:spacing w:val="-2"/>
              </w:rPr>
              <w:t xml:space="preserve"> </w:t>
            </w:r>
            <w:r w:rsidR="00AD1397">
              <w:rPr>
                <w:color w:val="007FFF"/>
              </w:rPr>
              <w:t>flexibility</w:t>
            </w:r>
          </w:hyperlink>
          <w:r w:rsidR="00AD1397">
            <w:rPr>
              <w:color w:val="007FFF"/>
            </w:rPr>
            <w:tab/>
          </w:r>
          <w:hyperlink w:anchor="_bookmark49" w:history="1">
            <w:r w:rsidR="00AD1397">
              <w:rPr>
                <w:color w:val="007FFF"/>
              </w:rPr>
              <w:t>25</w:t>
            </w:r>
          </w:hyperlink>
        </w:p>
        <w:p w:rsidR="00DD7756" w:rsidRDefault="00DD7756">
          <w:pPr>
            <w:pStyle w:val="TOC3"/>
            <w:numPr>
              <w:ilvl w:val="1"/>
              <w:numId w:val="17"/>
            </w:numPr>
            <w:tabs>
              <w:tab w:val="left" w:pos="1028"/>
              <w:tab w:val="left" w:pos="1029"/>
              <w:tab w:val="right" w:leader="dot" w:pos="9119"/>
            </w:tabs>
            <w:ind w:hanging="551"/>
          </w:pPr>
          <w:hyperlink w:anchor="_bookmark51" w:history="1">
            <w:r w:rsidR="00AD1397">
              <w:rPr>
                <w:color w:val="007FFF"/>
              </w:rPr>
              <w:t>Traditional</w:t>
            </w:r>
            <w:r w:rsidR="00AD1397">
              <w:rPr>
                <w:color w:val="007FFF"/>
                <w:spacing w:val="-2"/>
              </w:rPr>
              <w:t xml:space="preserve"> </w:t>
            </w:r>
            <w:r w:rsidR="00AD1397">
              <w:rPr>
                <w:color w:val="007FFF"/>
              </w:rPr>
              <w:t>approaches</w:t>
            </w:r>
          </w:hyperlink>
          <w:r w:rsidR="00AD1397">
            <w:rPr>
              <w:color w:val="007FFF"/>
            </w:rPr>
            <w:tab/>
          </w:r>
          <w:hyperlink w:anchor="_bookmark51" w:history="1">
            <w:r w:rsidR="00AD1397">
              <w:rPr>
                <w:color w:val="007FFF"/>
              </w:rPr>
              <w:t>27</w:t>
            </w:r>
          </w:hyperlink>
        </w:p>
        <w:p w:rsidR="00DD7756" w:rsidRDefault="00DD7756">
          <w:pPr>
            <w:pStyle w:val="TOC4"/>
            <w:numPr>
              <w:ilvl w:val="2"/>
              <w:numId w:val="17"/>
            </w:numPr>
            <w:tabs>
              <w:tab w:val="left" w:pos="1793"/>
              <w:tab w:val="left" w:pos="1794"/>
              <w:tab w:val="right" w:leader="dot" w:pos="9119"/>
            </w:tabs>
          </w:pPr>
          <w:hyperlink w:anchor="_bookmark53" w:history="1">
            <w:r w:rsidR="00AD1397">
              <w:rPr>
                <w:color w:val="007FFF"/>
              </w:rPr>
              <w:t>Universalism</w:t>
            </w:r>
          </w:hyperlink>
          <w:r w:rsidR="00AD1397">
            <w:rPr>
              <w:color w:val="007FFF"/>
            </w:rPr>
            <w:tab/>
          </w:r>
          <w:hyperlink w:anchor="_bookmark53" w:history="1">
            <w:r w:rsidR="00AD1397">
              <w:rPr>
                <w:color w:val="007FFF"/>
              </w:rPr>
              <w:t>27</w:t>
            </w:r>
          </w:hyperlink>
        </w:p>
        <w:p w:rsidR="00DD7756" w:rsidRDefault="00DD7756">
          <w:pPr>
            <w:pStyle w:val="TOC4"/>
            <w:numPr>
              <w:ilvl w:val="2"/>
              <w:numId w:val="17"/>
            </w:numPr>
            <w:tabs>
              <w:tab w:val="left" w:pos="1793"/>
              <w:tab w:val="left" w:pos="1794"/>
              <w:tab w:val="right" w:leader="dot" w:pos="9119"/>
            </w:tabs>
            <w:spacing w:before="16"/>
          </w:pPr>
          <w:hyperlink w:anchor="_bookmark57" w:history="1">
            <w:r w:rsidR="00AD1397">
              <w:rPr>
                <w:color w:val="007FFF"/>
              </w:rPr>
              <w:t>Relativism</w:t>
            </w:r>
          </w:hyperlink>
          <w:r w:rsidR="00AD1397">
            <w:rPr>
              <w:color w:val="007FFF"/>
            </w:rPr>
            <w:tab/>
          </w:r>
          <w:hyperlink w:anchor="_bookmark57" w:history="1">
            <w:r w:rsidR="00AD1397">
              <w:rPr>
                <w:color w:val="007FFF"/>
              </w:rPr>
              <w:t>30</w:t>
            </w:r>
          </w:hyperlink>
        </w:p>
        <w:p w:rsidR="00DD7756" w:rsidRDefault="00DD7756">
          <w:pPr>
            <w:pStyle w:val="TOC4"/>
            <w:numPr>
              <w:ilvl w:val="2"/>
              <w:numId w:val="17"/>
            </w:numPr>
            <w:tabs>
              <w:tab w:val="left" w:pos="1793"/>
              <w:tab w:val="left" w:pos="1794"/>
              <w:tab w:val="right" w:leader="dot" w:pos="9119"/>
            </w:tabs>
          </w:pPr>
          <w:hyperlink w:anchor="_bookmark58" w:history="1">
            <w:r w:rsidR="00AD1397">
              <w:rPr>
                <w:color w:val="007FFF"/>
              </w:rPr>
              <w:t>Structuralism</w:t>
            </w:r>
          </w:hyperlink>
          <w:r w:rsidR="00AD1397">
            <w:rPr>
              <w:color w:val="007FFF"/>
            </w:rPr>
            <w:tab/>
          </w:r>
          <w:hyperlink w:anchor="_bookmark58" w:history="1">
            <w:r w:rsidR="00AD1397">
              <w:rPr>
                <w:color w:val="007FFF"/>
              </w:rPr>
              <w:t>31</w:t>
            </w:r>
          </w:hyperlink>
        </w:p>
        <w:p w:rsidR="00DD7756" w:rsidRDefault="00DD7756">
          <w:pPr>
            <w:pStyle w:val="TOC3"/>
            <w:numPr>
              <w:ilvl w:val="1"/>
              <w:numId w:val="17"/>
            </w:numPr>
            <w:tabs>
              <w:tab w:val="left" w:pos="1028"/>
              <w:tab w:val="left" w:pos="1029"/>
              <w:tab w:val="right" w:leader="dot" w:pos="9119"/>
            </w:tabs>
            <w:ind w:hanging="551"/>
          </w:pPr>
          <w:hyperlink w:anchor="_bookmark68" w:history="1">
            <w:r w:rsidR="00AD1397">
              <w:rPr>
                <w:color w:val="007FFF"/>
              </w:rPr>
              <w:t>Flexible</w:t>
            </w:r>
            <w:r w:rsidR="00AD1397">
              <w:rPr>
                <w:color w:val="007FFF"/>
                <w:spacing w:val="-2"/>
              </w:rPr>
              <w:t xml:space="preserve"> </w:t>
            </w:r>
            <w:r w:rsidR="00AD1397">
              <w:rPr>
                <w:color w:val="007FFF"/>
              </w:rPr>
              <w:t>approaches</w:t>
            </w:r>
          </w:hyperlink>
          <w:r w:rsidR="00AD1397">
            <w:rPr>
              <w:color w:val="007FFF"/>
            </w:rPr>
            <w:tab/>
          </w:r>
          <w:hyperlink w:anchor="_bookmark68" w:history="1">
            <w:r w:rsidR="00AD1397">
              <w:rPr>
                <w:color w:val="007FFF"/>
              </w:rPr>
              <w:t>36</w:t>
            </w:r>
          </w:hyperlink>
        </w:p>
        <w:p w:rsidR="00DD7756" w:rsidRDefault="00DD7756">
          <w:pPr>
            <w:pStyle w:val="TOC4"/>
            <w:numPr>
              <w:ilvl w:val="2"/>
              <w:numId w:val="17"/>
            </w:numPr>
            <w:tabs>
              <w:tab w:val="left" w:pos="1793"/>
              <w:tab w:val="left" w:pos="1794"/>
              <w:tab w:val="right" w:leader="dot" w:pos="9119"/>
            </w:tabs>
          </w:pPr>
          <w:hyperlink w:anchor="_bookmark69" w:history="1">
            <w:r w:rsidR="00AD1397">
              <w:rPr>
                <w:color w:val="007FFF"/>
                <w:spacing w:val="-3"/>
              </w:rPr>
              <w:t>Key</w:t>
            </w:r>
            <w:r w:rsidR="00AD1397">
              <w:rPr>
                <w:color w:val="007FFF"/>
                <w:spacing w:val="-2"/>
              </w:rPr>
              <w:t xml:space="preserve"> </w:t>
            </w:r>
            <w:r w:rsidR="00AD1397">
              <w:rPr>
                <w:color w:val="007FFF"/>
              </w:rPr>
              <w:t>concepts</w:t>
            </w:r>
          </w:hyperlink>
          <w:r w:rsidR="00AD1397">
            <w:rPr>
              <w:color w:val="007FFF"/>
            </w:rPr>
            <w:tab/>
          </w:r>
          <w:hyperlink w:anchor="_bookmark69" w:history="1">
            <w:r w:rsidR="00AD1397">
              <w:rPr>
                <w:color w:val="007FFF"/>
              </w:rPr>
              <w:t>37</w:t>
            </w:r>
          </w:hyperlink>
        </w:p>
        <w:p w:rsidR="00DD7756" w:rsidRDefault="00DD7756">
          <w:pPr>
            <w:pStyle w:val="TOC5"/>
            <w:numPr>
              <w:ilvl w:val="3"/>
              <w:numId w:val="17"/>
            </w:numPr>
            <w:tabs>
              <w:tab w:val="left" w:pos="2774"/>
              <w:tab w:val="left" w:pos="2775"/>
              <w:tab w:val="right" w:leader="dot" w:pos="9119"/>
            </w:tabs>
            <w:spacing w:before="16"/>
            <w:ind w:hanging="982"/>
          </w:pPr>
          <w:hyperlink w:anchor="_bookmark71" w:history="1">
            <w:r w:rsidR="00AD1397">
              <w:rPr>
                <w:color w:val="007FFF"/>
              </w:rPr>
              <w:t>Lexical</w:t>
            </w:r>
            <w:r w:rsidR="00AD1397">
              <w:rPr>
                <w:color w:val="007FFF"/>
                <w:spacing w:val="-2"/>
              </w:rPr>
              <w:t xml:space="preserve"> </w:t>
            </w:r>
            <w:r w:rsidR="00AD1397">
              <w:rPr>
                <w:color w:val="007FFF"/>
              </w:rPr>
              <w:t>flexibility</w:t>
            </w:r>
          </w:hyperlink>
          <w:r w:rsidR="00AD1397">
            <w:rPr>
              <w:color w:val="007FFF"/>
            </w:rPr>
            <w:tab/>
          </w:r>
          <w:hyperlink w:anchor="_bookmark71" w:history="1">
            <w:r w:rsidR="00AD1397">
              <w:rPr>
                <w:color w:val="007FFF"/>
              </w:rPr>
              <w:t>38</w:t>
            </w:r>
          </w:hyperlink>
        </w:p>
        <w:p w:rsidR="00DD7756" w:rsidRDefault="00DD7756">
          <w:pPr>
            <w:pStyle w:val="TOC5"/>
            <w:numPr>
              <w:ilvl w:val="3"/>
              <w:numId w:val="17"/>
            </w:numPr>
            <w:tabs>
              <w:tab w:val="left" w:pos="2774"/>
              <w:tab w:val="left" w:pos="2775"/>
              <w:tab w:val="right" w:leader="dot" w:pos="9119"/>
            </w:tabs>
            <w:ind w:hanging="982"/>
          </w:pPr>
          <w:hyperlink w:anchor="_bookmark78" w:history="1">
            <w:r w:rsidR="00AD1397">
              <w:rPr>
                <w:color w:val="007FFF"/>
              </w:rPr>
              <w:t>Polycategoriality</w:t>
            </w:r>
          </w:hyperlink>
          <w:r w:rsidR="00AD1397">
            <w:rPr>
              <w:color w:val="007FFF"/>
            </w:rPr>
            <w:tab/>
          </w:r>
          <w:hyperlink w:anchor="_bookmark78" w:history="1">
            <w:r w:rsidR="00AD1397">
              <w:rPr>
                <w:color w:val="007FFF"/>
              </w:rPr>
              <w:t>40</w:t>
            </w:r>
          </w:hyperlink>
        </w:p>
        <w:p w:rsidR="00DD7756" w:rsidRDefault="00DD7756">
          <w:pPr>
            <w:pStyle w:val="TOC5"/>
            <w:numPr>
              <w:ilvl w:val="3"/>
              <w:numId w:val="17"/>
            </w:numPr>
            <w:tabs>
              <w:tab w:val="left" w:pos="2774"/>
              <w:tab w:val="left" w:pos="2775"/>
              <w:tab w:val="right" w:leader="dot" w:pos="9119"/>
            </w:tabs>
            <w:ind w:hanging="982"/>
          </w:pPr>
          <w:hyperlink w:anchor="_bookmark79" w:history="1">
            <w:r w:rsidR="00AD1397">
              <w:rPr>
                <w:color w:val="007FFF"/>
              </w:rPr>
              <w:t>Multifunctionality</w:t>
            </w:r>
            <w:r w:rsidR="00AD1397">
              <w:rPr>
                <w:color w:val="007FFF"/>
                <w:spacing w:val="-2"/>
              </w:rPr>
              <w:t xml:space="preserve"> </w:t>
            </w:r>
            <w:r w:rsidR="00AD1397">
              <w:rPr>
                <w:color w:val="007FFF"/>
              </w:rPr>
              <w:t>/</w:t>
            </w:r>
            <w:r w:rsidR="00AD1397">
              <w:rPr>
                <w:color w:val="007FFF"/>
                <w:spacing w:val="-1"/>
              </w:rPr>
              <w:t xml:space="preserve"> </w:t>
            </w:r>
            <w:r w:rsidR="00AD1397">
              <w:rPr>
                <w:color w:val="007FFF"/>
              </w:rPr>
              <w:t>Polyfunctionality</w:t>
            </w:r>
          </w:hyperlink>
          <w:r w:rsidR="00AD1397">
            <w:rPr>
              <w:color w:val="007FFF"/>
            </w:rPr>
            <w:tab/>
          </w:r>
          <w:hyperlink w:anchor="_bookmark79" w:history="1">
            <w:r w:rsidR="00AD1397">
              <w:rPr>
                <w:color w:val="007FFF"/>
              </w:rPr>
              <w:t>40</w:t>
            </w:r>
          </w:hyperlink>
        </w:p>
        <w:p w:rsidR="00DD7756" w:rsidRDefault="00DD7756">
          <w:pPr>
            <w:pStyle w:val="TOC5"/>
            <w:numPr>
              <w:ilvl w:val="3"/>
              <w:numId w:val="17"/>
            </w:numPr>
            <w:tabs>
              <w:tab w:val="left" w:pos="2774"/>
              <w:tab w:val="left" w:pos="2775"/>
              <w:tab w:val="right" w:leader="dot" w:pos="9119"/>
            </w:tabs>
            <w:spacing w:before="16"/>
            <w:ind w:hanging="982"/>
          </w:pPr>
          <w:hyperlink w:anchor="_bookmark83" w:history="1">
            <w:r w:rsidR="00AD1397">
              <w:rPr>
                <w:color w:val="007FFF"/>
              </w:rPr>
              <w:t>Precategoriality</w:t>
            </w:r>
            <w:r w:rsidR="00AD1397">
              <w:rPr>
                <w:color w:val="007FFF"/>
                <w:spacing w:val="-2"/>
              </w:rPr>
              <w:t xml:space="preserve"> </w:t>
            </w:r>
            <w:r w:rsidR="00AD1397">
              <w:rPr>
                <w:color w:val="007FFF"/>
              </w:rPr>
              <w:t>/</w:t>
            </w:r>
            <w:r w:rsidR="00AD1397">
              <w:rPr>
                <w:color w:val="007FFF"/>
                <w:spacing w:val="-1"/>
              </w:rPr>
              <w:t xml:space="preserve"> </w:t>
            </w:r>
            <w:r w:rsidR="00AD1397">
              <w:rPr>
                <w:color w:val="007FFF"/>
              </w:rPr>
              <w:t>Acategoriality</w:t>
            </w:r>
          </w:hyperlink>
          <w:r w:rsidR="00AD1397">
            <w:rPr>
              <w:color w:val="007FFF"/>
            </w:rPr>
            <w:tab/>
          </w:r>
          <w:hyperlink w:anchor="_bookmark83" w:history="1">
            <w:r w:rsidR="00AD1397">
              <w:rPr>
                <w:color w:val="007FFF"/>
              </w:rPr>
              <w:t>42</w:t>
            </w:r>
          </w:hyperlink>
        </w:p>
        <w:p w:rsidR="00DD7756" w:rsidRDefault="00DD7756">
          <w:pPr>
            <w:pStyle w:val="TOC5"/>
            <w:numPr>
              <w:ilvl w:val="3"/>
              <w:numId w:val="17"/>
            </w:numPr>
            <w:tabs>
              <w:tab w:val="left" w:pos="2774"/>
              <w:tab w:val="left" w:pos="2775"/>
              <w:tab w:val="right" w:leader="dot" w:pos="9119"/>
            </w:tabs>
            <w:ind w:hanging="982"/>
          </w:pPr>
          <w:hyperlink w:anchor="_bookmark89" w:history="1">
            <w:r w:rsidR="00AD1397">
              <w:rPr>
                <w:color w:val="007FFF"/>
              </w:rPr>
              <w:t>Monocategoriality</w:t>
            </w:r>
          </w:hyperlink>
          <w:r w:rsidR="00AD1397">
            <w:rPr>
              <w:color w:val="007FFF"/>
            </w:rPr>
            <w:tab/>
          </w:r>
          <w:hyperlink w:anchor="_bookmark89" w:history="1">
            <w:r w:rsidR="00AD1397">
              <w:rPr>
                <w:color w:val="007FFF"/>
              </w:rPr>
              <w:t>45</w:t>
            </w:r>
          </w:hyperlink>
        </w:p>
        <w:p w:rsidR="00DD7756" w:rsidRDefault="00DD7756">
          <w:pPr>
            <w:pStyle w:val="TOC5"/>
            <w:numPr>
              <w:ilvl w:val="3"/>
              <w:numId w:val="17"/>
            </w:numPr>
            <w:tabs>
              <w:tab w:val="left" w:pos="2774"/>
              <w:tab w:val="left" w:pos="2775"/>
              <w:tab w:val="right" w:leader="dot" w:pos="9119"/>
            </w:tabs>
            <w:ind w:hanging="982"/>
          </w:pPr>
          <w:hyperlink w:anchor="_bookmark91" w:history="1">
            <w:r w:rsidR="00AD1397">
              <w:rPr>
                <w:color w:val="007FFF"/>
              </w:rPr>
              <w:t>Transcategoriality</w:t>
            </w:r>
          </w:hyperlink>
          <w:r w:rsidR="00AD1397">
            <w:rPr>
              <w:color w:val="007FFF"/>
            </w:rPr>
            <w:tab/>
          </w:r>
          <w:hyperlink w:anchor="_bookmark91" w:history="1">
            <w:r w:rsidR="00AD1397">
              <w:rPr>
                <w:color w:val="007FFF"/>
              </w:rPr>
              <w:t>45</w:t>
            </w:r>
          </w:hyperlink>
        </w:p>
        <w:p w:rsidR="00DD7756" w:rsidRDefault="00DD7756">
          <w:pPr>
            <w:pStyle w:val="TOC5"/>
            <w:numPr>
              <w:ilvl w:val="3"/>
              <w:numId w:val="17"/>
            </w:numPr>
            <w:tabs>
              <w:tab w:val="left" w:pos="2774"/>
              <w:tab w:val="left" w:pos="2775"/>
              <w:tab w:val="right" w:leader="dot" w:pos="9119"/>
            </w:tabs>
            <w:ind w:hanging="982"/>
          </w:pPr>
          <w:hyperlink w:anchor="_bookmark92" w:history="1">
            <w:r w:rsidR="00AD1397">
              <w:rPr>
                <w:color w:val="007FFF"/>
              </w:rPr>
              <w:t>Conversion /</w:t>
            </w:r>
            <w:r w:rsidR="00AD1397">
              <w:rPr>
                <w:color w:val="007FFF"/>
                <w:spacing w:val="-3"/>
              </w:rPr>
              <w:t xml:space="preserve"> </w:t>
            </w:r>
            <w:r w:rsidR="00AD1397">
              <w:rPr>
                <w:color w:val="007FFF"/>
              </w:rPr>
              <w:t>Zero</w:t>
            </w:r>
            <w:r w:rsidR="00AD1397">
              <w:rPr>
                <w:color w:val="007FFF"/>
                <w:spacing w:val="-1"/>
              </w:rPr>
              <w:t xml:space="preserve"> </w:t>
            </w:r>
            <w:r w:rsidR="00AD1397">
              <w:rPr>
                <w:color w:val="007FFF"/>
              </w:rPr>
              <w:t>derivation</w:t>
            </w:r>
          </w:hyperlink>
          <w:r w:rsidR="00AD1397">
            <w:rPr>
              <w:color w:val="007FFF"/>
            </w:rPr>
            <w:tab/>
          </w:r>
          <w:hyperlink w:anchor="_bookmark92" w:history="1">
            <w:r w:rsidR="00AD1397">
              <w:rPr>
                <w:color w:val="007FFF"/>
              </w:rPr>
              <w:t>46</w:t>
            </w:r>
          </w:hyperlink>
        </w:p>
        <w:p w:rsidR="00DD7756" w:rsidRDefault="00DD7756">
          <w:pPr>
            <w:pStyle w:val="TOC5"/>
            <w:numPr>
              <w:ilvl w:val="3"/>
              <w:numId w:val="17"/>
            </w:numPr>
            <w:tabs>
              <w:tab w:val="left" w:pos="2774"/>
              <w:tab w:val="left" w:pos="2775"/>
              <w:tab w:val="right" w:leader="dot" w:pos="9119"/>
            </w:tabs>
            <w:spacing w:before="16"/>
            <w:ind w:hanging="982"/>
          </w:pPr>
          <w:hyperlink w:anchor="_bookmark93" w:history="1">
            <w:r w:rsidR="00AD1397">
              <w:rPr>
                <w:color w:val="007FFF"/>
              </w:rPr>
              <w:t>Functional shift /</w:t>
            </w:r>
            <w:r w:rsidR="00AD1397">
              <w:rPr>
                <w:color w:val="007FFF"/>
                <w:spacing w:val="-5"/>
              </w:rPr>
              <w:t xml:space="preserve"> </w:t>
            </w:r>
            <w:r w:rsidR="00AD1397">
              <w:rPr>
                <w:color w:val="007FFF"/>
              </w:rPr>
              <w:t>Functional</w:t>
            </w:r>
            <w:r w:rsidR="00AD1397">
              <w:rPr>
                <w:color w:val="007FFF"/>
                <w:spacing w:val="-2"/>
              </w:rPr>
              <w:t xml:space="preserve"> </w:t>
            </w:r>
            <w:r w:rsidR="00AD1397">
              <w:rPr>
                <w:color w:val="007FFF"/>
              </w:rPr>
              <w:t>expansion</w:t>
            </w:r>
          </w:hyperlink>
          <w:r w:rsidR="00AD1397">
            <w:rPr>
              <w:color w:val="007FFF"/>
            </w:rPr>
            <w:tab/>
          </w:r>
          <w:hyperlink w:anchor="_bookmark93" w:history="1">
            <w:r w:rsidR="00AD1397">
              <w:rPr>
                <w:color w:val="007FFF"/>
              </w:rPr>
              <w:t>47</w:t>
            </w:r>
          </w:hyperlink>
        </w:p>
        <w:p w:rsidR="00DD7756" w:rsidRDefault="00DD7756">
          <w:pPr>
            <w:pStyle w:val="TOC4"/>
            <w:numPr>
              <w:ilvl w:val="2"/>
              <w:numId w:val="17"/>
            </w:numPr>
            <w:tabs>
              <w:tab w:val="left" w:pos="1793"/>
              <w:tab w:val="left" w:pos="1794"/>
              <w:tab w:val="right" w:leader="dot" w:pos="9119"/>
            </w:tabs>
          </w:pPr>
          <w:hyperlink w:anchor="_bookmark94" w:history="1">
            <w:r w:rsidR="00AD1397">
              <w:rPr>
                <w:color w:val="007FFF"/>
                <w:spacing w:val="-3"/>
              </w:rPr>
              <w:t>Key</w:t>
            </w:r>
            <w:r w:rsidR="00AD1397">
              <w:rPr>
                <w:color w:val="007FFF"/>
                <w:spacing w:val="-2"/>
              </w:rPr>
              <w:t xml:space="preserve"> </w:t>
            </w:r>
            <w:r w:rsidR="00AD1397">
              <w:rPr>
                <w:color w:val="007FFF"/>
              </w:rPr>
              <w:t>findings</w:t>
            </w:r>
          </w:hyperlink>
          <w:r w:rsidR="00AD1397">
            <w:rPr>
              <w:color w:val="007FFF"/>
            </w:rPr>
            <w:tab/>
          </w:r>
          <w:hyperlink w:anchor="_bookmark94" w:history="1">
            <w:r w:rsidR="00AD1397">
              <w:rPr>
                <w:color w:val="007FFF"/>
              </w:rPr>
              <w:t>47</w:t>
            </w:r>
          </w:hyperlink>
        </w:p>
        <w:p w:rsidR="00DD7756" w:rsidRDefault="00DD7756">
          <w:pPr>
            <w:pStyle w:val="TOC5"/>
            <w:numPr>
              <w:ilvl w:val="3"/>
              <w:numId w:val="17"/>
            </w:numPr>
            <w:tabs>
              <w:tab w:val="left" w:pos="2774"/>
              <w:tab w:val="left" w:pos="2775"/>
              <w:tab w:val="right" w:leader="dot" w:pos="9119"/>
            </w:tabs>
            <w:ind w:hanging="982"/>
          </w:pPr>
          <w:hyperlink w:anchor="_bookmark95" w:history="1">
            <w:r w:rsidR="00AD1397">
              <w:rPr>
                <w:color w:val="007FFF"/>
              </w:rPr>
              <w:t>Parts-of-speech</w:t>
            </w:r>
            <w:r w:rsidR="00AD1397">
              <w:rPr>
                <w:color w:val="007FFF"/>
                <w:spacing w:val="-2"/>
              </w:rPr>
              <w:t xml:space="preserve"> </w:t>
            </w:r>
            <w:r w:rsidR="00AD1397">
              <w:rPr>
                <w:color w:val="007FFF"/>
              </w:rPr>
              <w:t>hierarchy</w:t>
            </w:r>
          </w:hyperlink>
          <w:r w:rsidR="00AD1397">
            <w:rPr>
              <w:color w:val="007FFF"/>
            </w:rPr>
            <w:tab/>
          </w:r>
          <w:hyperlink w:anchor="_bookmark95" w:history="1">
            <w:r w:rsidR="00AD1397">
              <w:rPr>
                <w:color w:val="007FFF"/>
              </w:rPr>
              <w:t>48</w:t>
            </w:r>
          </w:hyperlink>
        </w:p>
        <w:p w:rsidR="00DD7756" w:rsidRDefault="00DD7756">
          <w:pPr>
            <w:pStyle w:val="TOC5"/>
            <w:numPr>
              <w:ilvl w:val="3"/>
              <w:numId w:val="17"/>
            </w:numPr>
            <w:tabs>
              <w:tab w:val="left" w:pos="2774"/>
              <w:tab w:val="left" w:pos="2775"/>
              <w:tab w:val="right" w:leader="dot" w:pos="9119"/>
            </w:tabs>
            <w:spacing w:before="16"/>
            <w:ind w:hanging="982"/>
          </w:pPr>
          <w:hyperlink w:anchor="_bookmark99" w:history="1">
            <w:r w:rsidR="00AD1397">
              <w:rPr>
                <w:color w:val="007FFF"/>
              </w:rPr>
              <w:t>Reference-predication</w:t>
            </w:r>
            <w:r w:rsidR="00AD1397">
              <w:rPr>
                <w:color w:val="007FFF"/>
                <w:spacing w:val="-2"/>
              </w:rPr>
              <w:t xml:space="preserve"> </w:t>
            </w:r>
            <w:r w:rsidR="00AD1397">
              <w:rPr>
                <w:color w:val="007FFF"/>
              </w:rPr>
              <w:t>asymmetries</w:t>
            </w:r>
          </w:hyperlink>
          <w:r w:rsidR="00AD1397">
            <w:rPr>
              <w:color w:val="007FFF"/>
            </w:rPr>
            <w:tab/>
          </w:r>
          <w:hyperlink w:anchor="_bookmark99" w:history="1">
            <w:r w:rsidR="00AD1397">
              <w:rPr>
                <w:color w:val="007FFF"/>
              </w:rPr>
              <w:t>49</w:t>
            </w:r>
          </w:hyperlink>
        </w:p>
        <w:p w:rsidR="00DD7756" w:rsidRDefault="00DD7756">
          <w:pPr>
            <w:pStyle w:val="TOC5"/>
            <w:numPr>
              <w:ilvl w:val="3"/>
              <w:numId w:val="17"/>
            </w:numPr>
            <w:tabs>
              <w:tab w:val="left" w:pos="2774"/>
              <w:tab w:val="left" w:pos="2775"/>
              <w:tab w:val="right" w:leader="dot" w:pos="9119"/>
            </w:tabs>
            <w:ind w:hanging="982"/>
          </w:pPr>
          <w:hyperlink w:anchor="_bookmark102" w:history="1">
            <w:r w:rsidR="00AD1397">
              <w:rPr>
                <w:color w:val="007FFF"/>
              </w:rPr>
              <w:t>Locus</w:t>
            </w:r>
            <w:r w:rsidR="00AD1397">
              <w:rPr>
                <w:color w:val="007FFF"/>
                <w:spacing w:val="-2"/>
              </w:rPr>
              <w:t xml:space="preserve"> </w:t>
            </w:r>
            <w:r w:rsidR="00AD1397">
              <w:rPr>
                <w:color w:val="007FFF"/>
              </w:rPr>
              <w:t>of</w:t>
            </w:r>
            <w:r w:rsidR="00AD1397">
              <w:rPr>
                <w:color w:val="007FFF"/>
                <w:spacing w:val="-1"/>
              </w:rPr>
              <w:t xml:space="preserve"> </w:t>
            </w:r>
            <w:r w:rsidR="00AD1397">
              <w:rPr>
                <w:color w:val="007FFF"/>
              </w:rPr>
              <w:t>categoriality</w:t>
            </w:r>
          </w:hyperlink>
          <w:r w:rsidR="00AD1397">
            <w:rPr>
              <w:color w:val="007FFF"/>
            </w:rPr>
            <w:tab/>
          </w:r>
          <w:hyperlink w:anchor="_bookmark102" w:history="1">
            <w:r w:rsidR="00AD1397">
              <w:rPr>
                <w:color w:val="007FFF"/>
              </w:rPr>
              <w:t>51</w:t>
            </w:r>
          </w:hyperlink>
        </w:p>
        <w:p w:rsidR="00DD7756" w:rsidRDefault="00DD7756">
          <w:pPr>
            <w:pStyle w:val="TOC5"/>
            <w:numPr>
              <w:ilvl w:val="3"/>
              <w:numId w:val="17"/>
            </w:numPr>
            <w:tabs>
              <w:tab w:val="left" w:pos="2774"/>
              <w:tab w:val="left" w:pos="2775"/>
              <w:tab w:val="right" w:leader="dot" w:pos="9119"/>
            </w:tabs>
            <w:spacing w:after="240"/>
            <w:ind w:hanging="982"/>
          </w:pPr>
          <w:hyperlink w:anchor="_bookmark107" w:history="1">
            <w:r w:rsidR="00AD1397">
              <w:rPr>
                <w:color w:val="007FFF"/>
              </w:rPr>
              <w:t>Item-specificity</w:t>
            </w:r>
          </w:hyperlink>
          <w:r w:rsidR="00AD1397">
            <w:rPr>
              <w:color w:val="007FFF"/>
            </w:rPr>
            <w:tab/>
          </w:r>
          <w:hyperlink w:anchor="_bookmark107" w:history="1">
            <w:r w:rsidR="00AD1397">
              <w:rPr>
                <w:color w:val="007FFF"/>
              </w:rPr>
              <w:t>53</w:t>
            </w:r>
          </w:hyperlink>
        </w:p>
        <w:p w:rsidR="00DD7756" w:rsidRDefault="00DD7756">
          <w:pPr>
            <w:pStyle w:val="TOC4"/>
            <w:numPr>
              <w:ilvl w:val="2"/>
              <w:numId w:val="17"/>
            </w:numPr>
            <w:tabs>
              <w:tab w:val="left" w:pos="1793"/>
              <w:tab w:val="left" w:pos="1794"/>
              <w:tab w:val="right" w:leader="dot" w:pos="9119"/>
            </w:tabs>
            <w:spacing w:before="84"/>
          </w:pPr>
          <w:hyperlink w:anchor="_bookmark112" w:history="1">
            <w:r w:rsidR="00AD1397">
              <w:rPr>
                <w:color w:val="007FFF"/>
              </w:rPr>
              <w:t>Problems</w:t>
            </w:r>
            <w:r w:rsidR="00AD1397">
              <w:rPr>
                <w:color w:val="007FFF"/>
                <w:spacing w:val="-2"/>
              </w:rPr>
              <w:t xml:space="preserve"> </w:t>
            </w:r>
            <w:r w:rsidR="00AD1397">
              <w:rPr>
                <w:color w:val="007FFF"/>
              </w:rPr>
              <w:t>&amp;</w:t>
            </w:r>
            <w:r w:rsidR="00AD1397">
              <w:rPr>
                <w:color w:val="007FFF"/>
                <w:spacing w:val="-1"/>
              </w:rPr>
              <w:t xml:space="preserve"> </w:t>
            </w:r>
            <w:r w:rsidR="00AD1397">
              <w:rPr>
                <w:color w:val="007FFF"/>
              </w:rPr>
              <w:t>critiques</w:t>
            </w:r>
          </w:hyperlink>
          <w:r w:rsidR="00AD1397">
            <w:rPr>
              <w:color w:val="007FFF"/>
            </w:rPr>
            <w:tab/>
          </w:r>
          <w:hyperlink w:anchor="_bookmark112" w:history="1">
            <w:r w:rsidR="00AD1397">
              <w:rPr>
                <w:color w:val="007FFF"/>
              </w:rPr>
              <w:t>56</w:t>
            </w:r>
          </w:hyperlink>
        </w:p>
        <w:p w:rsidR="00DD7756" w:rsidRDefault="00DD7756">
          <w:pPr>
            <w:pStyle w:val="TOC5"/>
            <w:numPr>
              <w:ilvl w:val="3"/>
              <w:numId w:val="17"/>
            </w:numPr>
            <w:tabs>
              <w:tab w:val="left" w:pos="2774"/>
              <w:tab w:val="left" w:pos="2775"/>
              <w:tab w:val="right" w:leader="dot" w:pos="9119"/>
            </w:tabs>
            <w:spacing w:before="16"/>
            <w:ind w:hanging="982"/>
          </w:pPr>
          <w:hyperlink w:anchor="_bookmark114" w:history="1">
            <w:r w:rsidR="00AD1397">
              <w:rPr>
                <w:color w:val="007FFF"/>
              </w:rPr>
              <w:t>Methodological</w:t>
            </w:r>
            <w:r w:rsidR="00AD1397">
              <w:rPr>
                <w:color w:val="007FFF"/>
                <w:spacing w:val="-2"/>
              </w:rPr>
              <w:t xml:space="preserve"> </w:t>
            </w:r>
            <w:r w:rsidR="00AD1397">
              <w:rPr>
                <w:color w:val="007FFF"/>
              </w:rPr>
              <w:t>opportunism</w:t>
            </w:r>
          </w:hyperlink>
          <w:r w:rsidR="00AD1397">
            <w:rPr>
              <w:color w:val="007FFF"/>
            </w:rPr>
            <w:tab/>
          </w:r>
          <w:hyperlink w:anchor="_bookmark114" w:history="1">
            <w:r w:rsidR="00AD1397">
              <w:rPr>
                <w:color w:val="007FFF"/>
              </w:rPr>
              <w:t>57</w:t>
            </w:r>
          </w:hyperlink>
        </w:p>
        <w:p w:rsidR="00DD7756" w:rsidRDefault="00DD7756">
          <w:pPr>
            <w:pStyle w:val="TOC5"/>
            <w:numPr>
              <w:ilvl w:val="3"/>
              <w:numId w:val="17"/>
            </w:numPr>
            <w:tabs>
              <w:tab w:val="left" w:pos="2774"/>
              <w:tab w:val="left" w:pos="2775"/>
              <w:tab w:val="right" w:leader="dot" w:pos="9119"/>
            </w:tabs>
            <w:ind w:hanging="982"/>
          </w:pPr>
          <w:hyperlink w:anchor="_bookmark115" w:history="1">
            <w:r w:rsidR="00AD1397">
              <w:rPr>
                <w:color w:val="007FFF"/>
              </w:rPr>
              <w:t>Semantic</w:t>
            </w:r>
            <w:r w:rsidR="00AD1397">
              <w:rPr>
                <w:color w:val="007FFF"/>
                <w:spacing w:val="-2"/>
              </w:rPr>
              <w:t xml:space="preserve"> </w:t>
            </w:r>
            <w:r w:rsidR="00AD1397">
              <w:rPr>
                <w:color w:val="007FFF"/>
              </w:rPr>
              <w:t>shift</w:t>
            </w:r>
          </w:hyperlink>
          <w:r w:rsidR="00AD1397">
            <w:rPr>
              <w:color w:val="007FFF"/>
            </w:rPr>
            <w:tab/>
          </w:r>
          <w:hyperlink w:anchor="_bookmark115" w:history="1">
            <w:r w:rsidR="00AD1397">
              <w:rPr>
                <w:color w:val="007FFF"/>
              </w:rPr>
              <w:t>58</w:t>
            </w:r>
          </w:hyperlink>
        </w:p>
        <w:p w:rsidR="00DD7756" w:rsidRDefault="00DD7756">
          <w:pPr>
            <w:pStyle w:val="TOC5"/>
            <w:numPr>
              <w:ilvl w:val="3"/>
              <w:numId w:val="17"/>
            </w:numPr>
            <w:tabs>
              <w:tab w:val="left" w:pos="2774"/>
              <w:tab w:val="left" w:pos="2775"/>
              <w:tab w:val="right" w:leader="dot" w:pos="9119"/>
            </w:tabs>
            <w:ind w:hanging="982"/>
          </w:pPr>
          <w:hyperlink w:anchor="_bookmark122" w:history="1">
            <w:r w:rsidR="00AD1397">
              <w:rPr>
                <w:color w:val="007FFF"/>
              </w:rPr>
              <w:t>Lexical</w:t>
            </w:r>
            <w:r w:rsidR="00AD1397">
              <w:rPr>
                <w:color w:val="007FFF"/>
                <w:spacing w:val="-2"/>
              </w:rPr>
              <w:t xml:space="preserve"> </w:t>
            </w:r>
            <w:r w:rsidR="00AD1397">
              <w:rPr>
                <w:color w:val="007FFF"/>
              </w:rPr>
              <w:t>gaps</w:t>
            </w:r>
          </w:hyperlink>
          <w:r w:rsidR="00AD1397">
            <w:rPr>
              <w:color w:val="007FFF"/>
            </w:rPr>
            <w:tab/>
          </w:r>
          <w:hyperlink w:anchor="_bookmark122" w:history="1">
            <w:r w:rsidR="00AD1397">
              <w:rPr>
                <w:color w:val="007FFF"/>
              </w:rPr>
              <w:t>60</w:t>
            </w:r>
          </w:hyperlink>
        </w:p>
        <w:p w:rsidR="00DD7756" w:rsidRDefault="00DD7756">
          <w:pPr>
            <w:pStyle w:val="TOC5"/>
            <w:numPr>
              <w:ilvl w:val="3"/>
              <w:numId w:val="17"/>
            </w:numPr>
            <w:tabs>
              <w:tab w:val="left" w:pos="2774"/>
              <w:tab w:val="left" w:pos="2775"/>
              <w:tab w:val="right" w:leader="dot" w:pos="9119"/>
            </w:tabs>
            <w:ind w:hanging="982"/>
          </w:pPr>
          <w:hyperlink w:anchor="_bookmark123" w:history="1">
            <w:r w:rsidR="00AD1397">
              <w:rPr>
                <w:color w:val="007FFF"/>
              </w:rPr>
              <w:t>Counterarguments</w:t>
            </w:r>
          </w:hyperlink>
          <w:r w:rsidR="00AD1397">
            <w:rPr>
              <w:color w:val="007FFF"/>
            </w:rPr>
            <w:tab/>
          </w:r>
          <w:hyperlink w:anchor="_bookmark123" w:history="1">
            <w:r w:rsidR="00AD1397">
              <w:rPr>
                <w:color w:val="007FFF"/>
              </w:rPr>
              <w:t>61</w:t>
            </w:r>
          </w:hyperlink>
        </w:p>
        <w:p w:rsidR="00DD7756" w:rsidRDefault="00DD7756">
          <w:pPr>
            <w:pStyle w:val="TOC3"/>
            <w:numPr>
              <w:ilvl w:val="1"/>
              <w:numId w:val="17"/>
            </w:numPr>
            <w:tabs>
              <w:tab w:val="left" w:pos="1028"/>
              <w:tab w:val="left" w:pos="1029"/>
              <w:tab w:val="right" w:leader="dot" w:pos="9119"/>
            </w:tabs>
            <w:spacing w:before="16"/>
            <w:ind w:hanging="551"/>
          </w:pPr>
          <w:hyperlink w:anchor="_bookmark133" w:history="1">
            <w:r w:rsidR="00AD1397">
              <w:rPr>
                <w:color w:val="007FFF"/>
              </w:rPr>
              <w:t>Functional</w:t>
            </w:r>
            <w:r w:rsidR="00AD1397">
              <w:rPr>
                <w:color w:val="007FFF"/>
                <w:spacing w:val="-2"/>
              </w:rPr>
              <w:t xml:space="preserve"> </w:t>
            </w:r>
            <w:r w:rsidR="00AD1397">
              <w:rPr>
                <w:color w:val="007FFF"/>
              </w:rPr>
              <w:t>approaches</w:t>
            </w:r>
          </w:hyperlink>
          <w:r w:rsidR="00AD1397">
            <w:rPr>
              <w:color w:val="007FFF"/>
            </w:rPr>
            <w:tab/>
          </w:r>
          <w:hyperlink w:anchor="_bookmark133" w:history="1">
            <w:r w:rsidR="00AD1397">
              <w:rPr>
                <w:color w:val="007FFF"/>
              </w:rPr>
              <w:t>67</w:t>
            </w:r>
          </w:hyperlink>
        </w:p>
        <w:p w:rsidR="00DD7756" w:rsidRDefault="00DD7756">
          <w:pPr>
            <w:pStyle w:val="TOC4"/>
            <w:numPr>
              <w:ilvl w:val="2"/>
              <w:numId w:val="17"/>
            </w:numPr>
            <w:tabs>
              <w:tab w:val="left" w:pos="1793"/>
              <w:tab w:val="left" w:pos="1794"/>
              <w:tab w:val="right" w:leader="dot" w:pos="9119"/>
            </w:tabs>
          </w:pPr>
          <w:hyperlink w:anchor="_bookmark134" w:history="1">
            <w:r w:rsidR="00AD1397">
              <w:rPr>
                <w:color w:val="007FFF"/>
              </w:rPr>
              <w:t>Prototype</w:t>
            </w:r>
            <w:r w:rsidR="00AD1397">
              <w:rPr>
                <w:color w:val="007FFF"/>
                <w:spacing w:val="-2"/>
              </w:rPr>
              <w:t xml:space="preserve"> </w:t>
            </w:r>
            <w:r w:rsidR="00AD1397">
              <w:rPr>
                <w:color w:val="007FFF"/>
              </w:rPr>
              <w:t>theory</w:t>
            </w:r>
          </w:hyperlink>
          <w:r w:rsidR="00AD1397">
            <w:rPr>
              <w:color w:val="007FFF"/>
            </w:rPr>
            <w:tab/>
          </w:r>
          <w:hyperlink w:anchor="_bookmark134" w:history="1">
            <w:r w:rsidR="00AD1397">
              <w:rPr>
                <w:color w:val="007FFF"/>
              </w:rPr>
              <w:t>67</w:t>
            </w:r>
          </w:hyperlink>
        </w:p>
        <w:p w:rsidR="00DD7756" w:rsidRDefault="00DD7756">
          <w:pPr>
            <w:pStyle w:val="TOC4"/>
            <w:numPr>
              <w:ilvl w:val="2"/>
              <w:numId w:val="17"/>
            </w:numPr>
            <w:tabs>
              <w:tab w:val="left" w:pos="1793"/>
              <w:tab w:val="left" w:pos="1794"/>
              <w:tab w:val="right" w:leader="dot" w:pos="9119"/>
            </w:tabs>
          </w:pPr>
          <w:hyperlink w:anchor="_bookmark140" w:history="1">
            <w:r w:rsidR="00AD1397">
              <w:rPr>
                <w:color w:val="007FFF"/>
              </w:rPr>
              <w:t>Typological</w:t>
            </w:r>
            <w:r w:rsidR="00AD1397">
              <w:rPr>
                <w:color w:val="007FFF"/>
                <w:spacing w:val="-2"/>
              </w:rPr>
              <w:t xml:space="preserve"> </w:t>
            </w:r>
            <w:r w:rsidR="00AD1397">
              <w:rPr>
                <w:color w:val="007FFF"/>
              </w:rPr>
              <w:t>markedness</w:t>
            </w:r>
            <w:r w:rsidR="00AD1397">
              <w:rPr>
                <w:color w:val="007FFF"/>
                <w:spacing w:val="-1"/>
              </w:rPr>
              <w:t xml:space="preserve"> </w:t>
            </w:r>
            <w:r w:rsidR="00AD1397">
              <w:rPr>
                <w:color w:val="007FFF"/>
              </w:rPr>
              <w:t>theory</w:t>
            </w:r>
          </w:hyperlink>
          <w:r w:rsidR="00AD1397">
            <w:rPr>
              <w:color w:val="007FFF"/>
            </w:rPr>
            <w:tab/>
          </w:r>
          <w:hyperlink w:anchor="_bookmark140" w:history="1">
            <w:r w:rsidR="00AD1397">
              <w:rPr>
                <w:color w:val="007FFF"/>
              </w:rPr>
              <w:t>73</w:t>
            </w:r>
          </w:hyperlink>
        </w:p>
        <w:p w:rsidR="00DD7756" w:rsidRDefault="00DD7756">
          <w:pPr>
            <w:pStyle w:val="TOC3"/>
            <w:numPr>
              <w:ilvl w:val="1"/>
              <w:numId w:val="17"/>
            </w:numPr>
            <w:tabs>
              <w:tab w:val="left" w:pos="1028"/>
              <w:tab w:val="left" w:pos="1029"/>
              <w:tab w:val="right" w:leader="dot" w:pos="9119"/>
            </w:tabs>
            <w:spacing w:before="16"/>
            <w:ind w:hanging="551"/>
          </w:pPr>
          <w:hyperlink w:anchor="_bookmark144" w:history="1">
            <w:r w:rsidR="00AD1397">
              <w:rPr>
                <w:color w:val="007FFF"/>
              </w:rPr>
              <w:t>Lexical flexibility: A</w:t>
            </w:r>
            <w:r w:rsidR="00AD1397">
              <w:rPr>
                <w:color w:val="007FFF"/>
                <w:spacing w:val="15"/>
              </w:rPr>
              <w:t xml:space="preserve"> </w:t>
            </w:r>
            <w:r w:rsidR="00AD1397">
              <w:rPr>
                <w:color w:val="007FFF"/>
              </w:rPr>
              <w:t>functional</w:t>
            </w:r>
            <w:r w:rsidR="00AD1397">
              <w:rPr>
                <w:color w:val="007FFF"/>
                <w:spacing w:val="-1"/>
              </w:rPr>
              <w:t xml:space="preserve"> </w:t>
            </w:r>
            <w:r w:rsidR="00AD1397">
              <w:rPr>
                <w:color w:val="007FFF"/>
              </w:rPr>
              <w:t>definition</w:t>
            </w:r>
          </w:hyperlink>
          <w:r w:rsidR="00AD1397">
            <w:rPr>
              <w:color w:val="007FFF"/>
            </w:rPr>
            <w:tab/>
          </w:r>
          <w:hyperlink w:anchor="_bookmark144" w:history="1">
            <w:r w:rsidR="00AD1397">
              <w:rPr>
                <w:color w:val="007FFF"/>
              </w:rPr>
              <w:t>79</w:t>
            </w:r>
          </w:hyperlink>
        </w:p>
        <w:p w:rsidR="00DD7756" w:rsidRDefault="00DD7756">
          <w:pPr>
            <w:pStyle w:val="TOC1"/>
            <w:numPr>
              <w:ilvl w:val="0"/>
              <w:numId w:val="17"/>
            </w:numPr>
            <w:tabs>
              <w:tab w:val="left" w:pos="478"/>
              <w:tab w:val="left" w:pos="479"/>
              <w:tab w:val="right" w:pos="9120"/>
            </w:tabs>
            <w:rPr>
              <w:b/>
            </w:rPr>
          </w:pPr>
          <w:hyperlink w:anchor="_bookmark149" w:history="1">
            <w:r w:rsidR="00AD1397">
              <w:rPr>
                <w:b/>
                <w:color w:val="007FFF"/>
              </w:rPr>
              <w:t>Data</w:t>
            </w:r>
            <w:r w:rsidR="00AD1397">
              <w:rPr>
                <w:b/>
                <w:color w:val="007FFF"/>
                <w:spacing w:val="-2"/>
              </w:rPr>
              <w:t xml:space="preserve"> </w:t>
            </w:r>
            <w:r w:rsidR="00AD1397">
              <w:rPr>
                <w:b/>
                <w:color w:val="007FFF"/>
              </w:rPr>
              <w:t>&amp;</w:t>
            </w:r>
            <w:r w:rsidR="00AD1397">
              <w:rPr>
                <w:b/>
                <w:color w:val="007FFF"/>
                <w:spacing w:val="-1"/>
              </w:rPr>
              <w:t xml:space="preserve"> </w:t>
            </w:r>
            <w:r w:rsidR="00AD1397">
              <w:rPr>
                <w:b/>
                <w:color w:val="007FFF"/>
              </w:rPr>
              <w:t>Methods</w:t>
            </w:r>
          </w:hyperlink>
          <w:r w:rsidR="00AD1397">
            <w:rPr>
              <w:b/>
              <w:color w:val="007FFF"/>
            </w:rPr>
            <w:tab/>
          </w:r>
          <w:hyperlink w:anchor="_bookmark149" w:history="1">
            <w:r w:rsidR="00AD1397">
              <w:rPr>
                <w:b/>
                <w:color w:val="007FFF"/>
              </w:rPr>
              <w:t>84</w:t>
            </w:r>
          </w:hyperlink>
        </w:p>
        <w:p w:rsidR="00DD7756" w:rsidRDefault="00DD7756">
          <w:pPr>
            <w:pStyle w:val="TOC3"/>
            <w:numPr>
              <w:ilvl w:val="1"/>
              <w:numId w:val="17"/>
            </w:numPr>
            <w:tabs>
              <w:tab w:val="left" w:pos="1028"/>
              <w:tab w:val="left" w:pos="1029"/>
              <w:tab w:val="right" w:leader="dot" w:pos="9119"/>
            </w:tabs>
            <w:ind w:hanging="551"/>
          </w:pPr>
          <w:hyperlink w:anchor="_bookmark150" w:history="1">
            <w:r w:rsidR="00AD1397">
              <w:rPr>
                <w:color w:val="007FFF"/>
              </w:rPr>
              <w:t>Introduction</w:t>
            </w:r>
          </w:hyperlink>
          <w:r w:rsidR="00AD1397">
            <w:rPr>
              <w:color w:val="007FFF"/>
            </w:rPr>
            <w:tab/>
          </w:r>
          <w:hyperlink w:anchor="_bookmark150" w:history="1">
            <w:r w:rsidR="00AD1397">
              <w:rPr>
                <w:color w:val="007FFF"/>
              </w:rPr>
              <w:t>84</w:t>
            </w:r>
          </w:hyperlink>
        </w:p>
        <w:p w:rsidR="00DD7756" w:rsidRDefault="00DD7756">
          <w:pPr>
            <w:pStyle w:val="TOC3"/>
            <w:numPr>
              <w:ilvl w:val="1"/>
              <w:numId w:val="17"/>
            </w:numPr>
            <w:tabs>
              <w:tab w:val="left" w:pos="1028"/>
              <w:tab w:val="left" w:pos="1029"/>
              <w:tab w:val="right" w:leader="dot" w:pos="9119"/>
            </w:tabs>
            <w:ind w:hanging="551"/>
          </w:pPr>
          <w:hyperlink w:anchor="_bookmark152" w:history="1">
            <w:r w:rsidR="00AD1397">
              <w:rPr>
                <w:color w:val="007FFF"/>
              </w:rPr>
              <w:t>Data</w:t>
            </w:r>
          </w:hyperlink>
          <w:r w:rsidR="00AD1397">
            <w:rPr>
              <w:color w:val="007FFF"/>
            </w:rPr>
            <w:tab/>
          </w:r>
          <w:hyperlink w:anchor="_bookmark152" w:history="1">
            <w:r w:rsidR="00AD1397">
              <w:rPr>
                <w:color w:val="007FFF"/>
              </w:rPr>
              <w:t>86</w:t>
            </w:r>
          </w:hyperlink>
        </w:p>
        <w:p w:rsidR="00DD7756" w:rsidRDefault="00DD7756">
          <w:pPr>
            <w:pStyle w:val="TOC3"/>
            <w:numPr>
              <w:ilvl w:val="1"/>
              <w:numId w:val="17"/>
            </w:numPr>
            <w:tabs>
              <w:tab w:val="left" w:pos="1028"/>
              <w:tab w:val="left" w:pos="1029"/>
              <w:tab w:val="right" w:leader="dot" w:pos="9119"/>
            </w:tabs>
            <w:spacing w:before="16"/>
            <w:ind w:hanging="551"/>
          </w:pPr>
          <w:hyperlink w:anchor="_bookmark157" w:history="1">
            <w:r w:rsidR="00AD1397">
              <w:rPr>
                <w:color w:val="007FFF"/>
              </w:rPr>
              <w:t>Methods</w:t>
            </w:r>
          </w:hyperlink>
          <w:r w:rsidR="00AD1397">
            <w:rPr>
              <w:color w:val="007FFF"/>
            </w:rPr>
            <w:tab/>
          </w:r>
          <w:hyperlink w:anchor="_bookmark157" w:history="1">
            <w:r w:rsidR="00AD1397">
              <w:rPr>
                <w:color w:val="007FFF"/>
              </w:rPr>
              <w:t>89</w:t>
            </w:r>
          </w:hyperlink>
        </w:p>
        <w:p w:rsidR="00DD7756" w:rsidRDefault="00DD7756">
          <w:pPr>
            <w:pStyle w:val="TOC3"/>
            <w:numPr>
              <w:ilvl w:val="1"/>
              <w:numId w:val="17"/>
            </w:numPr>
            <w:tabs>
              <w:tab w:val="left" w:pos="1028"/>
              <w:tab w:val="left" w:pos="1029"/>
              <w:tab w:val="right" w:leader="dot" w:pos="9119"/>
            </w:tabs>
            <w:ind w:hanging="551"/>
          </w:pPr>
          <w:hyperlink w:anchor="_bookmark164" w:history="1">
            <w:r w:rsidR="00AD1397">
              <w:rPr>
                <w:color w:val="007FFF"/>
              </w:rPr>
              <w:t>Analysis</w:t>
            </w:r>
          </w:hyperlink>
          <w:r w:rsidR="00AD1397">
            <w:rPr>
              <w:color w:val="007FFF"/>
            </w:rPr>
            <w:tab/>
          </w:r>
          <w:hyperlink w:anchor="_bookmark164" w:history="1">
            <w:r w:rsidR="00AD1397">
              <w:rPr>
                <w:color w:val="007FFF"/>
              </w:rPr>
              <w:t>95</w:t>
            </w:r>
          </w:hyperlink>
        </w:p>
        <w:p w:rsidR="00DD7756" w:rsidRDefault="00DD7756">
          <w:pPr>
            <w:pStyle w:val="TOC4"/>
            <w:numPr>
              <w:ilvl w:val="2"/>
              <w:numId w:val="17"/>
            </w:numPr>
            <w:tabs>
              <w:tab w:val="left" w:pos="1793"/>
              <w:tab w:val="left" w:pos="1794"/>
              <w:tab w:val="right" w:leader="dot" w:pos="9119"/>
            </w:tabs>
          </w:pPr>
          <w:hyperlink w:anchor="_bookmark165" w:history="1">
            <w:r w:rsidR="00AD1397">
              <w:rPr>
                <w:color w:val="007FFF"/>
              </w:rPr>
              <w:t>Measuring</w:t>
            </w:r>
            <w:r w:rsidR="00AD1397">
              <w:rPr>
                <w:color w:val="007FFF"/>
                <w:spacing w:val="-2"/>
              </w:rPr>
              <w:t xml:space="preserve"> </w:t>
            </w:r>
            <w:r w:rsidR="00AD1397">
              <w:rPr>
                <w:color w:val="007FFF"/>
              </w:rPr>
              <w:t>lexical</w:t>
            </w:r>
            <w:r w:rsidR="00AD1397">
              <w:rPr>
                <w:color w:val="007FFF"/>
                <w:spacing w:val="-1"/>
              </w:rPr>
              <w:t xml:space="preserve"> </w:t>
            </w:r>
            <w:r w:rsidR="00AD1397">
              <w:rPr>
                <w:color w:val="007FFF"/>
              </w:rPr>
              <w:t>flexibility</w:t>
            </w:r>
          </w:hyperlink>
          <w:r w:rsidR="00AD1397">
            <w:rPr>
              <w:color w:val="007FFF"/>
            </w:rPr>
            <w:tab/>
          </w:r>
          <w:hyperlink w:anchor="_bookmark165" w:history="1">
            <w:r w:rsidR="00AD1397">
              <w:rPr>
                <w:color w:val="007FFF"/>
              </w:rPr>
              <w:t>95</w:t>
            </w:r>
          </w:hyperlink>
        </w:p>
        <w:p w:rsidR="00DD7756" w:rsidRDefault="00DD7756">
          <w:pPr>
            <w:pStyle w:val="TOC4"/>
            <w:numPr>
              <w:ilvl w:val="2"/>
              <w:numId w:val="17"/>
            </w:numPr>
            <w:tabs>
              <w:tab w:val="left" w:pos="1793"/>
              <w:tab w:val="left" w:pos="1794"/>
              <w:tab w:val="right" w:leader="dot" w:pos="9119"/>
            </w:tabs>
            <w:spacing w:before="16"/>
          </w:pPr>
          <w:hyperlink w:anchor="_bookmark169" w:history="1">
            <w:r w:rsidR="00AD1397">
              <w:rPr>
                <w:color w:val="007FFF"/>
              </w:rPr>
              <w:t>Flexibility and</w:t>
            </w:r>
            <w:r w:rsidR="00AD1397">
              <w:rPr>
                <w:color w:val="007FFF"/>
                <w:spacing w:val="-3"/>
              </w:rPr>
              <w:t xml:space="preserve"> </w:t>
            </w:r>
            <w:r w:rsidR="00AD1397">
              <w:rPr>
                <w:color w:val="007FFF"/>
              </w:rPr>
              <w:t>corpus</w:t>
            </w:r>
            <w:r w:rsidR="00AD1397">
              <w:rPr>
                <w:color w:val="007FFF"/>
                <w:spacing w:val="-1"/>
              </w:rPr>
              <w:t xml:space="preserve"> </w:t>
            </w:r>
            <w:r w:rsidR="00AD1397">
              <w:rPr>
                <w:color w:val="007FFF"/>
              </w:rPr>
              <w:t>size</w:t>
            </w:r>
          </w:hyperlink>
          <w:r w:rsidR="00AD1397">
            <w:rPr>
              <w:color w:val="007FFF"/>
            </w:rPr>
            <w:tab/>
          </w:r>
          <w:hyperlink w:anchor="_bookmark169" w:history="1">
            <w:r w:rsidR="00AD1397">
              <w:rPr>
                <w:color w:val="007FFF"/>
              </w:rPr>
              <w:t>97</w:t>
            </w:r>
          </w:hyperlink>
        </w:p>
        <w:p w:rsidR="00DD7756" w:rsidRDefault="00DD7756">
          <w:pPr>
            <w:pStyle w:val="TOC4"/>
            <w:numPr>
              <w:ilvl w:val="2"/>
              <w:numId w:val="17"/>
            </w:numPr>
            <w:tabs>
              <w:tab w:val="left" w:pos="1793"/>
              <w:tab w:val="left" w:pos="1794"/>
              <w:tab w:val="right" w:leader="dot" w:pos="9119"/>
            </w:tabs>
          </w:pPr>
          <w:hyperlink w:anchor="_bookmark170" w:history="1">
            <w:r w:rsidR="00AD1397">
              <w:rPr>
                <w:color w:val="007FFF"/>
              </w:rPr>
              <w:t>Frequency</w:t>
            </w:r>
            <w:r w:rsidR="00AD1397">
              <w:rPr>
                <w:color w:val="007FFF"/>
                <w:spacing w:val="-2"/>
              </w:rPr>
              <w:t xml:space="preserve"> </w:t>
            </w:r>
            <w:r w:rsidR="00AD1397">
              <w:rPr>
                <w:color w:val="007FFF"/>
              </w:rPr>
              <w:t>vs.</w:t>
            </w:r>
            <w:r w:rsidR="00AD1397">
              <w:rPr>
                <w:color w:val="007FFF"/>
                <w:spacing w:val="19"/>
              </w:rPr>
              <w:t xml:space="preserve"> </w:t>
            </w:r>
            <w:r w:rsidR="00AD1397">
              <w:rPr>
                <w:color w:val="007FFF"/>
              </w:rPr>
              <w:t>dispersion</w:t>
            </w:r>
          </w:hyperlink>
          <w:r w:rsidR="00AD1397">
            <w:rPr>
              <w:color w:val="007FFF"/>
            </w:rPr>
            <w:tab/>
          </w:r>
          <w:hyperlink w:anchor="_bookmark170" w:history="1">
            <w:r w:rsidR="00AD1397">
              <w:rPr>
                <w:color w:val="007FFF"/>
              </w:rPr>
              <w:t>98</w:t>
            </w:r>
          </w:hyperlink>
        </w:p>
        <w:p w:rsidR="00DD7756" w:rsidRDefault="00DD7756">
          <w:pPr>
            <w:pStyle w:val="TOC3"/>
            <w:numPr>
              <w:ilvl w:val="1"/>
              <w:numId w:val="17"/>
            </w:numPr>
            <w:tabs>
              <w:tab w:val="left" w:pos="1028"/>
              <w:tab w:val="left" w:pos="1029"/>
              <w:tab w:val="right" w:leader="dot" w:pos="9120"/>
            </w:tabs>
            <w:ind w:hanging="551"/>
          </w:pPr>
          <w:hyperlink w:anchor="_bookmark173" w:history="1">
            <w:r w:rsidR="00AD1397">
              <w:rPr>
                <w:color w:val="007FFF"/>
              </w:rPr>
              <w:t>Summary</w:t>
            </w:r>
          </w:hyperlink>
          <w:r w:rsidR="00AD1397">
            <w:rPr>
              <w:color w:val="007FFF"/>
            </w:rPr>
            <w:tab/>
          </w:r>
          <w:hyperlink w:anchor="_bookmark173" w:history="1">
            <w:r w:rsidR="00AD1397">
              <w:rPr>
                <w:color w:val="007FFF"/>
              </w:rPr>
              <w:t>101</w:t>
            </w:r>
          </w:hyperlink>
        </w:p>
        <w:p w:rsidR="00DD7756" w:rsidRDefault="00DD7756">
          <w:pPr>
            <w:pStyle w:val="TOC1"/>
            <w:numPr>
              <w:ilvl w:val="0"/>
              <w:numId w:val="17"/>
            </w:numPr>
            <w:tabs>
              <w:tab w:val="left" w:pos="478"/>
              <w:tab w:val="left" w:pos="479"/>
              <w:tab w:val="right" w:pos="9120"/>
            </w:tabs>
            <w:spacing w:before="255"/>
            <w:rPr>
              <w:b/>
            </w:rPr>
          </w:pPr>
          <w:hyperlink w:anchor="_bookmark174" w:history="1">
            <w:r w:rsidR="00AD1397">
              <w:rPr>
                <w:b/>
                <w:color w:val="007FFF"/>
              </w:rPr>
              <w:t>Results</w:t>
            </w:r>
          </w:hyperlink>
          <w:r w:rsidR="00AD1397">
            <w:rPr>
              <w:b/>
              <w:color w:val="007FFF"/>
            </w:rPr>
            <w:tab/>
          </w:r>
          <w:hyperlink w:anchor="_bookmark174" w:history="1">
            <w:r w:rsidR="00AD1397">
              <w:rPr>
                <w:b/>
                <w:color w:val="007FFF"/>
              </w:rPr>
              <w:t>103</w:t>
            </w:r>
          </w:hyperlink>
        </w:p>
        <w:p w:rsidR="00DD7756" w:rsidRDefault="00DD7756">
          <w:pPr>
            <w:pStyle w:val="TOC3"/>
            <w:numPr>
              <w:ilvl w:val="1"/>
              <w:numId w:val="17"/>
            </w:numPr>
            <w:tabs>
              <w:tab w:val="left" w:pos="1028"/>
              <w:tab w:val="left" w:pos="1029"/>
              <w:tab w:val="right" w:leader="dot" w:pos="9120"/>
            </w:tabs>
            <w:ind w:hanging="551"/>
          </w:pPr>
          <w:hyperlink w:anchor="_bookmark175" w:history="1">
            <w:r w:rsidR="00AD1397">
              <w:rPr>
                <w:color w:val="007FFF"/>
              </w:rPr>
              <w:t>Introduction</w:t>
            </w:r>
          </w:hyperlink>
          <w:r w:rsidR="00AD1397">
            <w:rPr>
              <w:color w:val="007FFF"/>
            </w:rPr>
            <w:tab/>
          </w:r>
          <w:hyperlink w:anchor="_bookmark175" w:history="1">
            <w:r w:rsidR="00AD1397">
              <w:rPr>
                <w:color w:val="007FFF"/>
              </w:rPr>
              <w:t>103</w:t>
            </w:r>
          </w:hyperlink>
        </w:p>
        <w:p w:rsidR="00DD7756" w:rsidRDefault="00DD7756">
          <w:pPr>
            <w:pStyle w:val="TOC3"/>
            <w:numPr>
              <w:ilvl w:val="1"/>
              <w:numId w:val="17"/>
            </w:numPr>
            <w:tabs>
              <w:tab w:val="left" w:pos="1028"/>
              <w:tab w:val="left" w:pos="1029"/>
              <w:tab w:val="right" w:leader="dot" w:pos="9120"/>
            </w:tabs>
            <w:ind w:hanging="551"/>
          </w:pPr>
          <w:hyperlink w:anchor="_bookmark178" w:history="1">
            <w:r w:rsidR="00AD1397">
              <w:rPr>
                <w:color w:val="007FFF"/>
              </w:rPr>
              <w:t>Interpreting</w:t>
            </w:r>
            <w:r w:rsidR="00AD1397">
              <w:rPr>
                <w:color w:val="007FFF"/>
                <w:spacing w:val="-2"/>
              </w:rPr>
              <w:t xml:space="preserve"> </w:t>
            </w:r>
            <w:r w:rsidR="00AD1397">
              <w:rPr>
                <w:color w:val="007FFF"/>
              </w:rPr>
              <w:t>the</w:t>
            </w:r>
            <w:r w:rsidR="00AD1397">
              <w:rPr>
                <w:color w:val="007FFF"/>
                <w:spacing w:val="-1"/>
              </w:rPr>
              <w:t xml:space="preserve"> </w:t>
            </w:r>
            <w:r w:rsidR="00AD1397">
              <w:rPr>
                <w:color w:val="007FFF"/>
              </w:rPr>
              <w:t>results</w:t>
            </w:r>
          </w:hyperlink>
          <w:r w:rsidR="00AD1397">
            <w:rPr>
              <w:color w:val="007FFF"/>
            </w:rPr>
            <w:tab/>
          </w:r>
          <w:hyperlink w:anchor="_bookmark178" w:history="1">
            <w:r w:rsidR="00AD1397">
              <w:rPr>
                <w:color w:val="007FFF"/>
              </w:rPr>
              <w:t>104</w:t>
            </w:r>
          </w:hyperlink>
        </w:p>
        <w:p w:rsidR="00DD7756" w:rsidRDefault="00DD7756">
          <w:pPr>
            <w:pStyle w:val="TOC3"/>
            <w:numPr>
              <w:ilvl w:val="1"/>
              <w:numId w:val="17"/>
            </w:numPr>
            <w:tabs>
              <w:tab w:val="left" w:pos="1028"/>
              <w:tab w:val="left" w:pos="1029"/>
              <w:tab w:val="right" w:leader="dot" w:pos="9120"/>
            </w:tabs>
            <w:ind w:hanging="551"/>
          </w:pPr>
          <w:hyperlink w:anchor="_bookmark188" w:history="1">
            <w:r w:rsidR="00AD1397">
              <w:rPr>
                <w:color w:val="007FFF"/>
              </w:rPr>
              <w:t>R1: Degree of</w:t>
            </w:r>
            <w:r w:rsidR="00AD1397">
              <w:rPr>
                <w:color w:val="007FFF"/>
                <w:spacing w:val="16"/>
              </w:rPr>
              <w:t xml:space="preserve"> </w:t>
            </w:r>
            <w:r w:rsidR="00AD1397">
              <w:rPr>
                <w:color w:val="007FFF"/>
              </w:rPr>
              <w:t>lexical</w:t>
            </w:r>
            <w:r w:rsidR="00AD1397">
              <w:rPr>
                <w:color w:val="007FFF"/>
                <w:spacing w:val="-2"/>
              </w:rPr>
              <w:t xml:space="preserve"> </w:t>
            </w:r>
            <w:r w:rsidR="00AD1397">
              <w:rPr>
                <w:color w:val="007FFF"/>
              </w:rPr>
              <w:t>flexibility</w:t>
            </w:r>
          </w:hyperlink>
          <w:r w:rsidR="00AD1397">
            <w:rPr>
              <w:color w:val="007FFF"/>
            </w:rPr>
            <w:tab/>
          </w:r>
          <w:hyperlink w:anchor="_bookmark188" w:history="1">
            <w:r w:rsidR="00AD1397">
              <w:rPr>
                <w:color w:val="007FFF"/>
              </w:rPr>
              <w:t>111</w:t>
            </w:r>
          </w:hyperlink>
        </w:p>
        <w:p w:rsidR="00DD7756" w:rsidRDefault="00DD7756">
          <w:pPr>
            <w:pStyle w:val="TOC3"/>
            <w:numPr>
              <w:ilvl w:val="1"/>
              <w:numId w:val="17"/>
            </w:numPr>
            <w:tabs>
              <w:tab w:val="left" w:pos="1028"/>
              <w:tab w:val="left" w:pos="1029"/>
              <w:tab w:val="right" w:leader="dot" w:pos="9120"/>
            </w:tabs>
            <w:spacing w:before="16"/>
            <w:ind w:hanging="551"/>
          </w:pPr>
          <w:hyperlink w:anchor="_bookmark196" w:history="1">
            <w:r w:rsidR="00AD1397">
              <w:rPr>
                <w:color w:val="007FFF"/>
              </w:rPr>
              <w:t>R2: Lexical flexibility and</w:t>
            </w:r>
            <w:r w:rsidR="00AD1397">
              <w:rPr>
                <w:color w:val="007FFF"/>
                <w:spacing w:val="14"/>
              </w:rPr>
              <w:t xml:space="preserve"> </w:t>
            </w:r>
            <w:r w:rsidR="00AD1397">
              <w:rPr>
                <w:color w:val="007FFF"/>
              </w:rPr>
              <w:t>corpus</w:t>
            </w:r>
            <w:r w:rsidR="00AD1397">
              <w:rPr>
                <w:color w:val="007FFF"/>
                <w:spacing w:val="-1"/>
              </w:rPr>
              <w:t xml:space="preserve"> </w:t>
            </w:r>
            <w:r w:rsidR="00AD1397">
              <w:rPr>
                <w:color w:val="007FFF"/>
              </w:rPr>
              <w:t>size</w:t>
            </w:r>
          </w:hyperlink>
          <w:r w:rsidR="00AD1397">
            <w:rPr>
              <w:color w:val="007FFF"/>
            </w:rPr>
            <w:tab/>
          </w:r>
          <w:hyperlink w:anchor="_bookmark196" w:history="1">
            <w:r w:rsidR="00AD1397">
              <w:rPr>
                <w:color w:val="007FFF"/>
              </w:rPr>
              <w:t>118</w:t>
            </w:r>
          </w:hyperlink>
        </w:p>
        <w:p w:rsidR="00DD7756" w:rsidRDefault="00DD7756">
          <w:pPr>
            <w:pStyle w:val="TOC3"/>
            <w:numPr>
              <w:ilvl w:val="1"/>
              <w:numId w:val="17"/>
            </w:numPr>
            <w:tabs>
              <w:tab w:val="left" w:pos="1028"/>
              <w:tab w:val="left" w:pos="1029"/>
              <w:tab w:val="right" w:leader="dot" w:pos="9120"/>
            </w:tabs>
            <w:ind w:hanging="551"/>
          </w:pPr>
          <w:hyperlink w:anchor="_bookmark206" w:history="1">
            <w:r w:rsidR="00AD1397">
              <w:rPr>
                <w:color w:val="007FFF"/>
              </w:rPr>
              <w:t>R3: Lexical flexibility and frequency</w:t>
            </w:r>
            <w:r w:rsidR="00AD1397">
              <w:rPr>
                <w:color w:val="007FFF"/>
                <w:spacing w:val="12"/>
              </w:rPr>
              <w:t xml:space="preserve"> </w:t>
            </w:r>
            <w:r w:rsidR="00AD1397">
              <w:rPr>
                <w:color w:val="007FFF"/>
              </w:rPr>
              <w:t>/</w:t>
            </w:r>
            <w:r w:rsidR="00AD1397">
              <w:rPr>
                <w:color w:val="007FFF"/>
                <w:spacing w:val="-2"/>
              </w:rPr>
              <w:t xml:space="preserve"> </w:t>
            </w:r>
            <w:r w:rsidR="00AD1397">
              <w:rPr>
                <w:color w:val="007FFF"/>
              </w:rPr>
              <w:t>dispersion</w:t>
            </w:r>
          </w:hyperlink>
          <w:r w:rsidR="00AD1397">
            <w:rPr>
              <w:color w:val="007FFF"/>
            </w:rPr>
            <w:tab/>
          </w:r>
          <w:hyperlink w:anchor="_bookmark206" w:history="1">
            <w:r w:rsidR="00AD1397">
              <w:rPr>
                <w:color w:val="007FFF"/>
              </w:rPr>
              <w:t>123</w:t>
            </w:r>
          </w:hyperlink>
        </w:p>
        <w:p w:rsidR="00DD7756" w:rsidRDefault="00DD7756">
          <w:pPr>
            <w:pStyle w:val="TOC3"/>
            <w:numPr>
              <w:ilvl w:val="1"/>
              <w:numId w:val="17"/>
            </w:numPr>
            <w:tabs>
              <w:tab w:val="left" w:pos="1028"/>
              <w:tab w:val="left" w:pos="1029"/>
              <w:tab w:val="right" w:leader="dot" w:pos="9120"/>
            </w:tabs>
            <w:ind w:hanging="551"/>
          </w:pPr>
          <w:hyperlink w:anchor="_bookmark213" w:history="1">
            <w:r w:rsidR="00AD1397">
              <w:rPr>
                <w:color w:val="007FFF"/>
              </w:rPr>
              <w:t>R4: The semantics of</w:t>
            </w:r>
            <w:r w:rsidR="00AD1397">
              <w:rPr>
                <w:color w:val="007FFF"/>
                <w:spacing w:val="13"/>
              </w:rPr>
              <w:t xml:space="preserve"> </w:t>
            </w:r>
            <w:r w:rsidR="00AD1397">
              <w:rPr>
                <w:color w:val="007FFF"/>
              </w:rPr>
              <w:t>lexical</w:t>
            </w:r>
            <w:r w:rsidR="00AD1397">
              <w:rPr>
                <w:color w:val="007FFF"/>
                <w:spacing w:val="-2"/>
              </w:rPr>
              <w:t xml:space="preserve"> </w:t>
            </w:r>
            <w:r w:rsidR="00AD1397">
              <w:rPr>
                <w:color w:val="007FFF"/>
              </w:rPr>
              <w:t>flexibility</w:t>
            </w:r>
          </w:hyperlink>
          <w:r w:rsidR="00AD1397">
            <w:rPr>
              <w:color w:val="007FFF"/>
            </w:rPr>
            <w:tab/>
          </w:r>
          <w:hyperlink w:anchor="_bookmark213" w:history="1">
            <w:r w:rsidR="00AD1397">
              <w:rPr>
                <w:color w:val="007FFF"/>
              </w:rPr>
              <w:t>127</w:t>
            </w:r>
          </w:hyperlink>
        </w:p>
        <w:p w:rsidR="00DD7756" w:rsidRDefault="00DD7756">
          <w:pPr>
            <w:pStyle w:val="TOC4"/>
            <w:numPr>
              <w:ilvl w:val="2"/>
              <w:numId w:val="17"/>
            </w:numPr>
            <w:tabs>
              <w:tab w:val="left" w:pos="1793"/>
              <w:tab w:val="left" w:pos="1794"/>
              <w:tab w:val="right" w:leader="dot" w:pos="9120"/>
            </w:tabs>
            <w:spacing w:before="16"/>
          </w:pPr>
          <w:hyperlink w:anchor="_bookmark214" w:history="1">
            <w:r w:rsidR="00AD1397">
              <w:rPr>
                <w:color w:val="007FFF"/>
              </w:rPr>
              <w:t>English</w:t>
            </w:r>
          </w:hyperlink>
          <w:r w:rsidR="00AD1397">
            <w:rPr>
              <w:color w:val="007FFF"/>
            </w:rPr>
            <w:tab/>
          </w:r>
          <w:hyperlink w:anchor="_bookmark214" w:history="1">
            <w:r w:rsidR="00AD1397">
              <w:rPr>
                <w:color w:val="007FFF"/>
              </w:rPr>
              <w:t>128</w:t>
            </w:r>
          </w:hyperlink>
        </w:p>
        <w:p w:rsidR="00DD7756" w:rsidRDefault="00DD7756">
          <w:pPr>
            <w:pStyle w:val="TOC4"/>
            <w:numPr>
              <w:ilvl w:val="2"/>
              <w:numId w:val="17"/>
            </w:numPr>
            <w:tabs>
              <w:tab w:val="left" w:pos="1793"/>
              <w:tab w:val="left" w:pos="1794"/>
              <w:tab w:val="right" w:leader="dot" w:pos="9120"/>
            </w:tabs>
          </w:pPr>
          <w:hyperlink w:anchor="_bookmark218" w:history="1">
            <w:r w:rsidR="00AD1397">
              <w:rPr>
                <w:color w:val="007FFF"/>
              </w:rPr>
              <w:t>Nuuchahnulth</w:t>
            </w:r>
          </w:hyperlink>
          <w:r w:rsidR="00AD1397">
            <w:rPr>
              <w:color w:val="007FFF"/>
            </w:rPr>
            <w:tab/>
          </w:r>
          <w:hyperlink w:anchor="_bookmark218" w:history="1">
            <w:r w:rsidR="00AD1397">
              <w:rPr>
                <w:color w:val="007FFF"/>
              </w:rPr>
              <w:t>130</w:t>
            </w:r>
          </w:hyperlink>
        </w:p>
        <w:p w:rsidR="00DD7756" w:rsidRDefault="00DD7756">
          <w:pPr>
            <w:pStyle w:val="TOC1"/>
            <w:numPr>
              <w:ilvl w:val="0"/>
              <w:numId w:val="17"/>
            </w:numPr>
            <w:tabs>
              <w:tab w:val="left" w:pos="478"/>
              <w:tab w:val="left" w:pos="479"/>
              <w:tab w:val="right" w:pos="9120"/>
            </w:tabs>
            <w:rPr>
              <w:b/>
            </w:rPr>
          </w:pPr>
          <w:hyperlink w:anchor="_bookmark227" w:history="1">
            <w:r w:rsidR="00AD1397">
              <w:rPr>
                <w:b/>
                <w:color w:val="007FFF"/>
              </w:rPr>
              <w:t>Conclusion</w:t>
            </w:r>
          </w:hyperlink>
          <w:r w:rsidR="00AD1397">
            <w:rPr>
              <w:b/>
              <w:color w:val="007FFF"/>
            </w:rPr>
            <w:tab/>
          </w:r>
          <w:hyperlink w:anchor="_bookmark227" w:history="1">
            <w:r w:rsidR="00AD1397">
              <w:rPr>
                <w:b/>
                <w:color w:val="007FFF"/>
              </w:rPr>
              <w:t>137</w:t>
            </w:r>
          </w:hyperlink>
        </w:p>
        <w:p w:rsidR="00DD7756" w:rsidRDefault="00DD7756">
          <w:pPr>
            <w:pStyle w:val="TOC2"/>
            <w:rPr>
              <w:b/>
            </w:rPr>
          </w:pPr>
          <w:hyperlink w:anchor="_bookmark227" w:history="1">
            <w:r w:rsidR="00AD1397">
              <w:rPr>
                <w:b/>
                <w:color w:val="007FFF"/>
              </w:rPr>
              <w:t>Appendices</w:t>
            </w:r>
          </w:hyperlink>
        </w:p>
        <w:p w:rsidR="00DD7756" w:rsidRDefault="00DD7756">
          <w:pPr>
            <w:pStyle w:val="TOC1"/>
            <w:numPr>
              <w:ilvl w:val="0"/>
              <w:numId w:val="16"/>
            </w:numPr>
            <w:tabs>
              <w:tab w:val="left" w:pos="479"/>
              <w:tab w:val="right" w:pos="9120"/>
            </w:tabs>
            <w:spacing w:before="244"/>
            <w:rPr>
              <w:b/>
            </w:rPr>
          </w:pPr>
          <w:hyperlink w:anchor="_bookmark228" w:history="1">
            <w:r w:rsidR="00AD1397">
              <w:rPr>
                <w:b/>
                <w:color w:val="007FFF"/>
              </w:rPr>
              <w:t>Early</w:t>
            </w:r>
            <w:r w:rsidR="00AD1397">
              <w:rPr>
                <w:b/>
                <w:color w:val="007FFF"/>
                <w:spacing w:val="-2"/>
              </w:rPr>
              <w:t xml:space="preserve"> </w:t>
            </w:r>
            <w:r w:rsidR="00AD1397">
              <w:rPr>
                <w:b/>
                <w:color w:val="007FFF"/>
              </w:rPr>
              <w:t>grammatical</w:t>
            </w:r>
            <w:r w:rsidR="00AD1397">
              <w:rPr>
                <w:b/>
                <w:color w:val="007FFF"/>
                <w:spacing w:val="-1"/>
              </w:rPr>
              <w:t xml:space="preserve"> </w:t>
            </w:r>
            <w:r w:rsidR="00AD1397">
              <w:rPr>
                <w:b/>
                <w:color w:val="007FFF"/>
              </w:rPr>
              <w:t>descriptions</w:t>
            </w:r>
          </w:hyperlink>
          <w:r w:rsidR="00AD1397">
            <w:rPr>
              <w:b/>
              <w:color w:val="007FFF"/>
            </w:rPr>
            <w:tab/>
          </w:r>
          <w:hyperlink w:anchor="_bookmark228" w:history="1">
            <w:r w:rsidR="00AD1397">
              <w:rPr>
                <w:b/>
                <w:color w:val="007FFF"/>
              </w:rPr>
              <w:t>139</w:t>
            </w:r>
          </w:hyperlink>
        </w:p>
        <w:p w:rsidR="00DD7756" w:rsidRDefault="00DD7756">
          <w:pPr>
            <w:pStyle w:val="TOC1"/>
            <w:numPr>
              <w:ilvl w:val="0"/>
              <w:numId w:val="16"/>
            </w:numPr>
            <w:tabs>
              <w:tab w:val="left" w:pos="478"/>
              <w:tab w:val="left" w:pos="479"/>
              <w:tab w:val="right" w:pos="9120"/>
            </w:tabs>
            <w:spacing w:before="255"/>
            <w:rPr>
              <w:b/>
            </w:rPr>
          </w:pPr>
          <w:hyperlink w:anchor="_bookmark232" w:history="1">
            <w:r w:rsidR="00AD1397">
              <w:rPr>
                <w:b/>
                <w:color w:val="007FFF"/>
              </w:rPr>
              <w:t>100-item</w:t>
            </w:r>
            <w:r w:rsidR="00AD1397">
              <w:rPr>
                <w:b/>
                <w:color w:val="007FFF"/>
                <w:spacing w:val="-2"/>
              </w:rPr>
              <w:t xml:space="preserve"> </w:t>
            </w:r>
            <w:r w:rsidR="00AD1397">
              <w:rPr>
                <w:b/>
                <w:color w:val="007FFF"/>
              </w:rPr>
              <w:t>samples</w:t>
            </w:r>
          </w:hyperlink>
          <w:r w:rsidR="00AD1397">
            <w:rPr>
              <w:b/>
              <w:color w:val="007FFF"/>
            </w:rPr>
            <w:tab/>
          </w:r>
          <w:hyperlink w:anchor="_bookmark232" w:history="1">
            <w:r w:rsidR="00AD1397">
              <w:rPr>
                <w:b/>
                <w:color w:val="007FFF"/>
              </w:rPr>
              <w:t>141</w:t>
            </w:r>
          </w:hyperlink>
        </w:p>
        <w:p w:rsidR="00DD7756" w:rsidRDefault="00DD7756">
          <w:pPr>
            <w:pStyle w:val="TOC3"/>
            <w:numPr>
              <w:ilvl w:val="1"/>
              <w:numId w:val="16"/>
            </w:numPr>
            <w:tabs>
              <w:tab w:val="left" w:pos="1028"/>
              <w:tab w:val="left" w:pos="1029"/>
              <w:tab w:val="right" w:leader="dot" w:pos="9120"/>
            </w:tabs>
            <w:ind w:hanging="551"/>
          </w:pPr>
          <w:hyperlink w:anchor="_bookmark233" w:history="1">
            <w:r w:rsidR="00AD1397">
              <w:rPr>
                <w:color w:val="007FFF"/>
              </w:rPr>
              <w:t>English</w:t>
            </w:r>
          </w:hyperlink>
          <w:r w:rsidR="00AD1397">
            <w:rPr>
              <w:color w:val="007FFF"/>
            </w:rPr>
            <w:tab/>
          </w:r>
          <w:hyperlink w:anchor="_bookmark233" w:history="1">
            <w:r w:rsidR="00AD1397">
              <w:rPr>
                <w:color w:val="007FFF"/>
              </w:rPr>
              <w:t>141</w:t>
            </w:r>
          </w:hyperlink>
        </w:p>
        <w:p w:rsidR="00DD7756" w:rsidRDefault="00DD7756">
          <w:pPr>
            <w:pStyle w:val="TOC3"/>
            <w:numPr>
              <w:ilvl w:val="1"/>
              <w:numId w:val="16"/>
            </w:numPr>
            <w:tabs>
              <w:tab w:val="left" w:pos="1028"/>
              <w:tab w:val="left" w:pos="1029"/>
              <w:tab w:val="right" w:leader="dot" w:pos="9120"/>
            </w:tabs>
            <w:ind w:hanging="551"/>
          </w:pPr>
          <w:hyperlink w:anchor="_bookmark236" w:history="1">
            <w:r w:rsidR="00AD1397">
              <w:rPr>
                <w:color w:val="007FFF"/>
              </w:rPr>
              <w:t>Nuuchahnulth</w:t>
            </w:r>
          </w:hyperlink>
          <w:r w:rsidR="00AD1397">
            <w:rPr>
              <w:color w:val="007FFF"/>
            </w:rPr>
            <w:tab/>
          </w:r>
          <w:hyperlink w:anchor="_bookmark236" w:history="1">
            <w:r w:rsidR="00AD1397">
              <w:rPr>
                <w:color w:val="007FFF"/>
              </w:rPr>
              <w:t>145</w:t>
            </w:r>
          </w:hyperlink>
        </w:p>
        <w:p w:rsidR="00DD7756" w:rsidRDefault="00DD7756">
          <w:pPr>
            <w:pStyle w:val="TOC1"/>
            <w:numPr>
              <w:ilvl w:val="0"/>
              <w:numId w:val="16"/>
            </w:numPr>
            <w:tabs>
              <w:tab w:val="left" w:pos="479"/>
              <w:tab w:val="right" w:pos="9120"/>
            </w:tabs>
            <w:spacing w:before="255"/>
            <w:rPr>
              <w:b/>
            </w:rPr>
          </w:pPr>
          <w:hyperlink w:anchor="_bookmark240" w:history="1">
            <w:r w:rsidR="00AD1397">
              <w:rPr>
                <w:b/>
                <w:color w:val="007FFF"/>
              </w:rPr>
              <w:t>Sample</w:t>
            </w:r>
            <w:r w:rsidR="00AD1397">
              <w:rPr>
                <w:b/>
                <w:color w:val="007FFF"/>
                <w:spacing w:val="-2"/>
              </w:rPr>
              <w:t xml:space="preserve"> </w:t>
            </w:r>
            <w:r w:rsidR="00AD1397">
              <w:rPr>
                <w:b/>
                <w:color w:val="007FFF"/>
              </w:rPr>
              <w:t>annotations</w:t>
            </w:r>
          </w:hyperlink>
          <w:r w:rsidR="00AD1397">
            <w:rPr>
              <w:b/>
              <w:color w:val="007FFF"/>
            </w:rPr>
            <w:tab/>
          </w:r>
          <w:hyperlink w:anchor="_bookmark240" w:history="1">
            <w:r w:rsidR="00AD1397">
              <w:rPr>
                <w:b/>
                <w:color w:val="007FFF"/>
              </w:rPr>
              <w:t>149</w:t>
            </w:r>
          </w:hyperlink>
        </w:p>
        <w:p w:rsidR="00DD7756" w:rsidRDefault="00DD7756">
          <w:pPr>
            <w:pStyle w:val="TOC3"/>
            <w:numPr>
              <w:ilvl w:val="1"/>
              <w:numId w:val="16"/>
            </w:numPr>
            <w:tabs>
              <w:tab w:val="left" w:pos="1028"/>
              <w:tab w:val="left" w:pos="1029"/>
              <w:tab w:val="right" w:leader="dot" w:pos="9120"/>
            </w:tabs>
            <w:ind w:hanging="551"/>
          </w:pPr>
          <w:hyperlink w:anchor="_bookmark241" w:history="1">
            <w:r w:rsidR="00AD1397">
              <w:rPr>
                <w:color w:val="007FFF"/>
              </w:rPr>
              <w:t>English</w:t>
            </w:r>
          </w:hyperlink>
          <w:r w:rsidR="00AD1397">
            <w:rPr>
              <w:color w:val="007FFF"/>
            </w:rPr>
            <w:tab/>
          </w:r>
          <w:hyperlink w:anchor="_bookmark241" w:history="1">
            <w:r w:rsidR="00AD1397">
              <w:rPr>
                <w:color w:val="007FFF"/>
              </w:rPr>
              <w:t>149</w:t>
            </w:r>
          </w:hyperlink>
        </w:p>
        <w:p w:rsidR="00DD7756" w:rsidRDefault="00DD7756">
          <w:pPr>
            <w:pStyle w:val="TOC3"/>
            <w:numPr>
              <w:ilvl w:val="1"/>
              <w:numId w:val="16"/>
            </w:numPr>
            <w:tabs>
              <w:tab w:val="left" w:pos="1028"/>
              <w:tab w:val="left" w:pos="1029"/>
              <w:tab w:val="right" w:leader="dot" w:pos="9120"/>
            </w:tabs>
            <w:ind w:hanging="551"/>
          </w:pPr>
          <w:hyperlink w:anchor="_bookmark242" w:history="1">
            <w:r w:rsidR="00AD1397">
              <w:rPr>
                <w:color w:val="007FFF"/>
              </w:rPr>
              <w:t>Nuuchahnulth</w:t>
            </w:r>
          </w:hyperlink>
          <w:r w:rsidR="00AD1397">
            <w:rPr>
              <w:color w:val="007FFF"/>
            </w:rPr>
            <w:tab/>
          </w:r>
          <w:hyperlink w:anchor="_bookmark242" w:history="1">
            <w:r w:rsidR="00AD1397">
              <w:rPr>
                <w:color w:val="007FFF"/>
              </w:rPr>
              <w:t>150</w:t>
            </w:r>
          </w:hyperlink>
        </w:p>
      </w:sdtContent>
    </w:sdt>
    <w:p w:rsidR="00DD7756" w:rsidRDefault="00DD7756">
      <w:pPr>
        <w:sectPr w:rsidR="00DD7756">
          <w:type w:val="continuous"/>
          <w:pgSz w:w="12240" w:h="15840"/>
          <w:pgMar w:top="1380" w:right="900" w:bottom="763" w:left="1680" w:header="720" w:footer="720" w:gutter="0"/>
          <w:cols w:space="720"/>
        </w:sectPr>
      </w:pPr>
    </w:p>
    <w:p w:rsidR="00DD7756" w:rsidRDefault="00DD7756">
      <w:pPr>
        <w:spacing w:before="88"/>
        <w:ind w:left="478"/>
        <w:rPr>
          <w:b/>
          <w:sz w:val="28"/>
        </w:rPr>
      </w:pPr>
      <w:hyperlink w:anchor="_bookmark242" w:history="1">
        <w:r w:rsidR="00AD1397">
          <w:rPr>
            <w:b/>
            <w:color w:val="007FFF"/>
            <w:sz w:val="28"/>
          </w:rPr>
          <w:t>Backmatter</w:t>
        </w:r>
      </w:hyperlink>
    </w:p>
    <w:p w:rsidR="00DD7756" w:rsidRDefault="00DD7756">
      <w:pPr>
        <w:pStyle w:val="BodyText"/>
        <w:tabs>
          <w:tab w:val="left" w:pos="8768"/>
        </w:tabs>
        <w:spacing w:before="245"/>
        <w:ind w:left="478"/>
        <w:rPr>
          <w:b/>
        </w:rPr>
      </w:pPr>
      <w:hyperlink w:anchor="_bookmark243" w:history="1">
        <w:r w:rsidR="00AD1397">
          <w:rPr>
            <w:b/>
            <w:color w:val="007FFF"/>
          </w:rPr>
          <w:t>References</w:t>
        </w:r>
      </w:hyperlink>
      <w:r w:rsidR="00AD1397">
        <w:rPr>
          <w:b/>
          <w:color w:val="007FFF"/>
        </w:rPr>
        <w:tab/>
      </w:r>
      <w:hyperlink w:anchor="_bookmark243" w:history="1">
        <w:r w:rsidR="00AD1397">
          <w:rPr>
            <w:b/>
            <w:color w:val="007FFF"/>
          </w:rPr>
          <w:t>108</w:t>
        </w:r>
      </w:hyperlink>
    </w:p>
    <w:p w:rsidR="00DD7756" w:rsidRDefault="00DD7756">
      <w:pPr>
        <w:pStyle w:val="BodyText"/>
        <w:spacing w:before="3"/>
        <w:rPr>
          <w:b/>
          <w:sz w:val="22"/>
        </w:rPr>
      </w:pPr>
    </w:p>
    <w:p w:rsidR="00DD7756" w:rsidRDefault="00DD7756">
      <w:pPr>
        <w:pStyle w:val="BodyText"/>
        <w:tabs>
          <w:tab w:val="left" w:pos="8768"/>
        </w:tabs>
        <w:spacing w:before="1"/>
        <w:ind w:left="478"/>
        <w:rPr>
          <w:b/>
        </w:rPr>
      </w:pPr>
      <w:hyperlink w:anchor="_bookmark492" w:history="1">
        <w:r w:rsidR="00AD1397">
          <w:rPr>
            <w:b/>
            <w:color w:val="007FFF"/>
          </w:rPr>
          <w:t>Language</w:t>
        </w:r>
        <w:r w:rsidR="00AD1397">
          <w:rPr>
            <w:b/>
            <w:color w:val="007FFF"/>
            <w:spacing w:val="-4"/>
          </w:rPr>
          <w:t xml:space="preserve"> </w:t>
        </w:r>
        <w:r w:rsidR="00AD1397">
          <w:rPr>
            <w:b/>
            <w:color w:val="007FFF"/>
          </w:rPr>
          <w:t>Index</w:t>
        </w:r>
      </w:hyperlink>
      <w:r w:rsidR="00AD1397">
        <w:rPr>
          <w:b/>
          <w:color w:val="007FFF"/>
        </w:rPr>
        <w:tab/>
      </w:r>
      <w:hyperlink w:anchor="_bookmark492" w:history="1">
        <w:r w:rsidR="00AD1397">
          <w:rPr>
            <w:b/>
            <w:color w:val="007FFF"/>
          </w:rPr>
          <w:t>125</w:t>
        </w:r>
      </w:hyperlink>
    </w:p>
    <w:p w:rsidR="00DD7756" w:rsidRDefault="00DD7756">
      <w:pPr>
        <w:sectPr w:rsidR="00DD7756">
          <w:footerReference w:type="default" r:id="rId16"/>
          <w:pgSz w:w="12240" w:h="15840"/>
          <w:pgMar w:top="1340" w:right="900" w:bottom="1040" w:left="1680" w:header="0" w:footer="856" w:gutter="0"/>
          <w:cols w:space="720"/>
        </w:sect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spacing w:before="9"/>
        <w:rPr>
          <w:b/>
          <w:sz w:val="27"/>
        </w:rPr>
      </w:pPr>
    </w:p>
    <w:p w:rsidR="00DD7756" w:rsidRDefault="00AD1397">
      <w:pPr>
        <w:pStyle w:val="Heading1"/>
        <w:spacing w:before="106"/>
        <w:rPr>
          <w:b/>
        </w:rPr>
      </w:pPr>
      <w:bookmarkStart w:id="11" w:name="List_of_Figures"/>
      <w:bookmarkStart w:id="12" w:name="_bookmark7"/>
      <w:bookmarkEnd w:id="11"/>
      <w:bookmarkEnd w:id="12"/>
      <w:r>
        <w:rPr>
          <w:b/>
        </w:rPr>
        <w:t>List of Figures</w:t>
      </w:r>
    </w:p>
    <w:p w:rsidR="00DD7756" w:rsidRDefault="00DD7756">
      <w:pPr>
        <w:pStyle w:val="BodyText"/>
        <w:spacing w:before="3"/>
        <w:rPr>
          <w:b/>
          <w:sz w:val="83"/>
        </w:rPr>
      </w:pPr>
    </w:p>
    <w:p w:rsidR="00DD7756" w:rsidRDefault="00DD7756">
      <w:pPr>
        <w:pStyle w:val="ListParagraph"/>
        <w:numPr>
          <w:ilvl w:val="1"/>
          <w:numId w:val="15"/>
        </w:numPr>
        <w:tabs>
          <w:tab w:val="left" w:pos="1028"/>
          <w:tab w:val="left" w:pos="1029"/>
        </w:tabs>
        <w:spacing w:before="1"/>
        <w:ind w:hanging="551"/>
        <w:rPr>
          <w:sz w:val="24"/>
        </w:rPr>
      </w:pPr>
      <w:hyperlink w:anchor="_bookmark55" w:history="1">
        <w:r w:rsidR="00AD1397">
          <w:rPr>
            <w:color w:val="007FFF"/>
            <w:sz w:val="24"/>
          </w:rPr>
          <w:t>Timeline</w:t>
        </w:r>
        <w:r w:rsidR="00AD1397">
          <w:rPr>
            <w:color w:val="007FFF"/>
            <w:spacing w:val="-17"/>
            <w:sz w:val="24"/>
          </w:rPr>
          <w:t xml:space="preserve"> </w:t>
        </w:r>
        <w:r w:rsidR="00AD1397">
          <w:rPr>
            <w:color w:val="007FFF"/>
            <w:sz w:val="24"/>
          </w:rPr>
          <w:t>of</w:t>
        </w:r>
        <w:r w:rsidR="00AD1397">
          <w:rPr>
            <w:color w:val="007FFF"/>
            <w:spacing w:val="-17"/>
            <w:sz w:val="24"/>
          </w:rPr>
          <w:t xml:space="preserve"> </w:t>
        </w:r>
        <w:r w:rsidR="00AD1397">
          <w:rPr>
            <w:color w:val="007FFF"/>
            <w:sz w:val="24"/>
          </w:rPr>
          <w:t>early</w:t>
        </w:r>
        <w:r w:rsidR="00AD1397">
          <w:rPr>
            <w:color w:val="007FFF"/>
            <w:spacing w:val="-16"/>
            <w:sz w:val="24"/>
          </w:rPr>
          <w:t xml:space="preserve"> </w:t>
        </w:r>
        <w:r w:rsidR="00AD1397">
          <w:rPr>
            <w:color w:val="007FFF"/>
            <w:sz w:val="24"/>
          </w:rPr>
          <w:t>grammatical</w:t>
        </w:r>
        <w:r w:rsidR="00AD1397">
          <w:rPr>
            <w:color w:val="007FFF"/>
            <w:spacing w:val="-17"/>
            <w:sz w:val="24"/>
          </w:rPr>
          <w:t xml:space="preserve"> </w:t>
        </w:r>
        <w:r w:rsidR="00AD1397">
          <w:rPr>
            <w:color w:val="007FFF"/>
            <w:sz w:val="24"/>
          </w:rPr>
          <w:t>descriptions</w:t>
        </w:r>
        <w:r w:rsidR="00AD1397">
          <w:rPr>
            <w:color w:val="007FFF"/>
            <w:spacing w:val="-17"/>
            <w:sz w:val="24"/>
          </w:rPr>
          <w:t xml:space="preserve"> </w:t>
        </w:r>
        <w:r w:rsidR="00AD1397">
          <w:rPr>
            <w:color w:val="007FFF"/>
            <w:sz w:val="24"/>
          </w:rPr>
          <w:t>of</w:t>
        </w:r>
        <w:r w:rsidR="00AD1397">
          <w:rPr>
            <w:color w:val="007FFF"/>
            <w:spacing w:val="-17"/>
            <w:sz w:val="24"/>
          </w:rPr>
          <w:t xml:space="preserve"> </w:t>
        </w:r>
        <w:r w:rsidR="00AD1397">
          <w:rPr>
            <w:color w:val="007FFF"/>
            <w:sz w:val="24"/>
          </w:rPr>
          <w:t>European</w:t>
        </w:r>
        <w:r w:rsidR="00AD1397">
          <w:rPr>
            <w:color w:val="007FFF"/>
            <w:spacing w:val="-18"/>
            <w:sz w:val="24"/>
          </w:rPr>
          <w:t xml:space="preserve"> </w:t>
        </w:r>
        <w:r w:rsidR="00AD1397">
          <w:rPr>
            <w:color w:val="007FFF"/>
            <w:sz w:val="24"/>
          </w:rPr>
          <w:t>vs.</w:t>
        </w:r>
        <w:r w:rsidR="00AD1397">
          <w:rPr>
            <w:color w:val="007FFF"/>
            <w:spacing w:val="13"/>
            <w:sz w:val="24"/>
          </w:rPr>
          <w:t xml:space="preserve"> </w:t>
        </w:r>
        <w:r w:rsidR="00AD1397">
          <w:rPr>
            <w:color w:val="007FFF"/>
            <w:sz w:val="24"/>
          </w:rPr>
          <w:t>American</w:t>
        </w:r>
        <w:r w:rsidR="00AD1397">
          <w:rPr>
            <w:color w:val="007FFF"/>
            <w:spacing w:val="-18"/>
            <w:sz w:val="24"/>
          </w:rPr>
          <w:t xml:space="preserve"> </w:t>
        </w:r>
        <w:r w:rsidR="00AD1397">
          <w:rPr>
            <w:color w:val="007FFF"/>
            <w:sz w:val="24"/>
          </w:rPr>
          <w:t>languages</w:t>
        </w:r>
      </w:hyperlink>
      <w:r w:rsidR="00AD1397">
        <w:rPr>
          <w:color w:val="007FFF"/>
          <w:spacing w:val="22"/>
          <w:sz w:val="24"/>
        </w:rPr>
        <w:t xml:space="preserve"> </w:t>
      </w:r>
      <w:hyperlink w:anchor="_bookmark55" w:history="1">
        <w:r w:rsidR="00AD1397">
          <w:rPr>
            <w:color w:val="007FFF"/>
            <w:sz w:val="24"/>
          </w:rPr>
          <w:t>29</w:t>
        </w:r>
      </w:hyperlink>
    </w:p>
    <w:p w:rsidR="00DD7756" w:rsidRDefault="00DD7756">
      <w:pPr>
        <w:pStyle w:val="ListParagraph"/>
        <w:numPr>
          <w:ilvl w:val="1"/>
          <w:numId w:val="15"/>
        </w:numPr>
        <w:tabs>
          <w:tab w:val="left" w:pos="1028"/>
          <w:tab w:val="left" w:pos="1029"/>
          <w:tab w:val="left" w:leader="dot" w:pos="8897"/>
        </w:tabs>
        <w:spacing w:before="15"/>
        <w:ind w:hanging="551"/>
        <w:rPr>
          <w:sz w:val="24"/>
        </w:rPr>
      </w:pPr>
      <w:hyperlink w:anchor="_bookmark88" w:history="1">
        <w:r w:rsidR="00AD1397">
          <w:rPr>
            <w:color w:val="007FFF"/>
            <w:sz w:val="24"/>
          </w:rPr>
          <w:t>Monocentric vs.</w:t>
        </w:r>
        <w:r w:rsidR="00AD1397">
          <w:rPr>
            <w:color w:val="007FFF"/>
            <w:spacing w:val="12"/>
            <w:sz w:val="24"/>
          </w:rPr>
          <w:t xml:space="preserve"> </w:t>
        </w:r>
        <w:r w:rsidR="00AD1397">
          <w:rPr>
            <w:color w:val="007FFF"/>
            <w:sz w:val="24"/>
          </w:rPr>
          <w:t>polycentric</w:t>
        </w:r>
        <w:r w:rsidR="00AD1397">
          <w:rPr>
            <w:color w:val="007FFF"/>
            <w:spacing w:val="-3"/>
            <w:sz w:val="24"/>
          </w:rPr>
          <w:t xml:space="preserve"> </w:t>
        </w:r>
        <w:r w:rsidR="00AD1397">
          <w:rPr>
            <w:color w:val="007FFF"/>
            <w:sz w:val="24"/>
          </w:rPr>
          <w:t>categories</w:t>
        </w:r>
      </w:hyperlink>
      <w:r w:rsidR="00AD1397">
        <w:rPr>
          <w:color w:val="007FFF"/>
          <w:sz w:val="24"/>
        </w:rPr>
        <w:tab/>
      </w:r>
      <w:hyperlink w:anchor="_bookmark88" w:history="1">
        <w:r w:rsidR="00AD1397">
          <w:rPr>
            <w:color w:val="007FFF"/>
            <w:sz w:val="24"/>
          </w:rPr>
          <w:t>44</w:t>
        </w:r>
      </w:hyperlink>
    </w:p>
    <w:p w:rsidR="00DD7756" w:rsidRDefault="00DD7756">
      <w:pPr>
        <w:pStyle w:val="ListParagraph"/>
        <w:numPr>
          <w:ilvl w:val="1"/>
          <w:numId w:val="15"/>
        </w:numPr>
        <w:tabs>
          <w:tab w:val="left" w:pos="1028"/>
          <w:tab w:val="left" w:pos="1029"/>
          <w:tab w:val="left" w:leader="dot" w:pos="8897"/>
        </w:tabs>
        <w:spacing w:before="15"/>
        <w:ind w:hanging="551"/>
        <w:rPr>
          <w:sz w:val="24"/>
        </w:rPr>
      </w:pPr>
      <w:hyperlink w:anchor="_bookmark97" w:history="1">
        <w:r w:rsidR="00AD1397">
          <w:rPr>
            <w:color w:val="007FFF"/>
            <w:sz w:val="24"/>
          </w:rPr>
          <w:t>Hengeveld’s (1992) typology of</w:t>
        </w:r>
        <w:r w:rsidR="00AD1397">
          <w:rPr>
            <w:color w:val="007FFF"/>
            <w:spacing w:val="-15"/>
            <w:sz w:val="24"/>
          </w:rPr>
          <w:t xml:space="preserve"> </w:t>
        </w:r>
        <w:r w:rsidR="00AD1397">
          <w:rPr>
            <w:color w:val="007FFF"/>
            <w:sz w:val="24"/>
          </w:rPr>
          <w:t>parts-of-speech</w:t>
        </w:r>
        <w:r w:rsidR="00AD1397">
          <w:rPr>
            <w:color w:val="007FFF"/>
            <w:spacing w:val="-3"/>
            <w:sz w:val="24"/>
          </w:rPr>
          <w:t xml:space="preserve"> </w:t>
        </w:r>
        <w:r w:rsidR="00AD1397">
          <w:rPr>
            <w:color w:val="007FFF"/>
            <w:sz w:val="24"/>
          </w:rPr>
          <w:t>systems</w:t>
        </w:r>
      </w:hyperlink>
      <w:r w:rsidR="00AD1397">
        <w:rPr>
          <w:color w:val="007FFF"/>
          <w:sz w:val="24"/>
        </w:rPr>
        <w:tab/>
      </w:r>
      <w:hyperlink w:anchor="_bookmark97" w:history="1">
        <w:r w:rsidR="00AD1397">
          <w:rPr>
            <w:color w:val="007FFF"/>
            <w:sz w:val="24"/>
          </w:rPr>
          <w:t>48</w:t>
        </w:r>
      </w:hyperlink>
    </w:p>
    <w:p w:rsidR="00DD7756" w:rsidRDefault="00DD7756">
      <w:pPr>
        <w:pStyle w:val="ListParagraph"/>
        <w:numPr>
          <w:ilvl w:val="1"/>
          <w:numId w:val="15"/>
        </w:numPr>
        <w:tabs>
          <w:tab w:val="left" w:pos="1028"/>
          <w:tab w:val="left" w:pos="1029"/>
          <w:tab w:val="left" w:leader="dot" w:pos="8897"/>
        </w:tabs>
        <w:spacing w:before="15"/>
        <w:ind w:hanging="551"/>
        <w:rPr>
          <w:sz w:val="24"/>
        </w:rPr>
      </w:pPr>
      <w:hyperlink w:anchor="_bookmark137" w:history="1">
        <w:r w:rsidR="00AD1397">
          <w:rPr>
            <w:color w:val="007FFF"/>
            <w:sz w:val="24"/>
          </w:rPr>
          <w:t>Semantic map of</w:t>
        </w:r>
        <w:r w:rsidR="00AD1397">
          <w:rPr>
            <w:color w:val="007FFF"/>
            <w:spacing w:val="-8"/>
            <w:sz w:val="24"/>
          </w:rPr>
          <w:t xml:space="preserve"> </w:t>
        </w:r>
        <w:r w:rsidR="00AD1397">
          <w:rPr>
            <w:color w:val="007FFF"/>
            <w:sz w:val="24"/>
          </w:rPr>
          <w:t>English</w:t>
        </w:r>
        <w:r w:rsidR="00AD1397">
          <w:rPr>
            <w:color w:val="007FFF"/>
            <w:spacing w:val="-3"/>
            <w:sz w:val="24"/>
          </w:rPr>
          <w:t xml:space="preserve"> </w:t>
        </w:r>
        <w:r w:rsidR="00AD1397">
          <w:rPr>
            <w:i/>
            <w:color w:val="007FFF"/>
            <w:sz w:val="24"/>
          </w:rPr>
          <w:t>run</w:t>
        </w:r>
      </w:hyperlink>
      <w:r w:rsidR="00AD1397">
        <w:rPr>
          <w:i/>
          <w:color w:val="007FFF"/>
          <w:sz w:val="24"/>
        </w:rPr>
        <w:tab/>
      </w:r>
      <w:hyperlink w:anchor="_bookmark137" w:history="1">
        <w:r w:rsidR="00AD1397">
          <w:rPr>
            <w:color w:val="007FFF"/>
            <w:sz w:val="24"/>
          </w:rPr>
          <w:t>70</w:t>
        </w:r>
      </w:hyperlink>
    </w:p>
    <w:p w:rsidR="00DD7756" w:rsidRDefault="00DD7756">
      <w:pPr>
        <w:pStyle w:val="ListParagraph"/>
        <w:numPr>
          <w:ilvl w:val="1"/>
          <w:numId w:val="15"/>
        </w:numPr>
        <w:tabs>
          <w:tab w:val="left" w:pos="1028"/>
          <w:tab w:val="left" w:pos="1029"/>
          <w:tab w:val="left" w:leader="dot" w:pos="8897"/>
        </w:tabs>
        <w:spacing w:before="16"/>
        <w:ind w:hanging="551"/>
        <w:rPr>
          <w:sz w:val="24"/>
        </w:rPr>
      </w:pPr>
      <w:hyperlink w:anchor="_bookmark138" w:history="1">
        <w:r w:rsidR="00AD1397">
          <w:rPr>
            <w:color w:val="007FFF"/>
            <w:sz w:val="24"/>
          </w:rPr>
          <w:t>Crosslinguistic differences in the encoding of</w:t>
        </w:r>
        <w:r w:rsidR="00AD1397">
          <w:rPr>
            <w:color w:val="007FFF"/>
            <w:spacing w:val="-30"/>
            <w:sz w:val="24"/>
          </w:rPr>
          <w:t xml:space="preserve"> </w:t>
        </w:r>
        <w:r w:rsidR="00AD1397">
          <w:rPr>
            <w:color w:val="007FFF"/>
            <w:sz w:val="24"/>
          </w:rPr>
          <w:t>spatial</w:t>
        </w:r>
        <w:r w:rsidR="00AD1397">
          <w:rPr>
            <w:color w:val="007FFF"/>
            <w:spacing w:val="-5"/>
            <w:sz w:val="24"/>
          </w:rPr>
          <w:t xml:space="preserve"> </w:t>
        </w:r>
        <w:r w:rsidR="00AD1397">
          <w:rPr>
            <w:color w:val="007FFF"/>
            <w:sz w:val="24"/>
          </w:rPr>
          <w:t>relationships</w:t>
        </w:r>
      </w:hyperlink>
      <w:r w:rsidR="00AD1397">
        <w:rPr>
          <w:color w:val="007FFF"/>
          <w:sz w:val="24"/>
        </w:rPr>
        <w:tab/>
      </w:r>
      <w:hyperlink w:anchor="_bookmark138" w:history="1">
        <w:r w:rsidR="00AD1397">
          <w:rPr>
            <w:color w:val="007FFF"/>
            <w:sz w:val="24"/>
          </w:rPr>
          <w:t>71</w:t>
        </w:r>
      </w:hyperlink>
    </w:p>
    <w:p w:rsidR="00DD7756" w:rsidRDefault="00DD7756">
      <w:pPr>
        <w:pStyle w:val="ListParagraph"/>
        <w:numPr>
          <w:ilvl w:val="1"/>
          <w:numId w:val="15"/>
        </w:numPr>
        <w:tabs>
          <w:tab w:val="left" w:pos="1028"/>
          <w:tab w:val="left" w:pos="1029"/>
          <w:tab w:val="left" w:leader="dot" w:pos="8897"/>
        </w:tabs>
        <w:spacing w:before="15"/>
        <w:ind w:hanging="551"/>
        <w:rPr>
          <w:sz w:val="24"/>
        </w:rPr>
      </w:pPr>
      <w:hyperlink w:anchor="_bookmark141" w:history="1">
        <w:r w:rsidR="00AD1397">
          <w:rPr>
            <w:color w:val="007FFF"/>
            <w:sz w:val="24"/>
          </w:rPr>
          <w:t>Typological prototypes for noun, verb,</w:t>
        </w:r>
        <w:r w:rsidR="00AD1397">
          <w:rPr>
            <w:color w:val="007FFF"/>
            <w:spacing w:val="-28"/>
            <w:sz w:val="24"/>
          </w:rPr>
          <w:t xml:space="preserve"> </w:t>
        </w:r>
        <w:r w:rsidR="00AD1397">
          <w:rPr>
            <w:color w:val="007FFF"/>
            <w:sz w:val="24"/>
          </w:rPr>
          <w:t>and</w:t>
        </w:r>
        <w:r w:rsidR="00AD1397">
          <w:rPr>
            <w:color w:val="007FFF"/>
            <w:spacing w:val="-5"/>
            <w:sz w:val="24"/>
          </w:rPr>
          <w:t xml:space="preserve"> </w:t>
        </w:r>
        <w:r w:rsidR="00AD1397">
          <w:rPr>
            <w:color w:val="007FFF"/>
            <w:sz w:val="24"/>
          </w:rPr>
          <w:t>adjective</w:t>
        </w:r>
      </w:hyperlink>
      <w:r w:rsidR="00AD1397">
        <w:rPr>
          <w:color w:val="007FFF"/>
          <w:sz w:val="24"/>
        </w:rPr>
        <w:tab/>
      </w:r>
      <w:hyperlink w:anchor="_bookmark141" w:history="1">
        <w:r w:rsidR="00AD1397">
          <w:rPr>
            <w:color w:val="007FFF"/>
            <w:sz w:val="24"/>
          </w:rPr>
          <w:t>77</w:t>
        </w:r>
      </w:hyperlink>
    </w:p>
    <w:p w:rsidR="00DD7756" w:rsidRDefault="00DD7756">
      <w:pPr>
        <w:pStyle w:val="BodyText"/>
        <w:tabs>
          <w:tab w:val="left" w:pos="1028"/>
          <w:tab w:val="left" w:leader="dot" w:pos="8897"/>
        </w:tabs>
        <w:spacing w:before="214"/>
        <w:ind w:left="478"/>
      </w:pPr>
      <w:hyperlink w:anchor="_bookmark171" w:history="1">
        <w:r w:rsidR="00AD1397">
          <w:rPr>
            <w:color w:val="007FFF"/>
          </w:rPr>
          <w:t>3.1</w:t>
        </w:r>
        <w:r w:rsidR="00AD1397">
          <w:rPr>
            <w:color w:val="007FFF"/>
          </w:rPr>
          <w:tab/>
          <w:t>The relation between word frequency and</w:t>
        </w:r>
        <w:r w:rsidR="00AD1397">
          <w:rPr>
            <w:color w:val="007FFF"/>
            <w:spacing w:val="-35"/>
          </w:rPr>
          <w:t xml:space="preserve"> </w:t>
        </w:r>
        <w:r w:rsidR="00AD1397">
          <w:rPr>
            <w:color w:val="007FFF"/>
          </w:rPr>
          <w:t>dispersion</w:t>
        </w:r>
        <w:r w:rsidR="00AD1397">
          <w:rPr>
            <w:color w:val="007FFF"/>
            <w:spacing w:val="-6"/>
          </w:rPr>
          <w:t xml:space="preserve"> </w:t>
        </w:r>
        <w:r w:rsidR="00AD1397">
          <w:rPr>
            <w:color w:val="007FFF"/>
          </w:rPr>
          <w:t>(DP)</w:t>
        </w:r>
      </w:hyperlink>
      <w:r w:rsidR="00AD1397">
        <w:rPr>
          <w:color w:val="007FFF"/>
        </w:rPr>
        <w:tab/>
      </w:r>
      <w:hyperlink w:anchor="_bookmark171" w:history="1">
        <w:r w:rsidR="00AD1397">
          <w:rPr>
            <w:color w:val="007FFF"/>
          </w:rPr>
          <w:t>99</w:t>
        </w:r>
      </w:hyperlink>
    </w:p>
    <w:p w:rsidR="00DD7756" w:rsidRDefault="00DD7756">
      <w:pPr>
        <w:pStyle w:val="ListParagraph"/>
        <w:numPr>
          <w:ilvl w:val="1"/>
          <w:numId w:val="14"/>
        </w:numPr>
        <w:tabs>
          <w:tab w:val="left" w:pos="1028"/>
          <w:tab w:val="left" w:pos="1029"/>
          <w:tab w:val="left" w:leader="dot" w:pos="8786"/>
        </w:tabs>
        <w:spacing w:before="215"/>
        <w:ind w:hanging="551"/>
        <w:rPr>
          <w:sz w:val="24"/>
        </w:rPr>
      </w:pPr>
      <w:hyperlink w:anchor="_bookmark179" w:history="1">
        <w:r w:rsidR="00AD1397">
          <w:rPr>
            <w:color w:val="007FFF"/>
            <w:sz w:val="24"/>
          </w:rPr>
          <w:t>Flexibility of</w:t>
        </w:r>
        <w:r w:rsidR="00AD1397">
          <w:rPr>
            <w:color w:val="007FFF"/>
            <w:spacing w:val="-14"/>
            <w:sz w:val="24"/>
          </w:rPr>
          <w:t xml:space="preserve"> </w:t>
        </w:r>
        <w:r w:rsidR="00AD1397">
          <w:rPr>
            <w:color w:val="007FFF"/>
            <w:sz w:val="24"/>
          </w:rPr>
          <w:t>English</w:t>
        </w:r>
        <w:r w:rsidR="00AD1397">
          <w:rPr>
            <w:color w:val="007FFF"/>
            <w:spacing w:val="-7"/>
            <w:sz w:val="24"/>
          </w:rPr>
          <w:t xml:space="preserve"> </w:t>
        </w:r>
        <w:r w:rsidR="00AD1397">
          <w:rPr>
            <w:i/>
            <w:color w:val="007FFF"/>
            <w:sz w:val="24"/>
          </w:rPr>
          <w:t>difficult</w:t>
        </w:r>
      </w:hyperlink>
      <w:r w:rsidR="00AD1397">
        <w:rPr>
          <w:i/>
          <w:color w:val="007FFF"/>
          <w:sz w:val="24"/>
        </w:rPr>
        <w:tab/>
      </w:r>
      <w:hyperlink w:anchor="_bookmark179" w:history="1">
        <w:r w:rsidR="00AD1397">
          <w:rPr>
            <w:color w:val="007FFF"/>
            <w:sz w:val="24"/>
          </w:rPr>
          <w:t>105</w:t>
        </w:r>
      </w:hyperlink>
    </w:p>
    <w:p w:rsidR="00DD7756" w:rsidRDefault="00DD7756">
      <w:pPr>
        <w:pStyle w:val="ListParagraph"/>
        <w:numPr>
          <w:ilvl w:val="1"/>
          <w:numId w:val="14"/>
        </w:numPr>
        <w:tabs>
          <w:tab w:val="left" w:pos="1028"/>
          <w:tab w:val="left" w:pos="1029"/>
          <w:tab w:val="left" w:leader="dot" w:pos="8786"/>
        </w:tabs>
        <w:spacing w:before="15"/>
        <w:ind w:hanging="551"/>
        <w:rPr>
          <w:sz w:val="24"/>
        </w:rPr>
      </w:pPr>
      <w:hyperlink w:anchor="_bookmark181" w:history="1">
        <w:r w:rsidR="00AD1397">
          <w:rPr>
            <w:color w:val="007FFF"/>
            <w:sz w:val="24"/>
          </w:rPr>
          <w:t>Flexibility of</w:t>
        </w:r>
        <w:r w:rsidR="00AD1397">
          <w:rPr>
            <w:color w:val="007FFF"/>
            <w:spacing w:val="-6"/>
            <w:sz w:val="24"/>
          </w:rPr>
          <w:t xml:space="preserve"> </w:t>
        </w:r>
        <w:r w:rsidR="00AD1397">
          <w:rPr>
            <w:color w:val="007FFF"/>
            <w:sz w:val="24"/>
          </w:rPr>
          <w:t>English</w:t>
        </w:r>
        <w:r w:rsidR="00AD1397">
          <w:rPr>
            <w:color w:val="007FFF"/>
            <w:spacing w:val="-4"/>
            <w:sz w:val="24"/>
          </w:rPr>
          <w:t xml:space="preserve"> </w:t>
        </w:r>
        <w:r w:rsidR="00AD1397">
          <w:rPr>
            <w:i/>
            <w:color w:val="007FFF"/>
            <w:sz w:val="24"/>
          </w:rPr>
          <w:t>anything</w:t>
        </w:r>
      </w:hyperlink>
      <w:r w:rsidR="00AD1397">
        <w:rPr>
          <w:i/>
          <w:color w:val="007FFF"/>
          <w:sz w:val="24"/>
        </w:rPr>
        <w:tab/>
      </w:r>
      <w:hyperlink w:anchor="_bookmark181" w:history="1">
        <w:r w:rsidR="00AD1397">
          <w:rPr>
            <w:color w:val="007FFF"/>
            <w:sz w:val="24"/>
          </w:rPr>
          <w:t>106</w:t>
        </w:r>
      </w:hyperlink>
    </w:p>
    <w:p w:rsidR="00DD7756" w:rsidRDefault="00DD7756">
      <w:pPr>
        <w:pStyle w:val="ListParagraph"/>
        <w:numPr>
          <w:ilvl w:val="1"/>
          <w:numId w:val="14"/>
        </w:numPr>
        <w:tabs>
          <w:tab w:val="left" w:pos="1028"/>
          <w:tab w:val="left" w:pos="1029"/>
          <w:tab w:val="left" w:leader="dot" w:pos="8786"/>
        </w:tabs>
        <w:spacing w:before="16"/>
        <w:ind w:hanging="551"/>
        <w:rPr>
          <w:sz w:val="24"/>
        </w:rPr>
      </w:pPr>
      <w:hyperlink w:anchor="_bookmark182" w:history="1">
        <w:r w:rsidR="00AD1397">
          <w:rPr>
            <w:color w:val="007FFF"/>
            <w:sz w:val="24"/>
          </w:rPr>
          <w:t>Flexibility of</w:t>
        </w:r>
        <w:r w:rsidR="00AD1397">
          <w:rPr>
            <w:color w:val="007FFF"/>
            <w:spacing w:val="-6"/>
            <w:sz w:val="24"/>
          </w:rPr>
          <w:t xml:space="preserve"> </w:t>
        </w:r>
        <w:r w:rsidR="00AD1397">
          <w:rPr>
            <w:color w:val="007FFF"/>
            <w:sz w:val="24"/>
          </w:rPr>
          <w:t>English</w:t>
        </w:r>
        <w:r w:rsidR="00AD1397">
          <w:rPr>
            <w:color w:val="007FFF"/>
            <w:spacing w:val="-3"/>
            <w:sz w:val="24"/>
          </w:rPr>
          <w:t xml:space="preserve"> </w:t>
        </w:r>
        <w:r w:rsidR="00AD1397">
          <w:rPr>
            <w:i/>
            <w:color w:val="007FFF"/>
            <w:sz w:val="24"/>
          </w:rPr>
          <w:t>childhood</w:t>
        </w:r>
      </w:hyperlink>
      <w:r w:rsidR="00AD1397">
        <w:rPr>
          <w:i/>
          <w:color w:val="007FFF"/>
          <w:sz w:val="24"/>
        </w:rPr>
        <w:tab/>
      </w:r>
      <w:hyperlink w:anchor="_bookmark182" w:history="1">
        <w:r w:rsidR="00AD1397">
          <w:rPr>
            <w:color w:val="007FFF"/>
            <w:sz w:val="24"/>
          </w:rPr>
          <w:t>107</w:t>
        </w:r>
      </w:hyperlink>
    </w:p>
    <w:p w:rsidR="00DD7756" w:rsidRDefault="00DD7756">
      <w:pPr>
        <w:pStyle w:val="ListParagraph"/>
        <w:numPr>
          <w:ilvl w:val="1"/>
          <w:numId w:val="14"/>
        </w:numPr>
        <w:tabs>
          <w:tab w:val="left" w:pos="1028"/>
          <w:tab w:val="left" w:pos="1029"/>
          <w:tab w:val="left" w:leader="dot" w:pos="8786"/>
        </w:tabs>
        <w:spacing w:before="15"/>
        <w:ind w:hanging="551"/>
        <w:rPr>
          <w:sz w:val="24"/>
        </w:rPr>
      </w:pPr>
      <w:hyperlink w:anchor="_bookmark184" w:history="1">
        <w:r w:rsidR="00AD1397">
          <w:rPr>
            <w:color w:val="007FFF"/>
            <w:sz w:val="24"/>
          </w:rPr>
          <w:t>Flexibility of Nuuchahnulth</w:t>
        </w:r>
        <w:r w:rsidR="00AD1397">
          <w:rPr>
            <w:color w:val="007FFF"/>
            <w:spacing w:val="-10"/>
            <w:sz w:val="24"/>
          </w:rPr>
          <w:t xml:space="preserve"> </w:t>
        </w:r>
        <w:r w:rsidR="00AD1397">
          <w:rPr>
            <w:i/>
            <w:color w:val="007FFF"/>
            <w:sz w:val="24"/>
          </w:rPr>
          <w:t>ʔu·q</w:t>
        </w:r>
        <w:r w:rsidR="00AD1397">
          <w:rPr>
            <w:i/>
            <w:color w:val="007FFF"/>
            <w:spacing w:val="1"/>
            <w:sz w:val="24"/>
          </w:rPr>
          <w:t xml:space="preserve"> </w:t>
        </w:r>
        <w:r w:rsidR="00AD1397">
          <w:rPr>
            <w:color w:val="007FFF"/>
            <w:sz w:val="24"/>
          </w:rPr>
          <w:t>‘good’</w:t>
        </w:r>
      </w:hyperlink>
      <w:r w:rsidR="00AD1397">
        <w:rPr>
          <w:color w:val="007FFF"/>
          <w:sz w:val="24"/>
        </w:rPr>
        <w:tab/>
      </w:r>
      <w:hyperlink w:anchor="_bookmark184" w:history="1">
        <w:r w:rsidR="00AD1397">
          <w:rPr>
            <w:color w:val="007FFF"/>
            <w:sz w:val="24"/>
          </w:rPr>
          <w:t>108</w:t>
        </w:r>
      </w:hyperlink>
    </w:p>
    <w:p w:rsidR="00DD7756" w:rsidRDefault="00DD7756">
      <w:pPr>
        <w:pStyle w:val="ListParagraph"/>
        <w:numPr>
          <w:ilvl w:val="1"/>
          <w:numId w:val="14"/>
        </w:numPr>
        <w:tabs>
          <w:tab w:val="left" w:pos="1028"/>
          <w:tab w:val="left" w:pos="1029"/>
          <w:tab w:val="left" w:leader="dot" w:pos="8786"/>
        </w:tabs>
        <w:spacing w:before="15"/>
        <w:ind w:hanging="551"/>
        <w:rPr>
          <w:sz w:val="24"/>
        </w:rPr>
      </w:pPr>
      <w:hyperlink w:anchor="_bookmark186" w:history="1">
        <w:r w:rsidR="00AD1397">
          <w:rPr>
            <w:color w:val="007FFF"/>
            <w:sz w:val="24"/>
          </w:rPr>
          <w:t>Flexibility using frequency vs. corpus dispersion for</w:t>
        </w:r>
        <w:r w:rsidR="00AD1397">
          <w:rPr>
            <w:color w:val="007FFF"/>
            <w:spacing w:val="-5"/>
            <w:sz w:val="24"/>
          </w:rPr>
          <w:t xml:space="preserve"> </w:t>
        </w:r>
        <w:r w:rsidR="00AD1397">
          <w:rPr>
            <w:color w:val="007FFF"/>
            <w:sz w:val="24"/>
          </w:rPr>
          <w:t>English</w:t>
        </w:r>
        <w:r w:rsidR="00AD1397">
          <w:rPr>
            <w:color w:val="007FFF"/>
            <w:spacing w:val="-6"/>
            <w:sz w:val="24"/>
          </w:rPr>
          <w:t xml:space="preserve"> </w:t>
        </w:r>
        <w:r w:rsidR="00AD1397">
          <w:rPr>
            <w:i/>
            <w:color w:val="007FFF"/>
            <w:sz w:val="24"/>
          </w:rPr>
          <w:t>favorite</w:t>
        </w:r>
      </w:hyperlink>
      <w:r w:rsidR="00AD1397">
        <w:rPr>
          <w:i/>
          <w:color w:val="007FFF"/>
          <w:sz w:val="24"/>
        </w:rPr>
        <w:tab/>
      </w:r>
      <w:hyperlink w:anchor="_bookmark186" w:history="1">
        <w:r w:rsidR="00AD1397">
          <w:rPr>
            <w:color w:val="007FFF"/>
            <w:sz w:val="24"/>
          </w:rPr>
          <w:t>110</w:t>
        </w:r>
      </w:hyperlink>
    </w:p>
    <w:p w:rsidR="00DD7756" w:rsidRDefault="00DD7756">
      <w:pPr>
        <w:pStyle w:val="ListParagraph"/>
        <w:numPr>
          <w:ilvl w:val="1"/>
          <w:numId w:val="14"/>
        </w:numPr>
        <w:tabs>
          <w:tab w:val="left" w:pos="1028"/>
          <w:tab w:val="left" w:pos="1029"/>
          <w:tab w:val="left" w:leader="dot" w:pos="8786"/>
        </w:tabs>
        <w:spacing w:before="15" w:line="254" w:lineRule="auto"/>
        <w:ind w:right="537"/>
        <w:rPr>
          <w:sz w:val="24"/>
        </w:rPr>
      </w:pPr>
      <w:hyperlink w:anchor="_bookmark190" w:history="1">
        <w:r w:rsidR="00AD1397">
          <w:rPr>
            <w:color w:val="007FFF"/>
            <w:sz w:val="24"/>
          </w:rPr>
          <w:t>Distribution of flexibility ratings for the 100-item samples of English and Nu-</w:t>
        </w:r>
      </w:hyperlink>
      <w:hyperlink w:anchor="_bookmark190" w:history="1">
        <w:r w:rsidR="00AD1397">
          <w:rPr>
            <w:color w:val="007FFF"/>
            <w:sz w:val="24"/>
          </w:rPr>
          <w:t xml:space="preserve"> uchahnulth</w:t>
        </w:r>
      </w:hyperlink>
      <w:r w:rsidR="00AD1397">
        <w:rPr>
          <w:color w:val="007FFF"/>
          <w:sz w:val="24"/>
        </w:rPr>
        <w:tab/>
      </w:r>
      <w:hyperlink w:anchor="_bookmark190" w:history="1">
        <w:r w:rsidR="00AD1397">
          <w:rPr>
            <w:color w:val="007FFF"/>
            <w:spacing w:val="-6"/>
            <w:sz w:val="24"/>
          </w:rPr>
          <w:t>112</w:t>
        </w:r>
      </w:hyperlink>
    </w:p>
    <w:p w:rsidR="00DD7756" w:rsidRDefault="00DD7756">
      <w:pPr>
        <w:pStyle w:val="ListParagraph"/>
        <w:numPr>
          <w:ilvl w:val="1"/>
          <w:numId w:val="14"/>
        </w:numPr>
        <w:tabs>
          <w:tab w:val="left" w:pos="1028"/>
          <w:tab w:val="left" w:pos="1029"/>
          <w:tab w:val="left" w:leader="dot" w:pos="8786"/>
        </w:tabs>
        <w:spacing w:line="254" w:lineRule="auto"/>
        <w:ind w:right="537"/>
        <w:rPr>
          <w:sz w:val="24"/>
        </w:rPr>
      </w:pPr>
      <w:hyperlink w:anchor="_bookmark191" w:history="1">
        <w:r w:rsidR="00AD1397">
          <w:rPr>
            <w:color w:val="007FFF"/>
            <w:sz w:val="24"/>
          </w:rPr>
          <w:t>Distribution of flexibility ratings for the small corpus samples of English and</w:t>
        </w:r>
      </w:hyperlink>
      <w:hyperlink w:anchor="_bookmark191" w:history="1">
        <w:r w:rsidR="00AD1397">
          <w:rPr>
            <w:color w:val="007FFF"/>
            <w:sz w:val="24"/>
          </w:rPr>
          <w:t xml:space="preserve"> Nuuchahnulth</w:t>
        </w:r>
      </w:hyperlink>
      <w:r w:rsidR="00AD1397">
        <w:rPr>
          <w:color w:val="007FFF"/>
          <w:sz w:val="24"/>
        </w:rPr>
        <w:tab/>
      </w:r>
      <w:hyperlink w:anchor="_bookmark191" w:history="1">
        <w:r w:rsidR="00AD1397">
          <w:rPr>
            <w:color w:val="007FFF"/>
            <w:spacing w:val="-6"/>
            <w:sz w:val="24"/>
          </w:rPr>
          <w:t>113</w:t>
        </w:r>
      </w:hyperlink>
    </w:p>
    <w:p w:rsidR="00DD7756" w:rsidRDefault="00DD7756">
      <w:pPr>
        <w:pStyle w:val="ListParagraph"/>
        <w:numPr>
          <w:ilvl w:val="1"/>
          <w:numId w:val="14"/>
        </w:numPr>
        <w:tabs>
          <w:tab w:val="left" w:pos="1028"/>
          <w:tab w:val="left" w:pos="1029"/>
        </w:tabs>
        <w:spacing w:line="271" w:lineRule="exact"/>
        <w:ind w:hanging="551"/>
        <w:rPr>
          <w:sz w:val="24"/>
        </w:rPr>
      </w:pPr>
      <w:hyperlink w:anchor="_bookmark193" w:history="1">
        <w:r w:rsidR="00AD1397">
          <w:rPr>
            <w:color w:val="007FFF"/>
            <w:sz w:val="24"/>
          </w:rPr>
          <w:t>Distribution</w:t>
        </w:r>
        <w:r w:rsidR="00AD1397">
          <w:rPr>
            <w:color w:val="007FFF"/>
            <w:spacing w:val="-12"/>
            <w:sz w:val="24"/>
          </w:rPr>
          <w:t xml:space="preserve"> </w:t>
        </w:r>
        <w:r w:rsidR="00AD1397">
          <w:rPr>
            <w:color w:val="007FFF"/>
            <w:sz w:val="24"/>
          </w:rPr>
          <w:t>of</w:t>
        </w:r>
        <w:r w:rsidR="00AD1397">
          <w:rPr>
            <w:color w:val="007FFF"/>
            <w:spacing w:val="-12"/>
            <w:sz w:val="24"/>
          </w:rPr>
          <w:t xml:space="preserve"> </w:t>
        </w:r>
        <w:r w:rsidR="00AD1397">
          <w:rPr>
            <w:color w:val="007FFF"/>
            <w:sz w:val="24"/>
          </w:rPr>
          <w:t>functions</w:t>
        </w:r>
        <w:r w:rsidR="00AD1397">
          <w:rPr>
            <w:color w:val="007FFF"/>
            <w:spacing w:val="-11"/>
            <w:sz w:val="24"/>
          </w:rPr>
          <w:t xml:space="preserve"> </w:t>
        </w:r>
        <w:r w:rsidR="00AD1397">
          <w:rPr>
            <w:color w:val="007FFF"/>
            <w:sz w:val="24"/>
          </w:rPr>
          <w:t>for</w:t>
        </w:r>
        <w:r w:rsidR="00AD1397">
          <w:rPr>
            <w:color w:val="007FFF"/>
            <w:spacing w:val="-13"/>
            <w:sz w:val="24"/>
          </w:rPr>
          <w:t xml:space="preserve"> </w:t>
        </w:r>
        <w:r w:rsidR="00AD1397">
          <w:rPr>
            <w:color w:val="007FFF"/>
            <w:sz w:val="24"/>
          </w:rPr>
          <w:t>the</w:t>
        </w:r>
        <w:r w:rsidR="00AD1397">
          <w:rPr>
            <w:color w:val="007FFF"/>
            <w:spacing w:val="-11"/>
            <w:sz w:val="24"/>
          </w:rPr>
          <w:t xml:space="preserve"> </w:t>
        </w:r>
        <w:r w:rsidR="00AD1397">
          <w:rPr>
            <w:color w:val="007FFF"/>
            <w:sz w:val="24"/>
          </w:rPr>
          <w:t>100-item</w:t>
        </w:r>
        <w:r w:rsidR="00AD1397">
          <w:rPr>
            <w:color w:val="007FFF"/>
            <w:spacing w:val="-12"/>
            <w:sz w:val="24"/>
          </w:rPr>
          <w:t xml:space="preserve"> </w:t>
        </w:r>
        <w:r w:rsidR="00AD1397">
          <w:rPr>
            <w:color w:val="007FFF"/>
            <w:sz w:val="24"/>
          </w:rPr>
          <w:t>samples</w:t>
        </w:r>
        <w:r w:rsidR="00AD1397">
          <w:rPr>
            <w:color w:val="007FFF"/>
            <w:spacing w:val="-12"/>
            <w:sz w:val="24"/>
          </w:rPr>
          <w:t xml:space="preserve"> </w:t>
        </w:r>
        <w:r w:rsidR="00AD1397">
          <w:rPr>
            <w:color w:val="007FFF"/>
            <w:sz w:val="24"/>
          </w:rPr>
          <w:t>of</w:t>
        </w:r>
        <w:r w:rsidR="00AD1397">
          <w:rPr>
            <w:color w:val="007FFF"/>
            <w:spacing w:val="-12"/>
            <w:sz w:val="24"/>
          </w:rPr>
          <w:t xml:space="preserve"> </w:t>
        </w:r>
        <w:r w:rsidR="00AD1397">
          <w:rPr>
            <w:color w:val="007FFF"/>
            <w:sz w:val="24"/>
          </w:rPr>
          <w:t>English</w:t>
        </w:r>
        <w:r w:rsidR="00AD1397">
          <w:rPr>
            <w:color w:val="007FFF"/>
            <w:spacing w:val="-11"/>
            <w:sz w:val="24"/>
          </w:rPr>
          <w:t xml:space="preserve"> </w:t>
        </w:r>
        <w:r w:rsidR="00AD1397">
          <w:rPr>
            <w:color w:val="007FFF"/>
            <w:sz w:val="24"/>
          </w:rPr>
          <w:t>and</w:t>
        </w:r>
        <w:r w:rsidR="00AD1397">
          <w:rPr>
            <w:color w:val="007FFF"/>
            <w:spacing w:val="-13"/>
            <w:sz w:val="24"/>
          </w:rPr>
          <w:t xml:space="preserve"> </w:t>
        </w:r>
        <w:r w:rsidR="00AD1397">
          <w:rPr>
            <w:color w:val="007FFF"/>
            <w:sz w:val="24"/>
          </w:rPr>
          <w:t>Nuuchahnulth</w:t>
        </w:r>
        <w:r w:rsidR="00AD1397">
          <w:rPr>
            <w:color w:val="007FFF"/>
            <w:spacing w:val="-28"/>
            <w:sz w:val="24"/>
          </w:rPr>
          <w:t xml:space="preserve"> </w:t>
        </w:r>
      </w:hyperlink>
      <w:hyperlink w:anchor="_bookmark193" w:history="1">
        <w:r w:rsidR="00AD1397">
          <w:rPr>
            <w:color w:val="007FFF"/>
            <w:sz w:val="24"/>
          </w:rPr>
          <w:t>115</w:t>
        </w:r>
      </w:hyperlink>
    </w:p>
    <w:p w:rsidR="00DD7756" w:rsidRDefault="00DD7756">
      <w:pPr>
        <w:pStyle w:val="ListParagraph"/>
        <w:numPr>
          <w:ilvl w:val="1"/>
          <w:numId w:val="14"/>
        </w:numPr>
        <w:tabs>
          <w:tab w:val="left" w:pos="1028"/>
          <w:tab w:val="left" w:pos="1029"/>
          <w:tab w:val="left" w:leader="dot" w:pos="8786"/>
        </w:tabs>
        <w:spacing w:before="13" w:line="254" w:lineRule="auto"/>
        <w:ind w:right="537"/>
        <w:rPr>
          <w:sz w:val="24"/>
        </w:rPr>
      </w:pPr>
      <w:hyperlink w:anchor="_bookmark194" w:history="1">
        <w:r w:rsidR="00AD1397">
          <w:rPr>
            <w:color w:val="007FFF"/>
            <w:sz w:val="24"/>
          </w:rPr>
          <w:t>Distribution of functions for the small corpus samples of English and Nu-</w:t>
        </w:r>
      </w:hyperlink>
      <w:hyperlink w:anchor="_bookmark194" w:history="1">
        <w:r w:rsidR="00AD1397">
          <w:rPr>
            <w:color w:val="007FFF"/>
            <w:sz w:val="24"/>
          </w:rPr>
          <w:t xml:space="preserve"> uchahnulth</w:t>
        </w:r>
      </w:hyperlink>
      <w:r w:rsidR="00AD1397">
        <w:rPr>
          <w:color w:val="007FFF"/>
          <w:sz w:val="24"/>
        </w:rPr>
        <w:tab/>
      </w:r>
      <w:hyperlink w:anchor="_bookmark194" w:history="1">
        <w:r w:rsidR="00AD1397">
          <w:rPr>
            <w:color w:val="007FFF"/>
            <w:spacing w:val="-6"/>
            <w:sz w:val="24"/>
          </w:rPr>
          <w:t>116</w:t>
        </w:r>
      </w:hyperlink>
    </w:p>
    <w:p w:rsidR="00DD7756" w:rsidRDefault="00DD7756">
      <w:pPr>
        <w:pStyle w:val="ListParagraph"/>
        <w:numPr>
          <w:ilvl w:val="1"/>
          <w:numId w:val="14"/>
        </w:numPr>
        <w:tabs>
          <w:tab w:val="left" w:pos="1029"/>
          <w:tab w:val="left" w:leader="dot" w:pos="8786"/>
        </w:tabs>
        <w:spacing w:line="271" w:lineRule="exact"/>
        <w:ind w:hanging="551"/>
        <w:rPr>
          <w:sz w:val="24"/>
        </w:rPr>
      </w:pPr>
      <w:hyperlink w:anchor="_bookmark198" w:history="1">
        <w:r w:rsidR="00AD1397">
          <w:rPr>
            <w:color w:val="007FFF"/>
            <w:sz w:val="24"/>
          </w:rPr>
          <w:t>Cumulative lexical flexibility for English (10 most</w:t>
        </w:r>
        <w:r w:rsidR="00AD1397">
          <w:rPr>
            <w:color w:val="007FFF"/>
            <w:spacing w:val="-35"/>
            <w:sz w:val="24"/>
          </w:rPr>
          <w:t xml:space="preserve"> </w:t>
        </w:r>
        <w:r w:rsidR="00AD1397">
          <w:rPr>
            <w:color w:val="007FFF"/>
            <w:sz w:val="24"/>
          </w:rPr>
          <w:t>frequent</w:t>
        </w:r>
        <w:r w:rsidR="00AD1397">
          <w:rPr>
            <w:color w:val="007FFF"/>
            <w:spacing w:val="-5"/>
            <w:sz w:val="24"/>
          </w:rPr>
          <w:t xml:space="preserve"> </w:t>
        </w:r>
        <w:r w:rsidR="00AD1397">
          <w:rPr>
            <w:color w:val="007FFF"/>
            <w:sz w:val="24"/>
          </w:rPr>
          <w:t>words)</w:t>
        </w:r>
      </w:hyperlink>
      <w:r w:rsidR="00AD1397">
        <w:rPr>
          <w:color w:val="007FFF"/>
          <w:sz w:val="24"/>
        </w:rPr>
        <w:tab/>
      </w:r>
      <w:hyperlink w:anchor="_bookmark198" w:history="1">
        <w:r w:rsidR="00AD1397">
          <w:rPr>
            <w:color w:val="007FFF"/>
            <w:sz w:val="24"/>
          </w:rPr>
          <w:t>119</w:t>
        </w:r>
      </w:hyperlink>
    </w:p>
    <w:p w:rsidR="00DD7756" w:rsidRDefault="00DD7756">
      <w:pPr>
        <w:pStyle w:val="ListParagraph"/>
        <w:numPr>
          <w:ilvl w:val="1"/>
          <w:numId w:val="14"/>
        </w:numPr>
        <w:tabs>
          <w:tab w:val="left" w:pos="1029"/>
          <w:tab w:val="left" w:leader="dot" w:pos="8786"/>
        </w:tabs>
        <w:spacing w:before="16"/>
        <w:ind w:hanging="551"/>
        <w:rPr>
          <w:sz w:val="24"/>
        </w:rPr>
      </w:pPr>
      <w:hyperlink w:anchor="_bookmark199" w:history="1">
        <w:r w:rsidR="00AD1397">
          <w:rPr>
            <w:color w:val="007FFF"/>
            <w:sz w:val="24"/>
          </w:rPr>
          <w:t>Cumulative lexical flexibility for Nuuchahnulth (10 most</w:t>
        </w:r>
        <w:r w:rsidR="00AD1397">
          <w:rPr>
            <w:color w:val="007FFF"/>
            <w:spacing w:val="-37"/>
            <w:sz w:val="24"/>
          </w:rPr>
          <w:t xml:space="preserve"> </w:t>
        </w:r>
        <w:r w:rsidR="00AD1397">
          <w:rPr>
            <w:color w:val="007FFF"/>
            <w:sz w:val="24"/>
          </w:rPr>
          <w:t>frequent</w:t>
        </w:r>
        <w:r w:rsidR="00AD1397">
          <w:rPr>
            <w:color w:val="007FFF"/>
            <w:spacing w:val="-5"/>
            <w:sz w:val="24"/>
          </w:rPr>
          <w:t xml:space="preserve"> </w:t>
        </w:r>
        <w:r w:rsidR="00AD1397">
          <w:rPr>
            <w:color w:val="007FFF"/>
            <w:sz w:val="24"/>
          </w:rPr>
          <w:t>words)</w:t>
        </w:r>
      </w:hyperlink>
      <w:r w:rsidR="00AD1397">
        <w:rPr>
          <w:color w:val="007FFF"/>
          <w:sz w:val="24"/>
        </w:rPr>
        <w:tab/>
      </w:r>
      <w:hyperlink w:anchor="_bookmark199" w:history="1">
        <w:r w:rsidR="00AD1397">
          <w:rPr>
            <w:color w:val="007FFF"/>
            <w:sz w:val="24"/>
          </w:rPr>
          <w:t>120</w:t>
        </w:r>
      </w:hyperlink>
    </w:p>
    <w:p w:rsidR="00DD7756" w:rsidRDefault="00DD7756">
      <w:pPr>
        <w:pStyle w:val="ListParagraph"/>
        <w:numPr>
          <w:ilvl w:val="1"/>
          <w:numId w:val="14"/>
        </w:numPr>
        <w:tabs>
          <w:tab w:val="left" w:pos="1029"/>
          <w:tab w:val="left" w:leader="dot" w:pos="8786"/>
        </w:tabs>
        <w:spacing w:before="15"/>
        <w:ind w:hanging="551"/>
        <w:rPr>
          <w:sz w:val="24"/>
        </w:rPr>
      </w:pPr>
      <w:hyperlink w:anchor="_bookmark200" w:history="1">
        <w:r w:rsidR="00AD1397">
          <w:rPr>
            <w:color w:val="007FFF"/>
            <w:sz w:val="24"/>
          </w:rPr>
          <w:t>Cumulative lexical flexibility for English</w:t>
        </w:r>
        <w:r w:rsidR="00AD1397">
          <w:rPr>
            <w:color w:val="007FFF"/>
            <w:spacing w:val="-28"/>
            <w:sz w:val="24"/>
          </w:rPr>
          <w:t xml:space="preserve"> </w:t>
        </w:r>
        <w:r w:rsidR="00AD1397">
          <w:rPr>
            <w:color w:val="007FFF"/>
            <w:sz w:val="24"/>
          </w:rPr>
          <w:t>(all</w:t>
        </w:r>
        <w:r w:rsidR="00AD1397">
          <w:rPr>
            <w:color w:val="007FFF"/>
            <w:spacing w:val="-6"/>
            <w:sz w:val="24"/>
          </w:rPr>
          <w:t xml:space="preserve"> </w:t>
        </w:r>
        <w:r w:rsidR="00AD1397">
          <w:rPr>
            <w:color w:val="007FFF"/>
            <w:sz w:val="24"/>
          </w:rPr>
          <w:t>words)</w:t>
        </w:r>
      </w:hyperlink>
      <w:r w:rsidR="00AD1397">
        <w:rPr>
          <w:color w:val="007FFF"/>
          <w:sz w:val="24"/>
        </w:rPr>
        <w:tab/>
      </w:r>
      <w:hyperlink w:anchor="_bookmark200" w:history="1">
        <w:r w:rsidR="00AD1397">
          <w:rPr>
            <w:color w:val="007FFF"/>
            <w:sz w:val="24"/>
          </w:rPr>
          <w:t>120</w:t>
        </w:r>
      </w:hyperlink>
    </w:p>
    <w:p w:rsidR="00DD7756" w:rsidRDefault="00DD7756">
      <w:pPr>
        <w:pStyle w:val="ListParagraph"/>
        <w:numPr>
          <w:ilvl w:val="1"/>
          <w:numId w:val="14"/>
        </w:numPr>
        <w:tabs>
          <w:tab w:val="left" w:pos="1029"/>
          <w:tab w:val="left" w:leader="dot" w:pos="8786"/>
        </w:tabs>
        <w:spacing w:before="15" w:line="269" w:lineRule="exact"/>
        <w:ind w:hanging="551"/>
        <w:rPr>
          <w:sz w:val="24"/>
        </w:rPr>
      </w:pPr>
      <w:hyperlink w:anchor="_bookmark201" w:history="1">
        <w:r w:rsidR="00AD1397">
          <w:rPr>
            <w:color w:val="007FFF"/>
            <w:sz w:val="24"/>
          </w:rPr>
          <w:t>Cumulative lexical flexibility for Nuuchahnulth</w:t>
        </w:r>
        <w:r w:rsidR="00AD1397">
          <w:rPr>
            <w:color w:val="007FFF"/>
            <w:spacing w:val="-30"/>
            <w:sz w:val="24"/>
          </w:rPr>
          <w:t xml:space="preserve"> </w:t>
        </w:r>
        <w:r w:rsidR="00AD1397">
          <w:rPr>
            <w:color w:val="007FFF"/>
            <w:sz w:val="24"/>
          </w:rPr>
          <w:t>(all</w:t>
        </w:r>
        <w:r w:rsidR="00AD1397">
          <w:rPr>
            <w:color w:val="007FFF"/>
            <w:spacing w:val="-6"/>
            <w:sz w:val="24"/>
          </w:rPr>
          <w:t xml:space="preserve"> </w:t>
        </w:r>
        <w:r w:rsidR="00AD1397">
          <w:rPr>
            <w:color w:val="007FFF"/>
            <w:sz w:val="24"/>
          </w:rPr>
          <w:t>words)</w:t>
        </w:r>
      </w:hyperlink>
      <w:r w:rsidR="00AD1397">
        <w:rPr>
          <w:color w:val="007FFF"/>
          <w:sz w:val="24"/>
        </w:rPr>
        <w:tab/>
      </w:r>
      <w:hyperlink w:anchor="_bookmark201" w:history="1">
        <w:r w:rsidR="00AD1397">
          <w:rPr>
            <w:color w:val="007FFF"/>
            <w:sz w:val="24"/>
          </w:rPr>
          <w:t>121</w:t>
        </w:r>
      </w:hyperlink>
    </w:p>
    <w:p w:rsidR="00DD7756" w:rsidRDefault="00DD7756">
      <w:pPr>
        <w:pStyle w:val="ListParagraph"/>
        <w:numPr>
          <w:ilvl w:val="1"/>
          <w:numId w:val="14"/>
        </w:numPr>
        <w:tabs>
          <w:tab w:val="left" w:pos="1029"/>
          <w:tab w:val="left" w:leader="dot" w:pos="8786"/>
        </w:tabs>
        <w:spacing w:line="294" w:lineRule="exact"/>
        <w:ind w:hanging="551"/>
        <w:rPr>
          <w:sz w:val="24"/>
        </w:rPr>
      </w:pPr>
      <w:hyperlink w:anchor="_bookmark202" w:history="1">
        <w:r w:rsidR="00AD1397">
          <w:rPr>
            <w:color w:val="007FFF"/>
            <w:sz w:val="24"/>
          </w:rPr>
          <w:t>Cumulative lexical flexibility for English</w:t>
        </w:r>
        <w:r w:rsidR="00AD1397">
          <w:rPr>
            <w:color w:val="007FFF"/>
            <w:spacing w:val="-43"/>
            <w:sz w:val="24"/>
          </w:rPr>
          <w:t xml:space="preserve"> </w:t>
        </w:r>
        <w:r w:rsidR="00AD1397">
          <w:rPr>
            <w:color w:val="007FFF"/>
            <w:sz w:val="24"/>
          </w:rPr>
          <w:t>(</w:t>
        </w:r>
        <w:r w:rsidR="00AD1397">
          <w:rPr>
            <w:rFonts w:ascii="Bookman Old Style"/>
            <w:i/>
            <w:color w:val="007FFF"/>
            <w:sz w:val="24"/>
          </w:rPr>
          <w:t>log</w:t>
        </w:r>
        <w:r w:rsidR="00AD1397">
          <w:rPr>
            <w:rFonts w:ascii="Times New Roman"/>
            <w:color w:val="007FFF"/>
            <w:sz w:val="24"/>
            <w:vertAlign w:val="subscript"/>
          </w:rPr>
          <w:t>1</w:t>
        </w:r>
        <w:r w:rsidR="00AD1397">
          <w:rPr>
            <w:rFonts w:ascii="Tahoma"/>
            <w:color w:val="007FFF"/>
            <w:sz w:val="24"/>
          </w:rPr>
          <w:t>0</w:t>
        </w:r>
        <w:r w:rsidR="00AD1397">
          <w:rPr>
            <w:rFonts w:ascii="Tahoma"/>
            <w:color w:val="007FFF"/>
            <w:spacing w:val="-24"/>
            <w:sz w:val="24"/>
          </w:rPr>
          <w:t xml:space="preserve"> </w:t>
        </w:r>
        <w:r w:rsidR="00AD1397">
          <w:rPr>
            <w:color w:val="007FFF"/>
            <w:sz w:val="24"/>
          </w:rPr>
          <w:t>scale)</w:t>
        </w:r>
      </w:hyperlink>
      <w:r w:rsidR="00AD1397">
        <w:rPr>
          <w:color w:val="007FFF"/>
          <w:sz w:val="24"/>
        </w:rPr>
        <w:tab/>
      </w:r>
      <w:hyperlink w:anchor="_bookmark202" w:history="1">
        <w:r w:rsidR="00AD1397">
          <w:rPr>
            <w:color w:val="007FFF"/>
            <w:sz w:val="24"/>
          </w:rPr>
          <w:t>121</w:t>
        </w:r>
      </w:hyperlink>
    </w:p>
    <w:p w:rsidR="00DD7756" w:rsidRDefault="00DD7756">
      <w:pPr>
        <w:pStyle w:val="ListParagraph"/>
        <w:numPr>
          <w:ilvl w:val="1"/>
          <w:numId w:val="14"/>
        </w:numPr>
        <w:tabs>
          <w:tab w:val="left" w:pos="1029"/>
          <w:tab w:val="left" w:leader="dot" w:pos="8786"/>
        </w:tabs>
        <w:spacing w:before="16"/>
        <w:ind w:hanging="551"/>
        <w:rPr>
          <w:sz w:val="24"/>
        </w:rPr>
      </w:pPr>
      <w:hyperlink w:anchor="_bookmark203" w:history="1">
        <w:r w:rsidR="00AD1397">
          <w:rPr>
            <w:color w:val="007FFF"/>
            <w:sz w:val="24"/>
          </w:rPr>
          <w:t>Cumulative mean flexibility</w:t>
        </w:r>
        <w:r w:rsidR="00AD1397">
          <w:rPr>
            <w:color w:val="007FFF"/>
            <w:spacing w:val="-15"/>
            <w:sz w:val="24"/>
          </w:rPr>
          <w:t xml:space="preserve"> </w:t>
        </w:r>
        <w:r w:rsidR="00AD1397">
          <w:rPr>
            <w:color w:val="007FFF"/>
            <w:sz w:val="24"/>
          </w:rPr>
          <w:t>for</w:t>
        </w:r>
        <w:r w:rsidR="00AD1397">
          <w:rPr>
            <w:color w:val="007FFF"/>
            <w:spacing w:val="-5"/>
            <w:sz w:val="24"/>
          </w:rPr>
          <w:t xml:space="preserve"> </w:t>
        </w:r>
        <w:r w:rsidR="00AD1397">
          <w:rPr>
            <w:color w:val="007FFF"/>
            <w:sz w:val="24"/>
          </w:rPr>
          <w:t>English</w:t>
        </w:r>
      </w:hyperlink>
      <w:r w:rsidR="00AD1397">
        <w:rPr>
          <w:color w:val="007FFF"/>
          <w:sz w:val="24"/>
        </w:rPr>
        <w:tab/>
      </w:r>
      <w:hyperlink w:anchor="_bookmark203" w:history="1">
        <w:r w:rsidR="00AD1397">
          <w:rPr>
            <w:color w:val="007FFF"/>
            <w:sz w:val="24"/>
          </w:rPr>
          <w:t>123</w:t>
        </w:r>
      </w:hyperlink>
    </w:p>
    <w:p w:rsidR="00DD7756" w:rsidRDefault="00DD7756">
      <w:pPr>
        <w:pStyle w:val="ListParagraph"/>
        <w:numPr>
          <w:ilvl w:val="1"/>
          <w:numId w:val="14"/>
        </w:numPr>
        <w:tabs>
          <w:tab w:val="left" w:pos="1029"/>
          <w:tab w:val="left" w:leader="dot" w:pos="8786"/>
        </w:tabs>
        <w:spacing w:before="15"/>
        <w:ind w:hanging="551"/>
        <w:rPr>
          <w:sz w:val="24"/>
        </w:rPr>
      </w:pPr>
      <w:hyperlink w:anchor="_bookmark205" w:history="1">
        <w:r w:rsidR="00AD1397">
          <w:rPr>
            <w:color w:val="007FFF"/>
            <w:sz w:val="24"/>
          </w:rPr>
          <w:t>Cumulative mean flexibility</w:t>
        </w:r>
        <w:r w:rsidR="00AD1397">
          <w:rPr>
            <w:color w:val="007FFF"/>
            <w:spacing w:val="-17"/>
            <w:sz w:val="24"/>
          </w:rPr>
          <w:t xml:space="preserve"> </w:t>
        </w:r>
        <w:r w:rsidR="00AD1397">
          <w:rPr>
            <w:color w:val="007FFF"/>
            <w:sz w:val="24"/>
          </w:rPr>
          <w:t>for</w:t>
        </w:r>
        <w:r w:rsidR="00AD1397">
          <w:rPr>
            <w:color w:val="007FFF"/>
            <w:spacing w:val="-5"/>
            <w:sz w:val="24"/>
          </w:rPr>
          <w:t xml:space="preserve"> </w:t>
        </w:r>
        <w:r w:rsidR="00AD1397">
          <w:rPr>
            <w:color w:val="007FFF"/>
            <w:sz w:val="24"/>
          </w:rPr>
          <w:t>Nuuchahnulth</w:t>
        </w:r>
      </w:hyperlink>
      <w:r w:rsidR="00AD1397">
        <w:rPr>
          <w:color w:val="007FFF"/>
          <w:sz w:val="24"/>
        </w:rPr>
        <w:tab/>
      </w:r>
      <w:hyperlink w:anchor="_bookmark205" w:history="1">
        <w:r w:rsidR="00AD1397">
          <w:rPr>
            <w:color w:val="007FFF"/>
            <w:sz w:val="24"/>
          </w:rPr>
          <w:t>123</w:t>
        </w:r>
      </w:hyperlink>
    </w:p>
    <w:p w:rsidR="00DD7756" w:rsidRDefault="00DD7756">
      <w:pPr>
        <w:pStyle w:val="ListParagraph"/>
        <w:numPr>
          <w:ilvl w:val="1"/>
          <w:numId w:val="14"/>
        </w:numPr>
        <w:tabs>
          <w:tab w:val="left" w:pos="1029"/>
          <w:tab w:val="left" w:leader="dot" w:pos="8786"/>
        </w:tabs>
        <w:spacing w:before="15" w:line="254" w:lineRule="auto"/>
        <w:ind w:right="537"/>
        <w:rPr>
          <w:sz w:val="24"/>
        </w:rPr>
      </w:pPr>
      <w:hyperlink w:anchor="_bookmark207" w:history="1">
        <w:r w:rsidR="00AD1397">
          <w:rPr>
            <w:color w:val="007FFF"/>
            <w:sz w:val="24"/>
          </w:rPr>
          <w:t>Interactions among frequency, dispersion, and flexibility for English vs. Nu-</w:t>
        </w:r>
      </w:hyperlink>
      <w:hyperlink w:anchor="_bookmark207" w:history="1">
        <w:r w:rsidR="00AD1397">
          <w:rPr>
            <w:color w:val="007FFF"/>
            <w:sz w:val="24"/>
          </w:rPr>
          <w:t xml:space="preserve"> uchahnulth</w:t>
        </w:r>
        <w:r w:rsidR="00AD1397">
          <w:rPr>
            <w:color w:val="007FFF"/>
            <w:spacing w:val="-3"/>
            <w:sz w:val="24"/>
          </w:rPr>
          <w:t xml:space="preserve"> </w:t>
        </w:r>
        <w:r w:rsidR="00AD1397">
          <w:rPr>
            <w:color w:val="007FFF"/>
            <w:sz w:val="24"/>
          </w:rPr>
          <w:t>(heat</w:t>
        </w:r>
        <w:r w:rsidR="00AD1397">
          <w:rPr>
            <w:color w:val="007FFF"/>
            <w:spacing w:val="-2"/>
            <w:sz w:val="24"/>
          </w:rPr>
          <w:t xml:space="preserve"> </w:t>
        </w:r>
        <w:r w:rsidR="00AD1397">
          <w:rPr>
            <w:color w:val="007FFF"/>
            <w:sz w:val="24"/>
          </w:rPr>
          <w:t>map)</w:t>
        </w:r>
      </w:hyperlink>
      <w:r w:rsidR="00AD1397">
        <w:rPr>
          <w:color w:val="007FFF"/>
          <w:sz w:val="24"/>
        </w:rPr>
        <w:tab/>
      </w:r>
      <w:hyperlink w:anchor="_bookmark207" w:history="1">
        <w:r w:rsidR="00AD1397">
          <w:rPr>
            <w:color w:val="007FFF"/>
            <w:spacing w:val="-6"/>
            <w:sz w:val="24"/>
          </w:rPr>
          <w:t>125</w:t>
        </w:r>
      </w:hyperlink>
    </w:p>
    <w:p w:rsidR="00DD7756" w:rsidRDefault="00DD7756">
      <w:pPr>
        <w:pStyle w:val="ListParagraph"/>
        <w:numPr>
          <w:ilvl w:val="1"/>
          <w:numId w:val="14"/>
        </w:numPr>
        <w:tabs>
          <w:tab w:val="left" w:pos="1029"/>
          <w:tab w:val="left" w:leader="dot" w:pos="8786"/>
        </w:tabs>
        <w:spacing w:line="254" w:lineRule="auto"/>
        <w:ind w:right="537"/>
        <w:rPr>
          <w:sz w:val="24"/>
        </w:rPr>
      </w:pPr>
      <w:hyperlink w:anchor="_bookmark209" w:history="1">
        <w:r w:rsidR="00AD1397">
          <w:rPr>
            <w:color w:val="007FFF"/>
            <w:sz w:val="24"/>
          </w:rPr>
          <w:t>Interactions among frequency, dispersion, and flexibility for English vs. Nu-</w:t>
        </w:r>
      </w:hyperlink>
      <w:hyperlink w:anchor="_bookmark209" w:history="1">
        <w:r w:rsidR="00AD1397">
          <w:rPr>
            <w:color w:val="007FFF"/>
            <w:sz w:val="24"/>
          </w:rPr>
          <w:t xml:space="preserve"> uchahnulth</w:t>
        </w:r>
        <w:r w:rsidR="00AD1397">
          <w:rPr>
            <w:color w:val="007FFF"/>
            <w:spacing w:val="-3"/>
            <w:sz w:val="24"/>
          </w:rPr>
          <w:t xml:space="preserve"> </w:t>
        </w:r>
        <w:r w:rsidR="00AD1397">
          <w:rPr>
            <w:color w:val="007FFF"/>
            <w:sz w:val="24"/>
          </w:rPr>
          <w:t>(3D</w:t>
        </w:r>
        <w:r w:rsidR="00AD1397">
          <w:rPr>
            <w:color w:val="007FFF"/>
            <w:spacing w:val="-3"/>
            <w:sz w:val="24"/>
          </w:rPr>
          <w:t xml:space="preserve"> </w:t>
        </w:r>
        <w:r w:rsidR="00AD1397">
          <w:rPr>
            <w:color w:val="007FFF"/>
            <w:sz w:val="24"/>
          </w:rPr>
          <w:t>map)</w:t>
        </w:r>
      </w:hyperlink>
      <w:r w:rsidR="00AD1397">
        <w:rPr>
          <w:color w:val="007FFF"/>
          <w:sz w:val="24"/>
        </w:rPr>
        <w:tab/>
      </w:r>
      <w:hyperlink w:anchor="_bookmark209" w:history="1">
        <w:r w:rsidR="00AD1397">
          <w:rPr>
            <w:color w:val="007FFF"/>
            <w:spacing w:val="-6"/>
            <w:sz w:val="24"/>
          </w:rPr>
          <w:t>126</w:t>
        </w:r>
      </w:hyperlink>
    </w:p>
    <w:p w:rsidR="00DD7756" w:rsidRDefault="00DD7756">
      <w:pPr>
        <w:pStyle w:val="ListParagraph"/>
        <w:numPr>
          <w:ilvl w:val="1"/>
          <w:numId w:val="14"/>
        </w:numPr>
        <w:tabs>
          <w:tab w:val="left" w:pos="1029"/>
          <w:tab w:val="left" w:leader="dot" w:pos="8786"/>
        </w:tabs>
        <w:spacing w:line="254" w:lineRule="auto"/>
        <w:ind w:right="537"/>
        <w:rPr>
          <w:sz w:val="24"/>
        </w:rPr>
      </w:pPr>
      <w:hyperlink w:anchor="_bookmark211" w:history="1">
        <w:r w:rsidR="00AD1397">
          <w:rPr>
            <w:color w:val="007FFF"/>
            <w:sz w:val="24"/>
          </w:rPr>
          <w:t>Interactions among frequency, dispersion, and flexibility for English vs. Nu-</w:t>
        </w:r>
      </w:hyperlink>
      <w:hyperlink w:anchor="_bookmark211" w:history="1">
        <w:r w:rsidR="00AD1397">
          <w:rPr>
            <w:color w:val="007FFF"/>
            <w:sz w:val="24"/>
          </w:rPr>
          <w:t xml:space="preserve"> uchahnulth, with standard deviations</w:t>
        </w:r>
        <w:r w:rsidR="00AD1397">
          <w:rPr>
            <w:color w:val="007FFF"/>
            <w:spacing w:val="-15"/>
            <w:sz w:val="24"/>
          </w:rPr>
          <w:t xml:space="preserve"> </w:t>
        </w:r>
        <w:r w:rsidR="00AD1397">
          <w:rPr>
            <w:color w:val="007FFF"/>
            <w:sz w:val="24"/>
          </w:rPr>
          <w:t>(3D</w:t>
        </w:r>
        <w:r w:rsidR="00AD1397">
          <w:rPr>
            <w:color w:val="007FFF"/>
            <w:spacing w:val="-4"/>
            <w:sz w:val="24"/>
          </w:rPr>
          <w:t xml:space="preserve"> </w:t>
        </w:r>
        <w:r w:rsidR="00AD1397">
          <w:rPr>
            <w:color w:val="007FFF"/>
            <w:sz w:val="24"/>
          </w:rPr>
          <w:t>map)</w:t>
        </w:r>
      </w:hyperlink>
      <w:r w:rsidR="00AD1397">
        <w:rPr>
          <w:color w:val="007FFF"/>
          <w:sz w:val="24"/>
        </w:rPr>
        <w:tab/>
      </w:r>
      <w:hyperlink w:anchor="_bookmark211" w:history="1">
        <w:r w:rsidR="00AD1397">
          <w:rPr>
            <w:color w:val="007FFF"/>
            <w:spacing w:val="-6"/>
            <w:sz w:val="24"/>
          </w:rPr>
          <w:t>126</w:t>
        </w:r>
      </w:hyperlink>
    </w:p>
    <w:p w:rsidR="00DD7756" w:rsidRDefault="00DD7756">
      <w:pPr>
        <w:spacing w:line="254" w:lineRule="auto"/>
        <w:rPr>
          <w:sz w:val="24"/>
        </w:rPr>
        <w:sectPr w:rsidR="00DD7756">
          <w:footerReference w:type="default" r:id="rId17"/>
          <w:pgSz w:w="12240" w:h="15840"/>
          <w:pgMar w:top="1500" w:right="900" w:bottom="1040" w:left="1680" w:header="0" w:footer="856" w:gutter="0"/>
          <w:pgNumType w:start="13"/>
          <w:cols w:space="720"/>
        </w:sectPr>
      </w:pPr>
    </w:p>
    <w:p w:rsidR="00DD7756" w:rsidRDefault="00DD7756">
      <w:pPr>
        <w:pStyle w:val="BodyText"/>
        <w:rPr>
          <w:sz w:val="56"/>
        </w:rPr>
      </w:pPr>
    </w:p>
    <w:p w:rsidR="00DD7756" w:rsidRDefault="00DD7756">
      <w:pPr>
        <w:pStyle w:val="BodyText"/>
        <w:spacing w:before="1"/>
        <w:rPr>
          <w:sz w:val="61"/>
        </w:rPr>
      </w:pPr>
    </w:p>
    <w:p w:rsidR="00DD7756" w:rsidRDefault="00AD1397">
      <w:pPr>
        <w:pStyle w:val="Heading1"/>
        <w:spacing w:before="0"/>
        <w:rPr>
          <w:b/>
        </w:rPr>
      </w:pPr>
      <w:bookmarkStart w:id="13" w:name="List_of_Tables"/>
      <w:bookmarkStart w:id="14" w:name="_bookmark8"/>
      <w:bookmarkEnd w:id="13"/>
      <w:bookmarkEnd w:id="14"/>
      <w:r>
        <w:rPr>
          <w:b/>
        </w:rPr>
        <w:t>List of Tables</w:t>
      </w: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spacing w:before="10"/>
        <w:rPr>
          <w:b/>
          <w:sz w:val="13"/>
        </w:rPr>
      </w:pPr>
    </w:p>
    <w:tbl>
      <w:tblPr>
        <w:tblW w:w="0" w:type="auto"/>
        <w:tblInd w:w="436" w:type="dxa"/>
        <w:tblLayout w:type="fixed"/>
        <w:tblCellMar>
          <w:left w:w="0" w:type="dxa"/>
          <w:right w:w="0" w:type="dxa"/>
        </w:tblCellMar>
        <w:tblLook w:val="01E0"/>
      </w:tblPr>
      <w:tblGrid>
        <w:gridCol w:w="490"/>
        <w:gridCol w:w="7852"/>
        <w:gridCol w:w="400"/>
      </w:tblGrid>
      <w:tr w:rsidR="00DD7756">
        <w:trPr>
          <w:trHeight w:val="340"/>
        </w:trPr>
        <w:tc>
          <w:tcPr>
            <w:tcW w:w="490" w:type="dxa"/>
          </w:tcPr>
          <w:p w:rsidR="00DD7756" w:rsidRDefault="00DD7756">
            <w:pPr>
              <w:pStyle w:val="TableParagraph"/>
              <w:spacing w:before="0" w:line="273" w:lineRule="exact"/>
              <w:ind w:right="113"/>
              <w:jc w:val="center"/>
              <w:rPr>
                <w:sz w:val="24"/>
              </w:rPr>
            </w:pPr>
            <w:hyperlink w:anchor="_bookmark30" w:history="1">
              <w:r w:rsidR="00AD1397">
                <w:rPr>
                  <w:color w:val="007FFF"/>
                  <w:sz w:val="24"/>
                </w:rPr>
                <w:t>1.1</w:t>
              </w:r>
            </w:hyperlink>
          </w:p>
        </w:tc>
        <w:tc>
          <w:tcPr>
            <w:tcW w:w="7852" w:type="dxa"/>
          </w:tcPr>
          <w:p w:rsidR="00DD7756" w:rsidRDefault="00DD7756">
            <w:pPr>
              <w:pStyle w:val="TableParagraph"/>
              <w:spacing w:before="0" w:line="273" w:lineRule="exact"/>
              <w:ind w:left="109"/>
              <w:jc w:val="left"/>
              <w:rPr>
                <w:sz w:val="24"/>
              </w:rPr>
            </w:pPr>
            <w:hyperlink w:anchor="_bookmark30" w:history="1">
              <w:r w:rsidR="00AD1397">
                <w:rPr>
                  <w:color w:val="007FFF"/>
                  <w:sz w:val="24"/>
                </w:rPr>
                <w:t>Types of conversion in English (Indo-European &gt; Germanic)</w:t>
              </w:r>
            </w:hyperlink>
            <w:r w:rsidR="00AD1397">
              <w:rPr>
                <w:color w:val="007FFF"/>
                <w:sz w:val="24"/>
              </w:rPr>
              <w:t xml:space="preserve"> </w:t>
            </w:r>
            <w:r w:rsidR="00AD1397">
              <w:rPr>
                <w:sz w:val="24"/>
              </w:rPr>
              <w:t>. . . . . . . . . .</w:t>
            </w:r>
          </w:p>
        </w:tc>
        <w:tc>
          <w:tcPr>
            <w:tcW w:w="400" w:type="dxa"/>
          </w:tcPr>
          <w:p w:rsidR="00DD7756" w:rsidRDefault="00DD7756">
            <w:pPr>
              <w:pStyle w:val="TableParagraph"/>
              <w:spacing w:before="0" w:line="273" w:lineRule="exact"/>
              <w:ind w:right="48"/>
              <w:rPr>
                <w:sz w:val="24"/>
              </w:rPr>
            </w:pPr>
            <w:hyperlink w:anchor="_bookmark30" w:history="1">
              <w:r w:rsidR="00AD1397">
                <w:rPr>
                  <w:color w:val="007FFF"/>
                  <w:w w:val="99"/>
                  <w:sz w:val="24"/>
                </w:rPr>
                <w:t>9</w:t>
              </w:r>
            </w:hyperlink>
          </w:p>
        </w:tc>
      </w:tr>
      <w:tr w:rsidR="00DD7756">
        <w:trPr>
          <w:trHeight w:val="697"/>
        </w:trPr>
        <w:tc>
          <w:tcPr>
            <w:tcW w:w="490" w:type="dxa"/>
          </w:tcPr>
          <w:p w:rsidR="00DD7756" w:rsidRDefault="00DD7756">
            <w:pPr>
              <w:pStyle w:val="TableParagraph"/>
              <w:spacing w:before="67" w:line="240" w:lineRule="auto"/>
              <w:ind w:right="113"/>
              <w:jc w:val="center"/>
              <w:rPr>
                <w:sz w:val="24"/>
              </w:rPr>
            </w:pPr>
            <w:hyperlink w:anchor="_bookmark32" w:history="1">
              <w:r w:rsidR="00AD1397">
                <w:rPr>
                  <w:color w:val="007FFF"/>
                  <w:sz w:val="24"/>
                </w:rPr>
                <w:t>1.2</w:t>
              </w:r>
            </w:hyperlink>
          </w:p>
        </w:tc>
        <w:tc>
          <w:tcPr>
            <w:tcW w:w="7852" w:type="dxa"/>
          </w:tcPr>
          <w:p w:rsidR="00DD7756" w:rsidRDefault="00DD7756">
            <w:pPr>
              <w:pStyle w:val="TableParagraph"/>
              <w:tabs>
                <w:tab w:val="left" w:pos="2702"/>
              </w:tabs>
              <w:spacing w:before="67" w:line="254" w:lineRule="auto"/>
              <w:ind w:left="588" w:right="102" w:hanging="479"/>
              <w:jc w:val="left"/>
              <w:rPr>
                <w:sz w:val="24"/>
              </w:rPr>
            </w:pPr>
            <w:hyperlink w:anchor="_bookmark32" w:history="1">
              <w:r w:rsidR="00AD1397">
                <w:rPr>
                  <w:color w:val="007FFF"/>
                  <w:sz w:val="24"/>
                </w:rPr>
                <w:t xml:space="preserve">Percentage of lexical items used as nouns, verbs, or both in Mundari </w:t>
              </w:r>
              <w:r w:rsidR="00AD1397">
                <w:rPr>
                  <w:color w:val="007FFF"/>
                  <w:spacing w:val="-3"/>
                  <w:sz w:val="24"/>
                </w:rPr>
                <w:t>(Aus-</w:t>
              </w:r>
            </w:hyperlink>
            <w:r w:rsidR="00AD1397">
              <w:rPr>
                <w:color w:val="007FFF"/>
                <w:spacing w:val="-3"/>
                <w:sz w:val="24"/>
              </w:rPr>
              <w:t xml:space="preserve"> </w:t>
            </w:r>
            <w:hyperlink w:anchor="_bookmark32" w:history="1">
              <w:r w:rsidR="00AD1397">
                <w:rPr>
                  <w:color w:val="007FFF"/>
                  <w:sz w:val="24"/>
                </w:rPr>
                <w:t>troasiatic</w:t>
              </w:r>
              <w:r w:rsidR="00AD1397">
                <w:rPr>
                  <w:color w:val="007FFF"/>
                  <w:spacing w:val="-4"/>
                  <w:sz w:val="24"/>
                </w:rPr>
                <w:t xml:space="preserve"> </w:t>
              </w:r>
              <w:r w:rsidR="00AD1397">
                <w:rPr>
                  <w:color w:val="007FFF"/>
                  <w:sz w:val="24"/>
                </w:rPr>
                <w:t>&gt;</w:t>
              </w:r>
              <w:r w:rsidR="00AD1397">
                <w:rPr>
                  <w:color w:val="007FFF"/>
                  <w:spacing w:val="-3"/>
                  <w:sz w:val="24"/>
                </w:rPr>
                <w:t xml:space="preserve"> </w:t>
              </w:r>
              <w:r w:rsidR="00AD1397">
                <w:rPr>
                  <w:color w:val="007FFF"/>
                  <w:sz w:val="24"/>
                </w:rPr>
                <w:t>Munda)</w:t>
              </w:r>
            </w:hyperlink>
            <w:r w:rsidR="00AD1397">
              <w:rPr>
                <w:color w:val="007FFF"/>
                <w:sz w:val="24"/>
              </w:rPr>
              <w:tab/>
            </w:r>
            <w:r w:rsidR="00AD1397">
              <w:rPr>
                <w:sz w:val="24"/>
              </w:rPr>
              <w:t>. . . . . . . . . . . . . . . . . . . . . . . . . . . . .</w:t>
            </w:r>
            <w:r w:rsidR="00AD1397">
              <w:rPr>
                <w:spacing w:val="26"/>
                <w:sz w:val="24"/>
              </w:rPr>
              <w:t xml:space="preserve"> </w:t>
            </w:r>
            <w:r w:rsidR="00AD1397">
              <w:rPr>
                <w:sz w:val="24"/>
              </w:rPr>
              <w:t>.</w:t>
            </w:r>
          </w:p>
        </w:tc>
        <w:tc>
          <w:tcPr>
            <w:tcW w:w="400" w:type="dxa"/>
          </w:tcPr>
          <w:p w:rsidR="00DD7756" w:rsidRDefault="00DD7756">
            <w:pPr>
              <w:pStyle w:val="TableParagraph"/>
              <w:spacing w:before="2" w:line="240" w:lineRule="auto"/>
              <w:jc w:val="left"/>
              <w:rPr>
                <w:b/>
                <w:sz w:val="31"/>
              </w:rPr>
            </w:pPr>
          </w:p>
          <w:p w:rsidR="00DD7756" w:rsidRDefault="00DD7756">
            <w:pPr>
              <w:pStyle w:val="TableParagraph"/>
              <w:spacing w:before="0" w:line="240" w:lineRule="auto"/>
              <w:ind w:right="48"/>
              <w:rPr>
                <w:sz w:val="24"/>
              </w:rPr>
            </w:pPr>
            <w:hyperlink w:anchor="_bookmark32" w:history="1">
              <w:r w:rsidR="00AD1397">
                <w:rPr>
                  <w:color w:val="007FFF"/>
                  <w:w w:val="95"/>
                  <w:sz w:val="24"/>
                </w:rPr>
                <w:t>10</w:t>
              </w:r>
            </w:hyperlink>
          </w:p>
        </w:tc>
      </w:tr>
      <w:tr w:rsidR="00DD7756">
        <w:trPr>
          <w:trHeight w:val="697"/>
        </w:trPr>
        <w:tc>
          <w:tcPr>
            <w:tcW w:w="490" w:type="dxa"/>
          </w:tcPr>
          <w:p w:rsidR="00DD7756" w:rsidRDefault="00DD7756">
            <w:pPr>
              <w:pStyle w:val="TableParagraph"/>
              <w:spacing w:before="67" w:line="240" w:lineRule="auto"/>
              <w:ind w:right="113"/>
              <w:jc w:val="center"/>
              <w:rPr>
                <w:sz w:val="24"/>
              </w:rPr>
            </w:pPr>
            <w:hyperlink w:anchor="_bookmark34" w:history="1">
              <w:r w:rsidR="00AD1397">
                <w:rPr>
                  <w:color w:val="007FFF"/>
                  <w:sz w:val="24"/>
                </w:rPr>
                <w:t>1.3</w:t>
              </w:r>
            </w:hyperlink>
          </w:p>
        </w:tc>
        <w:tc>
          <w:tcPr>
            <w:tcW w:w="7852" w:type="dxa"/>
          </w:tcPr>
          <w:p w:rsidR="00DD7756" w:rsidRDefault="00DD7756">
            <w:pPr>
              <w:pStyle w:val="TableParagraph"/>
              <w:spacing w:before="67" w:line="254" w:lineRule="auto"/>
              <w:ind w:left="588" w:right="102" w:hanging="479"/>
              <w:jc w:val="left"/>
              <w:rPr>
                <w:sz w:val="24"/>
              </w:rPr>
            </w:pPr>
            <w:hyperlink w:anchor="_bookmark34" w:history="1">
              <w:r w:rsidR="00AD1397">
                <w:rPr>
                  <w:color w:val="007FFF"/>
                  <w:sz w:val="24"/>
                </w:rPr>
                <w:t>Percentage of roots used as nouns, verbs, or both in Central Alaskan Yup’ik</w:t>
              </w:r>
            </w:hyperlink>
            <w:r w:rsidR="00AD1397">
              <w:rPr>
                <w:color w:val="007FFF"/>
                <w:sz w:val="24"/>
              </w:rPr>
              <w:t xml:space="preserve"> </w:t>
            </w:r>
            <w:hyperlink w:anchor="_bookmark34" w:history="1">
              <w:r w:rsidR="00AD1397">
                <w:rPr>
                  <w:color w:val="007FFF"/>
                  <w:sz w:val="24"/>
                </w:rPr>
                <w:t>(Eskimo-Aleut &gt; Yupik)</w:t>
              </w:r>
            </w:hyperlink>
            <w:r w:rsidR="00AD1397">
              <w:rPr>
                <w:color w:val="007FFF"/>
                <w:sz w:val="24"/>
              </w:rPr>
              <w:t xml:space="preserve"> </w:t>
            </w:r>
            <w:r w:rsidR="00AD1397">
              <w:rPr>
                <w:sz w:val="24"/>
              </w:rPr>
              <w:t>. . . . . . . . . . . . . . . . . . . . . . . . . . . .</w:t>
            </w:r>
          </w:p>
        </w:tc>
        <w:tc>
          <w:tcPr>
            <w:tcW w:w="400" w:type="dxa"/>
          </w:tcPr>
          <w:p w:rsidR="00DD7756" w:rsidRDefault="00DD7756">
            <w:pPr>
              <w:pStyle w:val="TableParagraph"/>
              <w:spacing w:before="2" w:line="240" w:lineRule="auto"/>
              <w:jc w:val="left"/>
              <w:rPr>
                <w:b/>
                <w:sz w:val="31"/>
              </w:rPr>
            </w:pPr>
          </w:p>
          <w:p w:rsidR="00DD7756" w:rsidRDefault="00DD7756">
            <w:pPr>
              <w:pStyle w:val="TableParagraph"/>
              <w:spacing w:before="0" w:line="240" w:lineRule="auto"/>
              <w:ind w:right="48"/>
              <w:rPr>
                <w:sz w:val="24"/>
              </w:rPr>
            </w:pPr>
            <w:hyperlink w:anchor="_bookmark34" w:history="1">
              <w:r w:rsidR="00AD1397">
                <w:rPr>
                  <w:color w:val="007FFF"/>
                  <w:w w:val="95"/>
                  <w:sz w:val="24"/>
                </w:rPr>
                <w:t>11</w:t>
              </w:r>
            </w:hyperlink>
          </w:p>
        </w:tc>
      </w:tr>
      <w:tr w:rsidR="00DD7756">
        <w:trPr>
          <w:trHeight w:val="797"/>
        </w:trPr>
        <w:tc>
          <w:tcPr>
            <w:tcW w:w="490" w:type="dxa"/>
          </w:tcPr>
          <w:p w:rsidR="00DD7756" w:rsidRDefault="00DD7756">
            <w:pPr>
              <w:pStyle w:val="TableParagraph"/>
              <w:spacing w:before="67" w:line="240" w:lineRule="auto"/>
              <w:ind w:right="113"/>
              <w:jc w:val="center"/>
              <w:rPr>
                <w:sz w:val="24"/>
              </w:rPr>
            </w:pPr>
            <w:hyperlink w:anchor="_bookmark36" w:history="1">
              <w:r w:rsidR="00AD1397">
                <w:rPr>
                  <w:color w:val="007FFF"/>
                  <w:sz w:val="24"/>
                </w:rPr>
                <w:t>1.4</w:t>
              </w:r>
            </w:hyperlink>
          </w:p>
        </w:tc>
        <w:tc>
          <w:tcPr>
            <w:tcW w:w="7852" w:type="dxa"/>
          </w:tcPr>
          <w:p w:rsidR="00DD7756" w:rsidRDefault="00DD7756">
            <w:pPr>
              <w:pStyle w:val="TableParagraph"/>
              <w:spacing w:before="67" w:line="254" w:lineRule="auto"/>
              <w:ind w:left="588" w:hanging="479"/>
              <w:jc w:val="left"/>
              <w:rPr>
                <w:sz w:val="24"/>
              </w:rPr>
            </w:pPr>
            <w:hyperlink w:anchor="_bookmark36" w:history="1">
              <w:r w:rsidR="00AD1397">
                <w:rPr>
                  <w:color w:val="007FFF"/>
                  <w:sz w:val="24"/>
                </w:rPr>
                <w:t>Distribution of functions of property words in English (Indo-European &gt; Ger-</w:t>
              </w:r>
            </w:hyperlink>
            <w:r w:rsidR="00AD1397">
              <w:rPr>
                <w:color w:val="007FFF"/>
                <w:sz w:val="24"/>
              </w:rPr>
              <w:t xml:space="preserve"> </w:t>
            </w:r>
            <w:hyperlink w:anchor="_bookmark36" w:history="1">
              <w:r w:rsidR="00AD1397">
                <w:rPr>
                  <w:color w:val="007FFF"/>
                  <w:sz w:val="24"/>
                </w:rPr>
                <w:t>manic) and Mandarin (Sino-Tibetan &gt; Sinitic)</w:t>
              </w:r>
            </w:hyperlink>
            <w:r w:rsidR="00AD1397">
              <w:rPr>
                <w:color w:val="007FFF"/>
                <w:sz w:val="24"/>
              </w:rPr>
              <w:t xml:space="preserve"> </w:t>
            </w:r>
            <w:r w:rsidR="00AD1397">
              <w:rPr>
                <w:sz w:val="24"/>
              </w:rPr>
              <w:t>. . . . . . . . . . . . . . . .</w:t>
            </w:r>
          </w:p>
        </w:tc>
        <w:tc>
          <w:tcPr>
            <w:tcW w:w="400" w:type="dxa"/>
          </w:tcPr>
          <w:p w:rsidR="00DD7756" w:rsidRDefault="00DD7756">
            <w:pPr>
              <w:pStyle w:val="TableParagraph"/>
              <w:spacing w:before="2" w:line="240" w:lineRule="auto"/>
              <w:jc w:val="left"/>
              <w:rPr>
                <w:b/>
                <w:sz w:val="31"/>
              </w:rPr>
            </w:pPr>
          </w:p>
          <w:p w:rsidR="00DD7756" w:rsidRDefault="00DD7756">
            <w:pPr>
              <w:pStyle w:val="TableParagraph"/>
              <w:spacing w:before="0" w:line="240" w:lineRule="auto"/>
              <w:ind w:right="48"/>
              <w:rPr>
                <w:sz w:val="24"/>
              </w:rPr>
            </w:pPr>
            <w:hyperlink w:anchor="_bookmark36" w:history="1">
              <w:r w:rsidR="00AD1397">
                <w:rPr>
                  <w:color w:val="007FFF"/>
                  <w:w w:val="95"/>
                  <w:sz w:val="24"/>
                </w:rPr>
                <w:t>12</w:t>
              </w:r>
            </w:hyperlink>
          </w:p>
        </w:tc>
      </w:tr>
      <w:tr w:rsidR="00DD7756">
        <w:trPr>
          <w:trHeight w:val="508"/>
        </w:trPr>
        <w:tc>
          <w:tcPr>
            <w:tcW w:w="490" w:type="dxa"/>
          </w:tcPr>
          <w:p w:rsidR="00DD7756" w:rsidRDefault="00DD7756">
            <w:pPr>
              <w:pStyle w:val="TableParagraph"/>
              <w:spacing w:before="166" w:line="240" w:lineRule="auto"/>
              <w:ind w:right="113"/>
              <w:jc w:val="center"/>
              <w:rPr>
                <w:sz w:val="24"/>
              </w:rPr>
            </w:pPr>
            <w:hyperlink w:anchor="_bookmark61" w:history="1">
              <w:r w:rsidR="00AD1397">
                <w:rPr>
                  <w:color w:val="007FFF"/>
                  <w:sz w:val="24"/>
                </w:rPr>
                <w:t>2.1</w:t>
              </w:r>
            </w:hyperlink>
          </w:p>
        </w:tc>
        <w:tc>
          <w:tcPr>
            <w:tcW w:w="7852" w:type="dxa"/>
          </w:tcPr>
          <w:p w:rsidR="00DD7756" w:rsidRDefault="00DD7756">
            <w:pPr>
              <w:pStyle w:val="TableParagraph"/>
              <w:spacing w:before="166" w:line="240" w:lineRule="auto"/>
              <w:ind w:left="109"/>
              <w:jc w:val="left"/>
              <w:rPr>
                <w:sz w:val="24"/>
              </w:rPr>
            </w:pPr>
            <w:hyperlink w:anchor="_bookmark61" w:history="1">
              <w:r w:rsidR="00AD1397">
                <w:rPr>
                  <w:color w:val="007FFF"/>
                  <w:sz w:val="24"/>
                </w:rPr>
                <w:t>Distribution of English Verbs and Adjectives</w:t>
              </w:r>
            </w:hyperlink>
            <w:r w:rsidR="00AD1397">
              <w:rPr>
                <w:color w:val="007FFF"/>
                <w:sz w:val="24"/>
              </w:rPr>
              <w:t xml:space="preserve"> </w:t>
            </w:r>
            <w:r w:rsidR="00AD1397">
              <w:rPr>
                <w:sz w:val="24"/>
              </w:rPr>
              <w:t>. . . . . . . . . . . . . . . . . . .</w:t>
            </w:r>
          </w:p>
        </w:tc>
        <w:tc>
          <w:tcPr>
            <w:tcW w:w="400" w:type="dxa"/>
          </w:tcPr>
          <w:p w:rsidR="00DD7756" w:rsidRDefault="00DD7756">
            <w:pPr>
              <w:pStyle w:val="TableParagraph"/>
              <w:spacing w:before="166" w:line="240" w:lineRule="auto"/>
              <w:ind w:right="48"/>
              <w:rPr>
                <w:sz w:val="24"/>
              </w:rPr>
            </w:pPr>
            <w:hyperlink w:anchor="_bookmark61" w:history="1">
              <w:r w:rsidR="00AD1397">
                <w:rPr>
                  <w:color w:val="007FFF"/>
                  <w:w w:val="95"/>
                  <w:sz w:val="24"/>
                </w:rPr>
                <w:t>32</w:t>
              </w:r>
            </w:hyperlink>
          </w:p>
        </w:tc>
      </w:tr>
      <w:tr w:rsidR="00DD7756">
        <w:trPr>
          <w:trHeight w:val="408"/>
        </w:trPr>
        <w:tc>
          <w:tcPr>
            <w:tcW w:w="490" w:type="dxa"/>
          </w:tcPr>
          <w:p w:rsidR="00DD7756" w:rsidRDefault="00DD7756">
            <w:pPr>
              <w:pStyle w:val="TableParagraph"/>
              <w:spacing w:before="67" w:line="240" w:lineRule="auto"/>
              <w:ind w:right="113"/>
              <w:jc w:val="center"/>
              <w:rPr>
                <w:sz w:val="24"/>
              </w:rPr>
            </w:pPr>
            <w:hyperlink w:anchor="_bookmark62" w:history="1">
              <w:r w:rsidR="00AD1397">
                <w:rPr>
                  <w:color w:val="007FFF"/>
                  <w:sz w:val="24"/>
                </w:rPr>
                <w:t>2.2</w:t>
              </w:r>
            </w:hyperlink>
          </w:p>
        </w:tc>
        <w:tc>
          <w:tcPr>
            <w:tcW w:w="7852" w:type="dxa"/>
          </w:tcPr>
          <w:p w:rsidR="00DD7756" w:rsidRDefault="00DD7756">
            <w:pPr>
              <w:pStyle w:val="TableParagraph"/>
              <w:spacing w:before="67" w:line="240" w:lineRule="auto"/>
              <w:ind w:left="109"/>
              <w:jc w:val="left"/>
              <w:rPr>
                <w:sz w:val="24"/>
              </w:rPr>
            </w:pPr>
            <w:hyperlink w:anchor="_bookmark62" w:history="1">
              <w:r w:rsidR="00AD1397">
                <w:rPr>
                  <w:color w:val="007FFF"/>
                  <w:sz w:val="24"/>
                </w:rPr>
                <w:t>Distributional analysis of English (Indo-European &gt; Germanic) temporal</w:t>
              </w:r>
              <w:r w:rsidR="00AD1397">
                <w:rPr>
                  <w:color w:val="007FFF"/>
                  <w:spacing w:val="-34"/>
                  <w:sz w:val="24"/>
                </w:rPr>
                <w:t xml:space="preserve"> </w:t>
              </w:r>
              <w:r w:rsidR="00AD1397">
                <w:rPr>
                  <w:color w:val="007FFF"/>
                  <w:sz w:val="24"/>
                </w:rPr>
                <w:t>nouns</w:t>
              </w:r>
            </w:hyperlink>
          </w:p>
        </w:tc>
        <w:tc>
          <w:tcPr>
            <w:tcW w:w="400" w:type="dxa"/>
          </w:tcPr>
          <w:p w:rsidR="00DD7756" w:rsidRDefault="00DD7756">
            <w:pPr>
              <w:pStyle w:val="TableParagraph"/>
              <w:spacing w:before="67" w:line="240" w:lineRule="auto"/>
              <w:ind w:right="48"/>
              <w:rPr>
                <w:sz w:val="24"/>
              </w:rPr>
            </w:pPr>
            <w:hyperlink w:anchor="_bookmark62" w:history="1">
              <w:r w:rsidR="00AD1397">
                <w:rPr>
                  <w:color w:val="007FFF"/>
                  <w:w w:val="95"/>
                  <w:sz w:val="24"/>
                </w:rPr>
                <w:t>33</w:t>
              </w:r>
            </w:hyperlink>
          </w:p>
        </w:tc>
      </w:tr>
      <w:tr w:rsidR="00DD7756">
        <w:trPr>
          <w:trHeight w:val="408"/>
        </w:trPr>
        <w:tc>
          <w:tcPr>
            <w:tcW w:w="490" w:type="dxa"/>
          </w:tcPr>
          <w:p w:rsidR="00DD7756" w:rsidRDefault="00DD7756">
            <w:pPr>
              <w:pStyle w:val="TableParagraph"/>
              <w:spacing w:before="67" w:line="240" w:lineRule="auto"/>
              <w:ind w:right="113"/>
              <w:jc w:val="center"/>
              <w:rPr>
                <w:sz w:val="24"/>
              </w:rPr>
            </w:pPr>
            <w:hyperlink w:anchor="_bookmark64" w:history="1">
              <w:r w:rsidR="00AD1397">
                <w:rPr>
                  <w:color w:val="007FFF"/>
                  <w:sz w:val="24"/>
                </w:rPr>
                <w:t>2.3</w:t>
              </w:r>
            </w:hyperlink>
          </w:p>
        </w:tc>
        <w:tc>
          <w:tcPr>
            <w:tcW w:w="7852" w:type="dxa"/>
          </w:tcPr>
          <w:p w:rsidR="00DD7756" w:rsidRDefault="00DD7756">
            <w:pPr>
              <w:pStyle w:val="TableParagraph"/>
              <w:spacing w:before="67" w:line="240" w:lineRule="auto"/>
              <w:ind w:left="109"/>
              <w:jc w:val="left"/>
              <w:rPr>
                <w:sz w:val="24"/>
              </w:rPr>
            </w:pPr>
            <w:hyperlink w:anchor="_bookmark64" w:history="1">
              <w:r w:rsidR="00AD1397">
                <w:rPr>
                  <w:color w:val="007FFF"/>
                  <w:sz w:val="24"/>
                </w:rPr>
                <w:t>Distributional analysis of Russian (Indo-European &gt; Slavic) numerals</w:t>
              </w:r>
            </w:hyperlink>
            <w:r w:rsidR="00AD1397">
              <w:rPr>
                <w:color w:val="007FFF"/>
                <w:sz w:val="24"/>
              </w:rPr>
              <w:t xml:space="preserve"> </w:t>
            </w:r>
            <w:r w:rsidR="00AD1397">
              <w:rPr>
                <w:sz w:val="24"/>
              </w:rPr>
              <w:t>. . . . .</w:t>
            </w:r>
          </w:p>
        </w:tc>
        <w:tc>
          <w:tcPr>
            <w:tcW w:w="400" w:type="dxa"/>
          </w:tcPr>
          <w:p w:rsidR="00DD7756" w:rsidRDefault="00DD7756">
            <w:pPr>
              <w:pStyle w:val="TableParagraph"/>
              <w:spacing w:before="67" w:line="240" w:lineRule="auto"/>
              <w:ind w:right="48"/>
              <w:rPr>
                <w:sz w:val="24"/>
              </w:rPr>
            </w:pPr>
            <w:hyperlink w:anchor="_bookmark64" w:history="1">
              <w:r w:rsidR="00AD1397">
                <w:rPr>
                  <w:color w:val="007FFF"/>
                  <w:w w:val="95"/>
                  <w:sz w:val="24"/>
                </w:rPr>
                <w:t>34</w:t>
              </w:r>
            </w:hyperlink>
          </w:p>
        </w:tc>
      </w:tr>
      <w:tr w:rsidR="00DD7756">
        <w:trPr>
          <w:trHeight w:val="508"/>
        </w:trPr>
        <w:tc>
          <w:tcPr>
            <w:tcW w:w="490" w:type="dxa"/>
          </w:tcPr>
          <w:p w:rsidR="00DD7756" w:rsidRDefault="00DD7756">
            <w:pPr>
              <w:pStyle w:val="TableParagraph"/>
              <w:spacing w:before="67" w:line="240" w:lineRule="auto"/>
              <w:ind w:right="113"/>
              <w:jc w:val="center"/>
              <w:rPr>
                <w:sz w:val="24"/>
              </w:rPr>
            </w:pPr>
            <w:hyperlink w:anchor="_bookmark66" w:history="1">
              <w:r w:rsidR="00AD1397">
                <w:rPr>
                  <w:color w:val="007FFF"/>
                  <w:sz w:val="24"/>
                </w:rPr>
                <w:t>2.4</w:t>
              </w:r>
            </w:hyperlink>
          </w:p>
        </w:tc>
        <w:tc>
          <w:tcPr>
            <w:tcW w:w="7852" w:type="dxa"/>
          </w:tcPr>
          <w:p w:rsidR="00DD7756" w:rsidRDefault="00DD7756">
            <w:pPr>
              <w:pStyle w:val="TableParagraph"/>
              <w:spacing w:before="67" w:line="240" w:lineRule="auto"/>
              <w:ind w:left="109"/>
              <w:jc w:val="left"/>
              <w:rPr>
                <w:sz w:val="24"/>
              </w:rPr>
            </w:pPr>
            <w:hyperlink w:anchor="_bookmark66" w:history="1">
              <w:r w:rsidR="00AD1397">
                <w:rPr>
                  <w:color w:val="007FFF"/>
                  <w:sz w:val="24"/>
                </w:rPr>
                <w:t>Distributional analysis of French (Indo-European &gt; Romance) verbs</w:t>
              </w:r>
            </w:hyperlink>
            <w:r w:rsidR="00AD1397">
              <w:rPr>
                <w:color w:val="007FFF"/>
                <w:sz w:val="24"/>
              </w:rPr>
              <w:t xml:space="preserve"> </w:t>
            </w:r>
            <w:r w:rsidR="00AD1397">
              <w:rPr>
                <w:sz w:val="24"/>
              </w:rPr>
              <w:t>. . . . . .</w:t>
            </w:r>
          </w:p>
        </w:tc>
        <w:tc>
          <w:tcPr>
            <w:tcW w:w="400" w:type="dxa"/>
          </w:tcPr>
          <w:p w:rsidR="00DD7756" w:rsidRDefault="00DD7756">
            <w:pPr>
              <w:pStyle w:val="TableParagraph"/>
              <w:spacing w:before="67" w:line="240" w:lineRule="auto"/>
              <w:ind w:right="48"/>
              <w:rPr>
                <w:sz w:val="24"/>
              </w:rPr>
            </w:pPr>
            <w:hyperlink w:anchor="_bookmark66" w:history="1">
              <w:r w:rsidR="00AD1397">
                <w:rPr>
                  <w:color w:val="007FFF"/>
                  <w:w w:val="95"/>
                  <w:sz w:val="24"/>
                </w:rPr>
                <w:t>35</w:t>
              </w:r>
            </w:hyperlink>
          </w:p>
        </w:tc>
      </w:tr>
      <w:tr w:rsidR="00DD7756">
        <w:trPr>
          <w:trHeight w:val="508"/>
        </w:trPr>
        <w:tc>
          <w:tcPr>
            <w:tcW w:w="490" w:type="dxa"/>
          </w:tcPr>
          <w:p w:rsidR="00DD7756" w:rsidRDefault="00DD7756">
            <w:pPr>
              <w:pStyle w:val="TableParagraph"/>
              <w:spacing w:before="166" w:line="240" w:lineRule="auto"/>
              <w:ind w:right="113"/>
              <w:jc w:val="center"/>
              <w:rPr>
                <w:sz w:val="24"/>
              </w:rPr>
            </w:pPr>
            <w:hyperlink w:anchor="_bookmark166" w:history="1">
              <w:r w:rsidR="00AD1397">
                <w:rPr>
                  <w:color w:val="007FFF"/>
                  <w:sz w:val="24"/>
                </w:rPr>
                <w:t>3.1</w:t>
              </w:r>
            </w:hyperlink>
          </w:p>
        </w:tc>
        <w:tc>
          <w:tcPr>
            <w:tcW w:w="7852" w:type="dxa"/>
          </w:tcPr>
          <w:p w:rsidR="00DD7756" w:rsidRDefault="00DD7756">
            <w:pPr>
              <w:pStyle w:val="TableParagraph"/>
              <w:spacing w:before="166" w:line="240" w:lineRule="auto"/>
              <w:ind w:left="109"/>
              <w:jc w:val="left"/>
              <w:rPr>
                <w:sz w:val="24"/>
              </w:rPr>
            </w:pPr>
            <w:hyperlink w:anchor="_bookmark166" w:history="1">
              <w:r w:rsidR="00AD1397">
                <w:rPr>
                  <w:color w:val="007FFF"/>
                  <w:sz w:val="24"/>
                </w:rPr>
                <w:t>Distribution of discourse functions for a perfectly flexible lexical item</w:t>
              </w:r>
            </w:hyperlink>
            <w:r w:rsidR="00AD1397">
              <w:rPr>
                <w:color w:val="007FFF"/>
                <w:sz w:val="24"/>
              </w:rPr>
              <w:t xml:space="preserve"> </w:t>
            </w:r>
            <w:r w:rsidR="00AD1397">
              <w:rPr>
                <w:sz w:val="24"/>
              </w:rPr>
              <w:t>. . . . .</w:t>
            </w:r>
          </w:p>
        </w:tc>
        <w:tc>
          <w:tcPr>
            <w:tcW w:w="400" w:type="dxa"/>
          </w:tcPr>
          <w:p w:rsidR="00DD7756" w:rsidRDefault="00DD7756">
            <w:pPr>
              <w:pStyle w:val="TableParagraph"/>
              <w:spacing w:before="166" w:line="240" w:lineRule="auto"/>
              <w:ind w:right="48"/>
              <w:rPr>
                <w:sz w:val="24"/>
              </w:rPr>
            </w:pPr>
            <w:hyperlink w:anchor="_bookmark166" w:history="1">
              <w:r w:rsidR="00AD1397">
                <w:rPr>
                  <w:color w:val="007FFF"/>
                  <w:w w:val="95"/>
                  <w:sz w:val="24"/>
                </w:rPr>
                <w:t>95</w:t>
              </w:r>
            </w:hyperlink>
          </w:p>
        </w:tc>
      </w:tr>
      <w:tr w:rsidR="00DD7756">
        <w:trPr>
          <w:trHeight w:val="508"/>
        </w:trPr>
        <w:tc>
          <w:tcPr>
            <w:tcW w:w="490" w:type="dxa"/>
          </w:tcPr>
          <w:p w:rsidR="00DD7756" w:rsidRDefault="00DD7756">
            <w:pPr>
              <w:pStyle w:val="TableParagraph"/>
              <w:spacing w:before="67" w:line="240" w:lineRule="auto"/>
              <w:ind w:right="113"/>
              <w:jc w:val="center"/>
              <w:rPr>
                <w:sz w:val="24"/>
              </w:rPr>
            </w:pPr>
            <w:hyperlink w:anchor="_bookmark167" w:history="1">
              <w:r w:rsidR="00AD1397">
                <w:rPr>
                  <w:color w:val="007FFF"/>
                  <w:sz w:val="24"/>
                </w:rPr>
                <w:t>3.2</w:t>
              </w:r>
            </w:hyperlink>
          </w:p>
        </w:tc>
        <w:tc>
          <w:tcPr>
            <w:tcW w:w="7852" w:type="dxa"/>
          </w:tcPr>
          <w:p w:rsidR="00DD7756" w:rsidRDefault="00DD7756">
            <w:pPr>
              <w:pStyle w:val="TableParagraph"/>
              <w:spacing w:before="67" w:line="240" w:lineRule="auto"/>
              <w:ind w:left="109"/>
              <w:jc w:val="left"/>
              <w:rPr>
                <w:sz w:val="24"/>
              </w:rPr>
            </w:pPr>
            <w:hyperlink w:anchor="_bookmark167" w:history="1">
              <w:r w:rsidR="00AD1397">
                <w:rPr>
                  <w:color w:val="007FFF"/>
                  <w:sz w:val="24"/>
                </w:rPr>
                <w:t xml:space="preserve">Distribution of discourse functions for a perfectly rigid/inflexible lexical item </w:t>
              </w:r>
            </w:hyperlink>
            <w:r w:rsidR="00AD1397">
              <w:rPr>
                <w:sz w:val="24"/>
              </w:rPr>
              <w:t>.</w:t>
            </w:r>
          </w:p>
        </w:tc>
        <w:tc>
          <w:tcPr>
            <w:tcW w:w="400" w:type="dxa"/>
          </w:tcPr>
          <w:p w:rsidR="00DD7756" w:rsidRDefault="00DD7756">
            <w:pPr>
              <w:pStyle w:val="TableParagraph"/>
              <w:spacing w:before="67" w:line="240" w:lineRule="auto"/>
              <w:ind w:right="48"/>
              <w:rPr>
                <w:sz w:val="24"/>
              </w:rPr>
            </w:pPr>
            <w:hyperlink w:anchor="_bookmark167" w:history="1">
              <w:r w:rsidR="00AD1397">
                <w:rPr>
                  <w:color w:val="007FFF"/>
                  <w:w w:val="95"/>
                  <w:sz w:val="24"/>
                </w:rPr>
                <w:t>96</w:t>
              </w:r>
            </w:hyperlink>
          </w:p>
        </w:tc>
      </w:tr>
      <w:tr w:rsidR="00DD7756">
        <w:trPr>
          <w:trHeight w:val="508"/>
        </w:trPr>
        <w:tc>
          <w:tcPr>
            <w:tcW w:w="490" w:type="dxa"/>
          </w:tcPr>
          <w:p w:rsidR="00DD7756" w:rsidRDefault="00DD7756">
            <w:pPr>
              <w:pStyle w:val="TableParagraph"/>
              <w:spacing w:before="166" w:line="240" w:lineRule="auto"/>
              <w:ind w:right="113"/>
              <w:jc w:val="center"/>
              <w:rPr>
                <w:sz w:val="24"/>
              </w:rPr>
            </w:pPr>
            <w:hyperlink w:anchor="_bookmark176" w:history="1">
              <w:r w:rsidR="00AD1397">
                <w:rPr>
                  <w:color w:val="007FFF"/>
                  <w:sz w:val="24"/>
                </w:rPr>
                <w:t>4.1</w:t>
              </w:r>
            </w:hyperlink>
          </w:p>
        </w:tc>
        <w:tc>
          <w:tcPr>
            <w:tcW w:w="7852" w:type="dxa"/>
          </w:tcPr>
          <w:p w:rsidR="00DD7756" w:rsidRDefault="00DD7756">
            <w:pPr>
              <w:pStyle w:val="TableParagraph"/>
              <w:spacing w:before="166" w:line="240" w:lineRule="auto"/>
              <w:ind w:left="109"/>
              <w:jc w:val="left"/>
              <w:rPr>
                <w:sz w:val="24"/>
              </w:rPr>
            </w:pPr>
            <w:hyperlink w:anchor="_bookmark176" w:history="1">
              <w:r w:rsidR="00AD1397">
                <w:rPr>
                  <w:color w:val="007FFF"/>
                  <w:sz w:val="24"/>
                </w:rPr>
                <w:t>Stems</w:t>
              </w:r>
              <w:r w:rsidR="00AD1397">
                <w:rPr>
                  <w:color w:val="007FFF"/>
                  <w:spacing w:val="-15"/>
                  <w:sz w:val="24"/>
                </w:rPr>
                <w:t xml:space="preserve"> </w:t>
              </w:r>
              <w:r w:rsidR="00AD1397">
                <w:rPr>
                  <w:color w:val="007FFF"/>
                  <w:sz w:val="24"/>
                </w:rPr>
                <w:t>with</w:t>
              </w:r>
              <w:r w:rsidR="00AD1397">
                <w:rPr>
                  <w:color w:val="007FFF"/>
                  <w:spacing w:val="-15"/>
                  <w:sz w:val="24"/>
                </w:rPr>
                <w:t xml:space="preserve"> </w:t>
              </w:r>
              <w:r w:rsidR="00AD1397">
                <w:rPr>
                  <w:color w:val="007FFF"/>
                  <w:sz w:val="24"/>
                </w:rPr>
                <w:t>different</w:t>
              </w:r>
              <w:r w:rsidR="00AD1397">
                <w:rPr>
                  <w:color w:val="007FFF"/>
                  <w:spacing w:val="-14"/>
                  <w:sz w:val="24"/>
                </w:rPr>
                <w:t xml:space="preserve"> </w:t>
              </w:r>
              <w:r w:rsidR="00AD1397">
                <w:rPr>
                  <w:color w:val="007FFF"/>
                  <w:sz w:val="24"/>
                </w:rPr>
                <w:t>distributions</w:t>
              </w:r>
              <w:r w:rsidR="00AD1397">
                <w:rPr>
                  <w:color w:val="007FFF"/>
                  <w:spacing w:val="-15"/>
                  <w:sz w:val="24"/>
                </w:rPr>
                <w:t xml:space="preserve"> </w:t>
              </w:r>
              <w:r w:rsidR="00AD1397">
                <w:rPr>
                  <w:color w:val="007FFF"/>
                  <w:sz w:val="24"/>
                </w:rPr>
                <w:t>of</w:t>
              </w:r>
              <w:r w:rsidR="00AD1397">
                <w:rPr>
                  <w:color w:val="007FFF"/>
                  <w:spacing w:val="-14"/>
                  <w:sz w:val="24"/>
                </w:rPr>
                <w:t xml:space="preserve"> </w:t>
              </w:r>
              <w:r w:rsidR="00AD1397">
                <w:rPr>
                  <w:color w:val="007FFF"/>
                  <w:sz w:val="24"/>
                </w:rPr>
                <w:t>discourse</w:t>
              </w:r>
              <w:r w:rsidR="00AD1397">
                <w:rPr>
                  <w:color w:val="007FFF"/>
                  <w:spacing w:val="-15"/>
                  <w:sz w:val="24"/>
                </w:rPr>
                <w:t xml:space="preserve"> </w:t>
              </w:r>
              <w:r w:rsidR="00AD1397">
                <w:rPr>
                  <w:color w:val="007FFF"/>
                  <w:sz w:val="24"/>
                </w:rPr>
                <w:t>functions</w:t>
              </w:r>
              <w:r w:rsidR="00AD1397">
                <w:rPr>
                  <w:color w:val="007FFF"/>
                  <w:spacing w:val="-14"/>
                  <w:sz w:val="24"/>
                </w:rPr>
                <w:t xml:space="preserve"> </w:t>
              </w:r>
              <w:r w:rsidR="00AD1397">
                <w:rPr>
                  <w:color w:val="007FFF"/>
                  <w:sz w:val="24"/>
                </w:rPr>
                <w:t>and</w:t>
              </w:r>
              <w:r w:rsidR="00AD1397">
                <w:rPr>
                  <w:color w:val="007FFF"/>
                  <w:spacing w:val="-15"/>
                  <w:sz w:val="24"/>
                </w:rPr>
                <w:t xml:space="preserve"> </w:t>
              </w:r>
              <w:r w:rsidR="00AD1397">
                <w:rPr>
                  <w:color w:val="007FFF"/>
                  <w:sz w:val="24"/>
                </w:rPr>
                <w:t>the</w:t>
              </w:r>
              <w:r w:rsidR="00AD1397">
                <w:rPr>
                  <w:color w:val="007FFF"/>
                  <w:spacing w:val="-15"/>
                  <w:sz w:val="24"/>
                </w:rPr>
                <w:t xml:space="preserve"> </w:t>
              </w:r>
              <w:r w:rsidR="00AD1397">
                <w:rPr>
                  <w:color w:val="007FFF"/>
                  <w:sz w:val="24"/>
                </w:rPr>
                <w:t>same</w:t>
              </w:r>
              <w:r w:rsidR="00AD1397">
                <w:rPr>
                  <w:color w:val="007FFF"/>
                  <w:spacing w:val="-14"/>
                  <w:sz w:val="24"/>
                </w:rPr>
                <w:t xml:space="preserve"> </w:t>
              </w:r>
              <w:r w:rsidR="00AD1397">
                <w:rPr>
                  <w:color w:val="007FFF"/>
                  <w:sz w:val="24"/>
                </w:rPr>
                <w:t>flexibility</w:t>
              </w:r>
            </w:hyperlink>
          </w:p>
        </w:tc>
        <w:tc>
          <w:tcPr>
            <w:tcW w:w="400" w:type="dxa"/>
          </w:tcPr>
          <w:p w:rsidR="00DD7756" w:rsidRDefault="00DD7756">
            <w:pPr>
              <w:pStyle w:val="TableParagraph"/>
              <w:spacing w:before="166" w:line="240" w:lineRule="auto"/>
              <w:ind w:right="48"/>
              <w:rPr>
                <w:sz w:val="24"/>
              </w:rPr>
            </w:pPr>
            <w:hyperlink w:anchor="_bookmark176" w:history="1">
              <w:r w:rsidR="00AD1397">
                <w:rPr>
                  <w:color w:val="007FFF"/>
                  <w:w w:val="95"/>
                  <w:sz w:val="24"/>
                </w:rPr>
                <w:t>104</w:t>
              </w:r>
            </w:hyperlink>
          </w:p>
        </w:tc>
      </w:tr>
      <w:tr w:rsidR="00DD7756">
        <w:trPr>
          <w:trHeight w:val="408"/>
        </w:trPr>
        <w:tc>
          <w:tcPr>
            <w:tcW w:w="490" w:type="dxa"/>
          </w:tcPr>
          <w:p w:rsidR="00DD7756" w:rsidRDefault="00DD7756">
            <w:pPr>
              <w:pStyle w:val="TableParagraph"/>
              <w:spacing w:before="67" w:line="240" w:lineRule="auto"/>
              <w:ind w:right="113"/>
              <w:jc w:val="center"/>
              <w:rPr>
                <w:sz w:val="24"/>
              </w:rPr>
            </w:pPr>
            <w:hyperlink w:anchor="_bookmark192" w:history="1">
              <w:r w:rsidR="00AD1397">
                <w:rPr>
                  <w:color w:val="007FFF"/>
                  <w:sz w:val="24"/>
                </w:rPr>
                <w:t>4.2</w:t>
              </w:r>
            </w:hyperlink>
          </w:p>
        </w:tc>
        <w:tc>
          <w:tcPr>
            <w:tcW w:w="7852" w:type="dxa"/>
          </w:tcPr>
          <w:p w:rsidR="00DD7756" w:rsidRDefault="00DD7756">
            <w:pPr>
              <w:pStyle w:val="TableParagraph"/>
              <w:spacing w:before="67" w:line="240" w:lineRule="auto"/>
              <w:ind w:left="109"/>
              <w:jc w:val="left"/>
              <w:rPr>
                <w:sz w:val="24"/>
              </w:rPr>
            </w:pPr>
            <w:hyperlink w:anchor="_bookmark192" w:history="1">
              <w:r w:rsidR="00AD1397">
                <w:rPr>
                  <w:color w:val="007FFF"/>
                  <w:sz w:val="24"/>
                </w:rPr>
                <w:t>One-sided,</w:t>
              </w:r>
              <w:r w:rsidR="00AD1397">
                <w:rPr>
                  <w:color w:val="007FFF"/>
                  <w:spacing w:val="-12"/>
                  <w:sz w:val="24"/>
                </w:rPr>
                <w:t xml:space="preserve"> </w:t>
              </w:r>
              <w:r w:rsidR="00AD1397">
                <w:rPr>
                  <w:color w:val="007FFF"/>
                  <w:sz w:val="24"/>
                </w:rPr>
                <w:t>one-sample</w:t>
              </w:r>
              <w:r w:rsidR="00AD1397">
                <w:rPr>
                  <w:color w:val="007FFF"/>
                  <w:spacing w:val="-13"/>
                  <w:sz w:val="24"/>
                </w:rPr>
                <w:t xml:space="preserve"> </w:t>
              </w:r>
              <w:r w:rsidR="00AD1397">
                <w:rPr>
                  <w:color w:val="007FFF"/>
                  <w:sz w:val="24"/>
                </w:rPr>
                <w:t>sign</w:t>
              </w:r>
              <w:r w:rsidR="00AD1397">
                <w:rPr>
                  <w:color w:val="007FFF"/>
                  <w:spacing w:val="-13"/>
                  <w:sz w:val="24"/>
                </w:rPr>
                <w:t xml:space="preserve"> </w:t>
              </w:r>
              <w:r w:rsidR="00AD1397">
                <w:rPr>
                  <w:color w:val="007FFF"/>
                  <w:sz w:val="24"/>
                </w:rPr>
                <w:t>tests</w:t>
              </w:r>
              <w:r w:rsidR="00AD1397">
                <w:rPr>
                  <w:color w:val="007FFF"/>
                  <w:spacing w:val="-13"/>
                  <w:sz w:val="24"/>
                </w:rPr>
                <w:t xml:space="preserve"> </w:t>
              </w:r>
              <w:r w:rsidR="00AD1397">
                <w:rPr>
                  <w:color w:val="007FFF"/>
                  <w:sz w:val="24"/>
                </w:rPr>
                <w:t>for</w:t>
              </w:r>
              <w:r w:rsidR="00AD1397">
                <w:rPr>
                  <w:color w:val="007FFF"/>
                  <w:spacing w:val="-12"/>
                  <w:sz w:val="24"/>
                </w:rPr>
                <w:t xml:space="preserve"> </w:t>
              </w:r>
              <w:r w:rsidR="00AD1397">
                <w:rPr>
                  <w:color w:val="007FFF"/>
                  <w:sz w:val="24"/>
                </w:rPr>
                <w:t>deviation</w:t>
              </w:r>
              <w:r w:rsidR="00AD1397">
                <w:rPr>
                  <w:color w:val="007FFF"/>
                  <w:spacing w:val="-14"/>
                  <w:sz w:val="24"/>
                </w:rPr>
                <w:t xml:space="preserve"> </w:t>
              </w:r>
              <w:r w:rsidR="00AD1397">
                <w:rPr>
                  <w:color w:val="007FFF"/>
                  <w:sz w:val="24"/>
                </w:rPr>
                <w:t>from</w:t>
              </w:r>
              <w:r w:rsidR="00AD1397">
                <w:rPr>
                  <w:color w:val="007FFF"/>
                  <w:spacing w:val="-14"/>
                  <w:sz w:val="24"/>
                </w:rPr>
                <w:t xml:space="preserve"> </w:t>
              </w:r>
              <w:r w:rsidR="00AD1397">
                <w:rPr>
                  <w:color w:val="007FFF"/>
                  <w:sz w:val="24"/>
                </w:rPr>
                <w:t>zero</w:t>
              </w:r>
              <w:r w:rsidR="00AD1397">
                <w:rPr>
                  <w:color w:val="007FFF"/>
                  <w:spacing w:val="-14"/>
                  <w:sz w:val="24"/>
                </w:rPr>
                <w:t xml:space="preserve"> </w:t>
              </w:r>
              <w:r w:rsidR="00AD1397">
                <w:rPr>
                  <w:color w:val="007FFF"/>
                  <w:sz w:val="24"/>
                </w:rPr>
                <w:t>for</w:t>
              </w:r>
              <w:r w:rsidR="00AD1397">
                <w:rPr>
                  <w:color w:val="007FFF"/>
                  <w:spacing w:val="-12"/>
                  <w:sz w:val="24"/>
                </w:rPr>
                <w:t xml:space="preserve"> </w:t>
              </w:r>
              <w:r w:rsidR="00AD1397">
                <w:rPr>
                  <w:color w:val="007FFF"/>
                  <w:sz w:val="24"/>
                </w:rPr>
                <w:t>each</w:t>
              </w:r>
              <w:r w:rsidR="00AD1397">
                <w:rPr>
                  <w:color w:val="007FFF"/>
                  <w:spacing w:val="-13"/>
                  <w:sz w:val="24"/>
                </w:rPr>
                <w:t xml:space="preserve"> </w:t>
              </w:r>
              <w:r w:rsidR="00AD1397">
                <w:rPr>
                  <w:color w:val="007FFF"/>
                  <w:sz w:val="24"/>
                </w:rPr>
                <w:t>corpus</w:t>
              </w:r>
              <w:r w:rsidR="00AD1397">
                <w:rPr>
                  <w:color w:val="007FFF"/>
                  <w:spacing w:val="-13"/>
                  <w:sz w:val="24"/>
                </w:rPr>
                <w:t xml:space="preserve"> </w:t>
              </w:r>
              <w:r w:rsidR="00AD1397">
                <w:rPr>
                  <w:color w:val="007FFF"/>
                  <w:sz w:val="24"/>
                </w:rPr>
                <w:t>sample</w:t>
              </w:r>
            </w:hyperlink>
          </w:p>
        </w:tc>
        <w:tc>
          <w:tcPr>
            <w:tcW w:w="400" w:type="dxa"/>
          </w:tcPr>
          <w:p w:rsidR="00DD7756" w:rsidRDefault="00DD7756">
            <w:pPr>
              <w:pStyle w:val="TableParagraph"/>
              <w:spacing w:before="67" w:line="240" w:lineRule="auto"/>
              <w:ind w:right="48"/>
              <w:rPr>
                <w:sz w:val="24"/>
              </w:rPr>
            </w:pPr>
            <w:hyperlink w:anchor="_bookmark192" w:history="1">
              <w:r w:rsidR="00AD1397">
                <w:rPr>
                  <w:color w:val="007FFF"/>
                  <w:w w:val="95"/>
                  <w:sz w:val="24"/>
                </w:rPr>
                <w:t>114</w:t>
              </w:r>
            </w:hyperlink>
          </w:p>
        </w:tc>
      </w:tr>
      <w:tr w:rsidR="00DD7756">
        <w:trPr>
          <w:trHeight w:val="408"/>
        </w:trPr>
        <w:tc>
          <w:tcPr>
            <w:tcW w:w="490" w:type="dxa"/>
          </w:tcPr>
          <w:p w:rsidR="00DD7756" w:rsidRDefault="00DD7756">
            <w:pPr>
              <w:pStyle w:val="TableParagraph"/>
              <w:spacing w:before="67" w:line="240" w:lineRule="auto"/>
              <w:ind w:right="113"/>
              <w:jc w:val="center"/>
              <w:rPr>
                <w:sz w:val="24"/>
              </w:rPr>
            </w:pPr>
            <w:hyperlink w:anchor="_bookmark216" w:history="1">
              <w:r w:rsidR="00AD1397">
                <w:rPr>
                  <w:color w:val="007FFF"/>
                  <w:sz w:val="24"/>
                </w:rPr>
                <w:t>4.3</w:t>
              </w:r>
            </w:hyperlink>
          </w:p>
        </w:tc>
        <w:tc>
          <w:tcPr>
            <w:tcW w:w="7852" w:type="dxa"/>
          </w:tcPr>
          <w:p w:rsidR="00DD7756" w:rsidRDefault="00DD7756">
            <w:pPr>
              <w:pStyle w:val="TableParagraph"/>
              <w:spacing w:before="67" w:line="240" w:lineRule="auto"/>
              <w:ind w:left="109"/>
              <w:jc w:val="left"/>
              <w:rPr>
                <w:sz w:val="24"/>
              </w:rPr>
            </w:pPr>
            <w:hyperlink w:anchor="_bookmark216" w:history="1">
              <w:r w:rsidR="00AD1397">
                <w:rPr>
                  <w:color w:val="007FFF"/>
                  <w:sz w:val="24"/>
                </w:rPr>
                <w:t>Low-flexibility stems in English</w:t>
              </w:r>
            </w:hyperlink>
            <w:r w:rsidR="00AD1397">
              <w:rPr>
                <w:color w:val="007FFF"/>
                <w:sz w:val="24"/>
              </w:rPr>
              <w:t xml:space="preserve"> </w:t>
            </w:r>
            <w:r w:rsidR="00AD1397">
              <w:rPr>
                <w:sz w:val="24"/>
              </w:rPr>
              <w:t>. . . . . . . . . . . . . . . . . . . . . . . . . .</w:t>
            </w:r>
          </w:p>
        </w:tc>
        <w:tc>
          <w:tcPr>
            <w:tcW w:w="400" w:type="dxa"/>
          </w:tcPr>
          <w:p w:rsidR="00DD7756" w:rsidRDefault="00DD7756">
            <w:pPr>
              <w:pStyle w:val="TableParagraph"/>
              <w:spacing w:before="67" w:line="240" w:lineRule="auto"/>
              <w:ind w:right="48"/>
              <w:rPr>
                <w:sz w:val="24"/>
              </w:rPr>
            </w:pPr>
            <w:hyperlink w:anchor="_bookmark216" w:history="1">
              <w:r w:rsidR="00AD1397">
                <w:rPr>
                  <w:color w:val="007FFF"/>
                  <w:w w:val="95"/>
                  <w:sz w:val="24"/>
                </w:rPr>
                <w:t>129</w:t>
              </w:r>
            </w:hyperlink>
          </w:p>
        </w:tc>
      </w:tr>
      <w:tr w:rsidR="00DD7756">
        <w:trPr>
          <w:trHeight w:val="408"/>
        </w:trPr>
        <w:tc>
          <w:tcPr>
            <w:tcW w:w="490" w:type="dxa"/>
          </w:tcPr>
          <w:p w:rsidR="00DD7756" w:rsidRDefault="00DD7756">
            <w:pPr>
              <w:pStyle w:val="TableParagraph"/>
              <w:spacing w:before="67" w:line="240" w:lineRule="auto"/>
              <w:ind w:right="113"/>
              <w:jc w:val="center"/>
              <w:rPr>
                <w:sz w:val="24"/>
              </w:rPr>
            </w:pPr>
            <w:hyperlink w:anchor="_bookmark219" w:history="1">
              <w:r w:rsidR="00AD1397">
                <w:rPr>
                  <w:color w:val="007FFF"/>
                  <w:sz w:val="24"/>
                </w:rPr>
                <w:t>4.4</w:t>
              </w:r>
            </w:hyperlink>
          </w:p>
        </w:tc>
        <w:tc>
          <w:tcPr>
            <w:tcW w:w="7852" w:type="dxa"/>
          </w:tcPr>
          <w:p w:rsidR="00DD7756" w:rsidRDefault="00DD7756">
            <w:pPr>
              <w:pStyle w:val="TableParagraph"/>
              <w:spacing w:before="67" w:line="240" w:lineRule="auto"/>
              <w:ind w:left="109"/>
              <w:jc w:val="left"/>
              <w:rPr>
                <w:sz w:val="24"/>
              </w:rPr>
            </w:pPr>
            <w:hyperlink w:anchor="_bookmark219" w:history="1">
              <w:r w:rsidR="00AD1397">
                <w:rPr>
                  <w:color w:val="007FFF"/>
                  <w:sz w:val="24"/>
                </w:rPr>
                <w:t>High-flexibility stems in Nuuchahnulth</w:t>
              </w:r>
            </w:hyperlink>
            <w:r w:rsidR="00AD1397">
              <w:rPr>
                <w:color w:val="007FFF"/>
                <w:sz w:val="24"/>
              </w:rPr>
              <w:t xml:space="preserve"> </w:t>
            </w:r>
            <w:r w:rsidR="00AD1397">
              <w:rPr>
                <w:sz w:val="24"/>
              </w:rPr>
              <w:t>. . . . . . . . . . . . . . . . . . . . . .</w:t>
            </w:r>
          </w:p>
        </w:tc>
        <w:tc>
          <w:tcPr>
            <w:tcW w:w="400" w:type="dxa"/>
          </w:tcPr>
          <w:p w:rsidR="00DD7756" w:rsidRDefault="00DD7756">
            <w:pPr>
              <w:pStyle w:val="TableParagraph"/>
              <w:spacing w:before="67" w:line="240" w:lineRule="auto"/>
              <w:ind w:right="48"/>
              <w:rPr>
                <w:sz w:val="24"/>
              </w:rPr>
            </w:pPr>
            <w:hyperlink w:anchor="_bookmark219" w:history="1">
              <w:r w:rsidR="00AD1397">
                <w:rPr>
                  <w:color w:val="007FFF"/>
                  <w:w w:val="95"/>
                  <w:sz w:val="24"/>
                </w:rPr>
                <w:t>131</w:t>
              </w:r>
            </w:hyperlink>
          </w:p>
        </w:tc>
      </w:tr>
      <w:tr w:rsidR="00DD7756">
        <w:trPr>
          <w:trHeight w:val="408"/>
        </w:trPr>
        <w:tc>
          <w:tcPr>
            <w:tcW w:w="490" w:type="dxa"/>
          </w:tcPr>
          <w:p w:rsidR="00DD7756" w:rsidRDefault="00DD7756">
            <w:pPr>
              <w:pStyle w:val="TableParagraph"/>
              <w:spacing w:before="67" w:line="240" w:lineRule="auto"/>
              <w:ind w:right="113"/>
              <w:jc w:val="center"/>
              <w:rPr>
                <w:sz w:val="24"/>
              </w:rPr>
            </w:pPr>
            <w:hyperlink w:anchor="_bookmark224" w:history="1">
              <w:r w:rsidR="00AD1397">
                <w:rPr>
                  <w:color w:val="007FFF"/>
                  <w:sz w:val="24"/>
                </w:rPr>
                <w:t>4.5</w:t>
              </w:r>
            </w:hyperlink>
          </w:p>
        </w:tc>
        <w:tc>
          <w:tcPr>
            <w:tcW w:w="7852" w:type="dxa"/>
          </w:tcPr>
          <w:p w:rsidR="00DD7756" w:rsidRDefault="00DD7756">
            <w:pPr>
              <w:pStyle w:val="TableParagraph"/>
              <w:tabs>
                <w:tab w:val="left" w:pos="4251"/>
              </w:tabs>
              <w:spacing w:before="67" w:line="240" w:lineRule="auto"/>
              <w:ind w:left="109"/>
              <w:jc w:val="left"/>
              <w:rPr>
                <w:sz w:val="24"/>
              </w:rPr>
            </w:pPr>
            <w:hyperlink w:anchor="_bookmark224" w:history="1">
              <w:r w:rsidR="00AD1397">
                <w:rPr>
                  <w:color w:val="007FFF"/>
                  <w:sz w:val="24"/>
                </w:rPr>
                <w:t>Flexibility of numerals</w:t>
              </w:r>
              <w:r w:rsidR="00AD1397">
                <w:rPr>
                  <w:color w:val="007FFF"/>
                  <w:spacing w:val="-10"/>
                  <w:sz w:val="24"/>
                </w:rPr>
                <w:t xml:space="preserve"> </w:t>
              </w:r>
              <w:r w:rsidR="00AD1397">
                <w:rPr>
                  <w:color w:val="007FFF"/>
                  <w:sz w:val="24"/>
                </w:rPr>
                <w:t>in</w:t>
              </w:r>
              <w:r w:rsidR="00AD1397">
                <w:rPr>
                  <w:color w:val="007FFF"/>
                  <w:spacing w:val="-3"/>
                  <w:sz w:val="24"/>
                </w:rPr>
                <w:t xml:space="preserve"> </w:t>
              </w:r>
              <w:r w:rsidR="00AD1397">
                <w:rPr>
                  <w:color w:val="007FFF"/>
                  <w:sz w:val="24"/>
                </w:rPr>
                <w:t>Nuuchahnulth</w:t>
              </w:r>
            </w:hyperlink>
            <w:r w:rsidR="00AD1397">
              <w:rPr>
                <w:color w:val="007FFF"/>
                <w:sz w:val="24"/>
              </w:rPr>
              <w:tab/>
            </w:r>
            <w:r w:rsidR="00AD1397">
              <w:rPr>
                <w:sz w:val="24"/>
              </w:rPr>
              <w:t>. . . . . . . . . . . . . . . . . . . .</w:t>
            </w:r>
            <w:r w:rsidR="00AD1397">
              <w:rPr>
                <w:spacing w:val="36"/>
                <w:sz w:val="24"/>
              </w:rPr>
              <w:t xml:space="preserve"> </w:t>
            </w:r>
            <w:r w:rsidR="00AD1397">
              <w:rPr>
                <w:sz w:val="24"/>
              </w:rPr>
              <w:t>.</w:t>
            </w:r>
          </w:p>
        </w:tc>
        <w:tc>
          <w:tcPr>
            <w:tcW w:w="400" w:type="dxa"/>
          </w:tcPr>
          <w:p w:rsidR="00DD7756" w:rsidRDefault="00DD7756">
            <w:pPr>
              <w:pStyle w:val="TableParagraph"/>
              <w:spacing w:before="67" w:line="240" w:lineRule="auto"/>
              <w:ind w:right="48"/>
              <w:rPr>
                <w:sz w:val="24"/>
              </w:rPr>
            </w:pPr>
            <w:hyperlink w:anchor="_bookmark224" w:history="1">
              <w:r w:rsidR="00AD1397">
                <w:rPr>
                  <w:color w:val="007FFF"/>
                  <w:w w:val="95"/>
                  <w:sz w:val="24"/>
                </w:rPr>
                <w:t>134</w:t>
              </w:r>
            </w:hyperlink>
          </w:p>
        </w:tc>
      </w:tr>
      <w:tr w:rsidR="00DD7756">
        <w:trPr>
          <w:trHeight w:val="508"/>
        </w:trPr>
        <w:tc>
          <w:tcPr>
            <w:tcW w:w="490" w:type="dxa"/>
          </w:tcPr>
          <w:p w:rsidR="00DD7756" w:rsidRDefault="00DD7756">
            <w:pPr>
              <w:pStyle w:val="TableParagraph"/>
              <w:spacing w:before="67" w:line="240" w:lineRule="auto"/>
              <w:ind w:right="113"/>
              <w:jc w:val="center"/>
              <w:rPr>
                <w:sz w:val="24"/>
              </w:rPr>
            </w:pPr>
            <w:hyperlink w:anchor="_bookmark225" w:history="1">
              <w:r w:rsidR="00AD1397">
                <w:rPr>
                  <w:color w:val="007FFF"/>
                  <w:sz w:val="24"/>
                </w:rPr>
                <w:t>4.6</w:t>
              </w:r>
            </w:hyperlink>
          </w:p>
        </w:tc>
        <w:tc>
          <w:tcPr>
            <w:tcW w:w="7852" w:type="dxa"/>
          </w:tcPr>
          <w:p w:rsidR="00DD7756" w:rsidRDefault="00DD7756">
            <w:pPr>
              <w:pStyle w:val="TableParagraph"/>
              <w:spacing w:before="67" w:line="240" w:lineRule="auto"/>
              <w:ind w:left="109"/>
              <w:jc w:val="left"/>
              <w:rPr>
                <w:sz w:val="24"/>
              </w:rPr>
            </w:pPr>
            <w:hyperlink w:anchor="_bookmark225" w:history="1">
              <w:r w:rsidR="00AD1397">
                <w:rPr>
                  <w:color w:val="007FFF"/>
                  <w:sz w:val="24"/>
                </w:rPr>
                <w:t>Low-flexibility stems in Nuuchahnulth</w:t>
              </w:r>
            </w:hyperlink>
            <w:r w:rsidR="00AD1397">
              <w:rPr>
                <w:color w:val="007FFF"/>
                <w:sz w:val="24"/>
              </w:rPr>
              <w:t xml:space="preserve"> </w:t>
            </w:r>
            <w:r w:rsidR="00AD1397">
              <w:rPr>
                <w:sz w:val="24"/>
              </w:rPr>
              <w:t>. . . . . . . . . . . . . . . . . . . . . .</w:t>
            </w:r>
          </w:p>
        </w:tc>
        <w:tc>
          <w:tcPr>
            <w:tcW w:w="400" w:type="dxa"/>
          </w:tcPr>
          <w:p w:rsidR="00DD7756" w:rsidRDefault="00DD7756">
            <w:pPr>
              <w:pStyle w:val="TableParagraph"/>
              <w:spacing w:before="67" w:line="240" w:lineRule="auto"/>
              <w:ind w:right="48"/>
              <w:rPr>
                <w:sz w:val="24"/>
              </w:rPr>
            </w:pPr>
            <w:hyperlink w:anchor="_bookmark225" w:history="1">
              <w:r w:rsidR="00AD1397">
                <w:rPr>
                  <w:color w:val="007FFF"/>
                  <w:w w:val="95"/>
                  <w:sz w:val="24"/>
                </w:rPr>
                <w:t>135</w:t>
              </w:r>
            </w:hyperlink>
          </w:p>
        </w:tc>
      </w:tr>
      <w:tr w:rsidR="00DD7756">
        <w:trPr>
          <w:trHeight w:val="607"/>
        </w:trPr>
        <w:tc>
          <w:tcPr>
            <w:tcW w:w="490" w:type="dxa"/>
          </w:tcPr>
          <w:p w:rsidR="00DD7756" w:rsidRDefault="00DD7756">
            <w:pPr>
              <w:pStyle w:val="TableParagraph"/>
              <w:spacing w:before="166" w:line="240" w:lineRule="auto"/>
              <w:ind w:left="30" w:right="88"/>
              <w:jc w:val="center"/>
              <w:rPr>
                <w:sz w:val="24"/>
              </w:rPr>
            </w:pPr>
            <w:hyperlink w:anchor="_bookmark230" w:history="1">
              <w:r w:rsidR="00AD1397">
                <w:rPr>
                  <w:color w:val="007FFF"/>
                  <w:sz w:val="24"/>
                </w:rPr>
                <w:t>A.1</w:t>
              </w:r>
            </w:hyperlink>
          </w:p>
        </w:tc>
        <w:tc>
          <w:tcPr>
            <w:tcW w:w="7852" w:type="dxa"/>
          </w:tcPr>
          <w:p w:rsidR="00DD7756" w:rsidRDefault="00DD7756">
            <w:pPr>
              <w:pStyle w:val="TableParagraph"/>
              <w:spacing w:before="166" w:line="240" w:lineRule="auto"/>
              <w:ind w:left="109"/>
              <w:jc w:val="left"/>
              <w:rPr>
                <w:sz w:val="24"/>
              </w:rPr>
            </w:pPr>
            <w:hyperlink w:anchor="_bookmark230" w:history="1">
              <w:r w:rsidR="00AD1397">
                <w:rPr>
                  <w:color w:val="007FFF"/>
                  <w:sz w:val="24"/>
                </w:rPr>
                <w:t xml:space="preserve">Some first grammatical descriptions of European vs. American languages </w:t>
              </w:r>
            </w:hyperlink>
            <w:r w:rsidR="00AD1397">
              <w:rPr>
                <w:sz w:val="24"/>
              </w:rPr>
              <w:t>. . .</w:t>
            </w:r>
          </w:p>
        </w:tc>
        <w:tc>
          <w:tcPr>
            <w:tcW w:w="400" w:type="dxa"/>
          </w:tcPr>
          <w:p w:rsidR="00DD7756" w:rsidRDefault="00DD7756">
            <w:pPr>
              <w:pStyle w:val="TableParagraph"/>
              <w:spacing w:before="166" w:line="240" w:lineRule="auto"/>
              <w:ind w:right="48"/>
              <w:rPr>
                <w:sz w:val="24"/>
              </w:rPr>
            </w:pPr>
            <w:hyperlink w:anchor="_bookmark230" w:history="1">
              <w:r w:rsidR="00AD1397">
                <w:rPr>
                  <w:color w:val="007FFF"/>
                  <w:w w:val="95"/>
                  <w:sz w:val="24"/>
                </w:rPr>
                <w:t>139</w:t>
              </w:r>
            </w:hyperlink>
          </w:p>
        </w:tc>
      </w:tr>
      <w:tr w:rsidR="00DD7756">
        <w:trPr>
          <w:trHeight w:val="508"/>
        </w:trPr>
        <w:tc>
          <w:tcPr>
            <w:tcW w:w="490" w:type="dxa"/>
          </w:tcPr>
          <w:p w:rsidR="00DD7756" w:rsidRDefault="00DD7756">
            <w:pPr>
              <w:pStyle w:val="TableParagraph"/>
              <w:spacing w:before="166" w:line="240" w:lineRule="auto"/>
              <w:ind w:left="30" w:right="113"/>
              <w:jc w:val="center"/>
              <w:rPr>
                <w:sz w:val="24"/>
              </w:rPr>
            </w:pPr>
            <w:hyperlink w:anchor="_bookmark234" w:history="1">
              <w:r w:rsidR="00AD1397">
                <w:rPr>
                  <w:color w:val="007FFF"/>
                  <w:sz w:val="24"/>
                </w:rPr>
                <w:t>B.1</w:t>
              </w:r>
            </w:hyperlink>
          </w:p>
        </w:tc>
        <w:tc>
          <w:tcPr>
            <w:tcW w:w="7852" w:type="dxa"/>
          </w:tcPr>
          <w:p w:rsidR="00DD7756" w:rsidRDefault="00DD7756">
            <w:pPr>
              <w:pStyle w:val="TableParagraph"/>
              <w:tabs>
                <w:tab w:val="left" w:pos="5111"/>
              </w:tabs>
              <w:spacing w:before="166" w:line="240" w:lineRule="auto"/>
              <w:ind w:left="109"/>
              <w:jc w:val="left"/>
              <w:rPr>
                <w:sz w:val="24"/>
              </w:rPr>
            </w:pPr>
            <w:hyperlink w:anchor="_bookmark234" w:history="1">
              <w:r w:rsidR="00AD1397">
                <w:rPr>
                  <w:color w:val="007FFF"/>
                  <w:sz w:val="24"/>
                </w:rPr>
                <w:t>Corpus statistics for the 100-item</w:t>
              </w:r>
              <w:r w:rsidR="00AD1397">
                <w:rPr>
                  <w:color w:val="007FFF"/>
                  <w:spacing w:val="-15"/>
                  <w:sz w:val="24"/>
                </w:rPr>
                <w:t xml:space="preserve"> </w:t>
              </w:r>
              <w:r w:rsidR="00AD1397">
                <w:rPr>
                  <w:color w:val="007FFF"/>
                  <w:sz w:val="24"/>
                </w:rPr>
                <w:t>English</w:t>
              </w:r>
              <w:r w:rsidR="00AD1397">
                <w:rPr>
                  <w:color w:val="007FFF"/>
                  <w:spacing w:val="-3"/>
                  <w:sz w:val="24"/>
                </w:rPr>
                <w:t xml:space="preserve"> </w:t>
              </w:r>
              <w:r w:rsidR="00AD1397">
                <w:rPr>
                  <w:color w:val="007FFF"/>
                  <w:sz w:val="24"/>
                </w:rPr>
                <w:t>sample</w:t>
              </w:r>
            </w:hyperlink>
            <w:r w:rsidR="00AD1397">
              <w:rPr>
                <w:color w:val="007FFF"/>
                <w:sz w:val="24"/>
              </w:rPr>
              <w:tab/>
            </w:r>
            <w:r w:rsidR="00AD1397">
              <w:rPr>
                <w:sz w:val="24"/>
              </w:rPr>
              <w:t>. . . . . . . . . . . . . . .</w:t>
            </w:r>
            <w:r w:rsidR="00AD1397">
              <w:rPr>
                <w:spacing w:val="42"/>
                <w:sz w:val="24"/>
              </w:rPr>
              <w:t xml:space="preserve"> </w:t>
            </w:r>
            <w:r w:rsidR="00AD1397">
              <w:rPr>
                <w:sz w:val="24"/>
              </w:rPr>
              <w:t>.</w:t>
            </w:r>
          </w:p>
        </w:tc>
        <w:tc>
          <w:tcPr>
            <w:tcW w:w="400" w:type="dxa"/>
          </w:tcPr>
          <w:p w:rsidR="00DD7756" w:rsidRDefault="00DD7756">
            <w:pPr>
              <w:pStyle w:val="TableParagraph"/>
              <w:spacing w:before="166" w:line="240" w:lineRule="auto"/>
              <w:ind w:right="48"/>
              <w:rPr>
                <w:sz w:val="24"/>
              </w:rPr>
            </w:pPr>
            <w:hyperlink w:anchor="_bookmark234" w:history="1">
              <w:r w:rsidR="00AD1397">
                <w:rPr>
                  <w:color w:val="007FFF"/>
                  <w:w w:val="95"/>
                  <w:sz w:val="24"/>
                </w:rPr>
                <w:t>141</w:t>
              </w:r>
            </w:hyperlink>
          </w:p>
        </w:tc>
      </w:tr>
      <w:tr w:rsidR="00DD7756">
        <w:trPr>
          <w:trHeight w:val="340"/>
        </w:trPr>
        <w:tc>
          <w:tcPr>
            <w:tcW w:w="490" w:type="dxa"/>
          </w:tcPr>
          <w:p w:rsidR="00DD7756" w:rsidRDefault="00DD7756">
            <w:pPr>
              <w:pStyle w:val="TableParagraph"/>
              <w:spacing w:before="67" w:line="253" w:lineRule="exact"/>
              <w:ind w:left="30" w:right="113"/>
              <w:jc w:val="center"/>
              <w:rPr>
                <w:sz w:val="24"/>
              </w:rPr>
            </w:pPr>
            <w:hyperlink w:anchor="_bookmark237" w:history="1">
              <w:r w:rsidR="00AD1397">
                <w:rPr>
                  <w:color w:val="007FFF"/>
                  <w:sz w:val="24"/>
                </w:rPr>
                <w:t>B.2</w:t>
              </w:r>
            </w:hyperlink>
          </w:p>
        </w:tc>
        <w:tc>
          <w:tcPr>
            <w:tcW w:w="7852" w:type="dxa"/>
          </w:tcPr>
          <w:p w:rsidR="00DD7756" w:rsidRDefault="00DD7756">
            <w:pPr>
              <w:pStyle w:val="TableParagraph"/>
              <w:spacing w:before="67" w:line="253" w:lineRule="exact"/>
              <w:ind w:left="109"/>
              <w:jc w:val="left"/>
              <w:rPr>
                <w:sz w:val="24"/>
              </w:rPr>
            </w:pPr>
            <w:hyperlink w:anchor="_bookmark237" w:history="1">
              <w:r w:rsidR="00AD1397">
                <w:rPr>
                  <w:color w:val="007FFF"/>
                  <w:sz w:val="24"/>
                </w:rPr>
                <w:t xml:space="preserve">Corpus statistics for the 100-item Nuuchahnulth sample </w:t>
              </w:r>
            </w:hyperlink>
            <w:r w:rsidR="00AD1397">
              <w:rPr>
                <w:sz w:val="24"/>
              </w:rPr>
              <w:t>. . . . . . . . . . . . .</w:t>
            </w:r>
          </w:p>
        </w:tc>
        <w:tc>
          <w:tcPr>
            <w:tcW w:w="400" w:type="dxa"/>
          </w:tcPr>
          <w:p w:rsidR="00DD7756" w:rsidRDefault="00DD7756">
            <w:pPr>
              <w:pStyle w:val="TableParagraph"/>
              <w:spacing w:before="67" w:line="253" w:lineRule="exact"/>
              <w:ind w:right="48"/>
              <w:rPr>
                <w:sz w:val="24"/>
              </w:rPr>
            </w:pPr>
            <w:hyperlink w:anchor="_bookmark237" w:history="1">
              <w:r w:rsidR="00AD1397">
                <w:rPr>
                  <w:color w:val="007FFF"/>
                  <w:w w:val="95"/>
                  <w:sz w:val="24"/>
                </w:rPr>
                <w:t>145</w:t>
              </w:r>
            </w:hyperlink>
          </w:p>
        </w:tc>
      </w:tr>
    </w:tbl>
    <w:p w:rsidR="00DD7756" w:rsidRDefault="00DD7756">
      <w:pPr>
        <w:spacing w:line="253" w:lineRule="exact"/>
        <w:rPr>
          <w:sz w:val="24"/>
        </w:rPr>
        <w:sectPr w:rsidR="00DD7756">
          <w:pgSz w:w="12240" w:h="15840"/>
          <w:pgMar w:top="1500" w:right="900" w:bottom="1040" w:left="1680" w:header="0" w:footer="856" w:gutter="0"/>
          <w:cols w:space="720"/>
        </w:sect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spacing w:before="2"/>
        <w:rPr>
          <w:b/>
          <w:sz w:val="22"/>
        </w:rPr>
      </w:pPr>
    </w:p>
    <w:p w:rsidR="00DD7756" w:rsidRDefault="00AD1397">
      <w:pPr>
        <w:spacing w:before="105"/>
        <w:ind w:left="120"/>
        <w:rPr>
          <w:b/>
          <w:sz w:val="49"/>
        </w:rPr>
      </w:pPr>
      <w:bookmarkStart w:id="15" w:name="List_of_Abbreviations"/>
      <w:bookmarkStart w:id="16" w:name="_bookmark9"/>
      <w:bookmarkEnd w:id="15"/>
      <w:bookmarkEnd w:id="16"/>
      <w:r>
        <w:rPr>
          <w:b/>
          <w:sz w:val="49"/>
        </w:rPr>
        <w:t>List of Abbreviations</w:t>
      </w:r>
    </w:p>
    <w:p w:rsidR="00DD7756" w:rsidRDefault="00DD7756">
      <w:pPr>
        <w:pStyle w:val="BodyText"/>
        <w:spacing w:before="5"/>
        <w:rPr>
          <w:b/>
          <w:sz w:val="82"/>
        </w:rPr>
      </w:pPr>
    </w:p>
    <w:p w:rsidR="00DD7756" w:rsidRDefault="00AD1397">
      <w:pPr>
        <w:pStyle w:val="BodyText"/>
        <w:spacing w:line="420" w:lineRule="auto"/>
        <w:ind w:left="120"/>
      </w:pPr>
      <w:r>
        <w:t>The following table provides the meaning of each abbreviation used in interlinear glossed examples throughout this thesis.</w:t>
      </w:r>
    </w:p>
    <w:p w:rsidR="00DD7756" w:rsidRDefault="00DD7756">
      <w:pPr>
        <w:pStyle w:val="BodyText"/>
        <w:spacing w:before="8"/>
        <w:rPr>
          <w:sz w:val="17"/>
        </w:rPr>
      </w:pPr>
    </w:p>
    <w:tbl>
      <w:tblPr>
        <w:tblW w:w="0" w:type="auto"/>
        <w:tblInd w:w="555" w:type="dxa"/>
        <w:tblLayout w:type="fixed"/>
        <w:tblCellMar>
          <w:left w:w="0" w:type="dxa"/>
          <w:right w:w="0" w:type="dxa"/>
        </w:tblCellMar>
        <w:tblLook w:val="01E0"/>
      </w:tblPr>
      <w:tblGrid>
        <w:gridCol w:w="1080"/>
        <w:gridCol w:w="2687"/>
        <w:gridCol w:w="1975"/>
        <w:gridCol w:w="1969"/>
      </w:tblGrid>
      <w:tr w:rsidR="00DD7756">
        <w:trPr>
          <w:trHeight w:val="280"/>
        </w:trPr>
        <w:tc>
          <w:tcPr>
            <w:tcW w:w="1080" w:type="dxa"/>
          </w:tcPr>
          <w:p w:rsidR="00DD7756" w:rsidRDefault="00AD1397">
            <w:pPr>
              <w:pStyle w:val="TableParagraph"/>
              <w:spacing w:before="0" w:line="261" w:lineRule="exact"/>
              <w:ind w:left="50"/>
              <w:jc w:val="left"/>
              <w:rPr>
                <w:sz w:val="24"/>
              </w:rPr>
            </w:pPr>
            <w:r>
              <w:rPr>
                <w:w w:val="99"/>
                <w:sz w:val="24"/>
              </w:rPr>
              <w:t>1</w:t>
            </w:r>
          </w:p>
        </w:tc>
        <w:tc>
          <w:tcPr>
            <w:tcW w:w="2687" w:type="dxa"/>
          </w:tcPr>
          <w:p w:rsidR="00DD7756" w:rsidRDefault="00AD1397">
            <w:pPr>
              <w:pStyle w:val="TableParagraph"/>
              <w:spacing w:before="0" w:line="261" w:lineRule="exact"/>
              <w:ind w:left="404"/>
              <w:jc w:val="left"/>
              <w:rPr>
                <w:sz w:val="24"/>
              </w:rPr>
            </w:pPr>
            <w:r>
              <w:rPr>
                <w:sz w:val="24"/>
              </w:rPr>
              <w:t>first person</w:t>
            </w:r>
          </w:p>
        </w:tc>
        <w:tc>
          <w:tcPr>
            <w:tcW w:w="1975" w:type="dxa"/>
          </w:tcPr>
          <w:p w:rsidR="00DD7756" w:rsidRDefault="00AD1397">
            <w:pPr>
              <w:pStyle w:val="TableParagraph"/>
              <w:spacing w:before="0" w:line="261" w:lineRule="exact"/>
              <w:ind w:left="882"/>
              <w:jc w:val="left"/>
              <w:rPr>
                <w:sz w:val="24"/>
              </w:rPr>
            </w:pPr>
            <w:r>
              <w:rPr>
                <w:sz w:val="24"/>
              </w:rPr>
              <w:t>mom</w:t>
            </w:r>
          </w:p>
        </w:tc>
        <w:tc>
          <w:tcPr>
            <w:tcW w:w="1969" w:type="dxa"/>
          </w:tcPr>
          <w:p w:rsidR="00DD7756" w:rsidRDefault="00AD1397">
            <w:pPr>
              <w:pStyle w:val="TableParagraph"/>
              <w:spacing w:before="0" w:line="261" w:lineRule="exact"/>
              <w:ind w:left="342"/>
              <w:jc w:val="left"/>
              <w:rPr>
                <w:sz w:val="24"/>
              </w:rPr>
            </w:pPr>
            <w:r>
              <w:rPr>
                <w:sz w:val="24"/>
              </w:rPr>
              <w:t>momentaneous</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99"/>
                <w:sz w:val="24"/>
              </w:rPr>
              <w:t>2</w:t>
            </w:r>
          </w:p>
        </w:tc>
        <w:tc>
          <w:tcPr>
            <w:tcW w:w="2687" w:type="dxa"/>
          </w:tcPr>
          <w:p w:rsidR="00DD7756" w:rsidRDefault="00AD1397">
            <w:pPr>
              <w:pStyle w:val="TableParagraph"/>
              <w:spacing w:before="7" w:line="262" w:lineRule="exact"/>
              <w:ind w:left="404"/>
              <w:jc w:val="left"/>
              <w:rPr>
                <w:sz w:val="24"/>
              </w:rPr>
            </w:pPr>
            <w:r>
              <w:rPr>
                <w:sz w:val="24"/>
              </w:rPr>
              <w:t>second person</w:t>
            </w:r>
          </w:p>
        </w:tc>
        <w:tc>
          <w:tcPr>
            <w:tcW w:w="1975" w:type="dxa"/>
          </w:tcPr>
          <w:p w:rsidR="00DD7756" w:rsidRDefault="00AD1397">
            <w:pPr>
              <w:pStyle w:val="TableParagraph"/>
              <w:spacing w:before="7" w:line="262" w:lineRule="exact"/>
              <w:ind w:left="882"/>
              <w:jc w:val="left"/>
              <w:rPr>
                <w:sz w:val="24"/>
              </w:rPr>
            </w:pPr>
            <w:r>
              <w:rPr>
                <w:w w:val="105"/>
                <w:sz w:val="24"/>
              </w:rPr>
              <w:t>name</w:t>
            </w:r>
          </w:p>
        </w:tc>
        <w:tc>
          <w:tcPr>
            <w:tcW w:w="1969" w:type="dxa"/>
          </w:tcPr>
          <w:p w:rsidR="00DD7756" w:rsidRDefault="00AD1397">
            <w:pPr>
              <w:pStyle w:val="TableParagraph"/>
              <w:spacing w:before="7" w:line="262" w:lineRule="exact"/>
              <w:ind w:left="342"/>
              <w:jc w:val="left"/>
              <w:rPr>
                <w:sz w:val="24"/>
              </w:rPr>
            </w:pPr>
            <w:r>
              <w:rPr>
                <w:sz w:val="24"/>
              </w:rPr>
              <w:t>proper name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99"/>
                <w:sz w:val="24"/>
              </w:rPr>
              <w:t>3</w:t>
            </w:r>
          </w:p>
        </w:tc>
        <w:tc>
          <w:tcPr>
            <w:tcW w:w="2687" w:type="dxa"/>
          </w:tcPr>
          <w:p w:rsidR="00DD7756" w:rsidRDefault="00AD1397">
            <w:pPr>
              <w:pStyle w:val="TableParagraph"/>
              <w:spacing w:before="7" w:line="262" w:lineRule="exact"/>
              <w:ind w:left="404"/>
              <w:jc w:val="left"/>
              <w:rPr>
                <w:sz w:val="24"/>
              </w:rPr>
            </w:pPr>
            <w:r>
              <w:rPr>
                <w:sz w:val="24"/>
              </w:rPr>
              <w:t>third person</w:t>
            </w:r>
          </w:p>
        </w:tc>
        <w:tc>
          <w:tcPr>
            <w:tcW w:w="1975" w:type="dxa"/>
          </w:tcPr>
          <w:p w:rsidR="00DD7756" w:rsidRDefault="00AD1397">
            <w:pPr>
              <w:pStyle w:val="TableParagraph"/>
              <w:spacing w:before="7" w:line="262" w:lineRule="exact"/>
              <w:ind w:left="882"/>
              <w:jc w:val="left"/>
              <w:rPr>
                <w:sz w:val="24"/>
              </w:rPr>
            </w:pPr>
            <w:r>
              <w:rPr>
                <w:w w:val="110"/>
                <w:sz w:val="24"/>
              </w:rPr>
              <w:t>neg</w:t>
            </w:r>
          </w:p>
        </w:tc>
        <w:tc>
          <w:tcPr>
            <w:tcW w:w="1969" w:type="dxa"/>
          </w:tcPr>
          <w:p w:rsidR="00DD7756" w:rsidRDefault="00AD1397">
            <w:pPr>
              <w:pStyle w:val="TableParagraph"/>
              <w:spacing w:before="7" w:line="262" w:lineRule="exact"/>
              <w:ind w:left="342"/>
              <w:jc w:val="left"/>
              <w:rPr>
                <w:sz w:val="24"/>
              </w:rPr>
            </w:pPr>
            <w:r>
              <w:rPr>
                <w:sz w:val="24"/>
              </w:rPr>
              <w:t>negative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5"/>
                <w:sz w:val="24"/>
              </w:rPr>
              <w:t>acc</w:t>
            </w:r>
          </w:p>
        </w:tc>
        <w:tc>
          <w:tcPr>
            <w:tcW w:w="2687" w:type="dxa"/>
          </w:tcPr>
          <w:p w:rsidR="00DD7756" w:rsidRDefault="00AD1397">
            <w:pPr>
              <w:pStyle w:val="TableParagraph"/>
              <w:spacing w:before="7" w:line="262" w:lineRule="exact"/>
              <w:ind w:left="404"/>
              <w:jc w:val="left"/>
              <w:rPr>
                <w:sz w:val="24"/>
              </w:rPr>
            </w:pPr>
            <w:r>
              <w:rPr>
                <w:sz w:val="24"/>
              </w:rPr>
              <w:t>accusative</w:t>
            </w:r>
          </w:p>
        </w:tc>
        <w:tc>
          <w:tcPr>
            <w:tcW w:w="1975" w:type="dxa"/>
          </w:tcPr>
          <w:p w:rsidR="00DD7756" w:rsidRDefault="00AD1397">
            <w:pPr>
              <w:pStyle w:val="TableParagraph"/>
              <w:spacing w:before="7" w:line="262" w:lineRule="exact"/>
              <w:ind w:left="882"/>
              <w:jc w:val="left"/>
              <w:rPr>
                <w:sz w:val="24"/>
              </w:rPr>
            </w:pPr>
            <w:r>
              <w:rPr>
                <w:w w:val="120"/>
                <w:sz w:val="24"/>
              </w:rPr>
              <w:t>neut</w:t>
            </w:r>
          </w:p>
        </w:tc>
        <w:tc>
          <w:tcPr>
            <w:tcW w:w="1969" w:type="dxa"/>
          </w:tcPr>
          <w:p w:rsidR="00DD7756" w:rsidRDefault="00AD1397">
            <w:pPr>
              <w:pStyle w:val="TableParagraph"/>
              <w:spacing w:before="7" w:line="262" w:lineRule="exact"/>
              <w:ind w:left="342"/>
              <w:jc w:val="left"/>
              <w:rPr>
                <w:sz w:val="24"/>
              </w:rPr>
            </w:pPr>
            <w:r>
              <w:rPr>
                <w:sz w:val="24"/>
              </w:rPr>
              <w:t>neutral position</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05"/>
                <w:sz w:val="24"/>
              </w:rPr>
              <w:t>agR</w:t>
            </w:r>
          </w:p>
        </w:tc>
        <w:tc>
          <w:tcPr>
            <w:tcW w:w="2687" w:type="dxa"/>
          </w:tcPr>
          <w:p w:rsidR="00DD7756" w:rsidRDefault="00AD1397">
            <w:pPr>
              <w:pStyle w:val="TableParagraph"/>
              <w:spacing w:before="7" w:line="262" w:lineRule="exact"/>
              <w:ind w:left="404"/>
              <w:jc w:val="left"/>
              <w:rPr>
                <w:sz w:val="24"/>
              </w:rPr>
            </w:pPr>
            <w:r>
              <w:rPr>
                <w:sz w:val="24"/>
              </w:rPr>
              <w:t>agreement</w:t>
            </w:r>
          </w:p>
        </w:tc>
        <w:tc>
          <w:tcPr>
            <w:tcW w:w="1975" w:type="dxa"/>
          </w:tcPr>
          <w:p w:rsidR="00DD7756" w:rsidRDefault="00AD1397">
            <w:pPr>
              <w:pStyle w:val="TableParagraph"/>
              <w:spacing w:before="7" w:line="262" w:lineRule="exact"/>
              <w:ind w:left="882"/>
              <w:jc w:val="left"/>
              <w:rPr>
                <w:sz w:val="24"/>
              </w:rPr>
            </w:pPr>
            <w:r>
              <w:rPr>
                <w:w w:val="125"/>
                <w:sz w:val="24"/>
              </w:rPr>
              <w:t>nf</w:t>
            </w:r>
          </w:p>
        </w:tc>
        <w:tc>
          <w:tcPr>
            <w:tcW w:w="1969" w:type="dxa"/>
          </w:tcPr>
          <w:p w:rsidR="00DD7756" w:rsidRDefault="00AD1397">
            <w:pPr>
              <w:pStyle w:val="TableParagraph"/>
              <w:spacing w:before="7" w:line="262" w:lineRule="exact"/>
              <w:ind w:left="342"/>
              <w:jc w:val="left"/>
              <w:rPr>
                <w:sz w:val="24"/>
              </w:rPr>
            </w:pPr>
            <w:r>
              <w:rPr>
                <w:sz w:val="24"/>
              </w:rPr>
              <w:t>non-first person</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25"/>
                <w:sz w:val="24"/>
              </w:rPr>
              <w:t>agt</w:t>
            </w:r>
          </w:p>
        </w:tc>
        <w:tc>
          <w:tcPr>
            <w:tcW w:w="2687" w:type="dxa"/>
          </w:tcPr>
          <w:p w:rsidR="00DD7756" w:rsidRDefault="00AD1397">
            <w:pPr>
              <w:pStyle w:val="TableParagraph"/>
              <w:spacing w:before="7" w:line="262" w:lineRule="exact"/>
              <w:ind w:left="404"/>
              <w:jc w:val="left"/>
              <w:rPr>
                <w:sz w:val="24"/>
              </w:rPr>
            </w:pPr>
            <w:r>
              <w:rPr>
                <w:sz w:val="24"/>
              </w:rPr>
              <w:t>agent</w:t>
            </w:r>
          </w:p>
        </w:tc>
        <w:tc>
          <w:tcPr>
            <w:tcW w:w="1975" w:type="dxa"/>
          </w:tcPr>
          <w:p w:rsidR="00DD7756" w:rsidRDefault="00AD1397">
            <w:pPr>
              <w:pStyle w:val="TableParagraph"/>
              <w:spacing w:before="7" w:line="262" w:lineRule="exact"/>
              <w:ind w:left="882"/>
              <w:jc w:val="left"/>
              <w:rPr>
                <w:sz w:val="24"/>
              </w:rPr>
            </w:pPr>
            <w:r>
              <w:rPr>
                <w:w w:val="120"/>
                <w:sz w:val="24"/>
              </w:rPr>
              <w:t>past</w:t>
            </w:r>
          </w:p>
        </w:tc>
        <w:tc>
          <w:tcPr>
            <w:tcW w:w="1969" w:type="dxa"/>
          </w:tcPr>
          <w:p w:rsidR="00DD7756" w:rsidRDefault="00AD1397">
            <w:pPr>
              <w:pStyle w:val="TableParagraph"/>
              <w:spacing w:before="7" w:line="262" w:lineRule="exact"/>
              <w:ind w:left="342"/>
              <w:jc w:val="left"/>
              <w:rPr>
                <w:sz w:val="24"/>
              </w:rPr>
            </w:pPr>
            <w:r>
              <w:rPr>
                <w:sz w:val="24"/>
              </w:rPr>
              <w:t>past</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caus</w:t>
            </w:r>
          </w:p>
        </w:tc>
        <w:tc>
          <w:tcPr>
            <w:tcW w:w="2687" w:type="dxa"/>
          </w:tcPr>
          <w:p w:rsidR="00DD7756" w:rsidRDefault="00AD1397">
            <w:pPr>
              <w:pStyle w:val="TableParagraph"/>
              <w:spacing w:before="7" w:line="262" w:lineRule="exact"/>
              <w:ind w:left="404"/>
              <w:jc w:val="left"/>
              <w:rPr>
                <w:sz w:val="24"/>
              </w:rPr>
            </w:pPr>
            <w:r>
              <w:rPr>
                <w:sz w:val="24"/>
              </w:rPr>
              <w:t>causative</w:t>
            </w:r>
          </w:p>
        </w:tc>
        <w:tc>
          <w:tcPr>
            <w:tcW w:w="1975" w:type="dxa"/>
          </w:tcPr>
          <w:p w:rsidR="00DD7756" w:rsidRDefault="00AD1397">
            <w:pPr>
              <w:pStyle w:val="TableParagraph"/>
              <w:spacing w:before="7" w:line="262" w:lineRule="exact"/>
              <w:ind w:left="882"/>
              <w:jc w:val="left"/>
              <w:rPr>
                <w:sz w:val="24"/>
              </w:rPr>
            </w:pPr>
            <w:r>
              <w:rPr>
                <w:w w:val="110"/>
                <w:sz w:val="24"/>
              </w:rPr>
              <w:t>pfv</w:t>
            </w:r>
          </w:p>
        </w:tc>
        <w:tc>
          <w:tcPr>
            <w:tcW w:w="1969" w:type="dxa"/>
          </w:tcPr>
          <w:p w:rsidR="00DD7756" w:rsidRDefault="00AD1397">
            <w:pPr>
              <w:pStyle w:val="TableParagraph"/>
              <w:spacing w:before="7" w:line="262" w:lineRule="exact"/>
              <w:ind w:left="342"/>
              <w:jc w:val="left"/>
              <w:rPr>
                <w:sz w:val="24"/>
              </w:rPr>
            </w:pPr>
            <w:r>
              <w:rPr>
                <w:sz w:val="24"/>
              </w:rPr>
              <w:t>perfective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05"/>
                <w:sz w:val="24"/>
              </w:rPr>
              <w:t>compl</w:t>
            </w:r>
          </w:p>
        </w:tc>
        <w:tc>
          <w:tcPr>
            <w:tcW w:w="2687" w:type="dxa"/>
          </w:tcPr>
          <w:p w:rsidR="00DD7756" w:rsidRDefault="00AD1397">
            <w:pPr>
              <w:pStyle w:val="TableParagraph"/>
              <w:spacing w:before="7" w:line="262" w:lineRule="exact"/>
              <w:ind w:left="404"/>
              <w:jc w:val="left"/>
              <w:rPr>
                <w:sz w:val="24"/>
              </w:rPr>
            </w:pPr>
            <w:r>
              <w:rPr>
                <w:sz w:val="24"/>
              </w:rPr>
              <w:t>completive</w:t>
            </w:r>
          </w:p>
        </w:tc>
        <w:tc>
          <w:tcPr>
            <w:tcW w:w="1975" w:type="dxa"/>
          </w:tcPr>
          <w:p w:rsidR="00DD7756" w:rsidRDefault="00AD1397">
            <w:pPr>
              <w:pStyle w:val="TableParagraph"/>
              <w:spacing w:before="7" w:line="262" w:lineRule="exact"/>
              <w:ind w:left="882"/>
              <w:jc w:val="left"/>
              <w:rPr>
                <w:sz w:val="24"/>
              </w:rPr>
            </w:pPr>
            <w:r>
              <w:rPr>
                <w:w w:val="115"/>
                <w:sz w:val="24"/>
              </w:rPr>
              <w:t>pl</w:t>
            </w:r>
          </w:p>
        </w:tc>
        <w:tc>
          <w:tcPr>
            <w:tcW w:w="1969" w:type="dxa"/>
          </w:tcPr>
          <w:p w:rsidR="00DD7756" w:rsidRDefault="00AD1397">
            <w:pPr>
              <w:pStyle w:val="TableParagraph"/>
              <w:spacing w:before="7" w:line="262" w:lineRule="exact"/>
              <w:ind w:left="342"/>
              <w:jc w:val="left"/>
              <w:rPr>
                <w:sz w:val="24"/>
              </w:rPr>
            </w:pPr>
            <w:r>
              <w:rPr>
                <w:sz w:val="24"/>
              </w:rPr>
              <w:t>plural</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cond</w:t>
            </w:r>
          </w:p>
        </w:tc>
        <w:tc>
          <w:tcPr>
            <w:tcW w:w="2687" w:type="dxa"/>
          </w:tcPr>
          <w:p w:rsidR="00DD7756" w:rsidRDefault="00AD1397">
            <w:pPr>
              <w:pStyle w:val="TableParagraph"/>
              <w:spacing w:before="7" w:line="262" w:lineRule="exact"/>
              <w:ind w:left="404"/>
              <w:jc w:val="left"/>
              <w:rPr>
                <w:sz w:val="24"/>
              </w:rPr>
            </w:pPr>
            <w:r>
              <w:rPr>
                <w:sz w:val="24"/>
              </w:rPr>
              <w:t>conditional</w:t>
            </w:r>
          </w:p>
        </w:tc>
        <w:tc>
          <w:tcPr>
            <w:tcW w:w="1975" w:type="dxa"/>
          </w:tcPr>
          <w:p w:rsidR="00DD7756" w:rsidRDefault="00AD1397">
            <w:pPr>
              <w:pStyle w:val="TableParagraph"/>
              <w:spacing w:before="7" w:line="262" w:lineRule="exact"/>
              <w:ind w:left="882"/>
              <w:jc w:val="left"/>
              <w:rPr>
                <w:sz w:val="24"/>
              </w:rPr>
            </w:pPr>
            <w:r>
              <w:rPr>
                <w:w w:val="125"/>
                <w:sz w:val="24"/>
              </w:rPr>
              <w:t>plact</w:t>
            </w:r>
          </w:p>
        </w:tc>
        <w:tc>
          <w:tcPr>
            <w:tcW w:w="1969" w:type="dxa"/>
          </w:tcPr>
          <w:p w:rsidR="00DD7756" w:rsidRDefault="00AD1397">
            <w:pPr>
              <w:pStyle w:val="TableParagraph"/>
              <w:spacing w:before="7" w:line="262" w:lineRule="exact"/>
              <w:ind w:left="342"/>
              <w:jc w:val="left"/>
              <w:rPr>
                <w:sz w:val="24"/>
              </w:rPr>
            </w:pPr>
            <w:r>
              <w:rPr>
                <w:sz w:val="24"/>
              </w:rPr>
              <w:t>pluractional</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conn</w:t>
            </w:r>
          </w:p>
        </w:tc>
        <w:tc>
          <w:tcPr>
            <w:tcW w:w="2687" w:type="dxa"/>
          </w:tcPr>
          <w:p w:rsidR="00DD7756" w:rsidRDefault="00AD1397">
            <w:pPr>
              <w:pStyle w:val="TableParagraph"/>
              <w:spacing w:before="7" w:line="262" w:lineRule="exact"/>
              <w:ind w:left="404"/>
              <w:jc w:val="left"/>
              <w:rPr>
                <w:sz w:val="24"/>
              </w:rPr>
            </w:pPr>
            <w:r>
              <w:rPr>
                <w:sz w:val="24"/>
              </w:rPr>
              <w:t>connective</w:t>
            </w:r>
          </w:p>
        </w:tc>
        <w:tc>
          <w:tcPr>
            <w:tcW w:w="1975" w:type="dxa"/>
          </w:tcPr>
          <w:p w:rsidR="00DD7756" w:rsidRDefault="00AD1397">
            <w:pPr>
              <w:pStyle w:val="TableParagraph"/>
              <w:spacing w:before="7" w:line="262" w:lineRule="exact"/>
              <w:ind w:left="882"/>
              <w:jc w:val="left"/>
              <w:rPr>
                <w:sz w:val="24"/>
              </w:rPr>
            </w:pPr>
            <w:r>
              <w:rPr>
                <w:sz w:val="24"/>
              </w:rPr>
              <w:t>poss</w:t>
            </w:r>
          </w:p>
        </w:tc>
        <w:tc>
          <w:tcPr>
            <w:tcW w:w="1969" w:type="dxa"/>
          </w:tcPr>
          <w:p w:rsidR="00DD7756" w:rsidRDefault="00AD1397">
            <w:pPr>
              <w:pStyle w:val="TableParagraph"/>
              <w:spacing w:before="7" w:line="262" w:lineRule="exact"/>
              <w:ind w:left="342"/>
              <w:jc w:val="left"/>
              <w:rPr>
                <w:sz w:val="24"/>
              </w:rPr>
            </w:pPr>
            <w:r>
              <w:rPr>
                <w:sz w:val="24"/>
              </w:rPr>
              <w:t>possessive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20"/>
                <w:sz w:val="24"/>
              </w:rPr>
              <w:t>def</w:t>
            </w:r>
          </w:p>
        </w:tc>
        <w:tc>
          <w:tcPr>
            <w:tcW w:w="2687" w:type="dxa"/>
          </w:tcPr>
          <w:p w:rsidR="00DD7756" w:rsidRDefault="00AD1397">
            <w:pPr>
              <w:pStyle w:val="TableParagraph"/>
              <w:spacing w:before="7" w:line="262" w:lineRule="exact"/>
              <w:ind w:left="404"/>
              <w:jc w:val="left"/>
              <w:rPr>
                <w:sz w:val="24"/>
              </w:rPr>
            </w:pPr>
            <w:r>
              <w:rPr>
                <w:sz w:val="24"/>
              </w:rPr>
              <w:t>definite</w:t>
            </w:r>
          </w:p>
        </w:tc>
        <w:tc>
          <w:tcPr>
            <w:tcW w:w="1975" w:type="dxa"/>
          </w:tcPr>
          <w:p w:rsidR="00DD7756" w:rsidRDefault="00AD1397">
            <w:pPr>
              <w:pStyle w:val="TableParagraph"/>
              <w:spacing w:before="7" w:line="262" w:lineRule="exact"/>
              <w:ind w:left="882"/>
              <w:jc w:val="left"/>
              <w:rPr>
                <w:sz w:val="24"/>
              </w:rPr>
            </w:pPr>
            <w:r>
              <w:rPr>
                <w:sz w:val="24"/>
              </w:rPr>
              <w:t>pRed</w:t>
            </w:r>
          </w:p>
        </w:tc>
        <w:tc>
          <w:tcPr>
            <w:tcW w:w="1969" w:type="dxa"/>
          </w:tcPr>
          <w:p w:rsidR="00DD7756" w:rsidRDefault="00AD1397">
            <w:pPr>
              <w:pStyle w:val="TableParagraph"/>
              <w:spacing w:before="7" w:line="262" w:lineRule="exact"/>
              <w:ind w:left="342"/>
              <w:jc w:val="left"/>
              <w:rPr>
                <w:sz w:val="24"/>
              </w:rPr>
            </w:pPr>
            <w:r>
              <w:rPr>
                <w:sz w:val="24"/>
              </w:rPr>
              <w:t>predicate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05"/>
                <w:sz w:val="24"/>
              </w:rPr>
              <w:t>dub</w:t>
            </w:r>
          </w:p>
        </w:tc>
        <w:tc>
          <w:tcPr>
            <w:tcW w:w="2687" w:type="dxa"/>
          </w:tcPr>
          <w:p w:rsidR="00DD7756" w:rsidRDefault="00AD1397">
            <w:pPr>
              <w:pStyle w:val="TableParagraph"/>
              <w:spacing w:before="7" w:line="262" w:lineRule="exact"/>
              <w:ind w:left="404"/>
              <w:jc w:val="left"/>
              <w:rPr>
                <w:sz w:val="24"/>
              </w:rPr>
            </w:pPr>
            <w:r>
              <w:rPr>
                <w:sz w:val="24"/>
              </w:rPr>
              <w:t>dubitive</w:t>
            </w:r>
          </w:p>
        </w:tc>
        <w:tc>
          <w:tcPr>
            <w:tcW w:w="1975" w:type="dxa"/>
          </w:tcPr>
          <w:p w:rsidR="00DD7756" w:rsidRDefault="00AD1397">
            <w:pPr>
              <w:pStyle w:val="TableParagraph"/>
              <w:spacing w:before="7" w:line="262" w:lineRule="exact"/>
              <w:ind w:left="882"/>
              <w:jc w:val="left"/>
              <w:rPr>
                <w:sz w:val="24"/>
              </w:rPr>
            </w:pPr>
            <w:r>
              <w:rPr>
                <w:sz w:val="24"/>
              </w:rPr>
              <w:t>pRes</w:t>
            </w:r>
          </w:p>
        </w:tc>
        <w:tc>
          <w:tcPr>
            <w:tcW w:w="1969" w:type="dxa"/>
          </w:tcPr>
          <w:p w:rsidR="00DD7756" w:rsidRDefault="00AD1397">
            <w:pPr>
              <w:pStyle w:val="TableParagraph"/>
              <w:spacing w:before="7" w:line="262" w:lineRule="exact"/>
              <w:ind w:left="342"/>
              <w:jc w:val="left"/>
              <w:rPr>
                <w:sz w:val="24"/>
              </w:rPr>
            </w:pPr>
            <w:r>
              <w:rPr>
                <w:sz w:val="24"/>
              </w:rPr>
              <w:t>present tense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05"/>
                <w:sz w:val="24"/>
              </w:rPr>
              <w:t>dup</w:t>
            </w:r>
          </w:p>
        </w:tc>
        <w:tc>
          <w:tcPr>
            <w:tcW w:w="2687" w:type="dxa"/>
          </w:tcPr>
          <w:p w:rsidR="00DD7756" w:rsidRDefault="00AD1397">
            <w:pPr>
              <w:pStyle w:val="TableParagraph"/>
              <w:spacing w:before="7" w:line="262" w:lineRule="exact"/>
              <w:ind w:left="404"/>
              <w:jc w:val="left"/>
              <w:rPr>
                <w:sz w:val="24"/>
              </w:rPr>
            </w:pPr>
            <w:r>
              <w:rPr>
                <w:sz w:val="24"/>
              </w:rPr>
              <w:t>reduplication</w:t>
            </w:r>
          </w:p>
        </w:tc>
        <w:tc>
          <w:tcPr>
            <w:tcW w:w="1975" w:type="dxa"/>
          </w:tcPr>
          <w:p w:rsidR="00DD7756" w:rsidRDefault="00AD1397">
            <w:pPr>
              <w:pStyle w:val="TableParagraph"/>
              <w:spacing w:before="7" w:line="262" w:lineRule="exact"/>
              <w:ind w:left="882"/>
              <w:jc w:val="left"/>
              <w:rPr>
                <w:sz w:val="24"/>
              </w:rPr>
            </w:pPr>
            <w:r>
              <w:rPr>
                <w:sz w:val="24"/>
              </w:rPr>
              <w:t>puRp</w:t>
            </w:r>
          </w:p>
        </w:tc>
        <w:tc>
          <w:tcPr>
            <w:tcW w:w="1969" w:type="dxa"/>
          </w:tcPr>
          <w:p w:rsidR="00DD7756" w:rsidRDefault="00AD1397">
            <w:pPr>
              <w:pStyle w:val="TableParagraph"/>
              <w:spacing w:before="7" w:line="262" w:lineRule="exact"/>
              <w:ind w:left="342"/>
              <w:jc w:val="left"/>
              <w:rPr>
                <w:sz w:val="24"/>
              </w:rPr>
            </w:pPr>
            <w:r>
              <w:rPr>
                <w:sz w:val="24"/>
              </w:rPr>
              <w:t>purposive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sz w:val="24"/>
              </w:rPr>
              <w:t>emph</w:t>
            </w:r>
          </w:p>
        </w:tc>
        <w:tc>
          <w:tcPr>
            <w:tcW w:w="2687" w:type="dxa"/>
          </w:tcPr>
          <w:p w:rsidR="00DD7756" w:rsidRDefault="00AD1397">
            <w:pPr>
              <w:pStyle w:val="TableParagraph"/>
              <w:spacing w:before="7" w:line="262" w:lineRule="exact"/>
              <w:ind w:left="404"/>
              <w:jc w:val="left"/>
              <w:rPr>
                <w:sz w:val="24"/>
              </w:rPr>
            </w:pPr>
            <w:r>
              <w:rPr>
                <w:sz w:val="24"/>
              </w:rPr>
              <w:t>emphatic</w:t>
            </w:r>
          </w:p>
        </w:tc>
        <w:tc>
          <w:tcPr>
            <w:tcW w:w="1975" w:type="dxa"/>
          </w:tcPr>
          <w:p w:rsidR="00DD7756" w:rsidRDefault="00AD1397">
            <w:pPr>
              <w:pStyle w:val="TableParagraph"/>
              <w:spacing w:before="7" w:line="262" w:lineRule="exact"/>
              <w:ind w:left="882"/>
              <w:jc w:val="left"/>
              <w:rPr>
                <w:sz w:val="24"/>
              </w:rPr>
            </w:pPr>
            <w:r>
              <w:rPr>
                <w:w w:val="115"/>
                <w:sz w:val="24"/>
              </w:rPr>
              <w:t>ot</w:t>
            </w:r>
          </w:p>
        </w:tc>
        <w:tc>
          <w:tcPr>
            <w:tcW w:w="1969" w:type="dxa"/>
          </w:tcPr>
          <w:p w:rsidR="00DD7756" w:rsidRDefault="00AD1397">
            <w:pPr>
              <w:pStyle w:val="TableParagraph"/>
              <w:spacing w:before="7" w:line="262" w:lineRule="exact"/>
              <w:ind w:left="342"/>
              <w:jc w:val="left"/>
              <w:rPr>
                <w:sz w:val="24"/>
              </w:rPr>
            </w:pPr>
            <w:r>
              <w:rPr>
                <w:sz w:val="24"/>
              </w:rPr>
              <w:t>quotative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sz w:val="24"/>
              </w:rPr>
              <w:t>ep</w:t>
            </w:r>
          </w:p>
        </w:tc>
        <w:tc>
          <w:tcPr>
            <w:tcW w:w="2687" w:type="dxa"/>
          </w:tcPr>
          <w:p w:rsidR="00DD7756" w:rsidRDefault="00AD1397">
            <w:pPr>
              <w:pStyle w:val="TableParagraph"/>
              <w:spacing w:before="7" w:line="262" w:lineRule="exact"/>
              <w:ind w:left="404"/>
              <w:jc w:val="left"/>
              <w:rPr>
                <w:sz w:val="24"/>
              </w:rPr>
            </w:pPr>
            <w:r>
              <w:rPr>
                <w:sz w:val="24"/>
              </w:rPr>
              <w:t>epenthetic</w:t>
            </w:r>
          </w:p>
        </w:tc>
        <w:tc>
          <w:tcPr>
            <w:tcW w:w="1975" w:type="dxa"/>
          </w:tcPr>
          <w:p w:rsidR="00DD7756" w:rsidRDefault="00AD1397">
            <w:pPr>
              <w:pStyle w:val="TableParagraph"/>
              <w:spacing w:before="7" w:line="262" w:lineRule="exact"/>
              <w:ind w:left="882"/>
              <w:jc w:val="left"/>
              <w:rPr>
                <w:sz w:val="24"/>
              </w:rPr>
            </w:pPr>
            <w:r>
              <w:rPr>
                <w:w w:val="105"/>
                <w:sz w:val="24"/>
              </w:rPr>
              <w:t>Ref</w:t>
            </w:r>
          </w:p>
        </w:tc>
        <w:tc>
          <w:tcPr>
            <w:tcW w:w="1969" w:type="dxa"/>
          </w:tcPr>
          <w:p w:rsidR="00DD7756" w:rsidRDefault="00AD1397">
            <w:pPr>
              <w:pStyle w:val="TableParagraph"/>
              <w:spacing w:before="7" w:line="262" w:lineRule="exact"/>
              <w:ind w:left="342"/>
              <w:jc w:val="left"/>
              <w:rPr>
                <w:sz w:val="24"/>
              </w:rPr>
            </w:pPr>
            <w:r>
              <w:rPr>
                <w:sz w:val="24"/>
              </w:rPr>
              <w:t>referent</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20"/>
                <w:sz w:val="24"/>
              </w:rPr>
              <w:t>fin</w:t>
            </w:r>
          </w:p>
        </w:tc>
        <w:tc>
          <w:tcPr>
            <w:tcW w:w="2687" w:type="dxa"/>
          </w:tcPr>
          <w:p w:rsidR="00DD7756" w:rsidRDefault="00AD1397">
            <w:pPr>
              <w:pStyle w:val="TableParagraph"/>
              <w:spacing w:before="7" w:line="262" w:lineRule="exact"/>
              <w:ind w:left="404"/>
              <w:jc w:val="left"/>
              <w:rPr>
                <w:sz w:val="24"/>
              </w:rPr>
            </w:pPr>
            <w:r>
              <w:rPr>
                <w:sz w:val="24"/>
              </w:rPr>
              <w:t>finite</w:t>
            </w:r>
          </w:p>
        </w:tc>
        <w:tc>
          <w:tcPr>
            <w:tcW w:w="1975" w:type="dxa"/>
          </w:tcPr>
          <w:p w:rsidR="00DD7756" w:rsidRDefault="00AD1397">
            <w:pPr>
              <w:pStyle w:val="TableParagraph"/>
              <w:spacing w:before="7" w:line="262" w:lineRule="exact"/>
              <w:ind w:left="882"/>
              <w:jc w:val="left"/>
              <w:rPr>
                <w:sz w:val="24"/>
              </w:rPr>
            </w:pPr>
            <w:r>
              <w:rPr>
                <w:w w:val="115"/>
                <w:sz w:val="24"/>
              </w:rPr>
              <w:t>Refl</w:t>
            </w:r>
          </w:p>
        </w:tc>
        <w:tc>
          <w:tcPr>
            <w:tcW w:w="1969" w:type="dxa"/>
          </w:tcPr>
          <w:p w:rsidR="00DD7756" w:rsidRDefault="00AD1397">
            <w:pPr>
              <w:pStyle w:val="TableParagraph"/>
              <w:spacing w:before="7" w:line="262" w:lineRule="exact"/>
              <w:ind w:left="342"/>
              <w:jc w:val="left"/>
              <w:rPr>
                <w:sz w:val="24"/>
              </w:rPr>
            </w:pPr>
            <w:r>
              <w:rPr>
                <w:sz w:val="24"/>
              </w:rPr>
              <w:t>reflexive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35"/>
                <w:sz w:val="24"/>
              </w:rPr>
              <w:t>fut</w:t>
            </w:r>
          </w:p>
        </w:tc>
        <w:tc>
          <w:tcPr>
            <w:tcW w:w="2687" w:type="dxa"/>
          </w:tcPr>
          <w:p w:rsidR="00DD7756" w:rsidRDefault="00AD1397">
            <w:pPr>
              <w:pStyle w:val="TableParagraph"/>
              <w:spacing w:before="7" w:line="262" w:lineRule="exact"/>
              <w:ind w:left="404"/>
              <w:jc w:val="left"/>
              <w:rPr>
                <w:sz w:val="24"/>
              </w:rPr>
            </w:pPr>
            <w:r>
              <w:rPr>
                <w:sz w:val="24"/>
              </w:rPr>
              <w:t>future</w:t>
            </w:r>
          </w:p>
        </w:tc>
        <w:tc>
          <w:tcPr>
            <w:tcW w:w="1975" w:type="dxa"/>
          </w:tcPr>
          <w:p w:rsidR="00DD7756" w:rsidRDefault="00AD1397">
            <w:pPr>
              <w:pStyle w:val="TableParagraph"/>
              <w:spacing w:before="7" w:line="262" w:lineRule="exact"/>
              <w:ind w:left="882"/>
              <w:jc w:val="left"/>
              <w:rPr>
                <w:sz w:val="24"/>
              </w:rPr>
            </w:pPr>
            <w:r>
              <w:rPr>
                <w:w w:val="110"/>
                <w:sz w:val="24"/>
              </w:rPr>
              <w:t>Rel</w:t>
            </w:r>
          </w:p>
        </w:tc>
        <w:tc>
          <w:tcPr>
            <w:tcW w:w="1969" w:type="dxa"/>
          </w:tcPr>
          <w:p w:rsidR="00DD7756" w:rsidRDefault="00AD1397">
            <w:pPr>
              <w:pStyle w:val="TableParagraph"/>
              <w:spacing w:before="7" w:line="262" w:lineRule="exact"/>
              <w:ind w:left="342"/>
              <w:jc w:val="left"/>
              <w:rPr>
                <w:sz w:val="24"/>
              </w:rPr>
            </w:pPr>
            <w:r>
              <w:rPr>
                <w:sz w:val="24"/>
              </w:rPr>
              <w:t>relative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hab</w:t>
            </w:r>
          </w:p>
        </w:tc>
        <w:tc>
          <w:tcPr>
            <w:tcW w:w="2687" w:type="dxa"/>
          </w:tcPr>
          <w:p w:rsidR="00DD7756" w:rsidRDefault="00AD1397">
            <w:pPr>
              <w:pStyle w:val="TableParagraph"/>
              <w:spacing w:before="7" w:line="262" w:lineRule="exact"/>
              <w:ind w:left="404"/>
              <w:jc w:val="left"/>
              <w:rPr>
                <w:sz w:val="24"/>
              </w:rPr>
            </w:pPr>
            <w:r>
              <w:rPr>
                <w:sz w:val="24"/>
              </w:rPr>
              <w:t>habitual</w:t>
            </w:r>
          </w:p>
        </w:tc>
        <w:tc>
          <w:tcPr>
            <w:tcW w:w="1975" w:type="dxa"/>
          </w:tcPr>
          <w:p w:rsidR="00DD7756" w:rsidRDefault="00AD1397">
            <w:pPr>
              <w:pStyle w:val="TableParagraph"/>
              <w:spacing w:before="7" w:line="262" w:lineRule="exact"/>
              <w:ind w:left="882"/>
              <w:jc w:val="left"/>
              <w:rPr>
                <w:sz w:val="24"/>
              </w:rPr>
            </w:pPr>
            <w:r>
              <w:rPr>
                <w:w w:val="105"/>
                <w:sz w:val="24"/>
              </w:rPr>
              <w:t>sg</w:t>
            </w:r>
          </w:p>
        </w:tc>
        <w:tc>
          <w:tcPr>
            <w:tcW w:w="1969" w:type="dxa"/>
          </w:tcPr>
          <w:p w:rsidR="00DD7756" w:rsidRDefault="00AD1397">
            <w:pPr>
              <w:pStyle w:val="TableParagraph"/>
              <w:spacing w:before="7" w:line="262" w:lineRule="exact"/>
              <w:ind w:left="342"/>
              <w:jc w:val="left"/>
              <w:rPr>
                <w:sz w:val="24"/>
              </w:rPr>
            </w:pPr>
            <w:r>
              <w:rPr>
                <w:sz w:val="24"/>
              </w:rPr>
              <w:t>singular</w:t>
            </w:r>
          </w:p>
        </w:tc>
      </w:tr>
      <w:tr w:rsidR="00DD7756">
        <w:trPr>
          <w:trHeight w:val="288"/>
        </w:trPr>
        <w:tc>
          <w:tcPr>
            <w:tcW w:w="1080" w:type="dxa"/>
          </w:tcPr>
          <w:p w:rsidR="00DD7756" w:rsidRDefault="00AD1397">
            <w:pPr>
              <w:pStyle w:val="TableParagraph"/>
              <w:spacing w:before="7" w:line="262" w:lineRule="exact"/>
              <w:ind w:left="50"/>
              <w:jc w:val="left"/>
              <w:rPr>
                <w:sz w:val="24"/>
              </w:rPr>
            </w:pPr>
            <w:r>
              <w:rPr>
                <w:sz w:val="24"/>
              </w:rPr>
              <w:t>hum</w:t>
            </w:r>
          </w:p>
        </w:tc>
        <w:tc>
          <w:tcPr>
            <w:tcW w:w="2687" w:type="dxa"/>
          </w:tcPr>
          <w:p w:rsidR="00DD7756" w:rsidRDefault="00AD1397">
            <w:pPr>
              <w:pStyle w:val="TableParagraph"/>
              <w:spacing w:before="7" w:line="262" w:lineRule="exact"/>
              <w:ind w:left="404"/>
              <w:jc w:val="left"/>
              <w:rPr>
                <w:sz w:val="24"/>
              </w:rPr>
            </w:pPr>
            <w:r>
              <w:rPr>
                <w:sz w:val="24"/>
              </w:rPr>
              <w:t>human</w:t>
            </w:r>
          </w:p>
        </w:tc>
        <w:tc>
          <w:tcPr>
            <w:tcW w:w="1975" w:type="dxa"/>
          </w:tcPr>
          <w:p w:rsidR="00DD7756" w:rsidRDefault="00AD1397">
            <w:pPr>
              <w:pStyle w:val="TableParagraph"/>
              <w:spacing w:before="7" w:line="262" w:lineRule="exact"/>
              <w:ind w:left="882"/>
              <w:jc w:val="left"/>
              <w:rPr>
                <w:sz w:val="24"/>
              </w:rPr>
            </w:pPr>
            <w:r>
              <w:rPr>
                <w:w w:val="105"/>
                <w:sz w:val="24"/>
              </w:rPr>
              <w:t>spec</w:t>
            </w:r>
          </w:p>
        </w:tc>
        <w:tc>
          <w:tcPr>
            <w:tcW w:w="1969" w:type="dxa"/>
          </w:tcPr>
          <w:p w:rsidR="00DD7756" w:rsidRDefault="00AD1397">
            <w:pPr>
              <w:pStyle w:val="TableParagraph"/>
              <w:spacing w:before="7" w:line="262" w:lineRule="exact"/>
              <w:ind w:left="342"/>
              <w:jc w:val="left"/>
              <w:rPr>
                <w:sz w:val="24"/>
              </w:rPr>
            </w:pPr>
            <w:r>
              <w:rPr>
                <w:sz w:val="24"/>
              </w:rPr>
              <w:t>specific</w:t>
            </w:r>
          </w:p>
        </w:tc>
      </w:tr>
      <w:tr w:rsidR="00DD7756">
        <w:trPr>
          <w:trHeight w:val="288"/>
        </w:trPr>
        <w:tc>
          <w:tcPr>
            <w:tcW w:w="1080" w:type="dxa"/>
          </w:tcPr>
          <w:p w:rsidR="00DD7756" w:rsidRDefault="00AD1397">
            <w:pPr>
              <w:pStyle w:val="TableParagraph"/>
              <w:spacing w:before="7" w:line="262" w:lineRule="exact"/>
              <w:ind w:left="50"/>
              <w:jc w:val="left"/>
              <w:rPr>
                <w:sz w:val="24"/>
              </w:rPr>
            </w:pPr>
            <w:r>
              <w:rPr>
                <w:sz w:val="24"/>
              </w:rPr>
              <w:t>imp</w:t>
            </w:r>
          </w:p>
        </w:tc>
        <w:tc>
          <w:tcPr>
            <w:tcW w:w="2687" w:type="dxa"/>
          </w:tcPr>
          <w:p w:rsidR="00DD7756" w:rsidRDefault="00AD1397">
            <w:pPr>
              <w:pStyle w:val="TableParagraph"/>
              <w:spacing w:before="7" w:line="262" w:lineRule="exact"/>
              <w:ind w:left="404"/>
              <w:jc w:val="left"/>
              <w:rPr>
                <w:sz w:val="24"/>
              </w:rPr>
            </w:pPr>
            <w:r>
              <w:rPr>
                <w:sz w:val="24"/>
              </w:rPr>
              <w:t>imperative</w:t>
            </w:r>
          </w:p>
        </w:tc>
        <w:tc>
          <w:tcPr>
            <w:tcW w:w="1975" w:type="dxa"/>
          </w:tcPr>
          <w:p w:rsidR="00DD7756" w:rsidRDefault="00AD1397">
            <w:pPr>
              <w:pStyle w:val="TableParagraph"/>
              <w:spacing w:before="7" w:line="262" w:lineRule="exact"/>
              <w:ind w:left="882"/>
              <w:jc w:val="left"/>
              <w:rPr>
                <w:sz w:val="24"/>
              </w:rPr>
            </w:pPr>
            <w:r>
              <w:rPr>
                <w:w w:val="105"/>
                <w:sz w:val="24"/>
              </w:rPr>
              <w:t>ss</w:t>
            </w:r>
          </w:p>
        </w:tc>
        <w:tc>
          <w:tcPr>
            <w:tcW w:w="1969" w:type="dxa"/>
          </w:tcPr>
          <w:p w:rsidR="00DD7756" w:rsidRDefault="00AD1397">
            <w:pPr>
              <w:pStyle w:val="TableParagraph"/>
              <w:spacing w:before="7" w:line="262" w:lineRule="exact"/>
              <w:ind w:left="342"/>
              <w:jc w:val="left"/>
              <w:rPr>
                <w:sz w:val="24"/>
              </w:rPr>
            </w:pPr>
            <w:r>
              <w:rPr>
                <w:sz w:val="24"/>
              </w:rPr>
              <w:t>same subject</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05"/>
                <w:sz w:val="24"/>
              </w:rPr>
              <w:t>incep</w:t>
            </w:r>
          </w:p>
        </w:tc>
        <w:tc>
          <w:tcPr>
            <w:tcW w:w="2687" w:type="dxa"/>
          </w:tcPr>
          <w:p w:rsidR="00DD7756" w:rsidRDefault="00AD1397">
            <w:pPr>
              <w:pStyle w:val="TableParagraph"/>
              <w:spacing w:before="7" w:line="262" w:lineRule="exact"/>
              <w:ind w:left="404"/>
              <w:jc w:val="left"/>
              <w:rPr>
                <w:sz w:val="24"/>
              </w:rPr>
            </w:pPr>
            <w:r>
              <w:rPr>
                <w:sz w:val="24"/>
              </w:rPr>
              <w:t>inceptive</w:t>
            </w:r>
          </w:p>
        </w:tc>
        <w:tc>
          <w:tcPr>
            <w:tcW w:w="1975" w:type="dxa"/>
          </w:tcPr>
          <w:p w:rsidR="00DD7756" w:rsidRDefault="00AD1397">
            <w:pPr>
              <w:pStyle w:val="TableParagraph"/>
              <w:spacing w:before="7" w:line="262" w:lineRule="exact"/>
              <w:ind w:left="882"/>
              <w:jc w:val="left"/>
              <w:rPr>
                <w:sz w:val="24"/>
              </w:rPr>
            </w:pPr>
            <w:r>
              <w:rPr>
                <w:w w:val="105"/>
                <w:sz w:val="24"/>
              </w:rPr>
              <w:t>subj</w:t>
            </w:r>
          </w:p>
        </w:tc>
        <w:tc>
          <w:tcPr>
            <w:tcW w:w="1969" w:type="dxa"/>
          </w:tcPr>
          <w:p w:rsidR="00DD7756" w:rsidRDefault="00AD1397">
            <w:pPr>
              <w:pStyle w:val="TableParagraph"/>
              <w:spacing w:before="7" w:line="262" w:lineRule="exact"/>
              <w:ind w:left="342"/>
              <w:jc w:val="left"/>
              <w:rPr>
                <w:sz w:val="24"/>
              </w:rPr>
            </w:pPr>
            <w:r>
              <w:rPr>
                <w:sz w:val="24"/>
              </w:rPr>
              <w:t>subject</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ind</w:t>
            </w:r>
          </w:p>
        </w:tc>
        <w:tc>
          <w:tcPr>
            <w:tcW w:w="2687" w:type="dxa"/>
          </w:tcPr>
          <w:p w:rsidR="00DD7756" w:rsidRDefault="00AD1397">
            <w:pPr>
              <w:pStyle w:val="TableParagraph"/>
              <w:spacing w:before="7" w:line="262" w:lineRule="exact"/>
              <w:ind w:left="404"/>
              <w:jc w:val="left"/>
              <w:rPr>
                <w:sz w:val="24"/>
              </w:rPr>
            </w:pPr>
            <w:r>
              <w:rPr>
                <w:sz w:val="24"/>
              </w:rPr>
              <w:t>indicative</w:t>
            </w:r>
          </w:p>
        </w:tc>
        <w:tc>
          <w:tcPr>
            <w:tcW w:w="1975" w:type="dxa"/>
          </w:tcPr>
          <w:p w:rsidR="00DD7756" w:rsidRDefault="00AD1397">
            <w:pPr>
              <w:pStyle w:val="TableParagraph"/>
              <w:spacing w:before="7" w:line="262" w:lineRule="exact"/>
              <w:ind w:left="882"/>
              <w:jc w:val="left"/>
              <w:rPr>
                <w:sz w:val="24"/>
              </w:rPr>
            </w:pPr>
            <w:r>
              <w:rPr>
                <w:w w:val="105"/>
                <w:sz w:val="24"/>
              </w:rPr>
              <w:t>suboRd</w:t>
            </w:r>
          </w:p>
        </w:tc>
        <w:tc>
          <w:tcPr>
            <w:tcW w:w="1969" w:type="dxa"/>
          </w:tcPr>
          <w:p w:rsidR="00DD7756" w:rsidRDefault="00AD1397">
            <w:pPr>
              <w:pStyle w:val="TableParagraph"/>
              <w:spacing w:before="7" w:line="262" w:lineRule="exact"/>
              <w:ind w:left="342"/>
              <w:jc w:val="left"/>
              <w:rPr>
                <w:sz w:val="24"/>
              </w:rPr>
            </w:pPr>
            <w:r>
              <w:rPr>
                <w:sz w:val="24"/>
              </w:rPr>
              <w:t>subordinate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5"/>
                <w:sz w:val="24"/>
              </w:rPr>
              <w:t>indef</w:t>
            </w:r>
          </w:p>
        </w:tc>
        <w:tc>
          <w:tcPr>
            <w:tcW w:w="2687" w:type="dxa"/>
          </w:tcPr>
          <w:p w:rsidR="00DD7756" w:rsidRDefault="00AD1397">
            <w:pPr>
              <w:pStyle w:val="TableParagraph"/>
              <w:spacing w:before="7" w:line="262" w:lineRule="exact"/>
              <w:ind w:left="404"/>
              <w:jc w:val="left"/>
              <w:rPr>
                <w:sz w:val="24"/>
              </w:rPr>
            </w:pPr>
            <w:r>
              <w:rPr>
                <w:sz w:val="24"/>
              </w:rPr>
              <w:t>indefinite</w:t>
            </w:r>
          </w:p>
        </w:tc>
        <w:tc>
          <w:tcPr>
            <w:tcW w:w="1975" w:type="dxa"/>
          </w:tcPr>
          <w:p w:rsidR="00DD7756" w:rsidRDefault="00AD1397">
            <w:pPr>
              <w:pStyle w:val="TableParagraph"/>
              <w:spacing w:before="7" w:line="262" w:lineRule="exact"/>
              <w:ind w:left="882"/>
              <w:jc w:val="left"/>
              <w:rPr>
                <w:sz w:val="24"/>
              </w:rPr>
            </w:pPr>
            <w:r>
              <w:rPr>
                <w:w w:val="115"/>
                <w:sz w:val="24"/>
              </w:rPr>
              <w:t>tR</w:t>
            </w:r>
          </w:p>
        </w:tc>
        <w:tc>
          <w:tcPr>
            <w:tcW w:w="1969" w:type="dxa"/>
          </w:tcPr>
          <w:p w:rsidR="00DD7756" w:rsidRDefault="00AD1397">
            <w:pPr>
              <w:pStyle w:val="TableParagraph"/>
              <w:spacing w:before="7" w:line="262" w:lineRule="exact"/>
              <w:ind w:left="342"/>
              <w:jc w:val="left"/>
              <w:rPr>
                <w:sz w:val="24"/>
              </w:rPr>
            </w:pPr>
            <w:r>
              <w:rPr>
                <w:sz w:val="24"/>
              </w:rPr>
              <w:t>transitive</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instR</w:t>
            </w:r>
          </w:p>
        </w:tc>
        <w:tc>
          <w:tcPr>
            <w:tcW w:w="2687" w:type="dxa"/>
          </w:tcPr>
          <w:p w:rsidR="00DD7756" w:rsidRDefault="00AD1397">
            <w:pPr>
              <w:pStyle w:val="TableParagraph"/>
              <w:spacing w:before="7" w:line="262" w:lineRule="exact"/>
              <w:ind w:left="404"/>
              <w:jc w:val="left"/>
              <w:rPr>
                <w:sz w:val="24"/>
              </w:rPr>
            </w:pPr>
            <w:r>
              <w:rPr>
                <w:sz w:val="24"/>
              </w:rPr>
              <w:t>instrumental</w:t>
            </w:r>
          </w:p>
        </w:tc>
        <w:tc>
          <w:tcPr>
            <w:tcW w:w="1975" w:type="dxa"/>
          </w:tcPr>
          <w:p w:rsidR="00DD7756" w:rsidRDefault="00AD1397">
            <w:pPr>
              <w:pStyle w:val="TableParagraph"/>
              <w:spacing w:before="7" w:line="262" w:lineRule="exact"/>
              <w:ind w:left="882"/>
              <w:jc w:val="left"/>
              <w:rPr>
                <w:sz w:val="24"/>
              </w:rPr>
            </w:pPr>
            <w:r>
              <w:rPr>
                <w:sz w:val="24"/>
              </w:rPr>
              <w:t>vzR</w:t>
            </w:r>
          </w:p>
        </w:tc>
        <w:tc>
          <w:tcPr>
            <w:tcW w:w="1969" w:type="dxa"/>
          </w:tcPr>
          <w:p w:rsidR="00DD7756" w:rsidRDefault="00AD1397">
            <w:pPr>
              <w:pStyle w:val="TableParagraph"/>
              <w:spacing w:before="7" w:line="262" w:lineRule="exact"/>
              <w:ind w:left="342"/>
              <w:jc w:val="left"/>
              <w:rPr>
                <w:sz w:val="24"/>
              </w:rPr>
            </w:pPr>
            <w:r>
              <w:rPr>
                <w:sz w:val="24"/>
              </w:rPr>
              <w:t>verbalizer</w:t>
            </w: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inteR</w:t>
            </w:r>
          </w:p>
        </w:tc>
        <w:tc>
          <w:tcPr>
            <w:tcW w:w="2687" w:type="dxa"/>
          </w:tcPr>
          <w:p w:rsidR="00DD7756" w:rsidRDefault="00AD1397">
            <w:pPr>
              <w:pStyle w:val="TableParagraph"/>
              <w:spacing w:before="7" w:line="262" w:lineRule="exact"/>
              <w:ind w:left="404"/>
              <w:jc w:val="left"/>
              <w:rPr>
                <w:sz w:val="24"/>
              </w:rPr>
            </w:pPr>
            <w:r>
              <w:rPr>
                <w:sz w:val="24"/>
              </w:rPr>
              <w:t>interrogative</w:t>
            </w:r>
          </w:p>
        </w:tc>
        <w:tc>
          <w:tcPr>
            <w:tcW w:w="1975" w:type="dxa"/>
          </w:tcPr>
          <w:p w:rsidR="00DD7756" w:rsidRDefault="00DD7756">
            <w:pPr>
              <w:pStyle w:val="TableParagraph"/>
              <w:spacing w:before="0" w:line="240" w:lineRule="auto"/>
              <w:jc w:val="left"/>
              <w:rPr>
                <w:rFonts w:ascii="Times New Roman"/>
                <w:sz w:val="20"/>
              </w:rPr>
            </w:pPr>
          </w:p>
        </w:tc>
        <w:tc>
          <w:tcPr>
            <w:tcW w:w="1969" w:type="dxa"/>
          </w:tcPr>
          <w:p w:rsidR="00DD7756" w:rsidRDefault="00DD7756">
            <w:pPr>
              <w:pStyle w:val="TableParagraph"/>
              <w:spacing w:before="0" w:line="240" w:lineRule="auto"/>
              <w:jc w:val="left"/>
              <w:rPr>
                <w:rFonts w:ascii="Times New Roman"/>
                <w:sz w:val="20"/>
              </w:rPr>
            </w:pP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ipfv</w:t>
            </w:r>
          </w:p>
        </w:tc>
        <w:tc>
          <w:tcPr>
            <w:tcW w:w="2687" w:type="dxa"/>
          </w:tcPr>
          <w:p w:rsidR="00DD7756" w:rsidRDefault="00AD1397">
            <w:pPr>
              <w:pStyle w:val="TableParagraph"/>
              <w:spacing w:before="7" w:line="262" w:lineRule="exact"/>
              <w:ind w:left="404"/>
              <w:jc w:val="left"/>
              <w:rPr>
                <w:sz w:val="24"/>
              </w:rPr>
            </w:pPr>
            <w:r>
              <w:rPr>
                <w:sz w:val="24"/>
              </w:rPr>
              <w:t>imperfective</w:t>
            </w:r>
          </w:p>
        </w:tc>
        <w:tc>
          <w:tcPr>
            <w:tcW w:w="1975" w:type="dxa"/>
          </w:tcPr>
          <w:p w:rsidR="00DD7756" w:rsidRDefault="00DD7756">
            <w:pPr>
              <w:pStyle w:val="TableParagraph"/>
              <w:spacing w:before="0" w:line="240" w:lineRule="auto"/>
              <w:jc w:val="left"/>
              <w:rPr>
                <w:rFonts w:ascii="Times New Roman"/>
                <w:sz w:val="20"/>
              </w:rPr>
            </w:pPr>
          </w:p>
        </w:tc>
        <w:tc>
          <w:tcPr>
            <w:tcW w:w="1969" w:type="dxa"/>
          </w:tcPr>
          <w:p w:rsidR="00DD7756" w:rsidRDefault="00DD7756">
            <w:pPr>
              <w:pStyle w:val="TableParagraph"/>
              <w:spacing w:before="0" w:line="240" w:lineRule="auto"/>
              <w:jc w:val="left"/>
              <w:rPr>
                <w:rFonts w:ascii="Times New Roman"/>
                <w:sz w:val="20"/>
              </w:rPr>
            </w:pPr>
          </w:p>
        </w:tc>
      </w:tr>
      <w:tr w:rsidR="00DD7756">
        <w:trPr>
          <w:trHeight w:val="288"/>
        </w:trPr>
        <w:tc>
          <w:tcPr>
            <w:tcW w:w="1080" w:type="dxa"/>
          </w:tcPr>
          <w:p w:rsidR="00DD7756" w:rsidRDefault="00AD1397">
            <w:pPr>
              <w:pStyle w:val="TableParagraph"/>
              <w:spacing w:before="7" w:line="262" w:lineRule="exact"/>
              <w:ind w:left="50"/>
              <w:jc w:val="left"/>
              <w:rPr>
                <w:sz w:val="24"/>
              </w:rPr>
            </w:pPr>
            <w:r>
              <w:rPr>
                <w:w w:val="110"/>
                <w:sz w:val="24"/>
              </w:rPr>
              <w:t>linK</w:t>
            </w:r>
          </w:p>
        </w:tc>
        <w:tc>
          <w:tcPr>
            <w:tcW w:w="2687" w:type="dxa"/>
          </w:tcPr>
          <w:p w:rsidR="00DD7756" w:rsidRDefault="00AD1397">
            <w:pPr>
              <w:pStyle w:val="TableParagraph"/>
              <w:spacing w:before="7" w:line="262" w:lineRule="exact"/>
              <w:ind w:left="404"/>
              <w:jc w:val="left"/>
              <w:rPr>
                <w:sz w:val="24"/>
              </w:rPr>
            </w:pPr>
            <w:r>
              <w:rPr>
                <w:sz w:val="24"/>
              </w:rPr>
              <w:t>linker</w:t>
            </w:r>
          </w:p>
        </w:tc>
        <w:tc>
          <w:tcPr>
            <w:tcW w:w="1975" w:type="dxa"/>
          </w:tcPr>
          <w:p w:rsidR="00DD7756" w:rsidRDefault="00DD7756">
            <w:pPr>
              <w:pStyle w:val="TableParagraph"/>
              <w:spacing w:before="0" w:line="240" w:lineRule="auto"/>
              <w:jc w:val="left"/>
              <w:rPr>
                <w:rFonts w:ascii="Times New Roman"/>
                <w:sz w:val="20"/>
              </w:rPr>
            </w:pPr>
          </w:p>
        </w:tc>
        <w:tc>
          <w:tcPr>
            <w:tcW w:w="1969" w:type="dxa"/>
          </w:tcPr>
          <w:p w:rsidR="00DD7756" w:rsidRDefault="00DD7756">
            <w:pPr>
              <w:pStyle w:val="TableParagraph"/>
              <w:spacing w:before="0" w:line="240" w:lineRule="auto"/>
              <w:jc w:val="left"/>
              <w:rPr>
                <w:rFonts w:ascii="Times New Roman"/>
                <w:sz w:val="20"/>
              </w:rPr>
            </w:pPr>
          </w:p>
        </w:tc>
      </w:tr>
      <w:tr w:rsidR="00DD7756">
        <w:trPr>
          <w:trHeight w:val="280"/>
        </w:trPr>
        <w:tc>
          <w:tcPr>
            <w:tcW w:w="1080" w:type="dxa"/>
          </w:tcPr>
          <w:p w:rsidR="00DD7756" w:rsidRDefault="00AD1397">
            <w:pPr>
              <w:pStyle w:val="TableParagraph"/>
              <w:spacing w:before="7" w:line="253" w:lineRule="exact"/>
              <w:ind w:left="50"/>
              <w:jc w:val="left"/>
              <w:rPr>
                <w:sz w:val="24"/>
              </w:rPr>
            </w:pPr>
            <w:r>
              <w:rPr>
                <w:sz w:val="24"/>
              </w:rPr>
              <w:t>mod</w:t>
            </w:r>
          </w:p>
        </w:tc>
        <w:tc>
          <w:tcPr>
            <w:tcW w:w="2687" w:type="dxa"/>
          </w:tcPr>
          <w:p w:rsidR="00DD7756" w:rsidRDefault="00AD1397">
            <w:pPr>
              <w:pStyle w:val="TableParagraph"/>
              <w:spacing w:before="7" w:line="253" w:lineRule="exact"/>
              <w:ind w:left="404"/>
              <w:jc w:val="left"/>
              <w:rPr>
                <w:sz w:val="24"/>
              </w:rPr>
            </w:pPr>
            <w:r>
              <w:rPr>
                <w:sz w:val="24"/>
              </w:rPr>
              <w:t>modifier</w:t>
            </w:r>
          </w:p>
        </w:tc>
        <w:tc>
          <w:tcPr>
            <w:tcW w:w="1975" w:type="dxa"/>
          </w:tcPr>
          <w:p w:rsidR="00DD7756" w:rsidRDefault="00DD7756">
            <w:pPr>
              <w:pStyle w:val="TableParagraph"/>
              <w:spacing w:before="0" w:line="240" w:lineRule="auto"/>
              <w:jc w:val="left"/>
              <w:rPr>
                <w:rFonts w:ascii="Times New Roman"/>
                <w:sz w:val="20"/>
              </w:rPr>
            </w:pPr>
          </w:p>
        </w:tc>
        <w:tc>
          <w:tcPr>
            <w:tcW w:w="1969" w:type="dxa"/>
          </w:tcPr>
          <w:p w:rsidR="00DD7756" w:rsidRDefault="00DD7756">
            <w:pPr>
              <w:pStyle w:val="TableParagraph"/>
              <w:spacing w:before="0" w:line="240" w:lineRule="auto"/>
              <w:jc w:val="left"/>
              <w:rPr>
                <w:rFonts w:ascii="Times New Roman"/>
                <w:sz w:val="20"/>
              </w:rPr>
            </w:pPr>
          </w:p>
        </w:tc>
      </w:tr>
    </w:tbl>
    <w:p w:rsidR="00DD7756" w:rsidRDefault="00DD7756">
      <w:pPr>
        <w:rPr>
          <w:rFonts w:ascii="Times New Roman"/>
          <w:sz w:val="20"/>
        </w:rPr>
        <w:sectPr w:rsidR="00DD7756">
          <w:pgSz w:w="12240" w:h="15840"/>
          <w:pgMar w:top="1500" w:right="9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2"/>
        <w:rPr>
          <w:sz w:val="22"/>
        </w:rPr>
      </w:pPr>
    </w:p>
    <w:p w:rsidR="00DD7756" w:rsidRDefault="00AD1397">
      <w:pPr>
        <w:pStyle w:val="Heading1"/>
        <w:jc w:val="both"/>
        <w:rPr>
          <w:b/>
        </w:rPr>
      </w:pPr>
      <w:bookmarkStart w:id="17" w:name="List_of_Languages"/>
      <w:bookmarkStart w:id="18" w:name="_bookmark10"/>
      <w:bookmarkEnd w:id="17"/>
      <w:bookmarkEnd w:id="18"/>
      <w:r>
        <w:rPr>
          <w:b/>
        </w:rPr>
        <w:t>List of Languages</w:t>
      </w:r>
    </w:p>
    <w:p w:rsidR="00DD7756" w:rsidRDefault="00DD7756">
      <w:pPr>
        <w:pStyle w:val="BodyText"/>
        <w:spacing w:before="5"/>
        <w:rPr>
          <w:b/>
          <w:sz w:val="82"/>
        </w:rPr>
      </w:pPr>
    </w:p>
    <w:p w:rsidR="00DD7756" w:rsidRDefault="00AD1397">
      <w:pPr>
        <w:pStyle w:val="BodyText"/>
        <w:spacing w:line="420" w:lineRule="auto"/>
        <w:ind w:left="120" w:right="534"/>
        <w:jc w:val="both"/>
      </w:pPr>
      <w:r>
        <w:t>The following table provides information about each language mentioned in this thesis: the name of the language in English (following Haspelmath [</w:t>
      </w:r>
      <w:hyperlink w:anchor="_bookmark362" w:history="1">
        <w:r>
          <w:rPr>
            <w:color w:val="007FFF"/>
          </w:rPr>
          <w:t>2017</w:t>
        </w:r>
      </w:hyperlink>
      <w:r>
        <w:t xml:space="preserve">]), the </w:t>
      </w:r>
      <w:hyperlink r:id="rId18">
        <w:r>
          <w:rPr>
            <w:color w:val="0000FF"/>
          </w:rPr>
          <w:t>International Standards</w:t>
        </w:r>
      </w:hyperlink>
      <w:r>
        <w:rPr>
          <w:color w:val="0000FF"/>
        </w:rPr>
        <w:t xml:space="preserve"> </w:t>
      </w:r>
      <w:hyperlink r:id="rId19">
        <w:r>
          <w:rPr>
            <w:color w:val="0000FF"/>
          </w:rPr>
          <w:t>Organization (ISO) 693-3 language code</w:t>
        </w:r>
      </w:hyperlink>
      <w:r>
        <w:t xml:space="preserve">, and the </w:t>
      </w:r>
      <w:hyperlink r:id="rId20">
        <w:r>
          <w:rPr>
            <w:color w:val="0000FF"/>
          </w:rPr>
          <w:t xml:space="preserve">Glottolog </w:t>
        </w:r>
      </w:hyperlink>
      <w:r>
        <w:t xml:space="preserve">code (Hammarström, Forkel &amp; Haspelmath </w:t>
      </w:r>
      <w:hyperlink w:anchor="_bookmark351" w:history="1">
        <w:r>
          <w:rPr>
            <w:color w:val="007FFF"/>
          </w:rPr>
          <w:t>2019</w:t>
        </w:r>
      </w:hyperlink>
      <w:r>
        <w:t xml:space="preserve">). Genealogical information follows the format </w:t>
      </w:r>
      <w:r>
        <w:rPr>
          <w:rFonts w:ascii="Linux Libertine Mono" w:hAnsi="Linux Libertine Mono"/>
          <w:sz w:val="20"/>
        </w:rPr>
        <w:t>family &gt; phylum</w:t>
      </w:r>
      <w:r>
        <w:t>.</w:t>
      </w:r>
    </w:p>
    <w:p w:rsidR="00DD7756" w:rsidRDefault="00DD7756">
      <w:pPr>
        <w:pStyle w:val="BodyText"/>
        <w:spacing w:before="2" w:after="1"/>
        <w:rPr>
          <w:sz w:val="13"/>
        </w:rPr>
      </w:pPr>
    </w:p>
    <w:tbl>
      <w:tblPr>
        <w:tblW w:w="0" w:type="auto"/>
        <w:tblInd w:w="127" w:type="dxa"/>
        <w:tblLayout w:type="fixed"/>
        <w:tblCellMar>
          <w:left w:w="0" w:type="dxa"/>
          <w:right w:w="0" w:type="dxa"/>
        </w:tblCellMar>
        <w:tblLook w:val="01E0"/>
      </w:tblPr>
      <w:tblGrid>
        <w:gridCol w:w="2826"/>
        <w:gridCol w:w="1217"/>
        <w:gridCol w:w="1355"/>
        <w:gridCol w:w="3688"/>
      </w:tblGrid>
      <w:tr w:rsidR="00DD7756">
        <w:trPr>
          <w:trHeight w:val="396"/>
        </w:trPr>
        <w:tc>
          <w:tcPr>
            <w:tcW w:w="2826" w:type="dxa"/>
            <w:tcBorders>
              <w:bottom w:val="single" w:sz="6" w:space="0" w:color="000000"/>
            </w:tcBorders>
          </w:tcPr>
          <w:p w:rsidR="00DD7756" w:rsidRDefault="00AD1397">
            <w:pPr>
              <w:pStyle w:val="TableParagraph"/>
              <w:spacing w:before="0" w:line="273" w:lineRule="exact"/>
              <w:ind w:left="119"/>
              <w:jc w:val="left"/>
              <w:rPr>
                <w:b/>
                <w:sz w:val="24"/>
              </w:rPr>
            </w:pPr>
            <w:r>
              <w:rPr>
                <w:b/>
                <w:sz w:val="24"/>
              </w:rPr>
              <w:t>Language Name (English)</w:t>
            </w:r>
          </w:p>
        </w:tc>
        <w:tc>
          <w:tcPr>
            <w:tcW w:w="1217" w:type="dxa"/>
            <w:tcBorders>
              <w:bottom w:val="single" w:sz="6" w:space="0" w:color="000000"/>
            </w:tcBorders>
          </w:tcPr>
          <w:p w:rsidR="00DD7756" w:rsidRDefault="00AD1397">
            <w:pPr>
              <w:pStyle w:val="TableParagraph"/>
              <w:spacing w:before="0" w:line="273" w:lineRule="exact"/>
              <w:ind w:left="120"/>
              <w:jc w:val="left"/>
              <w:rPr>
                <w:b/>
                <w:sz w:val="24"/>
              </w:rPr>
            </w:pPr>
            <w:r>
              <w:rPr>
                <w:b/>
                <w:sz w:val="24"/>
              </w:rPr>
              <w:t>ISO 639-3</w:t>
            </w:r>
          </w:p>
        </w:tc>
        <w:tc>
          <w:tcPr>
            <w:tcW w:w="1355" w:type="dxa"/>
            <w:tcBorders>
              <w:bottom w:val="single" w:sz="6" w:space="0" w:color="000000"/>
            </w:tcBorders>
          </w:tcPr>
          <w:p w:rsidR="00DD7756" w:rsidRDefault="00AD1397">
            <w:pPr>
              <w:pStyle w:val="TableParagraph"/>
              <w:spacing w:before="0" w:line="273" w:lineRule="exact"/>
              <w:ind w:left="121"/>
              <w:jc w:val="left"/>
              <w:rPr>
                <w:b/>
                <w:sz w:val="24"/>
              </w:rPr>
            </w:pPr>
            <w:r>
              <w:rPr>
                <w:b/>
                <w:sz w:val="24"/>
              </w:rPr>
              <w:t>Glottocode</w:t>
            </w:r>
          </w:p>
        </w:tc>
        <w:tc>
          <w:tcPr>
            <w:tcW w:w="3688" w:type="dxa"/>
            <w:tcBorders>
              <w:bottom w:val="single" w:sz="6" w:space="0" w:color="000000"/>
            </w:tcBorders>
          </w:tcPr>
          <w:p w:rsidR="00DD7756" w:rsidRDefault="00AD1397">
            <w:pPr>
              <w:pStyle w:val="TableParagraph"/>
              <w:spacing w:before="0" w:line="273" w:lineRule="exact"/>
              <w:ind w:left="122"/>
              <w:jc w:val="left"/>
              <w:rPr>
                <w:b/>
                <w:sz w:val="24"/>
              </w:rPr>
            </w:pPr>
            <w:r>
              <w:rPr>
                <w:b/>
                <w:sz w:val="24"/>
              </w:rPr>
              <w:t>Genetic Affiliation</w:t>
            </w:r>
          </w:p>
        </w:tc>
      </w:tr>
      <w:tr w:rsidR="00DD7756">
        <w:trPr>
          <w:trHeight w:val="561"/>
        </w:trPr>
        <w:tc>
          <w:tcPr>
            <w:tcW w:w="2826" w:type="dxa"/>
            <w:tcBorders>
              <w:top w:val="single" w:sz="6" w:space="0" w:color="000000"/>
            </w:tcBorders>
          </w:tcPr>
          <w:p w:rsidR="00DD7756" w:rsidRDefault="00AD1397">
            <w:pPr>
              <w:pStyle w:val="TableParagraph"/>
              <w:spacing w:before="185" w:line="240" w:lineRule="auto"/>
              <w:ind w:left="119"/>
              <w:jc w:val="left"/>
              <w:rPr>
                <w:sz w:val="24"/>
              </w:rPr>
            </w:pPr>
            <w:r>
              <w:rPr>
                <w:sz w:val="24"/>
              </w:rPr>
              <w:t>Basque</w:t>
            </w:r>
          </w:p>
        </w:tc>
        <w:tc>
          <w:tcPr>
            <w:tcW w:w="1217" w:type="dxa"/>
            <w:tcBorders>
              <w:top w:val="single" w:sz="6" w:space="0" w:color="000000"/>
            </w:tcBorders>
          </w:tcPr>
          <w:p w:rsidR="00DD7756" w:rsidRDefault="00DD7756">
            <w:pPr>
              <w:pStyle w:val="TableParagraph"/>
              <w:spacing w:before="4" w:line="240" w:lineRule="auto"/>
              <w:jc w:val="left"/>
              <w:rPr>
                <w:sz w:val="19"/>
              </w:rPr>
            </w:pPr>
          </w:p>
          <w:p w:rsidR="00DD7756" w:rsidRDefault="00AD1397">
            <w:pPr>
              <w:pStyle w:val="TableParagraph"/>
              <w:spacing w:before="0" w:line="240" w:lineRule="auto"/>
              <w:ind w:left="119"/>
              <w:jc w:val="left"/>
              <w:rPr>
                <w:rFonts w:ascii="Linux Libertine Mono"/>
                <w:sz w:val="20"/>
              </w:rPr>
            </w:pPr>
            <w:r>
              <w:rPr>
                <w:rFonts w:ascii="Linux Libertine Mono"/>
                <w:w w:val="105"/>
                <w:sz w:val="20"/>
              </w:rPr>
              <w:t>eus</w:t>
            </w:r>
          </w:p>
        </w:tc>
        <w:tc>
          <w:tcPr>
            <w:tcW w:w="1355" w:type="dxa"/>
            <w:tcBorders>
              <w:top w:val="single" w:sz="6" w:space="0" w:color="000000"/>
            </w:tcBorders>
          </w:tcPr>
          <w:p w:rsidR="00DD7756" w:rsidRDefault="00DD7756">
            <w:pPr>
              <w:pStyle w:val="TableParagraph"/>
              <w:spacing w:before="4" w:line="240" w:lineRule="auto"/>
              <w:jc w:val="left"/>
              <w:rPr>
                <w:sz w:val="19"/>
              </w:rPr>
            </w:pPr>
          </w:p>
          <w:p w:rsidR="00DD7756" w:rsidRDefault="00AD1397">
            <w:pPr>
              <w:pStyle w:val="TableParagraph"/>
              <w:spacing w:before="0" w:line="240" w:lineRule="auto"/>
              <w:ind w:left="119"/>
              <w:jc w:val="left"/>
              <w:rPr>
                <w:rFonts w:ascii="Linux Libertine Mono"/>
                <w:sz w:val="20"/>
              </w:rPr>
            </w:pPr>
            <w:r>
              <w:rPr>
                <w:rFonts w:ascii="Linux Libertine Mono"/>
                <w:w w:val="105"/>
                <w:sz w:val="20"/>
              </w:rPr>
              <w:t>basq1248</w:t>
            </w:r>
          </w:p>
        </w:tc>
        <w:tc>
          <w:tcPr>
            <w:tcW w:w="3688" w:type="dxa"/>
            <w:tcBorders>
              <w:top w:val="single" w:sz="6" w:space="0" w:color="000000"/>
            </w:tcBorders>
          </w:tcPr>
          <w:p w:rsidR="00DD7756" w:rsidRDefault="00AD1397">
            <w:pPr>
              <w:pStyle w:val="TableParagraph"/>
              <w:spacing w:before="185" w:line="240" w:lineRule="auto"/>
              <w:ind w:left="119"/>
              <w:jc w:val="left"/>
              <w:rPr>
                <w:sz w:val="24"/>
              </w:rPr>
            </w:pPr>
            <w:r>
              <w:rPr>
                <w:sz w:val="24"/>
              </w:rPr>
              <w:t>isolate</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Castilian Spanish</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spa</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cast1244</w:t>
            </w:r>
          </w:p>
        </w:tc>
        <w:tc>
          <w:tcPr>
            <w:tcW w:w="3688" w:type="dxa"/>
          </w:tcPr>
          <w:p w:rsidR="00DD7756" w:rsidRDefault="00AD1397">
            <w:pPr>
              <w:pStyle w:val="TableParagraph"/>
              <w:spacing w:before="102" w:line="240" w:lineRule="auto"/>
              <w:ind w:left="119"/>
              <w:jc w:val="left"/>
              <w:rPr>
                <w:sz w:val="24"/>
              </w:rPr>
            </w:pPr>
            <w:r>
              <w:rPr>
                <w:sz w:val="24"/>
              </w:rPr>
              <w:t>Indo-European &gt; Romance</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Cayuga</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cay</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cayu1261</w:t>
            </w:r>
          </w:p>
        </w:tc>
        <w:tc>
          <w:tcPr>
            <w:tcW w:w="3688" w:type="dxa"/>
          </w:tcPr>
          <w:p w:rsidR="00DD7756" w:rsidRDefault="00AD1397">
            <w:pPr>
              <w:pStyle w:val="TableParagraph"/>
              <w:spacing w:before="102" w:line="240" w:lineRule="auto"/>
              <w:ind w:left="119"/>
              <w:jc w:val="left"/>
              <w:rPr>
                <w:sz w:val="24"/>
              </w:rPr>
            </w:pPr>
            <w:r>
              <w:rPr>
                <w:sz w:val="24"/>
              </w:rPr>
              <w:t>Iroquoian &gt; Northern Iroquoian</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Chamorro</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cha</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cham1312</w:t>
            </w:r>
          </w:p>
        </w:tc>
        <w:tc>
          <w:tcPr>
            <w:tcW w:w="3688" w:type="dxa"/>
          </w:tcPr>
          <w:p w:rsidR="00DD7756" w:rsidRDefault="00AD1397">
            <w:pPr>
              <w:pStyle w:val="TableParagraph"/>
              <w:spacing w:before="102" w:line="240" w:lineRule="auto"/>
              <w:ind w:left="119"/>
              <w:jc w:val="left"/>
              <w:rPr>
                <w:sz w:val="24"/>
              </w:rPr>
            </w:pPr>
            <w:r>
              <w:rPr>
                <w:sz w:val="24"/>
              </w:rPr>
              <w:t>Austronesian &gt; Malayo-Polynesian</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Cherokee</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chr</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cher1273</w:t>
            </w:r>
          </w:p>
        </w:tc>
        <w:tc>
          <w:tcPr>
            <w:tcW w:w="3688" w:type="dxa"/>
          </w:tcPr>
          <w:p w:rsidR="00DD7756" w:rsidRDefault="00AD1397">
            <w:pPr>
              <w:pStyle w:val="TableParagraph"/>
              <w:spacing w:before="102" w:line="240" w:lineRule="auto"/>
              <w:ind w:left="119"/>
              <w:jc w:val="left"/>
              <w:rPr>
                <w:sz w:val="24"/>
              </w:rPr>
            </w:pPr>
            <w:r>
              <w:rPr>
                <w:sz w:val="24"/>
              </w:rPr>
              <w:t>Iroquoian &gt; Southern Iroquoian</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Chitimacha</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ctm</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chit1248</w:t>
            </w:r>
          </w:p>
        </w:tc>
        <w:tc>
          <w:tcPr>
            <w:tcW w:w="3688" w:type="dxa"/>
          </w:tcPr>
          <w:p w:rsidR="00DD7756" w:rsidRDefault="00AD1397">
            <w:pPr>
              <w:pStyle w:val="TableParagraph"/>
              <w:spacing w:before="102" w:line="240" w:lineRule="auto"/>
              <w:ind w:left="119"/>
              <w:jc w:val="left"/>
              <w:rPr>
                <w:sz w:val="24"/>
              </w:rPr>
            </w:pPr>
            <w:r>
              <w:rPr>
                <w:sz w:val="24"/>
              </w:rPr>
              <w:t>isolate</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Central Alaskan Yup’ik</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esu</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cent2127</w:t>
            </w:r>
          </w:p>
        </w:tc>
        <w:tc>
          <w:tcPr>
            <w:tcW w:w="3688" w:type="dxa"/>
          </w:tcPr>
          <w:p w:rsidR="00DD7756" w:rsidRDefault="00AD1397">
            <w:pPr>
              <w:pStyle w:val="TableParagraph"/>
              <w:spacing w:before="102" w:line="240" w:lineRule="auto"/>
              <w:ind w:left="119"/>
              <w:jc w:val="left"/>
              <w:rPr>
                <w:sz w:val="24"/>
              </w:rPr>
            </w:pPr>
            <w:r>
              <w:rPr>
                <w:sz w:val="24"/>
              </w:rPr>
              <w:t>Eskimo-Aleut &gt; Yupik</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Classical Greek</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grc</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anci1242</w:t>
            </w:r>
          </w:p>
        </w:tc>
        <w:tc>
          <w:tcPr>
            <w:tcW w:w="3688" w:type="dxa"/>
          </w:tcPr>
          <w:p w:rsidR="00DD7756" w:rsidRDefault="00AD1397">
            <w:pPr>
              <w:pStyle w:val="TableParagraph"/>
              <w:spacing w:before="102" w:line="240" w:lineRule="auto"/>
              <w:ind w:left="119"/>
              <w:jc w:val="left"/>
              <w:rPr>
                <w:sz w:val="24"/>
              </w:rPr>
            </w:pPr>
            <w:r>
              <w:rPr>
                <w:sz w:val="24"/>
              </w:rPr>
              <w:t>Indo-European &gt; Hellenic</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Classical Nahuatl</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nci</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clas1250</w:t>
            </w:r>
          </w:p>
        </w:tc>
        <w:tc>
          <w:tcPr>
            <w:tcW w:w="3688" w:type="dxa"/>
          </w:tcPr>
          <w:p w:rsidR="00DD7756" w:rsidRDefault="00AD1397">
            <w:pPr>
              <w:pStyle w:val="TableParagraph"/>
              <w:spacing w:before="102" w:line="240" w:lineRule="auto"/>
              <w:ind w:left="119"/>
              <w:jc w:val="left"/>
              <w:rPr>
                <w:sz w:val="24"/>
              </w:rPr>
            </w:pPr>
            <w:r>
              <w:rPr>
                <w:sz w:val="24"/>
              </w:rPr>
              <w:t>Uto-Aztecan &gt; Nahuan</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Dutch</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nld</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mode1257</w:t>
            </w:r>
          </w:p>
        </w:tc>
        <w:tc>
          <w:tcPr>
            <w:tcW w:w="3688" w:type="dxa"/>
          </w:tcPr>
          <w:p w:rsidR="00DD7756" w:rsidRDefault="00AD1397">
            <w:pPr>
              <w:pStyle w:val="TableParagraph"/>
              <w:spacing w:before="102" w:line="240" w:lineRule="auto"/>
              <w:ind w:left="119"/>
              <w:jc w:val="left"/>
              <w:rPr>
                <w:sz w:val="24"/>
              </w:rPr>
            </w:pPr>
            <w:r>
              <w:rPr>
                <w:sz w:val="24"/>
              </w:rPr>
              <w:t>Indo-European &gt; Germanic</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English</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eng</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stan1293</w:t>
            </w:r>
          </w:p>
        </w:tc>
        <w:tc>
          <w:tcPr>
            <w:tcW w:w="3688" w:type="dxa"/>
          </w:tcPr>
          <w:p w:rsidR="00DD7756" w:rsidRDefault="00AD1397">
            <w:pPr>
              <w:pStyle w:val="TableParagraph"/>
              <w:spacing w:before="102" w:line="240" w:lineRule="auto"/>
              <w:ind w:left="119"/>
              <w:jc w:val="left"/>
              <w:rPr>
                <w:sz w:val="24"/>
              </w:rPr>
            </w:pPr>
            <w:r>
              <w:rPr>
                <w:sz w:val="24"/>
              </w:rPr>
              <w:t>Indo-European &gt; Germanic</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French</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fra</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stan1290</w:t>
            </w:r>
          </w:p>
        </w:tc>
        <w:tc>
          <w:tcPr>
            <w:tcW w:w="3688" w:type="dxa"/>
          </w:tcPr>
          <w:p w:rsidR="00DD7756" w:rsidRDefault="00AD1397">
            <w:pPr>
              <w:pStyle w:val="TableParagraph"/>
              <w:spacing w:before="102" w:line="240" w:lineRule="auto"/>
              <w:ind w:left="119"/>
              <w:jc w:val="left"/>
              <w:rPr>
                <w:sz w:val="24"/>
              </w:rPr>
            </w:pPr>
            <w:r>
              <w:rPr>
                <w:sz w:val="24"/>
              </w:rPr>
              <w:t>Indo-European &gt; Romance</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German</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deu</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uppe1397</w:t>
            </w:r>
          </w:p>
        </w:tc>
        <w:tc>
          <w:tcPr>
            <w:tcW w:w="3688" w:type="dxa"/>
          </w:tcPr>
          <w:p w:rsidR="00DD7756" w:rsidRDefault="00AD1397">
            <w:pPr>
              <w:pStyle w:val="TableParagraph"/>
              <w:spacing w:before="102" w:line="240" w:lineRule="auto"/>
              <w:ind w:left="119"/>
              <w:jc w:val="left"/>
              <w:rPr>
                <w:sz w:val="24"/>
              </w:rPr>
            </w:pPr>
            <w:r>
              <w:rPr>
                <w:sz w:val="24"/>
              </w:rPr>
              <w:t>Indo-European &gt; Germanic</w:t>
            </w:r>
          </w:p>
        </w:tc>
      </w:tr>
      <w:tr w:rsidR="00DD7756">
        <w:trPr>
          <w:trHeight w:val="478"/>
        </w:trPr>
        <w:tc>
          <w:tcPr>
            <w:tcW w:w="2826" w:type="dxa"/>
          </w:tcPr>
          <w:p w:rsidR="00DD7756" w:rsidRDefault="00AD1397">
            <w:pPr>
              <w:pStyle w:val="TableParagraph"/>
              <w:spacing w:before="102" w:line="240" w:lineRule="auto"/>
              <w:ind w:left="119"/>
              <w:jc w:val="left"/>
              <w:rPr>
                <w:sz w:val="24"/>
              </w:rPr>
            </w:pPr>
            <w:r>
              <w:rPr>
                <w:sz w:val="24"/>
              </w:rPr>
              <w:t>Gooniyandi</w:t>
            </w:r>
          </w:p>
        </w:tc>
        <w:tc>
          <w:tcPr>
            <w:tcW w:w="1217"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gni</w:t>
            </w:r>
          </w:p>
        </w:tc>
        <w:tc>
          <w:tcPr>
            <w:tcW w:w="1355" w:type="dxa"/>
          </w:tcPr>
          <w:p w:rsidR="00DD7756" w:rsidRDefault="00AD1397">
            <w:pPr>
              <w:pStyle w:val="TableParagraph"/>
              <w:spacing w:before="137" w:line="240" w:lineRule="auto"/>
              <w:ind w:left="119"/>
              <w:jc w:val="left"/>
              <w:rPr>
                <w:rFonts w:ascii="Linux Libertine Mono"/>
                <w:sz w:val="20"/>
              </w:rPr>
            </w:pPr>
            <w:r>
              <w:rPr>
                <w:rFonts w:ascii="Linux Libertine Mono"/>
                <w:w w:val="105"/>
                <w:sz w:val="20"/>
              </w:rPr>
              <w:t>goon1238</w:t>
            </w:r>
          </w:p>
        </w:tc>
        <w:tc>
          <w:tcPr>
            <w:tcW w:w="3688" w:type="dxa"/>
          </w:tcPr>
          <w:p w:rsidR="00DD7756" w:rsidRDefault="00AD1397">
            <w:pPr>
              <w:pStyle w:val="TableParagraph"/>
              <w:spacing w:before="102" w:line="240" w:lineRule="auto"/>
              <w:ind w:left="119"/>
              <w:jc w:val="left"/>
              <w:rPr>
                <w:sz w:val="24"/>
              </w:rPr>
            </w:pPr>
            <w:r>
              <w:rPr>
                <w:sz w:val="24"/>
              </w:rPr>
              <w:t>Bunuban</w:t>
            </w:r>
          </w:p>
        </w:tc>
      </w:tr>
      <w:tr w:rsidR="00DD7756">
        <w:trPr>
          <w:trHeight w:val="375"/>
        </w:trPr>
        <w:tc>
          <w:tcPr>
            <w:tcW w:w="2826" w:type="dxa"/>
          </w:tcPr>
          <w:p w:rsidR="00DD7756" w:rsidRDefault="00AD1397">
            <w:pPr>
              <w:pStyle w:val="TableParagraph"/>
              <w:spacing w:before="102" w:line="253" w:lineRule="exact"/>
              <w:ind w:left="119"/>
              <w:jc w:val="left"/>
              <w:rPr>
                <w:sz w:val="24"/>
              </w:rPr>
            </w:pPr>
            <w:r>
              <w:rPr>
                <w:sz w:val="24"/>
              </w:rPr>
              <w:t>Indonesian</w:t>
            </w:r>
          </w:p>
        </w:tc>
        <w:tc>
          <w:tcPr>
            <w:tcW w:w="1217" w:type="dxa"/>
          </w:tcPr>
          <w:p w:rsidR="00DD7756" w:rsidRDefault="00AD1397">
            <w:pPr>
              <w:pStyle w:val="TableParagraph"/>
              <w:spacing w:before="137" w:line="218" w:lineRule="exact"/>
              <w:ind w:left="119"/>
              <w:jc w:val="left"/>
              <w:rPr>
                <w:rFonts w:ascii="Linux Libertine Mono"/>
                <w:sz w:val="20"/>
              </w:rPr>
            </w:pPr>
            <w:r>
              <w:rPr>
                <w:rFonts w:ascii="Linux Libertine Mono"/>
                <w:w w:val="105"/>
                <w:sz w:val="20"/>
              </w:rPr>
              <w:t>ind</w:t>
            </w:r>
          </w:p>
        </w:tc>
        <w:tc>
          <w:tcPr>
            <w:tcW w:w="1355" w:type="dxa"/>
          </w:tcPr>
          <w:p w:rsidR="00DD7756" w:rsidRDefault="00AD1397">
            <w:pPr>
              <w:pStyle w:val="TableParagraph"/>
              <w:spacing w:before="137" w:line="218" w:lineRule="exact"/>
              <w:ind w:left="119"/>
              <w:jc w:val="left"/>
              <w:rPr>
                <w:rFonts w:ascii="Linux Libertine Mono"/>
                <w:sz w:val="20"/>
              </w:rPr>
            </w:pPr>
            <w:r>
              <w:rPr>
                <w:rFonts w:ascii="Linux Libertine Mono"/>
                <w:w w:val="105"/>
                <w:sz w:val="20"/>
              </w:rPr>
              <w:t>indo1316</w:t>
            </w:r>
          </w:p>
        </w:tc>
        <w:tc>
          <w:tcPr>
            <w:tcW w:w="3688" w:type="dxa"/>
          </w:tcPr>
          <w:p w:rsidR="00DD7756" w:rsidRDefault="00AD1397">
            <w:pPr>
              <w:pStyle w:val="TableParagraph"/>
              <w:spacing w:before="102" w:line="253" w:lineRule="exact"/>
              <w:ind w:left="119"/>
              <w:jc w:val="left"/>
              <w:rPr>
                <w:sz w:val="24"/>
              </w:rPr>
            </w:pPr>
            <w:r>
              <w:rPr>
                <w:sz w:val="24"/>
              </w:rPr>
              <w:t>Austronesian &gt; Malayan</w:t>
            </w:r>
          </w:p>
        </w:tc>
      </w:tr>
    </w:tbl>
    <w:p w:rsidR="00DD7756" w:rsidRDefault="00DD7756">
      <w:pPr>
        <w:spacing w:line="253" w:lineRule="exact"/>
        <w:rPr>
          <w:sz w:val="24"/>
        </w:rPr>
        <w:sectPr w:rsidR="00DD7756">
          <w:pgSz w:w="12240" w:h="15840"/>
          <w:pgMar w:top="1500" w:right="900" w:bottom="1040" w:left="1680" w:header="0" w:footer="856" w:gutter="0"/>
          <w:cols w:space="720"/>
        </w:sectPr>
      </w:pPr>
    </w:p>
    <w:p w:rsidR="00DD7756" w:rsidRDefault="00DD7756">
      <w:pPr>
        <w:pStyle w:val="BodyText"/>
        <w:spacing w:before="3"/>
        <w:rPr>
          <w:sz w:val="5"/>
        </w:rPr>
      </w:pPr>
    </w:p>
    <w:tbl>
      <w:tblPr>
        <w:tblW w:w="0" w:type="auto"/>
        <w:tblInd w:w="197" w:type="dxa"/>
        <w:tblLayout w:type="fixed"/>
        <w:tblCellMar>
          <w:left w:w="0" w:type="dxa"/>
          <w:right w:w="0" w:type="dxa"/>
        </w:tblCellMar>
        <w:tblLook w:val="01E0"/>
      </w:tblPr>
      <w:tblGrid>
        <w:gridCol w:w="2629"/>
        <w:gridCol w:w="1216"/>
        <w:gridCol w:w="1455"/>
        <w:gridCol w:w="3616"/>
      </w:tblGrid>
      <w:tr w:rsidR="00DD7756">
        <w:trPr>
          <w:trHeight w:val="375"/>
        </w:trPr>
        <w:tc>
          <w:tcPr>
            <w:tcW w:w="2629" w:type="dxa"/>
          </w:tcPr>
          <w:p w:rsidR="00DD7756" w:rsidRDefault="00AD1397">
            <w:pPr>
              <w:pStyle w:val="TableParagraph"/>
              <w:spacing w:before="0" w:line="273" w:lineRule="exact"/>
              <w:ind w:left="50"/>
              <w:jc w:val="left"/>
              <w:rPr>
                <w:sz w:val="24"/>
              </w:rPr>
            </w:pPr>
            <w:r>
              <w:rPr>
                <w:sz w:val="24"/>
              </w:rPr>
              <w:t>Irish (Gaelic)</w:t>
            </w:r>
          </w:p>
        </w:tc>
        <w:tc>
          <w:tcPr>
            <w:tcW w:w="1216" w:type="dxa"/>
          </w:tcPr>
          <w:p w:rsidR="00DD7756" w:rsidRDefault="00AD1397">
            <w:pPr>
              <w:pStyle w:val="TableParagraph"/>
              <w:spacing w:before="35" w:line="240" w:lineRule="auto"/>
              <w:ind w:left="246"/>
              <w:jc w:val="left"/>
              <w:rPr>
                <w:rFonts w:ascii="Linux Libertine Mono"/>
                <w:sz w:val="20"/>
              </w:rPr>
            </w:pPr>
            <w:r>
              <w:rPr>
                <w:rFonts w:ascii="Linux Libertine Mono"/>
                <w:w w:val="105"/>
                <w:sz w:val="20"/>
              </w:rPr>
              <w:t>gle</w:t>
            </w:r>
          </w:p>
        </w:tc>
        <w:tc>
          <w:tcPr>
            <w:tcW w:w="1455" w:type="dxa"/>
          </w:tcPr>
          <w:p w:rsidR="00DD7756" w:rsidRDefault="00AD1397">
            <w:pPr>
              <w:pStyle w:val="TableParagraph"/>
              <w:spacing w:before="35" w:line="240" w:lineRule="auto"/>
              <w:ind w:right="143"/>
              <w:rPr>
                <w:rFonts w:ascii="Linux Libertine Mono"/>
                <w:sz w:val="20"/>
              </w:rPr>
            </w:pPr>
            <w:r>
              <w:rPr>
                <w:rFonts w:ascii="Linux Libertine Mono"/>
                <w:sz w:val="20"/>
              </w:rPr>
              <w:t>iris1253</w:t>
            </w:r>
          </w:p>
        </w:tc>
        <w:tc>
          <w:tcPr>
            <w:tcW w:w="3616" w:type="dxa"/>
          </w:tcPr>
          <w:p w:rsidR="00DD7756" w:rsidRDefault="00AD1397">
            <w:pPr>
              <w:pStyle w:val="TableParagraph"/>
              <w:spacing w:before="0" w:line="273" w:lineRule="exact"/>
              <w:ind w:left="147"/>
              <w:jc w:val="left"/>
              <w:rPr>
                <w:sz w:val="24"/>
              </w:rPr>
            </w:pPr>
            <w:r>
              <w:rPr>
                <w:sz w:val="24"/>
              </w:rPr>
              <w:t>Indo-European &gt; Celtic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Latin</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lat</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lati1261</w:t>
            </w:r>
          </w:p>
        </w:tc>
        <w:tc>
          <w:tcPr>
            <w:tcW w:w="3616" w:type="dxa"/>
          </w:tcPr>
          <w:p w:rsidR="00DD7756" w:rsidRDefault="00AD1397">
            <w:pPr>
              <w:pStyle w:val="TableParagraph"/>
              <w:spacing w:before="102" w:line="240" w:lineRule="auto"/>
              <w:ind w:left="147"/>
              <w:jc w:val="left"/>
              <w:rPr>
                <w:sz w:val="24"/>
              </w:rPr>
            </w:pPr>
            <w:r>
              <w:rPr>
                <w:sz w:val="24"/>
              </w:rPr>
              <w:t>Indo-European &gt; Italic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Kuikuro</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kui</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kuik1245</w:t>
            </w:r>
          </w:p>
        </w:tc>
        <w:tc>
          <w:tcPr>
            <w:tcW w:w="3616" w:type="dxa"/>
          </w:tcPr>
          <w:p w:rsidR="00DD7756" w:rsidRDefault="00AD1397">
            <w:pPr>
              <w:pStyle w:val="TableParagraph"/>
              <w:spacing w:before="102" w:line="240" w:lineRule="auto"/>
              <w:ind w:left="147"/>
              <w:jc w:val="left"/>
              <w:rPr>
                <w:sz w:val="24"/>
              </w:rPr>
            </w:pPr>
            <w:r>
              <w:rPr>
                <w:sz w:val="24"/>
              </w:rPr>
              <w:t>Cariban &gt; Nahukwa</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Kutenai</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kut</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kute1249</w:t>
            </w:r>
          </w:p>
        </w:tc>
        <w:tc>
          <w:tcPr>
            <w:tcW w:w="3616" w:type="dxa"/>
          </w:tcPr>
          <w:p w:rsidR="00DD7756" w:rsidRDefault="00AD1397">
            <w:pPr>
              <w:pStyle w:val="TableParagraph"/>
              <w:spacing w:before="102" w:line="240" w:lineRule="auto"/>
              <w:ind w:left="147"/>
              <w:jc w:val="left"/>
              <w:rPr>
                <w:sz w:val="24"/>
              </w:rPr>
            </w:pPr>
            <w:r>
              <w:rPr>
                <w:sz w:val="24"/>
              </w:rPr>
              <w:t>isolate</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Mandarin Chinese</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cmn</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mand1415</w:t>
            </w:r>
          </w:p>
        </w:tc>
        <w:tc>
          <w:tcPr>
            <w:tcW w:w="3616" w:type="dxa"/>
          </w:tcPr>
          <w:p w:rsidR="00DD7756" w:rsidRDefault="00AD1397">
            <w:pPr>
              <w:pStyle w:val="TableParagraph"/>
              <w:spacing w:before="102" w:line="240" w:lineRule="auto"/>
              <w:ind w:left="147"/>
              <w:jc w:val="left"/>
              <w:rPr>
                <w:sz w:val="24"/>
              </w:rPr>
            </w:pPr>
            <w:r>
              <w:rPr>
                <w:sz w:val="24"/>
              </w:rPr>
              <w:t>Sino-Tibetan &gt; Sinitic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Mandinka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mnk</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mand1436</w:t>
            </w:r>
          </w:p>
        </w:tc>
        <w:tc>
          <w:tcPr>
            <w:tcW w:w="3616" w:type="dxa"/>
          </w:tcPr>
          <w:p w:rsidR="00DD7756" w:rsidRDefault="00AD1397">
            <w:pPr>
              <w:pStyle w:val="TableParagraph"/>
              <w:spacing w:before="102" w:line="240" w:lineRule="auto"/>
              <w:ind w:left="147"/>
              <w:jc w:val="left"/>
              <w:rPr>
                <w:sz w:val="24"/>
              </w:rPr>
            </w:pPr>
            <w:r>
              <w:rPr>
                <w:sz w:val="24"/>
              </w:rPr>
              <w:t>Mande &gt; Manding</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Middle English</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enm</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midd1317</w:t>
            </w:r>
          </w:p>
        </w:tc>
        <w:tc>
          <w:tcPr>
            <w:tcW w:w="3616" w:type="dxa"/>
          </w:tcPr>
          <w:p w:rsidR="00DD7756" w:rsidRDefault="00AD1397">
            <w:pPr>
              <w:pStyle w:val="TableParagraph"/>
              <w:spacing w:before="102" w:line="240" w:lineRule="auto"/>
              <w:ind w:left="147"/>
              <w:jc w:val="left"/>
              <w:rPr>
                <w:sz w:val="24"/>
              </w:rPr>
            </w:pPr>
            <w:r>
              <w:rPr>
                <w:sz w:val="24"/>
              </w:rPr>
              <w:t>Indo-European &gt; Germanic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Mixtec</w:t>
            </w:r>
          </w:p>
        </w:tc>
        <w:tc>
          <w:tcPr>
            <w:tcW w:w="1216" w:type="dxa"/>
          </w:tcPr>
          <w:p w:rsidR="00DD7756" w:rsidRDefault="00AD1397">
            <w:pPr>
              <w:pStyle w:val="TableParagraph"/>
              <w:spacing w:before="102" w:line="240" w:lineRule="auto"/>
              <w:ind w:left="246"/>
              <w:jc w:val="left"/>
              <w:rPr>
                <w:sz w:val="24"/>
              </w:rPr>
            </w:pPr>
            <w:r>
              <w:rPr>
                <w:sz w:val="24"/>
              </w:rPr>
              <w:t>various</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mixt1427</w:t>
            </w:r>
          </w:p>
        </w:tc>
        <w:tc>
          <w:tcPr>
            <w:tcW w:w="3616" w:type="dxa"/>
          </w:tcPr>
          <w:p w:rsidR="00DD7756" w:rsidRDefault="00AD1397">
            <w:pPr>
              <w:pStyle w:val="TableParagraph"/>
              <w:spacing w:before="102" w:line="240" w:lineRule="auto"/>
              <w:ind w:left="147"/>
              <w:jc w:val="left"/>
              <w:rPr>
                <w:sz w:val="24"/>
              </w:rPr>
            </w:pPr>
            <w:r>
              <w:rPr>
                <w:sz w:val="24"/>
              </w:rPr>
              <w:t>Oto-Manguean &gt; Mixtecan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Mundari</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unr</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mund1320</w:t>
            </w:r>
          </w:p>
        </w:tc>
        <w:tc>
          <w:tcPr>
            <w:tcW w:w="3616" w:type="dxa"/>
          </w:tcPr>
          <w:p w:rsidR="00DD7756" w:rsidRDefault="00AD1397">
            <w:pPr>
              <w:pStyle w:val="TableParagraph"/>
              <w:spacing w:before="102" w:line="240" w:lineRule="auto"/>
              <w:ind w:left="147"/>
              <w:jc w:val="left"/>
              <w:rPr>
                <w:sz w:val="24"/>
              </w:rPr>
            </w:pPr>
            <w:r>
              <w:rPr>
                <w:sz w:val="24"/>
              </w:rPr>
              <w:t>Austroasiatic &gt; Munda</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Munya (Muya)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mvm</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muya1239</w:t>
            </w:r>
          </w:p>
        </w:tc>
        <w:tc>
          <w:tcPr>
            <w:tcW w:w="3616" w:type="dxa"/>
          </w:tcPr>
          <w:p w:rsidR="00DD7756" w:rsidRDefault="00AD1397">
            <w:pPr>
              <w:pStyle w:val="TableParagraph"/>
              <w:spacing w:before="102" w:line="240" w:lineRule="auto"/>
              <w:ind w:left="147"/>
              <w:jc w:val="left"/>
              <w:rPr>
                <w:sz w:val="24"/>
              </w:rPr>
            </w:pPr>
            <w:r>
              <w:rPr>
                <w:sz w:val="24"/>
              </w:rPr>
              <w:t>Sino-Tibetan &gt; Qiangic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Narragansett</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xnt</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narr1280</w:t>
            </w:r>
          </w:p>
        </w:tc>
        <w:tc>
          <w:tcPr>
            <w:tcW w:w="3616" w:type="dxa"/>
          </w:tcPr>
          <w:p w:rsidR="00DD7756" w:rsidRDefault="00AD1397">
            <w:pPr>
              <w:pStyle w:val="TableParagraph"/>
              <w:spacing w:before="102" w:line="240" w:lineRule="auto"/>
              <w:ind w:left="147"/>
              <w:jc w:val="left"/>
              <w:rPr>
                <w:sz w:val="24"/>
              </w:rPr>
            </w:pPr>
            <w:r>
              <w:rPr>
                <w:sz w:val="24"/>
              </w:rPr>
              <w:t>Algic &gt; Eastern Algonquian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Navajo</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nav</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nava1243</w:t>
            </w:r>
          </w:p>
        </w:tc>
        <w:tc>
          <w:tcPr>
            <w:tcW w:w="3616" w:type="dxa"/>
          </w:tcPr>
          <w:p w:rsidR="00DD7756" w:rsidRDefault="00AD1397">
            <w:pPr>
              <w:pStyle w:val="TableParagraph"/>
              <w:spacing w:before="102" w:line="240" w:lineRule="auto"/>
              <w:ind w:left="147"/>
              <w:jc w:val="left"/>
              <w:rPr>
                <w:sz w:val="24"/>
              </w:rPr>
            </w:pPr>
            <w:r>
              <w:rPr>
                <w:sz w:val="24"/>
              </w:rPr>
              <w:t>Na-Dene &gt; Athabaskan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North Efate (Nguna)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llp</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nort2836</w:t>
            </w:r>
          </w:p>
        </w:tc>
        <w:tc>
          <w:tcPr>
            <w:tcW w:w="3616" w:type="dxa"/>
          </w:tcPr>
          <w:p w:rsidR="00DD7756" w:rsidRDefault="00AD1397">
            <w:pPr>
              <w:pStyle w:val="TableParagraph"/>
              <w:spacing w:before="102" w:line="240" w:lineRule="auto"/>
              <w:ind w:left="147"/>
              <w:jc w:val="left"/>
              <w:rPr>
                <w:sz w:val="24"/>
              </w:rPr>
            </w:pPr>
            <w:r>
              <w:rPr>
                <w:sz w:val="24"/>
              </w:rPr>
              <w:t>Austronesian &gt; Oceanic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Nuuchahnulth (Nootka)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nuk</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nuuc1236</w:t>
            </w:r>
          </w:p>
        </w:tc>
        <w:tc>
          <w:tcPr>
            <w:tcW w:w="3616" w:type="dxa"/>
          </w:tcPr>
          <w:p w:rsidR="00DD7756" w:rsidRDefault="00AD1397">
            <w:pPr>
              <w:pStyle w:val="TableParagraph"/>
              <w:spacing w:before="102" w:line="240" w:lineRule="auto"/>
              <w:ind w:left="147"/>
              <w:jc w:val="left"/>
              <w:rPr>
                <w:sz w:val="24"/>
              </w:rPr>
            </w:pPr>
            <w:r>
              <w:rPr>
                <w:sz w:val="24"/>
              </w:rPr>
              <w:t>Wakashan &gt; Southern Wakashan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Occitan</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oci</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occi1239</w:t>
            </w:r>
          </w:p>
        </w:tc>
        <w:tc>
          <w:tcPr>
            <w:tcW w:w="3616" w:type="dxa"/>
          </w:tcPr>
          <w:p w:rsidR="00DD7756" w:rsidRDefault="00AD1397">
            <w:pPr>
              <w:pStyle w:val="TableParagraph"/>
              <w:spacing w:before="102" w:line="240" w:lineRule="auto"/>
              <w:ind w:left="147"/>
              <w:jc w:val="left"/>
              <w:rPr>
                <w:sz w:val="24"/>
              </w:rPr>
            </w:pPr>
            <w:r>
              <w:rPr>
                <w:sz w:val="24"/>
              </w:rPr>
              <w:t>Indo-European &gt; Romance</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Old English</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ang</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olde1238</w:t>
            </w:r>
          </w:p>
        </w:tc>
        <w:tc>
          <w:tcPr>
            <w:tcW w:w="3616" w:type="dxa"/>
          </w:tcPr>
          <w:p w:rsidR="00DD7756" w:rsidRDefault="00AD1397">
            <w:pPr>
              <w:pStyle w:val="TableParagraph"/>
              <w:spacing w:before="102" w:line="240" w:lineRule="auto"/>
              <w:ind w:left="147"/>
              <w:jc w:val="left"/>
              <w:rPr>
                <w:sz w:val="24"/>
              </w:rPr>
            </w:pPr>
            <w:r>
              <w:rPr>
                <w:sz w:val="24"/>
              </w:rPr>
              <w:t>Indo-European &gt; Germanic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Quechua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qwe</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quec1387</w:t>
            </w:r>
          </w:p>
        </w:tc>
        <w:tc>
          <w:tcPr>
            <w:tcW w:w="3616" w:type="dxa"/>
          </w:tcPr>
          <w:p w:rsidR="00DD7756" w:rsidRDefault="00AD1397">
            <w:pPr>
              <w:pStyle w:val="TableParagraph"/>
              <w:spacing w:before="102" w:line="240" w:lineRule="auto"/>
              <w:ind w:left="147"/>
              <w:jc w:val="left"/>
              <w:rPr>
                <w:sz w:val="24"/>
              </w:rPr>
            </w:pPr>
            <w:r>
              <w:rPr>
                <w:sz w:val="24"/>
              </w:rPr>
              <w:t>Quechuan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Quiché Maya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quc</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kich1262</w:t>
            </w:r>
          </w:p>
        </w:tc>
        <w:tc>
          <w:tcPr>
            <w:tcW w:w="3616" w:type="dxa"/>
          </w:tcPr>
          <w:p w:rsidR="00DD7756" w:rsidRDefault="00AD1397">
            <w:pPr>
              <w:pStyle w:val="TableParagraph"/>
              <w:spacing w:before="102" w:line="240" w:lineRule="auto"/>
              <w:ind w:left="147"/>
              <w:jc w:val="left"/>
              <w:rPr>
                <w:sz w:val="24"/>
              </w:rPr>
            </w:pPr>
            <w:r>
              <w:rPr>
                <w:sz w:val="24"/>
              </w:rPr>
              <w:t>Mayan &gt; Quichean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Russian</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rus</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russ1263</w:t>
            </w:r>
          </w:p>
        </w:tc>
        <w:tc>
          <w:tcPr>
            <w:tcW w:w="3616" w:type="dxa"/>
          </w:tcPr>
          <w:p w:rsidR="00DD7756" w:rsidRDefault="00AD1397">
            <w:pPr>
              <w:pStyle w:val="TableParagraph"/>
              <w:spacing w:before="102" w:line="240" w:lineRule="auto"/>
              <w:ind w:left="147"/>
              <w:jc w:val="left"/>
              <w:rPr>
                <w:sz w:val="24"/>
              </w:rPr>
            </w:pPr>
            <w:r>
              <w:rPr>
                <w:sz w:val="24"/>
              </w:rPr>
              <w:t>Indo-European &gt; Balto-Slavic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Soddo</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gru</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kist1241</w:t>
            </w:r>
          </w:p>
        </w:tc>
        <w:tc>
          <w:tcPr>
            <w:tcW w:w="3616" w:type="dxa"/>
          </w:tcPr>
          <w:p w:rsidR="00DD7756" w:rsidRDefault="00AD1397">
            <w:pPr>
              <w:pStyle w:val="TableParagraph"/>
              <w:spacing w:before="102" w:line="240" w:lineRule="auto"/>
              <w:ind w:left="147"/>
              <w:jc w:val="left"/>
              <w:rPr>
                <w:sz w:val="24"/>
              </w:rPr>
            </w:pPr>
            <w:r>
              <w:rPr>
                <w:sz w:val="24"/>
              </w:rPr>
              <w:t>Afroasiatic &gt; Ethiopic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Spanish</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spa</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stan1288</w:t>
            </w:r>
          </w:p>
        </w:tc>
        <w:tc>
          <w:tcPr>
            <w:tcW w:w="3616" w:type="dxa"/>
          </w:tcPr>
          <w:p w:rsidR="00DD7756" w:rsidRDefault="00AD1397">
            <w:pPr>
              <w:pStyle w:val="TableParagraph"/>
              <w:spacing w:before="102" w:line="240" w:lineRule="auto"/>
              <w:ind w:left="147"/>
              <w:jc w:val="left"/>
              <w:rPr>
                <w:sz w:val="24"/>
              </w:rPr>
            </w:pPr>
            <w:r>
              <w:rPr>
                <w:sz w:val="24"/>
              </w:rPr>
              <w:t>Indo-European &gt; Romance</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Standard Arabic</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ara</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arab1395</w:t>
            </w:r>
          </w:p>
        </w:tc>
        <w:tc>
          <w:tcPr>
            <w:tcW w:w="3616" w:type="dxa"/>
          </w:tcPr>
          <w:p w:rsidR="00DD7756" w:rsidRDefault="00AD1397">
            <w:pPr>
              <w:pStyle w:val="TableParagraph"/>
              <w:spacing w:before="102" w:line="240" w:lineRule="auto"/>
              <w:ind w:left="147"/>
              <w:jc w:val="left"/>
              <w:rPr>
                <w:sz w:val="24"/>
              </w:rPr>
            </w:pPr>
            <w:r>
              <w:rPr>
                <w:sz w:val="24"/>
              </w:rPr>
              <w:t>Afroasiatic &gt; Semitic</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Sundanese</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sun</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sund1251</w:t>
            </w:r>
          </w:p>
        </w:tc>
        <w:tc>
          <w:tcPr>
            <w:tcW w:w="3616" w:type="dxa"/>
          </w:tcPr>
          <w:p w:rsidR="00DD7756" w:rsidRDefault="00AD1397">
            <w:pPr>
              <w:pStyle w:val="TableParagraph"/>
              <w:spacing w:before="102" w:line="240" w:lineRule="auto"/>
              <w:ind w:left="147"/>
              <w:jc w:val="left"/>
              <w:rPr>
                <w:sz w:val="24"/>
              </w:rPr>
            </w:pPr>
            <w:r>
              <w:rPr>
                <w:sz w:val="24"/>
              </w:rPr>
              <w:t>Austronesian &gt; Malayo-Polynesian</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Tagalog</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tgl</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taga1280</w:t>
            </w:r>
          </w:p>
        </w:tc>
        <w:tc>
          <w:tcPr>
            <w:tcW w:w="3616" w:type="dxa"/>
          </w:tcPr>
          <w:p w:rsidR="00DD7756" w:rsidRDefault="00AD1397">
            <w:pPr>
              <w:pStyle w:val="TableParagraph"/>
              <w:spacing w:before="102" w:line="240" w:lineRule="auto"/>
              <w:ind w:left="147"/>
              <w:jc w:val="left"/>
              <w:rPr>
                <w:sz w:val="24"/>
              </w:rPr>
            </w:pPr>
            <w:r>
              <w:rPr>
                <w:sz w:val="24"/>
              </w:rPr>
              <w:t>Austronesian &gt; Philippine</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Tarascan (Purépecha)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tsz</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tara1323</w:t>
            </w:r>
          </w:p>
        </w:tc>
        <w:tc>
          <w:tcPr>
            <w:tcW w:w="3616" w:type="dxa"/>
          </w:tcPr>
          <w:p w:rsidR="00DD7756" w:rsidRDefault="00AD1397">
            <w:pPr>
              <w:pStyle w:val="TableParagraph"/>
              <w:spacing w:before="102" w:line="240" w:lineRule="auto"/>
              <w:ind w:left="147"/>
              <w:jc w:val="left"/>
              <w:rPr>
                <w:sz w:val="24"/>
              </w:rPr>
            </w:pPr>
            <w:r>
              <w:rPr>
                <w:sz w:val="24"/>
              </w:rPr>
              <w:t>isolate</w:t>
            </w:r>
          </w:p>
        </w:tc>
      </w:tr>
      <w:tr w:rsidR="00DD7756">
        <w:trPr>
          <w:trHeight w:val="478"/>
        </w:trPr>
        <w:tc>
          <w:tcPr>
            <w:tcW w:w="2629" w:type="dxa"/>
          </w:tcPr>
          <w:p w:rsidR="00DD7756" w:rsidRDefault="00AD1397">
            <w:pPr>
              <w:pStyle w:val="TableParagraph"/>
              <w:spacing w:before="102" w:line="240" w:lineRule="auto"/>
              <w:ind w:left="50"/>
              <w:jc w:val="left"/>
              <w:rPr>
                <w:sz w:val="24"/>
              </w:rPr>
            </w:pPr>
            <w:r>
              <w:rPr>
                <w:sz w:val="24"/>
              </w:rPr>
              <w:t>Timucua</w:t>
            </w:r>
          </w:p>
        </w:tc>
        <w:tc>
          <w:tcPr>
            <w:tcW w:w="1216" w:type="dxa"/>
          </w:tcPr>
          <w:p w:rsidR="00DD7756" w:rsidRDefault="00AD1397">
            <w:pPr>
              <w:pStyle w:val="TableParagraph"/>
              <w:spacing w:before="137" w:line="240" w:lineRule="auto"/>
              <w:ind w:left="246"/>
              <w:jc w:val="left"/>
              <w:rPr>
                <w:rFonts w:ascii="Linux Libertine Mono"/>
                <w:sz w:val="20"/>
              </w:rPr>
            </w:pPr>
            <w:r>
              <w:rPr>
                <w:rFonts w:ascii="Linux Libertine Mono"/>
                <w:w w:val="105"/>
                <w:sz w:val="20"/>
              </w:rPr>
              <w:t>tjm</w:t>
            </w:r>
          </w:p>
        </w:tc>
        <w:tc>
          <w:tcPr>
            <w:tcW w:w="1455" w:type="dxa"/>
          </w:tcPr>
          <w:p w:rsidR="00DD7756" w:rsidRDefault="00AD1397">
            <w:pPr>
              <w:pStyle w:val="TableParagraph"/>
              <w:spacing w:before="137" w:line="240" w:lineRule="auto"/>
              <w:ind w:right="143"/>
              <w:rPr>
                <w:rFonts w:ascii="Linux Libertine Mono"/>
                <w:sz w:val="20"/>
              </w:rPr>
            </w:pPr>
            <w:r>
              <w:rPr>
                <w:rFonts w:ascii="Linux Libertine Mono"/>
                <w:sz w:val="20"/>
              </w:rPr>
              <w:t>timu1245</w:t>
            </w:r>
          </w:p>
        </w:tc>
        <w:tc>
          <w:tcPr>
            <w:tcW w:w="3616" w:type="dxa"/>
          </w:tcPr>
          <w:p w:rsidR="00DD7756" w:rsidRDefault="00AD1397">
            <w:pPr>
              <w:pStyle w:val="TableParagraph"/>
              <w:spacing w:before="102" w:line="240" w:lineRule="auto"/>
              <w:ind w:left="147"/>
              <w:jc w:val="left"/>
              <w:rPr>
                <w:sz w:val="24"/>
              </w:rPr>
            </w:pPr>
            <w:r>
              <w:rPr>
                <w:sz w:val="24"/>
              </w:rPr>
              <w:t>isolate</w:t>
            </w:r>
          </w:p>
        </w:tc>
      </w:tr>
      <w:tr w:rsidR="00DD7756">
        <w:trPr>
          <w:trHeight w:val="375"/>
        </w:trPr>
        <w:tc>
          <w:tcPr>
            <w:tcW w:w="2629" w:type="dxa"/>
          </w:tcPr>
          <w:p w:rsidR="00DD7756" w:rsidRDefault="00AD1397">
            <w:pPr>
              <w:pStyle w:val="TableParagraph"/>
              <w:spacing w:before="102" w:line="253" w:lineRule="exact"/>
              <w:ind w:left="50"/>
              <w:jc w:val="left"/>
              <w:rPr>
                <w:sz w:val="24"/>
              </w:rPr>
            </w:pPr>
            <w:r>
              <w:rPr>
                <w:sz w:val="24"/>
              </w:rPr>
              <w:t>Tongan</w:t>
            </w:r>
          </w:p>
        </w:tc>
        <w:tc>
          <w:tcPr>
            <w:tcW w:w="1216" w:type="dxa"/>
          </w:tcPr>
          <w:p w:rsidR="00DD7756" w:rsidRDefault="00AD1397">
            <w:pPr>
              <w:pStyle w:val="TableParagraph"/>
              <w:spacing w:before="137" w:line="218" w:lineRule="exact"/>
              <w:ind w:left="246"/>
              <w:jc w:val="left"/>
              <w:rPr>
                <w:rFonts w:ascii="Linux Libertine Mono"/>
                <w:sz w:val="20"/>
              </w:rPr>
            </w:pPr>
            <w:r>
              <w:rPr>
                <w:rFonts w:ascii="Linux Libertine Mono"/>
                <w:w w:val="105"/>
                <w:sz w:val="20"/>
              </w:rPr>
              <w:t>ton</w:t>
            </w:r>
          </w:p>
        </w:tc>
        <w:tc>
          <w:tcPr>
            <w:tcW w:w="1455" w:type="dxa"/>
          </w:tcPr>
          <w:p w:rsidR="00DD7756" w:rsidRDefault="00AD1397">
            <w:pPr>
              <w:pStyle w:val="TableParagraph"/>
              <w:spacing w:before="137" w:line="218" w:lineRule="exact"/>
              <w:ind w:right="143"/>
              <w:rPr>
                <w:rFonts w:ascii="Linux Libertine Mono"/>
                <w:sz w:val="20"/>
              </w:rPr>
            </w:pPr>
            <w:r>
              <w:rPr>
                <w:rFonts w:ascii="Linux Libertine Mono"/>
                <w:sz w:val="20"/>
              </w:rPr>
              <w:t>tong1325</w:t>
            </w:r>
          </w:p>
        </w:tc>
        <w:tc>
          <w:tcPr>
            <w:tcW w:w="3616" w:type="dxa"/>
          </w:tcPr>
          <w:p w:rsidR="00DD7756" w:rsidRDefault="00AD1397">
            <w:pPr>
              <w:pStyle w:val="TableParagraph"/>
              <w:spacing w:before="102" w:line="253" w:lineRule="exact"/>
              <w:ind w:left="147"/>
              <w:jc w:val="left"/>
              <w:rPr>
                <w:sz w:val="24"/>
              </w:rPr>
            </w:pPr>
            <w:r>
              <w:rPr>
                <w:sz w:val="24"/>
              </w:rPr>
              <w:t>Austronesian &gt; Polynesian</w:t>
            </w:r>
          </w:p>
        </w:tc>
      </w:tr>
    </w:tbl>
    <w:p w:rsidR="00DD7756" w:rsidRDefault="00DD7756">
      <w:pPr>
        <w:spacing w:line="253" w:lineRule="exact"/>
        <w:rPr>
          <w:sz w:val="24"/>
        </w:rPr>
        <w:sectPr w:rsidR="00DD7756">
          <w:footerReference w:type="default" r:id="rId21"/>
          <w:pgSz w:w="12240" w:h="15840"/>
          <w:pgMar w:top="1500" w:right="900" w:bottom="1040" w:left="1680" w:header="0" w:footer="856" w:gutter="0"/>
          <w:cols w:space="720"/>
        </w:sectPr>
      </w:pPr>
    </w:p>
    <w:p w:rsidR="00DD7756" w:rsidRDefault="00DD7756">
      <w:pPr>
        <w:pStyle w:val="BodyText"/>
        <w:spacing w:before="3"/>
        <w:rPr>
          <w:sz w:val="5"/>
        </w:rPr>
      </w:pPr>
    </w:p>
    <w:tbl>
      <w:tblPr>
        <w:tblW w:w="0" w:type="auto"/>
        <w:tblInd w:w="197" w:type="dxa"/>
        <w:tblLayout w:type="fixed"/>
        <w:tblCellMar>
          <w:left w:w="0" w:type="dxa"/>
          <w:right w:w="0" w:type="dxa"/>
        </w:tblCellMar>
        <w:tblLook w:val="01E0"/>
      </w:tblPr>
      <w:tblGrid>
        <w:gridCol w:w="2223"/>
        <w:gridCol w:w="1461"/>
        <w:gridCol w:w="1618"/>
        <w:gridCol w:w="3651"/>
      </w:tblGrid>
      <w:tr w:rsidR="00DD7756">
        <w:trPr>
          <w:trHeight w:val="375"/>
        </w:trPr>
        <w:tc>
          <w:tcPr>
            <w:tcW w:w="2223" w:type="dxa"/>
          </w:tcPr>
          <w:p w:rsidR="00DD7756" w:rsidRDefault="00AD1397">
            <w:pPr>
              <w:pStyle w:val="TableParagraph"/>
              <w:spacing w:before="0" w:line="273" w:lineRule="exact"/>
              <w:ind w:left="50"/>
              <w:jc w:val="left"/>
              <w:rPr>
                <w:sz w:val="24"/>
              </w:rPr>
            </w:pPr>
            <w:r>
              <w:rPr>
                <w:sz w:val="24"/>
              </w:rPr>
              <w:t>Tuscan (Italian)</w:t>
            </w:r>
          </w:p>
        </w:tc>
        <w:tc>
          <w:tcPr>
            <w:tcW w:w="1461" w:type="dxa"/>
          </w:tcPr>
          <w:p w:rsidR="00DD7756" w:rsidRDefault="00AD1397">
            <w:pPr>
              <w:pStyle w:val="TableParagraph"/>
              <w:spacing w:before="35" w:line="240" w:lineRule="auto"/>
              <w:ind w:right="408"/>
              <w:rPr>
                <w:rFonts w:ascii="Linux Libertine Mono"/>
                <w:sz w:val="20"/>
              </w:rPr>
            </w:pPr>
            <w:r>
              <w:rPr>
                <w:rFonts w:ascii="Linux Libertine Mono"/>
                <w:sz w:val="20"/>
              </w:rPr>
              <w:t>cay</w:t>
            </w:r>
          </w:p>
        </w:tc>
        <w:tc>
          <w:tcPr>
            <w:tcW w:w="1618" w:type="dxa"/>
          </w:tcPr>
          <w:p w:rsidR="00DD7756" w:rsidRDefault="00AD1397">
            <w:pPr>
              <w:pStyle w:val="TableParagraph"/>
              <w:spacing w:before="35" w:line="240" w:lineRule="auto"/>
              <w:ind w:right="145"/>
              <w:rPr>
                <w:rFonts w:ascii="Linux Libertine Mono"/>
                <w:sz w:val="20"/>
              </w:rPr>
            </w:pPr>
            <w:r>
              <w:rPr>
                <w:rFonts w:ascii="Linux Libertine Mono"/>
                <w:sz w:val="20"/>
              </w:rPr>
              <w:t>cayu1261</w:t>
            </w:r>
          </w:p>
        </w:tc>
        <w:tc>
          <w:tcPr>
            <w:tcW w:w="3651" w:type="dxa"/>
          </w:tcPr>
          <w:p w:rsidR="00DD7756" w:rsidRDefault="00AD1397">
            <w:pPr>
              <w:pStyle w:val="TableParagraph"/>
              <w:spacing w:before="0" w:line="273" w:lineRule="exact"/>
              <w:ind w:left="145"/>
              <w:jc w:val="left"/>
              <w:rPr>
                <w:sz w:val="24"/>
              </w:rPr>
            </w:pPr>
            <w:r>
              <w:rPr>
                <w:sz w:val="24"/>
              </w:rPr>
              <w:t>Indo-European &gt; Romance</w:t>
            </w:r>
          </w:p>
        </w:tc>
      </w:tr>
      <w:tr w:rsidR="00DD7756">
        <w:trPr>
          <w:trHeight w:val="478"/>
        </w:trPr>
        <w:tc>
          <w:tcPr>
            <w:tcW w:w="2223" w:type="dxa"/>
          </w:tcPr>
          <w:p w:rsidR="00DD7756" w:rsidRDefault="00AD1397">
            <w:pPr>
              <w:pStyle w:val="TableParagraph"/>
              <w:spacing w:before="102" w:line="240" w:lineRule="auto"/>
              <w:ind w:left="50"/>
              <w:jc w:val="left"/>
              <w:rPr>
                <w:sz w:val="24"/>
              </w:rPr>
            </w:pPr>
            <w:r>
              <w:rPr>
                <w:sz w:val="24"/>
              </w:rPr>
              <w:t>Tzeltal Maya</w:t>
            </w:r>
          </w:p>
        </w:tc>
        <w:tc>
          <w:tcPr>
            <w:tcW w:w="1461" w:type="dxa"/>
          </w:tcPr>
          <w:p w:rsidR="00DD7756" w:rsidRDefault="00AD1397">
            <w:pPr>
              <w:pStyle w:val="TableParagraph"/>
              <w:spacing w:before="137" w:line="240" w:lineRule="auto"/>
              <w:ind w:right="408"/>
              <w:rPr>
                <w:rFonts w:ascii="Linux Libertine Mono"/>
                <w:sz w:val="20"/>
              </w:rPr>
            </w:pPr>
            <w:r>
              <w:rPr>
                <w:rFonts w:ascii="Linux Libertine Mono"/>
                <w:sz w:val="20"/>
              </w:rPr>
              <w:t>tzh</w:t>
            </w:r>
          </w:p>
        </w:tc>
        <w:tc>
          <w:tcPr>
            <w:tcW w:w="1618" w:type="dxa"/>
          </w:tcPr>
          <w:p w:rsidR="00DD7756" w:rsidRDefault="00AD1397">
            <w:pPr>
              <w:pStyle w:val="TableParagraph"/>
              <w:spacing w:before="137" w:line="240" w:lineRule="auto"/>
              <w:ind w:right="145"/>
              <w:rPr>
                <w:rFonts w:ascii="Linux Libertine Mono"/>
                <w:sz w:val="20"/>
              </w:rPr>
            </w:pPr>
            <w:r>
              <w:rPr>
                <w:rFonts w:ascii="Linux Libertine Mono"/>
                <w:sz w:val="20"/>
              </w:rPr>
              <w:t>tzel1254</w:t>
            </w:r>
          </w:p>
        </w:tc>
        <w:tc>
          <w:tcPr>
            <w:tcW w:w="3651" w:type="dxa"/>
          </w:tcPr>
          <w:p w:rsidR="00DD7756" w:rsidRDefault="00AD1397">
            <w:pPr>
              <w:pStyle w:val="TableParagraph"/>
              <w:spacing w:before="102" w:line="240" w:lineRule="auto"/>
              <w:ind w:left="145"/>
              <w:jc w:val="left"/>
              <w:rPr>
                <w:sz w:val="24"/>
              </w:rPr>
            </w:pPr>
            <w:r>
              <w:rPr>
                <w:sz w:val="24"/>
              </w:rPr>
              <w:t>Mayan &gt; Cholan &gt; Tzeltalan</w:t>
            </w:r>
          </w:p>
        </w:tc>
      </w:tr>
      <w:tr w:rsidR="00DD7756">
        <w:trPr>
          <w:trHeight w:val="478"/>
        </w:trPr>
        <w:tc>
          <w:tcPr>
            <w:tcW w:w="2223" w:type="dxa"/>
          </w:tcPr>
          <w:p w:rsidR="00DD7756" w:rsidRDefault="00AD1397">
            <w:pPr>
              <w:pStyle w:val="TableParagraph"/>
              <w:spacing w:before="102" w:line="240" w:lineRule="auto"/>
              <w:ind w:left="50"/>
              <w:jc w:val="left"/>
              <w:rPr>
                <w:sz w:val="24"/>
              </w:rPr>
            </w:pPr>
            <w:r>
              <w:rPr>
                <w:sz w:val="24"/>
              </w:rPr>
              <w:t>Ute</w:t>
            </w:r>
          </w:p>
        </w:tc>
        <w:tc>
          <w:tcPr>
            <w:tcW w:w="1461" w:type="dxa"/>
          </w:tcPr>
          <w:p w:rsidR="00DD7756" w:rsidRDefault="00AD1397">
            <w:pPr>
              <w:pStyle w:val="TableParagraph"/>
              <w:spacing w:before="137" w:line="240" w:lineRule="auto"/>
              <w:ind w:right="408"/>
              <w:rPr>
                <w:rFonts w:ascii="Linux Libertine Mono"/>
                <w:sz w:val="20"/>
              </w:rPr>
            </w:pPr>
            <w:r>
              <w:rPr>
                <w:rFonts w:ascii="Linux Libertine Mono"/>
                <w:sz w:val="20"/>
              </w:rPr>
              <w:t>ute</w:t>
            </w:r>
          </w:p>
        </w:tc>
        <w:tc>
          <w:tcPr>
            <w:tcW w:w="1618" w:type="dxa"/>
          </w:tcPr>
          <w:p w:rsidR="00DD7756" w:rsidRDefault="00AD1397">
            <w:pPr>
              <w:pStyle w:val="TableParagraph"/>
              <w:spacing w:before="137" w:line="240" w:lineRule="auto"/>
              <w:ind w:right="145"/>
              <w:rPr>
                <w:rFonts w:ascii="Linux Libertine Mono"/>
                <w:sz w:val="20"/>
              </w:rPr>
            </w:pPr>
            <w:r>
              <w:rPr>
                <w:rFonts w:ascii="Linux Libertine Mono"/>
                <w:sz w:val="20"/>
              </w:rPr>
              <w:t>utee1244</w:t>
            </w:r>
          </w:p>
        </w:tc>
        <w:tc>
          <w:tcPr>
            <w:tcW w:w="3651" w:type="dxa"/>
          </w:tcPr>
          <w:p w:rsidR="00DD7756" w:rsidRDefault="00AD1397">
            <w:pPr>
              <w:pStyle w:val="TableParagraph"/>
              <w:spacing w:before="102" w:line="240" w:lineRule="auto"/>
              <w:ind w:left="145"/>
              <w:jc w:val="left"/>
              <w:rPr>
                <w:sz w:val="24"/>
              </w:rPr>
            </w:pPr>
            <w:r>
              <w:rPr>
                <w:sz w:val="24"/>
              </w:rPr>
              <w:t>Austronesian &gt; Polynesian</w:t>
            </w:r>
          </w:p>
        </w:tc>
      </w:tr>
      <w:tr w:rsidR="00DD7756">
        <w:trPr>
          <w:trHeight w:val="478"/>
        </w:trPr>
        <w:tc>
          <w:tcPr>
            <w:tcW w:w="2223" w:type="dxa"/>
          </w:tcPr>
          <w:p w:rsidR="00DD7756" w:rsidRDefault="00AD1397">
            <w:pPr>
              <w:pStyle w:val="TableParagraph"/>
              <w:spacing w:before="102" w:line="240" w:lineRule="auto"/>
              <w:ind w:left="50"/>
              <w:jc w:val="left"/>
              <w:rPr>
                <w:sz w:val="24"/>
              </w:rPr>
            </w:pPr>
            <w:r>
              <w:rPr>
                <w:sz w:val="24"/>
              </w:rPr>
              <w:t>Wambon</w:t>
            </w:r>
          </w:p>
        </w:tc>
        <w:tc>
          <w:tcPr>
            <w:tcW w:w="1461" w:type="dxa"/>
          </w:tcPr>
          <w:p w:rsidR="00DD7756" w:rsidRDefault="00AD1397">
            <w:pPr>
              <w:pStyle w:val="TableParagraph"/>
              <w:spacing w:before="137" w:line="240" w:lineRule="auto"/>
              <w:ind w:right="408"/>
              <w:rPr>
                <w:rFonts w:ascii="Linux Libertine Mono"/>
                <w:sz w:val="20"/>
              </w:rPr>
            </w:pPr>
            <w:r>
              <w:rPr>
                <w:rFonts w:ascii="Linux Libertine Mono"/>
                <w:sz w:val="20"/>
              </w:rPr>
              <w:t>wms</w:t>
            </w:r>
          </w:p>
        </w:tc>
        <w:tc>
          <w:tcPr>
            <w:tcW w:w="1618" w:type="dxa"/>
          </w:tcPr>
          <w:p w:rsidR="00DD7756" w:rsidRDefault="00AD1397">
            <w:pPr>
              <w:pStyle w:val="TableParagraph"/>
              <w:spacing w:before="137" w:line="240" w:lineRule="auto"/>
              <w:ind w:right="145"/>
              <w:rPr>
                <w:rFonts w:ascii="Linux Libertine Mono"/>
                <w:sz w:val="20"/>
              </w:rPr>
            </w:pPr>
            <w:r>
              <w:rPr>
                <w:rFonts w:ascii="Linux Libertine Mono"/>
                <w:sz w:val="20"/>
              </w:rPr>
              <w:t>ketu1239</w:t>
            </w:r>
          </w:p>
        </w:tc>
        <w:tc>
          <w:tcPr>
            <w:tcW w:w="3651" w:type="dxa"/>
          </w:tcPr>
          <w:p w:rsidR="00DD7756" w:rsidRDefault="00AD1397">
            <w:pPr>
              <w:pStyle w:val="TableParagraph"/>
              <w:spacing w:before="102" w:line="240" w:lineRule="auto"/>
              <w:ind w:left="145"/>
              <w:jc w:val="left"/>
              <w:rPr>
                <w:sz w:val="24"/>
              </w:rPr>
            </w:pPr>
            <w:r>
              <w:rPr>
                <w:sz w:val="24"/>
              </w:rPr>
              <w:t>Trans-New Guinea &gt; Awyu-Dumut</w:t>
            </w:r>
          </w:p>
        </w:tc>
      </w:tr>
      <w:tr w:rsidR="00DD7756">
        <w:trPr>
          <w:trHeight w:val="478"/>
        </w:trPr>
        <w:tc>
          <w:tcPr>
            <w:tcW w:w="2223" w:type="dxa"/>
          </w:tcPr>
          <w:p w:rsidR="00DD7756" w:rsidRDefault="00AD1397">
            <w:pPr>
              <w:pStyle w:val="TableParagraph"/>
              <w:spacing w:before="102" w:line="240" w:lineRule="auto"/>
              <w:ind w:left="50"/>
              <w:jc w:val="left"/>
              <w:rPr>
                <w:sz w:val="24"/>
              </w:rPr>
            </w:pPr>
            <w:r>
              <w:rPr>
                <w:sz w:val="24"/>
              </w:rPr>
              <w:t>Welsh</w:t>
            </w:r>
          </w:p>
        </w:tc>
        <w:tc>
          <w:tcPr>
            <w:tcW w:w="1461" w:type="dxa"/>
          </w:tcPr>
          <w:p w:rsidR="00DD7756" w:rsidRDefault="00AD1397">
            <w:pPr>
              <w:pStyle w:val="TableParagraph"/>
              <w:spacing w:before="137" w:line="240" w:lineRule="auto"/>
              <w:ind w:right="408"/>
              <w:rPr>
                <w:rFonts w:ascii="Linux Libertine Mono"/>
                <w:sz w:val="20"/>
              </w:rPr>
            </w:pPr>
            <w:r>
              <w:rPr>
                <w:rFonts w:ascii="Linux Libertine Mono"/>
                <w:sz w:val="20"/>
              </w:rPr>
              <w:t>cym</w:t>
            </w:r>
          </w:p>
        </w:tc>
        <w:tc>
          <w:tcPr>
            <w:tcW w:w="1618" w:type="dxa"/>
          </w:tcPr>
          <w:p w:rsidR="00DD7756" w:rsidRDefault="00AD1397">
            <w:pPr>
              <w:pStyle w:val="TableParagraph"/>
              <w:spacing w:before="137" w:line="240" w:lineRule="auto"/>
              <w:ind w:right="145"/>
              <w:rPr>
                <w:rFonts w:ascii="Linux Libertine Mono"/>
                <w:sz w:val="20"/>
              </w:rPr>
            </w:pPr>
            <w:r>
              <w:rPr>
                <w:rFonts w:ascii="Linux Libertine Mono"/>
                <w:sz w:val="20"/>
              </w:rPr>
              <w:t>wels1247</w:t>
            </w:r>
          </w:p>
        </w:tc>
        <w:tc>
          <w:tcPr>
            <w:tcW w:w="3651" w:type="dxa"/>
          </w:tcPr>
          <w:p w:rsidR="00DD7756" w:rsidRDefault="00AD1397">
            <w:pPr>
              <w:pStyle w:val="TableParagraph"/>
              <w:spacing w:before="102" w:line="240" w:lineRule="auto"/>
              <w:ind w:left="145"/>
              <w:jc w:val="left"/>
              <w:rPr>
                <w:sz w:val="24"/>
              </w:rPr>
            </w:pPr>
            <w:r>
              <w:rPr>
                <w:sz w:val="24"/>
              </w:rPr>
              <w:t>Indo-European &gt; Celtic</w:t>
            </w:r>
          </w:p>
        </w:tc>
      </w:tr>
      <w:tr w:rsidR="00DD7756">
        <w:trPr>
          <w:trHeight w:val="478"/>
        </w:trPr>
        <w:tc>
          <w:tcPr>
            <w:tcW w:w="2223" w:type="dxa"/>
          </w:tcPr>
          <w:p w:rsidR="00DD7756" w:rsidRDefault="00AD1397">
            <w:pPr>
              <w:pStyle w:val="TableParagraph"/>
              <w:spacing w:before="102" w:line="240" w:lineRule="auto"/>
              <w:ind w:left="50"/>
              <w:jc w:val="left"/>
              <w:rPr>
                <w:sz w:val="24"/>
              </w:rPr>
            </w:pPr>
            <w:r>
              <w:rPr>
                <w:sz w:val="24"/>
              </w:rPr>
              <w:t>Wolof</w:t>
            </w:r>
          </w:p>
        </w:tc>
        <w:tc>
          <w:tcPr>
            <w:tcW w:w="1461" w:type="dxa"/>
          </w:tcPr>
          <w:p w:rsidR="00DD7756" w:rsidRDefault="00AD1397">
            <w:pPr>
              <w:pStyle w:val="TableParagraph"/>
              <w:spacing w:before="137" w:line="240" w:lineRule="auto"/>
              <w:ind w:right="408"/>
              <w:rPr>
                <w:rFonts w:ascii="Linux Libertine Mono"/>
                <w:sz w:val="20"/>
              </w:rPr>
            </w:pPr>
            <w:r>
              <w:rPr>
                <w:rFonts w:ascii="Linux Libertine Mono"/>
                <w:sz w:val="20"/>
              </w:rPr>
              <w:t>wol</w:t>
            </w:r>
          </w:p>
        </w:tc>
        <w:tc>
          <w:tcPr>
            <w:tcW w:w="1618" w:type="dxa"/>
          </w:tcPr>
          <w:p w:rsidR="00DD7756" w:rsidRDefault="00AD1397">
            <w:pPr>
              <w:pStyle w:val="TableParagraph"/>
              <w:spacing w:before="137" w:line="240" w:lineRule="auto"/>
              <w:ind w:right="145"/>
              <w:rPr>
                <w:rFonts w:ascii="Linux Libertine Mono"/>
                <w:sz w:val="20"/>
              </w:rPr>
            </w:pPr>
            <w:r>
              <w:rPr>
                <w:rFonts w:ascii="Linux Libertine Mono"/>
                <w:sz w:val="20"/>
              </w:rPr>
              <w:t>wolo1247</w:t>
            </w:r>
          </w:p>
        </w:tc>
        <w:tc>
          <w:tcPr>
            <w:tcW w:w="3651" w:type="dxa"/>
          </w:tcPr>
          <w:p w:rsidR="00DD7756" w:rsidRDefault="00AD1397">
            <w:pPr>
              <w:pStyle w:val="TableParagraph"/>
              <w:spacing w:before="102" w:line="240" w:lineRule="auto"/>
              <w:ind w:left="145"/>
              <w:jc w:val="left"/>
              <w:rPr>
                <w:sz w:val="24"/>
              </w:rPr>
            </w:pPr>
            <w:r>
              <w:rPr>
                <w:sz w:val="24"/>
              </w:rPr>
              <w:t>Niger-Congo &gt; Senegambian</w:t>
            </w:r>
          </w:p>
        </w:tc>
      </w:tr>
      <w:tr w:rsidR="00DD7756">
        <w:trPr>
          <w:trHeight w:val="478"/>
        </w:trPr>
        <w:tc>
          <w:tcPr>
            <w:tcW w:w="2223" w:type="dxa"/>
          </w:tcPr>
          <w:p w:rsidR="00DD7756" w:rsidRDefault="00AD1397">
            <w:pPr>
              <w:pStyle w:val="TableParagraph"/>
              <w:spacing w:before="102" w:line="240" w:lineRule="auto"/>
              <w:ind w:left="50"/>
              <w:jc w:val="left"/>
              <w:rPr>
                <w:sz w:val="24"/>
              </w:rPr>
            </w:pPr>
            <w:r>
              <w:rPr>
                <w:sz w:val="24"/>
              </w:rPr>
              <w:t>Yucatec Maya</w:t>
            </w:r>
          </w:p>
        </w:tc>
        <w:tc>
          <w:tcPr>
            <w:tcW w:w="1461" w:type="dxa"/>
          </w:tcPr>
          <w:p w:rsidR="00DD7756" w:rsidRDefault="00AD1397">
            <w:pPr>
              <w:pStyle w:val="TableParagraph"/>
              <w:spacing w:before="137" w:line="240" w:lineRule="auto"/>
              <w:ind w:right="408"/>
              <w:rPr>
                <w:rFonts w:ascii="Linux Libertine Mono"/>
                <w:sz w:val="20"/>
              </w:rPr>
            </w:pPr>
            <w:r>
              <w:rPr>
                <w:rFonts w:ascii="Linux Libertine Mono"/>
                <w:sz w:val="20"/>
              </w:rPr>
              <w:t>yua</w:t>
            </w:r>
          </w:p>
        </w:tc>
        <w:tc>
          <w:tcPr>
            <w:tcW w:w="1618" w:type="dxa"/>
          </w:tcPr>
          <w:p w:rsidR="00DD7756" w:rsidRDefault="00AD1397">
            <w:pPr>
              <w:pStyle w:val="TableParagraph"/>
              <w:spacing w:before="137" w:line="240" w:lineRule="auto"/>
              <w:ind w:right="145"/>
              <w:rPr>
                <w:rFonts w:ascii="Linux Libertine Mono"/>
                <w:sz w:val="20"/>
              </w:rPr>
            </w:pPr>
            <w:r>
              <w:rPr>
                <w:rFonts w:ascii="Linux Libertine Mono"/>
                <w:sz w:val="20"/>
              </w:rPr>
              <w:t>yuca1254</w:t>
            </w:r>
          </w:p>
        </w:tc>
        <w:tc>
          <w:tcPr>
            <w:tcW w:w="3651" w:type="dxa"/>
          </w:tcPr>
          <w:p w:rsidR="00DD7756" w:rsidRDefault="00AD1397">
            <w:pPr>
              <w:pStyle w:val="TableParagraph"/>
              <w:spacing w:before="102" w:line="240" w:lineRule="auto"/>
              <w:ind w:left="145"/>
              <w:jc w:val="left"/>
              <w:rPr>
                <w:sz w:val="24"/>
              </w:rPr>
            </w:pPr>
            <w:r>
              <w:rPr>
                <w:sz w:val="24"/>
              </w:rPr>
              <w:t>Mayan &gt; Yucatec</w:t>
            </w:r>
          </w:p>
        </w:tc>
      </w:tr>
      <w:tr w:rsidR="00DD7756">
        <w:trPr>
          <w:trHeight w:val="375"/>
        </w:trPr>
        <w:tc>
          <w:tcPr>
            <w:tcW w:w="2223" w:type="dxa"/>
          </w:tcPr>
          <w:p w:rsidR="00DD7756" w:rsidRDefault="00AD1397">
            <w:pPr>
              <w:pStyle w:val="TableParagraph"/>
              <w:spacing w:before="102" w:line="253" w:lineRule="exact"/>
              <w:ind w:left="50"/>
              <w:jc w:val="left"/>
              <w:rPr>
                <w:sz w:val="24"/>
              </w:rPr>
            </w:pPr>
            <w:r>
              <w:rPr>
                <w:sz w:val="24"/>
              </w:rPr>
              <w:t>Zapotec</w:t>
            </w:r>
          </w:p>
        </w:tc>
        <w:tc>
          <w:tcPr>
            <w:tcW w:w="1461" w:type="dxa"/>
          </w:tcPr>
          <w:p w:rsidR="00DD7756" w:rsidRDefault="00AD1397">
            <w:pPr>
              <w:pStyle w:val="TableParagraph"/>
              <w:spacing w:before="137" w:line="218" w:lineRule="exact"/>
              <w:ind w:right="408"/>
              <w:rPr>
                <w:rFonts w:ascii="Linux Libertine Mono"/>
                <w:sz w:val="20"/>
              </w:rPr>
            </w:pPr>
            <w:r>
              <w:rPr>
                <w:rFonts w:ascii="Linux Libertine Mono"/>
                <w:sz w:val="20"/>
              </w:rPr>
              <w:t>zap</w:t>
            </w:r>
          </w:p>
        </w:tc>
        <w:tc>
          <w:tcPr>
            <w:tcW w:w="1618" w:type="dxa"/>
          </w:tcPr>
          <w:p w:rsidR="00DD7756" w:rsidRDefault="00AD1397">
            <w:pPr>
              <w:pStyle w:val="TableParagraph"/>
              <w:spacing w:before="137" w:line="218" w:lineRule="exact"/>
              <w:ind w:right="145"/>
              <w:rPr>
                <w:rFonts w:ascii="Linux Libertine Mono"/>
                <w:sz w:val="20"/>
              </w:rPr>
            </w:pPr>
            <w:r>
              <w:rPr>
                <w:rFonts w:ascii="Linux Libertine Mono"/>
                <w:sz w:val="20"/>
              </w:rPr>
              <w:t>zapo1437</w:t>
            </w:r>
          </w:p>
        </w:tc>
        <w:tc>
          <w:tcPr>
            <w:tcW w:w="3651" w:type="dxa"/>
          </w:tcPr>
          <w:p w:rsidR="00DD7756" w:rsidRDefault="00AD1397">
            <w:pPr>
              <w:pStyle w:val="TableParagraph"/>
              <w:spacing w:before="102" w:line="253" w:lineRule="exact"/>
              <w:ind w:left="145"/>
              <w:jc w:val="left"/>
              <w:rPr>
                <w:sz w:val="24"/>
              </w:rPr>
            </w:pPr>
            <w:r>
              <w:rPr>
                <w:sz w:val="24"/>
              </w:rPr>
              <w:t>Oto-Manguean &gt; Zapotecan</w:t>
            </w:r>
          </w:p>
        </w:tc>
      </w:tr>
    </w:tbl>
    <w:p w:rsidR="00DD7756" w:rsidRDefault="00DD7756">
      <w:pPr>
        <w:spacing w:line="253" w:lineRule="exact"/>
        <w:rPr>
          <w:sz w:val="24"/>
        </w:rPr>
        <w:sectPr w:rsidR="00DD7756">
          <w:footerReference w:type="default" r:id="rId22"/>
          <w:pgSz w:w="12240" w:h="15840"/>
          <w:pgMar w:top="1500" w:right="900" w:bottom="1040" w:left="1680" w:header="0" w:footer="856" w:gutter="0"/>
          <w:pgNumType w:start="18"/>
          <w:cols w:space="720"/>
        </w:sectPr>
      </w:pPr>
    </w:p>
    <w:p w:rsidR="00DD7756" w:rsidRDefault="00AD1397">
      <w:pPr>
        <w:pStyle w:val="Heading2"/>
        <w:ind w:left="0" w:right="419" w:firstLine="0"/>
        <w:jc w:val="center"/>
      </w:pPr>
      <w:bookmarkStart w:id="19" w:name="Conventions"/>
      <w:bookmarkStart w:id="20" w:name="_bookmark11"/>
      <w:bookmarkEnd w:id="19"/>
      <w:bookmarkEnd w:id="20"/>
      <w:r>
        <w:rPr>
          <w:w w:val="115"/>
        </w:rPr>
        <w:lastRenderedPageBreak/>
        <w:t>Conventions</w:t>
      </w:r>
    </w:p>
    <w:p w:rsidR="00DD7756" w:rsidRDefault="00AD1397">
      <w:pPr>
        <w:pStyle w:val="BodyText"/>
        <w:spacing w:before="179" w:line="420" w:lineRule="auto"/>
        <w:ind w:left="120" w:right="533"/>
        <w:jc w:val="both"/>
      </w:pPr>
      <w:r>
        <w:t>This note documents the conventions I have adopted regarding linguistic data, terminology, and presentation of data throughout this thesis.</w:t>
      </w:r>
    </w:p>
    <w:p w:rsidR="00DD7756" w:rsidRDefault="00DD7756">
      <w:pPr>
        <w:pStyle w:val="BodyText"/>
        <w:spacing w:before="3"/>
        <w:rPr>
          <w:sz w:val="36"/>
        </w:rPr>
      </w:pPr>
    </w:p>
    <w:p w:rsidR="00DD7756" w:rsidRDefault="00AD1397">
      <w:pPr>
        <w:pStyle w:val="Heading3"/>
        <w:ind w:left="120" w:firstLine="0"/>
        <w:jc w:val="both"/>
        <w:rPr>
          <w:b/>
        </w:rPr>
      </w:pPr>
      <w:r>
        <w:rPr>
          <w:b/>
        </w:rPr>
        <w:t>Interlinear Examples</w:t>
      </w:r>
    </w:p>
    <w:p w:rsidR="00DD7756" w:rsidRDefault="00DD7756">
      <w:pPr>
        <w:pStyle w:val="BodyText"/>
        <w:spacing w:before="7"/>
        <w:rPr>
          <w:b/>
          <w:sz w:val="30"/>
        </w:rPr>
      </w:pPr>
    </w:p>
    <w:p w:rsidR="00DD7756" w:rsidRDefault="00AD1397">
      <w:pPr>
        <w:pStyle w:val="BodyText"/>
        <w:spacing w:line="420" w:lineRule="auto"/>
        <w:ind w:left="120" w:right="532"/>
        <w:jc w:val="both"/>
      </w:pPr>
      <w:r>
        <w:t xml:space="preserve">It is well known that the world’s languages realize widely different sets of morphosyntactic categories (Whaley </w:t>
      </w:r>
      <w:hyperlink w:anchor="_bookmark490" w:history="1">
        <w:r>
          <w:rPr>
            <w:color w:val="007FFF"/>
          </w:rPr>
          <w:t>1997</w:t>
        </w:r>
      </w:hyperlink>
      <w:r>
        <w:t xml:space="preserve">: 58; Haspelmath </w:t>
      </w:r>
      <w:hyperlink w:anchor="_bookmark357" w:history="1">
        <w:r>
          <w:rPr>
            <w:color w:val="007FFF"/>
          </w:rPr>
          <w:t>2007</w:t>
        </w:r>
      </w:hyperlink>
      <w:r>
        <w:t xml:space="preserve">). </w:t>
      </w:r>
      <w:r>
        <w:rPr>
          <w:spacing w:val="-3"/>
        </w:rPr>
        <w:t xml:space="preserve">Moreover, </w:t>
      </w:r>
      <w:r>
        <w:t xml:space="preserve">even when these categories bear the same name, they may differ drastically in their behavior (Dixon </w:t>
      </w:r>
      <w:hyperlink w:anchor="_bookmark313" w:history="1">
        <w:r>
          <w:rPr>
            <w:color w:val="007FFF"/>
          </w:rPr>
          <w:t>2010</w:t>
        </w:r>
      </w:hyperlink>
      <w:r>
        <w:t>: 9). It is the</w:t>
      </w:r>
      <w:r>
        <w:rPr>
          <w:spacing w:val="-20"/>
        </w:rPr>
        <w:t xml:space="preserve"> </w:t>
      </w:r>
      <w:r>
        <w:t>subject of</w:t>
      </w:r>
      <w:r>
        <w:rPr>
          <w:spacing w:val="-14"/>
        </w:rPr>
        <w:t xml:space="preserve"> </w:t>
      </w:r>
      <w:r>
        <w:t>much</w:t>
      </w:r>
      <w:r>
        <w:rPr>
          <w:spacing w:val="-13"/>
        </w:rPr>
        <w:t xml:space="preserve"> </w:t>
      </w:r>
      <w:r>
        <w:t>debate</w:t>
      </w:r>
      <w:r>
        <w:rPr>
          <w:spacing w:val="-13"/>
        </w:rPr>
        <w:t xml:space="preserve"> </w:t>
      </w:r>
      <w:r>
        <w:t>whether</w:t>
      </w:r>
      <w:r>
        <w:rPr>
          <w:spacing w:val="-13"/>
        </w:rPr>
        <w:t xml:space="preserve"> </w:t>
      </w:r>
      <w:r>
        <w:t>these</w:t>
      </w:r>
      <w:r>
        <w:rPr>
          <w:spacing w:val="-13"/>
        </w:rPr>
        <w:t xml:space="preserve"> </w:t>
      </w:r>
      <w:r>
        <w:t>language-specific</w:t>
      </w:r>
      <w:r>
        <w:rPr>
          <w:spacing w:val="-13"/>
        </w:rPr>
        <w:t xml:space="preserve"> </w:t>
      </w:r>
      <w:r>
        <w:t>categories</w:t>
      </w:r>
      <w:r>
        <w:rPr>
          <w:spacing w:val="-13"/>
        </w:rPr>
        <w:t xml:space="preserve"> </w:t>
      </w:r>
      <w:r>
        <w:t>can</w:t>
      </w:r>
      <w:r>
        <w:rPr>
          <w:spacing w:val="-13"/>
        </w:rPr>
        <w:t xml:space="preserve"> </w:t>
      </w:r>
      <w:r>
        <w:t>be</w:t>
      </w:r>
      <w:r>
        <w:rPr>
          <w:spacing w:val="-12"/>
        </w:rPr>
        <w:t xml:space="preserve"> </w:t>
      </w:r>
      <w:r>
        <w:t>mapped</w:t>
      </w:r>
      <w:r>
        <w:rPr>
          <w:spacing w:val="-12"/>
        </w:rPr>
        <w:t xml:space="preserve"> </w:t>
      </w:r>
      <w:r>
        <w:t>onto</w:t>
      </w:r>
      <w:r>
        <w:rPr>
          <w:spacing w:val="-13"/>
        </w:rPr>
        <w:t xml:space="preserve"> </w:t>
      </w:r>
      <w:r>
        <w:t>each</w:t>
      </w:r>
      <w:r>
        <w:rPr>
          <w:spacing w:val="-14"/>
        </w:rPr>
        <w:t xml:space="preserve"> </w:t>
      </w:r>
      <w:r>
        <w:t>other</w:t>
      </w:r>
      <w:r>
        <w:rPr>
          <w:spacing w:val="-12"/>
        </w:rPr>
        <w:t xml:space="preserve"> </w:t>
      </w:r>
      <w:r>
        <w:t xml:space="preserve">or compared in any useful way (Croft </w:t>
      </w:r>
      <w:hyperlink w:anchor="_bookmark289" w:history="1">
        <w:r>
          <w:rPr>
            <w:color w:val="007FFF"/>
          </w:rPr>
          <w:t>1995</w:t>
        </w:r>
      </w:hyperlink>
      <w:r>
        <w:t xml:space="preserve">; Song </w:t>
      </w:r>
      <w:hyperlink w:anchor="_bookmark466" w:history="1">
        <w:r>
          <w:rPr>
            <w:color w:val="007FFF"/>
          </w:rPr>
          <w:t>2001</w:t>
        </w:r>
      </w:hyperlink>
      <w:r>
        <w:t xml:space="preserve">: 10–15; Croft </w:t>
      </w:r>
      <w:hyperlink w:anchor="_bookmark293" w:history="1">
        <w:r>
          <w:rPr>
            <w:color w:val="007FFF"/>
          </w:rPr>
          <w:t>2003</w:t>
        </w:r>
      </w:hyperlink>
      <w:r>
        <w:t>: 13–19;</w:t>
      </w:r>
      <w:r>
        <w:rPr>
          <w:spacing w:val="15"/>
        </w:rPr>
        <w:t xml:space="preserve"> </w:t>
      </w:r>
      <w:r>
        <w:t>Haspelmath</w:t>
      </w:r>
    </w:p>
    <w:p w:rsidR="00DD7756" w:rsidRDefault="00DD7756">
      <w:pPr>
        <w:pStyle w:val="BodyText"/>
        <w:spacing w:line="420" w:lineRule="auto"/>
        <w:ind w:left="120" w:right="532"/>
        <w:jc w:val="both"/>
      </w:pPr>
      <w:hyperlink w:anchor="_bookmark358" w:history="1">
        <w:r w:rsidR="00AD1397">
          <w:rPr>
            <w:color w:val="007FFF"/>
          </w:rPr>
          <w:t>2010a</w:t>
        </w:r>
      </w:hyperlink>
      <w:r w:rsidR="00AD1397">
        <w:t>,</w:t>
      </w:r>
      <w:hyperlink w:anchor="_bookmark360" w:history="1">
        <w:r w:rsidR="00AD1397">
          <w:rPr>
            <w:color w:val="007FFF"/>
          </w:rPr>
          <w:t>c</w:t>
        </w:r>
      </w:hyperlink>
      <w:r w:rsidR="00AD1397">
        <w:t xml:space="preserve">; Newmeyer </w:t>
      </w:r>
      <w:hyperlink w:anchor="_bookmark429" w:history="1">
        <w:r w:rsidR="00AD1397">
          <w:rPr>
            <w:color w:val="007FFF"/>
          </w:rPr>
          <w:t>2010</w:t>
        </w:r>
      </w:hyperlink>
      <w:r w:rsidR="00AD1397">
        <w:t xml:space="preserve">; Stassen </w:t>
      </w:r>
      <w:hyperlink w:anchor="_bookmark469" w:history="1">
        <w:r w:rsidR="00AD1397">
          <w:rPr>
            <w:color w:val="007FFF"/>
          </w:rPr>
          <w:t>2011</w:t>
        </w:r>
      </w:hyperlink>
      <w:r w:rsidR="00AD1397">
        <w:t xml:space="preserve">; Hieber </w:t>
      </w:r>
      <w:hyperlink w:anchor="_bookmark372" w:history="1">
        <w:r w:rsidR="00AD1397">
          <w:rPr>
            <w:color w:val="007FFF"/>
          </w:rPr>
          <w:t>2013</w:t>
        </w:r>
      </w:hyperlink>
      <w:r w:rsidR="00AD1397">
        <w:t xml:space="preserve">: 308–310; Croft </w:t>
      </w:r>
      <w:hyperlink w:anchor="_bookmark296" w:history="1">
        <w:r w:rsidR="00AD1397">
          <w:rPr>
            <w:color w:val="007FFF"/>
          </w:rPr>
          <w:t>2014</w:t>
        </w:r>
      </w:hyperlink>
      <w:r w:rsidR="00AD1397">
        <w:t xml:space="preserve">; Plank </w:t>
      </w:r>
      <w:hyperlink w:anchor="_bookmark436" w:history="1">
        <w:r w:rsidR="00AD1397">
          <w:rPr>
            <w:color w:val="007FFF"/>
          </w:rPr>
          <w:t>2016</w:t>
        </w:r>
      </w:hyperlink>
      <w:r w:rsidR="00AD1397">
        <w:t xml:space="preserve">; Song </w:t>
      </w:r>
      <w:hyperlink w:anchor="_bookmark467" w:history="1">
        <w:r w:rsidR="00AD1397">
          <w:rPr>
            <w:color w:val="007FFF"/>
          </w:rPr>
          <w:t>2018</w:t>
        </w:r>
      </w:hyperlink>
      <w:r w:rsidR="00AD1397">
        <w:t>: 44–58). Recognizing these difficulties, I have made no attempt to standardize the lin- guistic</w:t>
      </w:r>
      <w:r w:rsidR="00AD1397">
        <w:rPr>
          <w:spacing w:val="-17"/>
        </w:rPr>
        <w:t xml:space="preserve"> </w:t>
      </w:r>
      <w:r w:rsidR="00AD1397">
        <w:t>terminology</w:t>
      </w:r>
      <w:r w:rsidR="00AD1397">
        <w:rPr>
          <w:spacing w:val="-16"/>
        </w:rPr>
        <w:t xml:space="preserve"> </w:t>
      </w:r>
      <w:r w:rsidR="00AD1397">
        <w:t>used</w:t>
      </w:r>
      <w:r w:rsidR="00AD1397">
        <w:rPr>
          <w:spacing w:val="-16"/>
        </w:rPr>
        <w:t xml:space="preserve"> </w:t>
      </w:r>
      <w:r w:rsidR="00AD1397">
        <w:t>in</w:t>
      </w:r>
      <w:r w:rsidR="00AD1397">
        <w:rPr>
          <w:spacing w:val="-16"/>
        </w:rPr>
        <w:t xml:space="preserve"> </w:t>
      </w:r>
      <w:r w:rsidR="00AD1397">
        <w:t>examples</w:t>
      </w:r>
      <w:r w:rsidR="00AD1397">
        <w:rPr>
          <w:spacing w:val="-16"/>
        </w:rPr>
        <w:t xml:space="preserve"> </w:t>
      </w:r>
      <w:r w:rsidR="00AD1397">
        <w:t>from</w:t>
      </w:r>
      <w:r w:rsidR="00AD1397">
        <w:rPr>
          <w:spacing w:val="-17"/>
        </w:rPr>
        <w:t xml:space="preserve"> </w:t>
      </w:r>
      <w:r w:rsidR="00AD1397">
        <w:t>different</w:t>
      </w:r>
      <w:r w:rsidR="00AD1397">
        <w:rPr>
          <w:spacing w:val="-16"/>
        </w:rPr>
        <w:t xml:space="preserve"> </w:t>
      </w:r>
      <w:r w:rsidR="00AD1397">
        <w:t>languages.</w:t>
      </w:r>
      <w:r w:rsidR="00AD1397">
        <w:rPr>
          <w:spacing w:val="9"/>
        </w:rPr>
        <w:t xml:space="preserve"> </w:t>
      </w:r>
      <w:r w:rsidR="00AD1397">
        <w:t>I</w:t>
      </w:r>
      <w:r w:rsidR="00AD1397">
        <w:rPr>
          <w:spacing w:val="-16"/>
        </w:rPr>
        <w:t xml:space="preserve"> </w:t>
      </w:r>
      <w:r w:rsidR="00AD1397">
        <w:t>have,</w:t>
      </w:r>
      <w:r w:rsidR="00AD1397">
        <w:rPr>
          <w:spacing w:val="-14"/>
        </w:rPr>
        <w:t xml:space="preserve"> </w:t>
      </w:r>
      <w:r w:rsidR="00AD1397">
        <w:rPr>
          <w:spacing w:val="-3"/>
        </w:rPr>
        <w:t>however,</w:t>
      </w:r>
      <w:r w:rsidR="00AD1397">
        <w:rPr>
          <w:spacing w:val="-15"/>
        </w:rPr>
        <w:t xml:space="preserve"> </w:t>
      </w:r>
      <w:r w:rsidR="00AD1397">
        <w:t>standardized the</w:t>
      </w:r>
      <w:r w:rsidR="00AD1397">
        <w:rPr>
          <w:spacing w:val="-9"/>
        </w:rPr>
        <w:t xml:space="preserve"> </w:t>
      </w:r>
      <w:r w:rsidR="00AD1397">
        <w:t>abbreviations</w:t>
      </w:r>
      <w:r w:rsidR="00AD1397">
        <w:rPr>
          <w:spacing w:val="-8"/>
        </w:rPr>
        <w:t xml:space="preserve"> </w:t>
      </w:r>
      <w:r w:rsidR="00AD1397">
        <w:t>used</w:t>
      </w:r>
      <w:r w:rsidR="00AD1397">
        <w:rPr>
          <w:spacing w:val="-8"/>
        </w:rPr>
        <w:t xml:space="preserve"> </w:t>
      </w:r>
      <w:r w:rsidR="00AD1397">
        <w:t>to</w:t>
      </w:r>
      <w:r w:rsidR="00AD1397">
        <w:rPr>
          <w:spacing w:val="-9"/>
        </w:rPr>
        <w:t xml:space="preserve"> </w:t>
      </w:r>
      <w:r w:rsidR="00AD1397">
        <w:t>refer</w:t>
      </w:r>
      <w:r w:rsidR="00AD1397">
        <w:rPr>
          <w:spacing w:val="-8"/>
        </w:rPr>
        <w:t xml:space="preserve"> </w:t>
      </w:r>
      <w:r w:rsidR="00AD1397">
        <w:t>to</w:t>
      </w:r>
      <w:r w:rsidR="00AD1397">
        <w:rPr>
          <w:spacing w:val="-8"/>
        </w:rPr>
        <w:t xml:space="preserve"> </w:t>
      </w:r>
      <w:r w:rsidR="00AD1397">
        <w:t>those</w:t>
      </w:r>
      <w:r w:rsidR="00AD1397">
        <w:rPr>
          <w:spacing w:val="-9"/>
        </w:rPr>
        <w:t xml:space="preserve"> </w:t>
      </w:r>
      <w:r w:rsidR="00AD1397">
        <w:t>terms.</w:t>
      </w:r>
      <w:r w:rsidR="00AD1397">
        <w:rPr>
          <w:spacing w:val="14"/>
        </w:rPr>
        <w:t xml:space="preserve"> </w:t>
      </w:r>
      <w:r w:rsidR="00AD1397">
        <w:t>For</w:t>
      </w:r>
      <w:r w:rsidR="00AD1397">
        <w:rPr>
          <w:spacing w:val="-9"/>
        </w:rPr>
        <w:t xml:space="preserve"> </w:t>
      </w:r>
      <w:r w:rsidR="00AD1397">
        <w:t>example,</w:t>
      </w:r>
      <w:r w:rsidR="00AD1397">
        <w:rPr>
          <w:spacing w:val="-7"/>
        </w:rPr>
        <w:t xml:space="preserve"> </w:t>
      </w:r>
      <w:r w:rsidR="00AD1397">
        <w:t>even</w:t>
      </w:r>
      <w:r w:rsidR="00AD1397">
        <w:rPr>
          <w:spacing w:val="-8"/>
        </w:rPr>
        <w:t xml:space="preserve"> </w:t>
      </w:r>
      <w:r w:rsidR="00AD1397">
        <w:t>though</w:t>
      </w:r>
      <w:r w:rsidR="00AD1397">
        <w:rPr>
          <w:spacing w:val="-9"/>
        </w:rPr>
        <w:t xml:space="preserve"> </w:t>
      </w:r>
      <w:r w:rsidR="00AD1397">
        <w:t>one</w:t>
      </w:r>
      <w:r w:rsidR="00AD1397">
        <w:rPr>
          <w:spacing w:val="-8"/>
        </w:rPr>
        <w:t xml:space="preserve"> </w:t>
      </w:r>
      <w:r w:rsidR="00AD1397">
        <w:t>researcher</w:t>
      </w:r>
      <w:r w:rsidR="00AD1397">
        <w:rPr>
          <w:spacing w:val="-8"/>
        </w:rPr>
        <w:t xml:space="preserve"> </w:t>
      </w:r>
      <w:r w:rsidR="00AD1397">
        <w:t xml:space="preserve">may abbreviate Subject as subj and another researcher abbreviate it as sub, I nonetheless gloss all Subject morphemes as subj. See the </w:t>
      </w:r>
      <w:hyperlink w:anchor="_bookmark9" w:history="1">
        <w:r w:rsidR="00AD1397">
          <w:rPr>
            <w:color w:val="007FFF"/>
          </w:rPr>
          <w:t xml:space="preserve">List of Abbreviations </w:t>
        </w:r>
      </w:hyperlink>
      <w:r w:rsidR="00AD1397">
        <w:t>for a complete list of glossing abbreviations.</w:t>
      </w:r>
    </w:p>
    <w:p w:rsidR="00DD7756" w:rsidRDefault="00AD1397">
      <w:pPr>
        <w:pStyle w:val="BodyText"/>
        <w:spacing w:line="420" w:lineRule="auto"/>
        <w:ind w:left="120" w:right="534" w:firstLine="358"/>
        <w:jc w:val="both"/>
      </w:pPr>
      <w:r>
        <w:t>I have not attempted to standardize the transcription systems and orthographies used in examples. All examples are given as transcribed in their original source. The reader should consult those original sources for further details regarding orthography.</w:t>
      </w:r>
    </w:p>
    <w:p w:rsidR="00DD7756" w:rsidRDefault="00AD1397">
      <w:pPr>
        <w:pStyle w:val="BodyText"/>
        <w:spacing w:line="420" w:lineRule="auto"/>
        <w:ind w:left="120" w:right="535" w:firstLine="358"/>
        <w:jc w:val="both"/>
      </w:pPr>
      <w:r>
        <w:t>In</w:t>
      </w:r>
      <w:r>
        <w:rPr>
          <w:spacing w:val="-11"/>
        </w:rPr>
        <w:t xml:space="preserve"> </w:t>
      </w:r>
      <w:r>
        <w:t>all</w:t>
      </w:r>
      <w:r>
        <w:rPr>
          <w:spacing w:val="-11"/>
        </w:rPr>
        <w:t xml:space="preserve"> </w:t>
      </w:r>
      <w:r>
        <w:t>interlinear</w:t>
      </w:r>
      <w:r>
        <w:rPr>
          <w:spacing w:val="-11"/>
        </w:rPr>
        <w:t xml:space="preserve"> </w:t>
      </w:r>
      <w:r>
        <w:t>glossed</w:t>
      </w:r>
      <w:r>
        <w:rPr>
          <w:spacing w:val="-11"/>
        </w:rPr>
        <w:t xml:space="preserve"> </w:t>
      </w:r>
      <w:r>
        <w:t>examples,</w:t>
      </w:r>
      <w:r>
        <w:rPr>
          <w:spacing w:val="-9"/>
        </w:rPr>
        <w:t xml:space="preserve"> </w:t>
      </w:r>
      <w:r>
        <w:t>I</w:t>
      </w:r>
      <w:r>
        <w:rPr>
          <w:spacing w:val="-11"/>
        </w:rPr>
        <w:t xml:space="preserve"> </w:t>
      </w:r>
      <w:r>
        <w:t>follow</w:t>
      </w:r>
      <w:r>
        <w:rPr>
          <w:spacing w:val="-11"/>
        </w:rPr>
        <w:t xml:space="preserve"> </w:t>
      </w:r>
      <w:r>
        <w:t>the</w:t>
      </w:r>
      <w:r>
        <w:rPr>
          <w:spacing w:val="-10"/>
        </w:rPr>
        <w:t xml:space="preserve"> </w:t>
      </w:r>
      <w:r>
        <w:t>formatting</w:t>
      </w:r>
      <w:r>
        <w:rPr>
          <w:spacing w:val="-11"/>
        </w:rPr>
        <w:t xml:space="preserve"> </w:t>
      </w:r>
      <w:r>
        <w:t>conventions</w:t>
      </w:r>
      <w:r>
        <w:rPr>
          <w:spacing w:val="-11"/>
        </w:rPr>
        <w:t xml:space="preserve"> </w:t>
      </w:r>
      <w:r>
        <w:t>(but</w:t>
      </w:r>
      <w:r>
        <w:rPr>
          <w:spacing w:val="-11"/>
        </w:rPr>
        <w:t xml:space="preserve"> </w:t>
      </w:r>
      <w:r>
        <w:t>not</w:t>
      </w:r>
      <w:r>
        <w:rPr>
          <w:spacing w:val="-11"/>
        </w:rPr>
        <w:t xml:space="preserve"> </w:t>
      </w:r>
      <w:r>
        <w:t>necessar- ily</w:t>
      </w:r>
      <w:r>
        <w:rPr>
          <w:spacing w:val="-4"/>
        </w:rPr>
        <w:t xml:space="preserve"> </w:t>
      </w:r>
      <w:r>
        <w:t>the</w:t>
      </w:r>
      <w:r>
        <w:rPr>
          <w:spacing w:val="-4"/>
        </w:rPr>
        <w:t xml:space="preserve"> </w:t>
      </w:r>
      <w:r>
        <w:t>recommended</w:t>
      </w:r>
      <w:r>
        <w:rPr>
          <w:spacing w:val="-4"/>
        </w:rPr>
        <w:t xml:space="preserve"> </w:t>
      </w:r>
      <w:r>
        <w:t>abbreviations)</w:t>
      </w:r>
      <w:r>
        <w:rPr>
          <w:spacing w:val="-4"/>
        </w:rPr>
        <w:t xml:space="preserve"> </w:t>
      </w:r>
      <w:r>
        <w:t>of</w:t>
      </w:r>
      <w:r>
        <w:rPr>
          <w:spacing w:val="-3"/>
        </w:rPr>
        <w:t xml:space="preserve"> </w:t>
      </w:r>
      <w:r>
        <w:t>the</w:t>
      </w:r>
      <w:r>
        <w:rPr>
          <w:spacing w:val="-4"/>
        </w:rPr>
        <w:t xml:space="preserve"> </w:t>
      </w:r>
      <w:r>
        <w:t>Leipzig</w:t>
      </w:r>
      <w:r>
        <w:rPr>
          <w:spacing w:val="-4"/>
        </w:rPr>
        <w:t xml:space="preserve"> </w:t>
      </w:r>
      <w:r>
        <w:t>Glossing</w:t>
      </w:r>
      <w:r>
        <w:rPr>
          <w:spacing w:val="-4"/>
        </w:rPr>
        <w:t xml:space="preserve"> </w:t>
      </w:r>
      <w:r>
        <w:t>Rules</w:t>
      </w:r>
      <w:r>
        <w:rPr>
          <w:spacing w:val="-4"/>
        </w:rPr>
        <w:t xml:space="preserve"> </w:t>
      </w:r>
      <w:r>
        <w:t>(Bickel,</w:t>
      </w:r>
      <w:r>
        <w:rPr>
          <w:spacing w:val="-3"/>
        </w:rPr>
        <w:t xml:space="preserve"> </w:t>
      </w:r>
      <w:r>
        <w:t>Comrie</w:t>
      </w:r>
      <w:r>
        <w:rPr>
          <w:spacing w:val="-4"/>
        </w:rPr>
        <w:t xml:space="preserve"> </w:t>
      </w:r>
      <w:r>
        <w:t>&amp;</w:t>
      </w:r>
      <w:r>
        <w:rPr>
          <w:spacing w:val="-4"/>
        </w:rPr>
        <w:t xml:space="preserve"> </w:t>
      </w:r>
      <w:r>
        <w:t xml:space="preserve">Haspel- math </w:t>
      </w:r>
      <w:hyperlink w:anchor="_bookmark258" w:history="1">
        <w:r>
          <w:rPr>
            <w:color w:val="007FFF"/>
          </w:rPr>
          <w:t>2015</w:t>
        </w:r>
      </w:hyperlink>
      <w:r>
        <w:t>). The source of each example is always provided after the example</w:t>
      </w:r>
      <w:r>
        <w:rPr>
          <w:spacing w:val="-24"/>
        </w:rPr>
        <w:t xml:space="preserve"> </w:t>
      </w:r>
      <w:r>
        <w:t>itself.</w:t>
      </w:r>
    </w:p>
    <w:p w:rsidR="00DD7756" w:rsidRDefault="00DD7756">
      <w:pPr>
        <w:spacing w:line="420" w:lineRule="auto"/>
        <w:jc w:val="both"/>
        <w:sectPr w:rsidR="00DD7756">
          <w:pgSz w:w="12240" w:h="15840"/>
          <w:pgMar w:top="1500" w:right="900" w:bottom="1040" w:left="1680" w:header="0" w:footer="856" w:gutter="0"/>
          <w:cols w:space="720"/>
        </w:sectPr>
      </w:pPr>
    </w:p>
    <w:p w:rsidR="00DD7756" w:rsidRDefault="00AD1397">
      <w:pPr>
        <w:pStyle w:val="Heading3"/>
        <w:spacing w:before="105"/>
        <w:ind w:left="120" w:firstLine="0"/>
        <w:rPr>
          <w:b/>
        </w:rPr>
      </w:pPr>
      <w:bookmarkStart w:id="21" w:name="_bookmark12"/>
      <w:bookmarkEnd w:id="21"/>
      <w:r>
        <w:rPr>
          <w:b/>
        </w:rPr>
        <w:lastRenderedPageBreak/>
        <w:t>Prose</w:t>
      </w:r>
    </w:p>
    <w:p w:rsidR="00DD7756" w:rsidRDefault="00DD7756">
      <w:pPr>
        <w:pStyle w:val="BodyText"/>
        <w:spacing w:before="7"/>
        <w:rPr>
          <w:b/>
          <w:sz w:val="30"/>
        </w:rPr>
      </w:pPr>
    </w:p>
    <w:p w:rsidR="00DD7756" w:rsidRDefault="00AD1397">
      <w:pPr>
        <w:pStyle w:val="BodyText"/>
        <w:spacing w:line="420" w:lineRule="auto"/>
        <w:ind w:left="120" w:right="533"/>
        <w:jc w:val="both"/>
      </w:pPr>
      <w:r>
        <w:t xml:space="preserve">It is increasingly common in typological studies to write language-particular terms and </w:t>
      </w:r>
      <w:r>
        <w:rPr>
          <w:spacing w:val="-3"/>
        </w:rPr>
        <w:t xml:space="preserve">cat- </w:t>
      </w:r>
      <w:r>
        <w:t>egories with an initial capital letter, and to write terms that refer to language-general or semantic/functional</w:t>
      </w:r>
      <w:r>
        <w:rPr>
          <w:spacing w:val="-13"/>
        </w:rPr>
        <w:t xml:space="preserve"> </w:t>
      </w:r>
      <w:r>
        <w:t>concepts</w:t>
      </w:r>
      <w:r>
        <w:rPr>
          <w:spacing w:val="-12"/>
        </w:rPr>
        <w:t xml:space="preserve"> </w:t>
      </w:r>
      <w:r>
        <w:t>(e.g.</w:t>
      </w:r>
      <w:r>
        <w:rPr>
          <w:spacing w:val="11"/>
        </w:rPr>
        <w:t xml:space="preserve"> </w:t>
      </w:r>
      <w:r>
        <w:t>the</w:t>
      </w:r>
      <w:r>
        <w:rPr>
          <w:spacing w:val="-13"/>
        </w:rPr>
        <w:t xml:space="preserve"> </w:t>
      </w:r>
      <w:r>
        <w:t>crosslinguistic</w:t>
      </w:r>
      <w:r>
        <w:rPr>
          <w:spacing w:val="-13"/>
        </w:rPr>
        <w:t xml:space="preserve"> </w:t>
      </w:r>
      <w:r>
        <w:t>notion</w:t>
      </w:r>
      <w:r>
        <w:rPr>
          <w:spacing w:val="-12"/>
        </w:rPr>
        <w:t xml:space="preserve"> </w:t>
      </w:r>
      <w:r>
        <w:t>of</w:t>
      </w:r>
      <w:r>
        <w:rPr>
          <w:spacing w:val="-12"/>
        </w:rPr>
        <w:t xml:space="preserve"> </w:t>
      </w:r>
      <w:r>
        <w:t>subject)</w:t>
      </w:r>
      <w:r>
        <w:rPr>
          <w:spacing w:val="-13"/>
        </w:rPr>
        <w:t xml:space="preserve"> </w:t>
      </w:r>
      <w:r>
        <w:t>in</w:t>
      </w:r>
      <w:r>
        <w:rPr>
          <w:spacing w:val="-12"/>
        </w:rPr>
        <w:t xml:space="preserve"> </w:t>
      </w:r>
      <w:r>
        <w:t>lowercase</w:t>
      </w:r>
      <w:r>
        <w:rPr>
          <w:spacing w:val="-13"/>
        </w:rPr>
        <w:t xml:space="preserve"> </w:t>
      </w:r>
      <w:r>
        <w:t xml:space="preserve">(Comrie </w:t>
      </w:r>
      <w:hyperlink w:anchor="_bookmark281" w:history="1">
        <w:r>
          <w:rPr>
            <w:color w:val="007FFF"/>
          </w:rPr>
          <w:t>1976</w:t>
        </w:r>
      </w:hyperlink>
      <w:r>
        <w:t xml:space="preserve">: 10; Bybee </w:t>
      </w:r>
      <w:hyperlink w:anchor="_bookmark271" w:history="1">
        <w:r>
          <w:rPr>
            <w:color w:val="007FFF"/>
          </w:rPr>
          <w:t>1985</w:t>
        </w:r>
      </w:hyperlink>
      <w:r>
        <w:t xml:space="preserve">: 47 (fn. 3), 141; Croft </w:t>
      </w:r>
      <w:hyperlink w:anchor="_bookmark290" w:history="1">
        <w:r>
          <w:rPr>
            <w:color w:val="007FFF"/>
          </w:rPr>
          <w:t>2000</w:t>
        </w:r>
      </w:hyperlink>
      <w:r>
        <w:t xml:space="preserve">: 66; Haspelmath </w:t>
      </w:r>
      <w:hyperlink w:anchor="_bookmark358" w:history="1">
        <w:r>
          <w:rPr>
            <w:color w:val="007FFF"/>
          </w:rPr>
          <w:t>2010a</w:t>
        </w:r>
      </w:hyperlink>
      <w:r>
        <w:t xml:space="preserve">: 674; Croft </w:t>
      </w:r>
      <w:hyperlink w:anchor="_bookmark296" w:history="1">
        <w:r>
          <w:rPr>
            <w:color w:val="007FFF"/>
          </w:rPr>
          <w:t>2014</w:t>
        </w:r>
      </w:hyperlink>
      <w:r>
        <w:t xml:space="preserve">: 535). For example, the English Participle suffix </w:t>
      </w:r>
      <w:r>
        <w:rPr>
          <w:i/>
        </w:rPr>
        <w:t xml:space="preserve">‑ing </w:t>
      </w:r>
      <w:r>
        <w:t>is, obviously, specific to English, and does</w:t>
      </w:r>
      <w:r>
        <w:rPr>
          <w:spacing w:val="-31"/>
        </w:rPr>
        <w:t xml:space="preserve"> </w:t>
      </w:r>
      <w:r>
        <w:t>not exist</w:t>
      </w:r>
      <w:r>
        <w:rPr>
          <w:spacing w:val="-7"/>
        </w:rPr>
        <w:t xml:space="preserve"> </w:t>
      </w:r>
      <w:r>
        <w:t>in</w:t>
      </w:r>
      <w:r>
        <w:rPr>
          <w:spacing w:val="-6"/>
        </w:rPr>
        <w:t xml:space="preserve"> </w:t>
      </w:r>
      <w:r>
        <w:t>any</w:t>
      </w:r>
      <w:r>
        <w:rPr>
          <w:spacing w:val="-5"/>
        </w:rPr>
        <w:t xml:space="preserve"> </w:t>
      </w:r>
      <w:r>
        <w:t>other</w:t>
      </w:r>
      <w:r>
        <w:rPr>
          <w:spacing w:val="-6"/>
        </w:rPr>
        <w:t xml:space="preserve"> </w:t>
      </w:r>
      <w:r>
        <w:t>language;</w:t>
      </w:r>
      <w:r>
        <w:rPr>
          <w:spacing w:val="-5"/>
        </w:rPr>
        <w:t xml:space="preserve"> </w:t>
      </w:r>
      <w:r>
        <w:t>therefore</w:t>
      </w:r>
      <w:r>
        <w:rPr>
          <w:spacing w:val="-7"/>
        </w:rPr>
        <w:t xml:space="preserve"> </w:t>
      </w:r>
      <w:r>
        <w:t>it</w:t>
      </w:r>
      <w:r>
        <w:rPr>
          <w:spacing w:val="-5"/>
        </w:rPr>
        <w:t xml:space="preserve"> </w:t>
      </w:r>
      <w:r>
        <w:t>is</w:t>
      </w:r>
      <w:r>
        <w:rPr>
          <w:spacing w:val="-6"/>
        </w:rPr>
        <w:t xml:space="preserve"> </w:t>
      </w:r>
      <w:r>
        <w:t>capitalized</w:t>
      </w:r>
      <w:r>
        <w:rPr>
          <w:spacing w:val="-5"/>
        </w:rPr>
        <w:t xml:space="preserve"> </w:t>
      </w:r>
      <w:r>
        <w:t>and</w:t>
      </w:r>
      <w:r>
        <w:rPr>
          <w:spacing w:val="-6"/>
        </w:rPr>
        <w:t xml:space="preserve"> </w:t>
      </w:r>
      <w:r>
        <w:t>written</w:t>
      </w:r>
      <w:r>
        <w:rPr>
          <w:spacing w:val="-5"/>
        </w:rPr>
        <w:t xml:space="preserve"> </w:t>
      </w:r>
      <w:r>
        <w:t>as</w:t>
      </w:r>
      <w:r>
        <w:rPr>
          <w:spacing w:val="-10"/>
        </w:rPr>
        <w:t xml:space="preserve"> </w:t>
      </w:r>
      <w:r>
        <w:rPr>
          <w:i/>
        </w:rPr>
        <w:t>Participle</w:t>
      </w:r>
      <w:r>
        <w:t>.</w:t>
      </w:r>
      <w:r>
        <w:rPr>
          <w:spacing w:val="15"/>
        </w:rPr>
        <w:t xml:space="preserve"> </w:t>
      </w:r>
      <w:r>
        <w:t>If,</w:t>
      </w:r>
      <w:r>
        <w:rPr>
          <w:spacing w:val="-6"/>
        </w:rPr>
        <w:t xml:space="preserve"> </w:t>
      </w:r>
      <w:r>
        <w:rPr>
          <w:spacing w:val="-3"/>
        </w:rPr>
        <w:t>however,</w:t>
      </w:r>
      <w:r>
        <w:rPr>
          <w:spacing w:val="-5"/>
        </w:rPr>
        <w:t xml:space="preserve"> </w:t>
      </w:r>
      <w:r>
        <w:t>a writer is discussing the category of participles generally and crosslinguistically, not specific to</w:t>
      </w:r>
      <w:r>
        <w:rPr>
          <w:spacing w:val="-4"/>
        </w:rPr>
        <w:t xml:space="preserve"> </w:t>
      </w:r>
      <w:r>
        <w:t>any</w:t>
      </w:r>
      <w:r>
        <w:rPr>
          <w:spacing w:val="-4"/>
        </w:rPr>
        <w:t xml:space="preserve"> </w:t>
      </w:r>
      <w:r>
        <w:t>particular</w:t>
      </w:r>
      <w:r>
        <w:rPr>
          <w:spacing w:val="-4"/>
        </w:rPr>
        <w:t xml:space="preserve"> </w:t>
      </w:r>
      <w:r>
        <w:t>language,</w:t>
      </w:r>
      <w:r>
        <w:rPr>
          <w:spacing w:val="-4"/>
        </w:rPr>
        <w:t xml:space="preserve"> </w:t>
      </w:r>
      <w:r>
        <w:t>the</w:t>
      </w:r>
      <w:r>
        <w:rPr>
          <w:spacing w:val="-4"/>
        </w:rPr>
        <w:t xml:space="preserve"> </w:t>
      </w:r>
      <w:r>
        <w:t>term</w:t>
      </w:r>
      <w:r>
        <w:rPr>
          <w:spacing w:val="-4"/>
        </w:rPr>
        <w:t xml:space="preserve"> </w:t>
      </w:r>
      <w:r>
        <w:t>is</w:t>
      </w:r>
      <w:r>
        <w:rPr>
          <w:spacing w:val="-4"/>
        </w:rPr>
        <w:t xml:space="preserve"> </w:t>
      </w:r>
      <w:r>
        <w:t>written</w:t>
      </w:r>
      <w:r>
        <w:rPr>
          <w:spacing w:val="-4"/>
        </w:rPr>
        <w:t xml:space="preserve"> </w:t>
      </w:r>
      <w:r>
        <w:t>in</w:t>
      </w:r>
      <w:r>
        <w:rPr>
          <w:spacing w:val="-5"/>
        </w:rPr>
        <w:t xml:space="preserve"> </w:t>
      </w:r>
      <w:r>
        <w:t>lowercase</w:t>
      </w:r>
      <w:r>
        <w:rPr>
          <w:spacing w:val="-4"/>
        </w:rPr>
        <w:t xml:space="preserve"> </w:t>
      </w:r>
      <w:r>
        <w:t>as</w:t>
      </w:r>
      <w:r>
        <w:rPr>
          <w:spacing w:val="-8"/>
        </w:rPr>
        <w:t xml:space="preserve"> </w:t>
      </w:r>
      <w:r>
        <w:rPr>
          <w:i/>
        </w:rPr>
        <w:t>participle</w:t>
      </w:r>
      <w:r>
        <w:t>.</w:t>
      </w:r>
      <w:r>
        <w:rPr>
          <w:spacing w:val="15"/>
        </w:rPr>
        <w:t xml:space="preserve"> </w:t>
      </w:r>
      <w:r>
        <w:t>I</w:t>
      </w:r>
      <w:r>
        <w:rPr>
          <w:spacing w:val="-4"/>
        </w:rPr>
        <w:t xml:space="preserve"> </w:t>
      </w:r>
      <w:r>
        <w:t>follow</w:t>
      </w:r>
      <w:r>
        <w:rPr>
          <w:spacing w:val="-5"/>
        </w:rPr>
        <w:t xml:space="preserve"> </w:t>
      </w:r>
      <w:r>
        <w:t>these</w:t>
      </w:r>
      <w:r>
        <w:rPr>
          <w:spacing w:val="-4"/>
        </w:rPr>
        <w:t xml:space="preserve"> </w:t>
      </w:r>
      <w:r>
        <w:t>same capitalization conventions in this</w:t>
      </w:r>
      <w:r>
        <w:rPr>
          <w:spacing w:val="-5"/>
        </w:rPr>
        <w:t xml:space="preserve"> </w:t>
      </w:r>
      <w:r>
        <w:t>thesis.</w:t>
      </w:r>
    </w:p>
    <w:p w:rsidR="00DD7756" w:rsidRDefault="00DD7756">
      <w:pPr>
        <w:pStyle w:val="BodyText"/>
        <w:spacing w:before="9"/>
        <w:rPr>
          <w:sz w:val="35"/>
        </w:rPr>
      </w:pPr>
    </w:p>
    <w:p w:rsidR="00DD7756" w:rsidRDefault="00AD1397">
      <w:pPr>
        <w:pStyle w:val="Heading3"/>
        <w:ind w:left="120" w:firstLine="0"/>
        <w:rPr>
          <w:b/>
        </w:rPr>
      </w:pPr>
      <w:r>
        <w:rPr>
          <w:b/>
        </w:rPr>
        <w:t>Quotations</w:t>
      </w:r>
    </w:p>
    <w:p w:rsidR="00DD7756" w:rsidRDefault="00DD7756">
      <w:pPr>
        <w:pStyle w:val="BodyText"/>
        <w:spacing w:before="7"/>
        <w:rPr>
          <w:b/>
          <w:sz w:val="30"/>
        </w:rPr>
      </w:pPr>
    </w:p>
    <w:p w:rsidR="00DD7756" w:rsidRDefault="00AD1397">
      <w:pPr>
        <w:pStyle w:val="BodyText"/>
        <w:spacing w:before="1" w:line="420" w:lineRule="auto"/>
        <w:ind w:left="120" w:right="537"/>
        <w:jc w:val="both"/>
      </w:pPr>
      <w:r>
        <w:t>Within</w:t>
      </w:r>
      <w:r>
        <w:rPr>
          <w:spacing w:val="-5"/>
        </w:rPr>
        <w:t xml:space="preserve"> </w:t>
      </w:r>
      <w:r>
        <w:t>quotations,</w:t>
      </w:r>
      <w:r>
        <w:rPr>
          <w:spacing w:val="-5"/>
        </w:rPr>
        <w:t xml:space="preserve"> </w:t>
      </w:r>
      <w:r>
        <w:rPr>
          <w:i/>
        </w:rPr>
        <w:t>italics</w:t>
      </w:r>
      <w:r>
        <w:rPr>
          <w:i/>
          <w:spacing w:val="2"/>
        </w:rPr>
        <w:t xml:space="preserve"> </w:t>
      </w:r>
      <w:r>
        <w:t>indicate</w:t>
      </w:r>
      <w:r>
        <w:rPr>
          <w:spacing w:val="-5"/>
        </w:rPr>
        <w:t xml:space="preserve"> </w:t>
      </w:r>
      <w:r>
        <w:t>emphasis</w:t>
      </w:r>
      <w:r>
        <w:rPr>
          <w:spacing w:val="-4"/>
        </w:rPr>
        <w:t xml:space="preserve"> </w:t>
      </w:r>
      <w:r>
        <w:t>in</w:t>
      </w:r>
      <w:r>
        <w:rPr>
          <w:spacing w:val="-5"/>
        </w:rPr>
        <w:t xml:space="preserve"> </w:t>
      </w:r>
      <w:r>
        <w:t>the</w:t>
      </w:r>
      <w:r>
        <w:rPr>
          <w:spacing w:val="-4"/>
        </w:rPr>
        <w:t xml:space="preserve"> </w:t>
      </w:r>
      <w:r>
        <w:t>original,</w:t>
      </w:r>
      <w:r>
        <w:rPr>
          <w:spacing w:val="-4"/>
        </w:rPr>
        <w:t xml:space="preserve"> </w:t>
      </w:r>
      <w:r>
        <w:t>while</w:t>
      </w:r>
      <w:r>
        <w:rPr>
          <w:spacing w:val="-5"/>
        </w:rPr>
        <w:t xml:space="preserve"> </w:t>
      </w:r>
      <w:r>
        <w:rPr>
          <w:b/>
        </w:rPr>
        <w:t>boldface</w:t>
      </w:r>
      <w:r>
        <w:rPr>
          <w:b/>
          <w:spacing w:val="-5"/>
        </w:rPr>
        <w:t xml:space="preserve"> </w:t>
      </w:r>
      <w:r>
        <w:t>indicates</w:t>
      </w:r>
      <w:r>
        <w:rPr>
          <w:spacing w:val="-4"/>
        </w:rPr>
        <w:t xml:space="preserve"> </w:t>
      </w:r>
      <w:r>
        <w:t>my</w:t>
      </w:r>
      <w:r>
        <w:rPr>
          <w:spacing w:val="-5"/>
        </w:rPr>
        <w:t xml:space="preserve"> </w:t>
      </w:r>
      <w:r>
        <w:t>em- phasis.</w:t>
      </w:r>
    </w:p>
    <w:p w:rsidR="00DD7756" w:rsidRDefault="00DD7756">
      <w:pPr>
        <w:spacing w:line="420" w:lineRule="auto"/>
        <w:jc w:val="both"/>
        <w:sectPr w:rsidR="00DD7756">
          <w:pgSz w:w="12240" w:h="15840"/>
          <w:pgMar w:top="1500" w:right="9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2"/>
        <w:rPr>
          <w:sz w:val="22"/>
        </w:rPr>
      </w:pPr>
    </w:p>
    <w:p w:rsidR="00DD7756" w:rsidRDefault="00AD1397">
      <w:pPr>
        <w:pStyle w:val="Heading1"/>
        <w:rPr>
          <w:b/>
        </w:rPr>
      </w:pPr>
      <w:bookmarkStart w:id="22" w:name="1_Introduction"/>
      <w:bookmarkStart w:id="23" w:name="_bookmark13"/>
      <w:bookmarkEnd w:id="22"/>
      <w:bookmarkEnd w:id="23"/>
      <w:r>
        <w:rPr>
          <w:b/>
        </w:rPr>
        <w:t>Chapter 1</w:t>
      </w:r>
    </w:p>
    <w:p w:rsidR="00DD7756" w:rsidRDefault="00DD7756">
      <w:pPr>
        <w:pStyle w:val="BodyText"/>
        <w:spacing w:before="8"/>
        <w:rPr>
          <w:b/>
          <w:sz w:val="72"/>
        </w:rPr>
      </w:pPr>
    </w:p>
    <w:p w:rsidR="00DD7756" w:rsidRDefault="00AD1397">
      <w:pPr>
        <w:spacing w:before="1"/>
        <w:ind w:left="120"/>
        <w:rPr>
          <w:b/>
          <w:sz w:val="49"/>
        </w:rPr>
      </w:pPr>
      <w:r>
        <w:rPr>
          <w:b/>
          <w:sz w:val="49"/>
        </w:rPr>
        <w:t>Introduction</w:t>
      </w:r>
    </w:p>
    <w:p w:rsidR="00DD7756" w:rsidRDefault="00DD7756">
      <w:pPr>
        <w:pStyle w:val="BodyText"/>
        <w:rPr>
          <w:b/>
          <w:sz w:val="56"/>
        </w:rPr>
      </w:pPr>
    </w:p>
    <w:p w:rsidR="00DD7756" w:rsidRDefault="00DD7756">
      <w:pPr>
        <w:pStyle w:val="BodyText"/>
        <w:spacing w:before="10"/>
        <w:rPr>
          <w:b/>
          <w:sz w:val="57"/>
        </w:rPr>
      </w:pPr>
    </w:p>
    <w:p w:rsidR="00DD7756" w:rsidRDefault="00AD1397">
      <w:pPr>
        <w:spacing w:line="259" w:lineRule="auto"/>
        <w:ind w:left="717" w:right="1131"/>
        <w:jc w:val="both"/>
      </w:pPr>
      <w:r>
        <w:t>This chapter motivates the need for research on lexical flexibility by situating it within broader concerns regarding linguistic categories more generally, and categories in hu- man cognition. The specific problem addressed is our lack of understanding regarding what lexical flexibility looks like, and how it varies across languages. This thesis con- tributes</w:t>
      </w:r>
      <w:r>
        <w:rPr>
          <w:spacing w:val="-25"/>
        </w:rPr>
        <w:t xml:space="preserve"> </w:t>
      </w:r>
      <w:r>
        <w:t>to</w:t>
      </w:r>
      <w:r>
        <w:rPr>
          <w:spacing w:val="-24"/>
        </w:rPr>
        <w:t xml:space="preserve"> </w:t>
      </w:r>
      <w:r>
        <w:t>answering</w:t>
      </w:r>
      <w:r>
        <w:rPr>
          <w:spacing w:val="-24"/>
        </w:rPr>
        <w:t xml:space="preserve"> </w:t>
      </w:r>
      <w:r>
        <w:t>these</w:t>
      </w:r>
      <w:r>
        <w:rPr>
          <w:spacing w:val="-24"/>
        </w:rPr>
        <w:t xml:space="preserve"> </w:t>
      </w:r>
      <w:r>
        <w:t>questions</w:t>
      </w:r>
      <w:r>
        <w:rPr>
          <w:spacing w:val="-24"/>
        </w:rPr>
        <w:t xml:space="preserve"> </w:t>
      </w:r>
      <w:r>
        <w:t>via</w:t>
      </w:r>
      <w:r>
        <w:rPr>
          <w:spacing w:val="-24"/>
        </w:rPr>
        <w:t xml:space="preserve"> </w:t>
      </w:r>
      <w:r>
        <w:t>a</w:t>
      </w:r>
      <w:r>
        <w:rPr>
          <w:spacing w:val="-24"/>
        </w:rPr>
        <w:t xml:space="preserve"> </w:t>
      </w:r>
      <w:r>
        <w:t>quantitative</w:t>
      </w:r>
      <w:r>
        <w:rPr>
          <w:spacing w:val="-24"/>
        </w:rPr>
        <w:t xml:space="preserve"> </w:t>
      </w:r>
      <w:r>
        <w:t>corpus-based</w:t>
      </w:r>
      <w:r>
        <w:rPr>
          <w:spacing w:val="-24"/>
        </w:rPr>
        <w:t xml:space="preserve"> </w:t>
      </w:r>
      <w:r>
        <w:t>study</w:t>
      </w:r>
      <w:r>
        <w:rPr>
          <w:spacing w:val="-24"/>
        </w:rPr>
        <w:t xml:space="preserve"> </w:t>
      </w:r>
      <w:r>
        <w:t>of</w:t>
      </w:r>
      <w:r>
        <w:rPr>
          <w:spacing w:val="-24"/>
        </w:rPr>
        <w:t xml:space="preserve"> </w:t>
      </w:r>
      <w:r>
        <w:t>lexical</w:t>
      </w:r>
      <w:r>
        <w:rPr>
          <w:spacing w:val="-25"/>
        </w:rPr>
        <w:t xml:space="preserve"> </w:t>
      </w:r>
      <w:r>
        <w:t>flex- ibility</w:t>
      </w:r>
      <w:r>
        <w:rPr>
          <w:spacing w:val="-20"/>
        </w:rPr>
        <w:t xml:space="preserve"> </w:t>
      </w:r>
      <w:r>
        <w:t>in</w:t>
      </w:r>
      <w:r>
        <w:rPr>
          <w:spacing w:val="-19"/>
        </w:rPr>
        <w:t xml:space="preserve"> </w:t>
      </w:r>
      <w:r>
        <w:t>English</w:t>
      </w:r>
      <w:r>
        <w:rPr>
          <w:spacing w:val="-19"/>
        </w:rPr>
        <w:t xml:space="preserve"> </w:t>
      </w:r>
      <w:r>
        <w:t>(Indo-European</w:t>
      </w:r>
      <w:r>
        <w:rPr>
          <w:spacing w:val="-19"/>
        </w:rPr>
        <w:t xml:space="preserve"> </w:t>
      </w:r>
      <w:r>
        <w:t>&gt;</w:t>
      </w:r>
      <w:r>
        <w:rPr>
          <w:spacing w:val="-20"/>
        </w:rPr>
        <w:t xml:space="preserve"> </w:t>
      </w:r>
      <w:r>
        <w:t>Germanic)</w:t>
      </w:r>
      <w:r>
        <w:rPr>
          <w:spacing w:val="-19"/>
        </w:rPr>
        <w:t xml:space="preserve"> </w:t>
      </w:r>
      <w:r>
        <w:t>and</w:t>
      </w:r>
      <w:r>
        <w:rPr>
          <w:spacing w:val="-19"/>
        </w:rPr>
        <w:t xml:space="preserve"> </w:t>
      </w:r>
      <w:r>
        <w:t>Nuuchahnulth</w:t>
      </w:r>
      <w:r>
        <w:rPr>
          <w:spacing w:val="-20"/>
        </w:rPr>
        <w:t xml:space="preserve"> </w:t>
      </w:r>
      <w:r>
        <w:t>(Wakashan</w:t>
      </w:r>
      <w:r>
        <w:rPr>
          <w:spacing w:val="-19"/>
        </w:rPr>
        <w:t xml:space="preserve"> </w:t>
      </w:r>
      <w:r>
        <w:t>&gt;</w:t>
      </w:r>
      <w:r>
        <w:rPr>
          <w:spacing w:val="-18"/>
        </w:rPr>
        <w:t xml:space="preserve"> </w:t>
      </w:r>
      <w:r>
        <w:t>Southern Wakashan). I analyze approximately 400,000 tokens of English and 9,000 tokens of Nu- uchahnulth for their discourse function to determine the overall prevalence of lexical flexibility in these languages. This is the first study to examine lexical flexibility using natural</w:t>
      </w:r>
      <w:r>
        <w:rPr>
          <w:spacing w:val="-13"/>
        </w:rPr>
        <w:t xml:space="preserve"> </w:t>
      </w:r>
      <w:r>
        <w:t>discourse</w:t>
      </w:r>
      <w:r>
        <w:rPr>
          <w:spacing w:val="-12"/>
        </w:rPr>
        <w:t xml:space="preserve"> </w:t>
      </w:r>
      <w:r>
        <w:t>data</w:t>
      </w:r>
      <w:r>
        <w:rPr>
          <w:spacing w:val="-12"/>
        </w:rPr>
        <w:t xml:space="preserve"> </w:t>
      </w:r>
      <w:r>
        <w:t>from</w:t>
      </w:r>
      <w:r>
        <w:rPr>
          <w:spacing w:val="-14"/>
        </w:rPr>
        <w:t xml:space="preserve"> </w:t>
      </w:r>
      <w:r>
        <w:t>corpora.</w:t>
      </w:r>
      <w:r>
        <w:rPr>
          <w:spacing w:val="6"/>
        </w:rPr>
        <w:t xml:space="preserve"> </w:t>
      </w:r>
      <w:r>
        <w:t>This</w:t>
      </w:r>
      <w:r>
        <w:rPr>
          <w:spacing w:val="-12"/>
        </w:rPr>
        <w:t xml:space="preserve"> </w:t>
      </w:r>
      <w:r>
        <w:t>chapter</w:t>
      </w:r>
      <w:r>
        <w:rPr>
          <w:spacing w:val="-12"/>
        </w:rPr>
        <w:t xml:space="preserve"> </w:t>
      </w:r>
      <w:r>
        <w:t>provides</w:t>
      </w:r>
      <w:r>
        <w:rPr>
          <w:spacing w:val="-13"/>
        </w:rPr>
        <w:t xml:space="preserve"> </w:t>
      </w:r>
      <w:r>
        <w:t>an</w:t>
      </w:r>
      <w:r>
        <w:rPr>
          <w:spacing w:val="-13"/>
        </w:rPr>
        <w:t xml:space="preserve"> </w:t>
      </w:r>
      <w:r>
        <w:t>overview</w:t>
      </w:r>
      <w:r>
        <w:rPr>
          <w:spacing w:val="-12"/>
        </w:rPr>
        <w:t xml:space="preserve"> </w:t>
      </w:r>
      <w:r>
        <w:t>of</w:t>
      </w:r>
      <w:r>
        <w:rPr>
          <w:spacing w:val="-12"/>
        </w:rPr>
        <w:t xml:space="preserve"> </w:t>
      </w:r>
      <w:r>
        <w:t>the</w:t>
      </w:r>
      <w:r>
        <w:rPr>
          <w:spacing w:val="-13"/>
        </w:rPr>
        <w:t xml:space="preserve"> </w:t>
      </w:r>
      <w:r>
        <w:t>thesis,</w:t>
      </w:r>
      <w:r>
        <w:rPr>
          <w:spacing w:val="-11"/>
        </w:rPr>
        <w:t xml:space="preserve"> </w:t>
      </w:r>
      <w:r>
        <w:t>in- cluding the specific research questions addressed, the data and methods used, a</w:t>
      </w:r>
      <w:r>
        <w:rPr>
          <w:spacing w:val="-26"/>
        </w:rPr>
        <w:t xml:space="preserve"> </w:t>
      </w:r>
      <w:r>
        <w:t>concise summary of the results, and a preview of the</w:t>
      </w:r>
      <w:r>
        <w:rPr>
          <w:spacing w:val="-16"/>
        </w:rPr>
        <w:t xml:space="preserve"> </w:t>
      </w:r>
      <w:r>
        <w:t>conclusions.</w:t>
      </w:r>
    </w:p>
    <w:p w:rsidR="00DD7756" w:rsidRDefault="00DD7756">
      <w:pPr>
        <w:pStyle w:val="BodyText"/>
      </w:pPr>
    </w:p>
    <w:p w:rsidR="00DD7756" w:rsidRDefault="00DD7756">
      <w:pPr>
        <w:pStyle w:val="BodyText"/>
      </w:pPr>
    </w:p>
    <w:p w:rsidR="00DD7756" w:rsidRDefault="00AD1397">
      <w:pPr>
        <w:pStyle w:val="Heading2"/>
        <w:numPr>
          <w:ilvl w:val="1"/>
          <w:numId w:val="13"/>
        </w:numPr>
        <w:tabs>
          <w:tab w:val="left" w:pos="885"/>
          <w:tab w:val="left" w:pos="886"/>
        </w:tabs>
        <w:spacing w:before="162"/>
        <w:rPr>
          <w:b/>
        </w:rPr>
      </w:pPr>
      <w:bookmarkStart w:id="24" w:name="1.1_The_&quot;problem&quot;_of_lexical_flexibility"/>
      <w:bookmarkStart w:id="25" w:name="_bookmark14"/>
      <w:bookmarkEnd w:id="24"/>
      <w:bookmarkEnd w:id="25"/>
      <w:r>
        <w:rPr>
          <w:b/>
        </w:rPr>
        <w:t>The “problem” of lexical</w:t>
      </w:r>
      <w:r>
        <w:rPr>
          <w:b/>
          <w:spacing w:val="4"/>
        </w:rPr>
        <w:t xml:space="preserve"> </w:t>
      </w:r>
      <w:r>
        <w:rPr>
          <w:b/>
        </w:rPr>
        <w:t>flexibility</w:t>
      </w:r>
    </w:p>
    <w:p w:rsidR="00DD7756" w:rsidRDefault="00DD7756">
      <w:pPr>
        <w:pStyle w:val="BodyText"/>
        <w:spacing w:before="6"/>
        <w:rPr>
          <w:b/>
          <w:sz w:val="36"/>
        </w:rPr>
      </w:pPr>
    </w:p>
    <w:p w:rsidR="00DD7756" w:rsidRDefault="00AD1397">
      <w:pPr>
        <w:pStyle w:val="BodyText"/>
        <w:spacing w:line="420" w:lineRule="auto"/>
        <w:ind w:left="120" w:right="532"/>
        <w:jc w:val="both"/>
      </w:pPr>
      <w:r>
        <w:rPr>
          <w:spacing w:val="-6"/>
        </w:rPr>
        <w:t>Word</w:t>
      </w:r>
      <w:r>
        <w:rPr>
          <w:spacing w:val="-10"/>
        </w:rPr>
        <w:t xml:space="preserve"> </w:t>
      </w:r>
      <w:r>
        <w:t>classes</w:t>
      </w:r>
      <w:r>
        <w:rPr>
          <w:spacing w:val="-9"/>
        </w:rPr>
        <w:t xml:space="preserve"> </w:t>
      </w:r>
      <w:r>
        <w:t>such</w:t>
      </w:r>
      <w:r>
        <w:rPr>
          <w:spacing w:val="-10"/>
        </w:rPr>
        <w:t xml:space="preserve"> </w:t>
      </w:r>
      <w:r>
        <w:t>as</w:t>
      </w:r>
      <w:r>
        <w:rPr>
          <w:spacing w:val="-9"/>
        </w:rPr>
        <w:t xml:space="preserve"> </w:t>
      </w:r>
      <w:r>
        <w:t>noun,</w:t>
      </w:r>
      <w:r>
        <w:rPr>
          <w:spacing w:val="-9"/>
        </w:rPr>
        <w:t xml:space="preserve"> </w:t>
      </w:r>
      <w:r>
        <w:t>verb,</w:t>
      </w:r>
      <w:r>
        <w:rPr>
          <w:spacing w:val="-8"/>
        </w:rPr>
        <w:t xml:space="preserve"> </w:t>
      </w:r>
      <w:r>
        <w:t>and</w:t>
      </w:r>
      <w:r>
        <w:rPr>
          <w:spacing w:val="-10"/>
        </w:rPr>
        <w:t xml:space="preserve"> </w:t>
      </w:r>
      <w:r>
        <w:t>adjective</w:t>
      </w:r>
      <w:r>
        <w:rPr>
          <w:spacing w:val="-9"/>
        </w:rPr>
        <w:t xml:space="preserve"> </w:t>
      </w:r>
      <w:r>
        <w:t>(traditionally</w:t>
      </w:r>
      <w:r>
        <w:rPr>
          <w:spacing w:val="-10"/>
        </w:rPr>
        <w:t xml:space="preserve"> </w:t>
      </w:r>
      <w:r>
        <w:t>called</w:t>
      </w:r>
      <w:r>
        <w:rPr>
          <w:spacing w:val="-12"/>
        </w:rPr>
        <w:t xml:space="preserve"> </w:t>
      </w:r>
      <w:r>
        <w:rPr>
          <w:i/>
        </w:rPr>
        <w:t>parts</w:t>
      </w:r>
      <w:r>
        <w:rPr>
          <w:i/>
          <w:spacing w:val="-10"/>
        </w:rPr>
        <w:t xml:space="preserve"> </w:t>
      </w:r>
      <w:r>
        <w:rPr>
          <w:i/>
        </w:rPr>
        <w:t>of</w:t>
      </w:r>
      <w:r>
        <w:rPr>
          <w:i/>
          <w:spacing w:val="-9"/>
        </w:rPr>
        <w:t xml:space="preserve"> </w:t>
      </w:r>
      <w:r>
        <w:rPr>
          <w:i/>
        </w:rPr>
        <w:t>speech</w:t>
      </w:r>
      <w:r>
        <w:t>)</w:t>
      </w:r>
      <w:r>
        <w:rPr>
          <w:spacing w:val="-10"/>
        </w:rPr>
        <w:t xml:space="preserve"> </w:t>
      </w:r>
      <w:r>
        <w:t>were</w:t>
      </w:r>
      <w:r>
        <w:rPr>
          <w:spacing w:val="-9"/>
        </w:rPr>
        <w:t xml:space="preserve"> </w:t>
      </w:r>
      <w:r>
        <w:t xml:space="preserve">once thought to be universal, easily identifiable, and easily understood. </w:t>
      </w:r>
      <w:r>
        <w:rPr>
          <w:spacing w:val="-3"/>
        </w:rPr>
        <w:t xml:space="preserve">Today </w:t>
      </w:r>
      <w:r>
        <w:t>they are one of</w:t>
      </w:r>
      <w:r>
        <w:rPr>
          <w:spacing w:val="-15"/>
        </w:rPr>
        <w:t xml:space="preserve"> </w:t>
      </w:r>
      <w:r>
        <w:t>the most</w:t>
      </w:r>
      <w:r>
        <w:rPr>
          <w:spacing w:val="-13"/>
        </w:rPr>
        <w:t xml:space="preserve"> </w:t>
      </w:r>
      <w:r>
        <w:t>controversial</w:t>
      </w:r>
      <w:r>
        <w:rPr>
          <w:spacing w:val="-12"/>
        </w:rPr>
        <w:t xml:space="preserve"> </w:t>
      </w:r>
      <w:r>
        <w:t>and</w:t>
      </w:r>
      <w:r>
        <w:rPr>
          <w:spacing w:val="-12"/>
        </w:rPr>
        <w:t xml:space="preserve"> </w:t>
      </w:r>
      <w:r>
        <w:t>least</w:t>
      </w:r>
      <w:r>
        <w:rPr>
          <w:spacing w:val="-12"/>
        </w:rPr>
        <w:t xml:space="preserve"> </w:t>
      </w:r>
      <w:r>
        <w:t>understood</w:t>
      </w:r>
      <w:r>
        <w:rPr>
          <w:spacing w:val="-12"/>
        </w:rPr>
        <w:t xml:space="preserve"> </w:t>
      </w:r>
      <w:r>
        <w:t>aspects</w:t>
      </w:r>
      <w:r>
        <w:rPr>
          <w:spacing w:val="-12"/>
        </w:rPr>
        <w:t xml:space="preserve"> </w:t>
      </w:r>
      <w:r>
        <w:t>of</w:t>
      </w:r>
      <w:r>
        <w:rPr>
          <w:spacing w:val="-13"/>
        </w:rPr>
        <w:t xml:space="preserve"> </w:t>
      </w:r>
      <w:r>
        <w:t>language.</w:t>
      </w:r>
      <w:r>
        <w:rPr>
          <w:spacing w:val="12"/>
        </w:rPr>
        <w:t xml:space="preserve"> </w:t>
      </w:r>
      <w:r>
        <w:t>While</w:t>
      </w:r>
      <w:r>
        <w:rPr>
          <w:spacing w:val="-13"/>
        </w:rPr>
        <w:t xml:space="preserve"> </w:t>
      </w:r>
      <w:r>
        <w:t>language</w:t>
      </w:r>
      <w:r>
        <w:rPr>
          <w:spacing w:val="-12"/>
        </w:rPr>
        <w:t xml:space="preserve"> </w:t>
      </w:r>
      <w:r>
        <w:t>scientists</w:t>
      </w:r>
      <w:r>
        <w:rPr>
          <w:spacing w:val="-12"/>
        </w:rPr>
        <w:t xml:space="preserve"> </w:t>
      </w:r>
      <w:r>
        <w:t>agree that</w:t>
      </w:r>
      <w:r>
        <w:rPr>
          <w:spacing w:val="-8"/>
        </w:rPr>
        <w:t xml:space="preserve"> </w:t>
      </w:r>
      <w:r>
        <w:t>word</w:t>
      </w:r>
      <w:r>
        <w:rPr>
          <w:spacing w:val="-8"/>
        </w:rPr>
        <w:t xml:space="preserve"> </w:t>
      </w:r>
      <w:r>
        <w:t>classes</w:t>
      </w:r>
      <w:r>
        <w:rPr>
          <w:spacing w:val="-8"/>
        </w:rPr>
        <w:t xml:space="preserve"> </w:t>
      </w:r>
      <w:r>
        <w:t>exist,</w:t>
      </w:r>
      <w:r>
        <w:rPr>
          <w:spacing w:val="-8"/>
        </w:rPr>
        <w:t xml:space="preserve"> </w:t>
      </w:r>
      <w:r>
        <w:t>there</w:t>
      </w:r>
      <w:r>
        <w:rPr>
          <w:spacing w:val="-9"/>
        </w:rPr>
        <w:t xml:space="preserve"> </w:t>
      </w:r>
      <w:r>
        <w:t>is</w:t>
      </w:r>
      <w:r>
        <w:rPr>
          <w:spacing w:val="-8"/>
        </w:rPr>
        <w:t xml:space="preserve"> </w:t>
      </w:r>
      <w:r>
        <w:t>much</w:t>
      </w:r>
      <w:r>
        <w:rPr>
          <w:spacing w:val="-8"/>
        </w:rPr>
        <w:t xml:space="preserve"> </w:t>
      </w:r>
      <w:r>
        <w:t>disagreement</w:t>
      </w:r>
      <w:r>
        <w:rPr>
          <w:spacing w:val="-7"/>
        </w:rPr>
        <w:t xml:space="preserve"> </w:t>
      </w:r>
      <w:r>
        <w:t>as</w:t>
      </w:r>
      <w:r>
        <w:rPr>
          <w:spacing w:val="-8"/>
        </w:rPr>
        <w:t xml:space="preserve"> </w:t>
      </w:r>
      <w:r>
        <w:t>to</w:t>
      </w:r>
      <w:r>
        <w:rPr>
          <w:spacing w:val="-8"/>
        </w:rPr>
        <w:t xml:space="preserve"> </w:t>
      </w:r>
      <w:r>
        <w:t>whether</w:t>
      </w:r>
      <w:r>
        <w:rPr>
          <w:spacing w:val="-8"/>
        </w:rPr>
        <w:t xml:space="preserve"> </w:t>
      </w:r>
      <w:r>
        <w:t>they</w:t>
      </w:r>
      <w:r>
        <w:rPr>
          <w:spacing w:val="-9"/>
        </w:rPr>
        <w:t xml:space="preserve"> </w:t>
      </w:r>
      <w:r>
        <w:t>are</w:t>
      </w:r>
      <w:r>
        <w:rPr>
          <w:spacing w:val="-9"/>
        </w:rPr>
        <w:t xml:space="preserve"> </w:t>
      </w:r>
      <w:r>
        <w:t>categories</w:t>
      </w:r>
      <w:r>
        <w:rPr>
          <w:spacing w:val="-7"/>
        </w:rPr>
        <w:t xml:space="preserve"> </w:t>
      </w:r>
      <w:r>
        <w:t>of</w:t>
      </w:r>
      <w:r>
        <w:rPr>
          <w:spacing w:val="-8"/>
        </w:rPr>
        <w:t xml:space="preserve"> </w:t>
      </w:r>
      <w:r>
        <w:t>indi- vidual</w:t>
      </w:r>
      <w:r>
        <w:rPr>
          <w:spacing w:val="-14"/>
        </w:rPr>
        <w:t xml:space="preserve"> </w:t>
      </w:r>
      <w:r>
        <w:t>languages,</w:t>
      </w:r>
      <w:r>
        <w:rPr>
          <w:spacing w:val="-12"/>
        </w:rPr>
        <w:t xml:space="preserve"> </w:t>
      </w:r>
      <w:r>
        <w:t>categories</w:t>
      </w:r>
      <w:r>
        <w:rPr>
          <w:spacing w:val="-13"/>
        </w:rPr>
        <w:t xml:space="preserve"> </w:t>
      </w:r>
      <w:r>
        <w:t>of</w:t>
      </w:r>
      <w:r>
        <w:rPr>
          <w:spacing w:val="-13"/>
        </w:rPr>
        <w:t xml:space="preserve"> </w:t>
      </w:r>
      <w:r>
        <w:t>language</w:t>
      </w:r>
      <w:r>
        <w:rPr>
          <w:spacing w:val="-14"/>
        </w:rPr>
        <w:t xml:space="preserve"> </w:t>
      </w:r>
      <w:r>
        <w:t>generally,</w:t>
      </w:r>
      <w:r>
        <w:rPr>
          <w:spacing w:val="-12"/>
        </w:rPr>
        <w:t xml:space="preserve"> </w:t>
      </w:r>
      <w:r>
        <w:t>categories</w:t>
      </w:r>
      <w:r>
        <w:rPr>
          <w:spacing w:val="-14"/>
        </w:rPr>
        <w:t xml:space="preserve"> </w:t>
      </w:r>
      <w:r>
        <w:t>of</w:t>
      </w:r>
      <w:r>
        <w:rPr>
          <w:spacing w:val="-13"/>
        </w:rPr>
        <w:t xml:space="preserve"> </w:t>
      </w:r>
      <w:r>
        <w:t>human</w:t>
      </w:r>
      <w:r>
        <w:rPr>
          <w:spacing w:val="-14"/>
        </w:rPr>
        <w:t xml:space="preserve"> </w:t>
      </w:r>
      <w:r>
        <w:t>cognition,</w:t>
      </w:r>
      <w:r>
        <w:rPr>
          <w:spacing w:val="-11"/>
        </w:rPr>
        <w:t xml:space="preserve"> </w:t>
      </w:r>
      <w:r>
        <w:t>categories of</w:t>
      </w:r>
      <w:r>
        <w:rPr>
          <w:spacing w:val="10"/>
        </w:rPr>
        <w:t xml:space="preserve"> </w:t>
      </w:r>
      <w:r>
        <w:t>language</w:t>
      </w:r>
      <w:r>
        <w:rPr>
          <w:spacing w:val="11"/>
        </w:rPr>
        <w:t xml:space="preserve"> </w:t>
      </w:r>
      <w:r>
        <w:t>science,</w:t>
      </w:r>
      <w:r>
        <w:rPr>
          <w:spacing w:val="14"/>
        </w:rPr>
        <w:t xml:space="preserve"> </w:t>
      </w:r>
      <w:r>
        <w:t>or</w:t>
      </w:r>
      <w:r>
        <w:rPr>
          <w:spacing w:val="11"/>
        </w:rPr>
        <w:t xml:space="preserve"> </w:t>
      </w:r>
      <w:r>
        <w:t>some</w:t>
      </w:r>
      <w:r>
        <w:rPr>
          <w:spacing w:val="10"/>
        </w:rPr>
        <w:t xml:space="preserve"> </w:t>
      </w:r>
      <w:r>
        <w:t>combination</w:t>
      </w:r>
      <w:r>
        <w:rPr>
          <w:spacing w:val="11"/>
        </w:rPr>
        <w:t xml:space="preserve"> </w:t>
      </w:r>
      <w:r>
        <w:t>of</w:t>
      </w:r>
      <w:r>
        <w:rPr>
          <w:spacing w:val="10"/>
        </w:rPr>
        <w:t xml:space="preserve"> </w:t>
      </w:r>
      <w:r>
        <w:t>these</w:t>
      </w:r>
      <w:r>
        <w:rPr>
          <w:spacing w:val="11"/>
        </w:rPr>
        <w:t xml:space="preserve"> </w:t>
      </w:r>
      <w:r>
        <w:t>possibilities</w:t>
      </w:r>
      <w:r>
        <w:rPr>
          <w:spacing w:val="11"/>
        </w:rPr>
        <w:t xml:space="preserve"> </w:t>
      </w:r>
      <w:r>
        <w:t>(Mithun</w:t>
      </w:r>
      <w:r>
        <w:rPr>
          <w:spacing w:val="7"/>
        </w:rPr>
        <w:t xml:space="preserve"> </w:t>
      </w:r>
      <w:hyperlink w:anchor="_bookmark423" w:history="1">
        <w:r>
          <w:rPr>
            <w:color w:val="007FFF"/>
          </w:rPr>
          <w:t>2017</w:t>
        </w:r>
      </w:hyperlink>
      <w:r>
        <w:t>:</w:t>
      </w:r>
      <w:r>
        <w:rPr>
          <w:spacing w:val="44"/>
        </w:rPr>
        <w:t xml:space="preserve"> </w:t>
      </w:r>
      <w:r>
        <w:t>166;</w:t>
      </w:r>
      <w:r>
        <w:rPr>
          <w:spacing w:val="17"/>
        </w:rPr>
        <w:t xml:space="preserve"> </w:t>
      </w:r>
      <w:r>
        <w:t>Haspel-</w:t>
      </w:r>
    </w:p>
    <w:p w:rsidR="00DD7756" w:rsidRDefault="00DD7756">
      <w:pPr>
        <w:spacing w:line="420" w:lineRule="auto"/>
        <w:jc w:val="both"/>
        <w:sectPr w:rsidR="00DD7756">
          <w:footerReference w:type="default" r:id="rId23"/>
          <w:pgSz w:w="12240" w:h="15840"/>
          <w:pgMar w:top="1500" w:right="900" w:bottom="1040" w:left="1680" w:header="0" w:footer="856" w:gutter="0"/>
          <w:pgNumType w:start="1"/>
          <w:cols w:space="720"/>
        </w:sectPr>
      </w:pPr>
    </w:p>
    <w:p w:rsidR="00DD7756" w:rsidRDefault="00AD1397">
      <w:pPr>
        <w:pStyle w:val="BodyText"/>
        <w:spacing w:before="104" w:line="420" w:lineRule="auto"/>
        <w:ind w:left="120" w:right="533"/>
        <w:jc w:val="both"/>
      </w:pPr>
      <w:bookmarkStart w:id="26" w:name="_bookmark15"/>
      <w:bookmarkEnd w:id="26"/>
      <w:r>
        <w:lastRenderedPageBreak/>
        <w:t>math</w:t>
      </w:r>
      <w:r>
        <w:rPr>
          <w:spacing w:val="-14"/>
        </w:rPr>
        <w:t xml:space="preserve"> </w:t>
      </w:r>
      <w:hyperlink w:anchor="_bookmark363" w:history="1">
        <w:r>
          <w:rPr>
            <w:color w:val="007FFF"/>
          </w:rPr>
          <w:t>2019</w:t>
        </w:r>
      </w:hyperlink>
      <w:r>
        <w:t>;</w:t>
      </w:r>
      <w:r>
        <w:rPr>
          <w:spacing w:val="-11"/>
        </w:rPr>
        <w:t xml:space="preserve"> </w:t>
      </w:r>
      <w:r>
        <w:t>Hieber</w:t>
      </w:r>
      <w:r>
        <w:rPr>
          <w:spacing w:val="-14"/>
        </w:rPr>
        <w:t xml:space="preserve"> </w:t>
      </w:r>
      <w:hyperlink w:anchor="_bookmark375" w:history="1">
        <w:r>
          <w:rPr>
            <w:color w:val="007FFF"/>
          </w:rPr>
          <w:t>forthcoming</w:t>
        </w:r>
      </w:hyperlink>
      <w:r>
        <w:t>).</w:t>
      </w:r>
      <w:r>
        <w:rPr>
          <w:spacing w:val="10"/>
        </w:rPr>
        <w:t xml:space="preserve"> </w:t>
      </w:r>
      <w:r>
        <w:t>Lexical</w:t>
      </w:r>
      <w:r>
        <w:rPr>
          <w:spacing w:val="-14"/>
        </w:rPr>
        <w:t xml:space="preserve"> </w:t>
      </w:r>
      <w:r>
        <w:t>categorization—how</w:t>
      </w:r>
      <w:r>
        <w:rPr>
          <w:spacing w:val="-13"/>
        </w:rPr>
        <w:t xml:space="preserve"> </w:t>
      </w:r>
      <w:r>
        <w:t>languages</w:t>
      </w:r>
      <w:r>
        <w:rPr>
          <w:spacing w:val="-14"/>
        </w:rPr>
        <w:t xml:space="preserve"> </w:t>
      </w:r>
      <w:r>
        <w:t>assign</w:t>
      </w:r>
      <w:r>
        <w:rPr>
          <w:spacing w:val="-13"/>
        </w:rPr>
        <w:t xml:space="preserve"> </w:t>
      </w:r>
      <w:r>
        <w:t>lexical</w:t>
      </w:r>
      <w:r>
        <w:rPr>
          <w:spacing w:val="-13"/>
        </w:rPr>
        <w:t xml:space="preserve"> </w:t>
      </w:r>
      <w:r>
        <w:t>items</w:t>
      </w:r>
      <w:hyperlink w:anchor="_bookmark17" w:history="1">
        <w:r>
          <w:rPr>
            <w:color w:val="007FFF"/>
            <w:vertAlign w:val="superscript"/>
          </w:rPr>
          <w:t>1</w:t>
        </w:r>
      </w:hyperlink>
      <w:r>
        <w:rPr>
          <w:color w:val="007FFF"/>
        </w:rPr>
        <w:t xml:space="preserve"> </w:t>
      </w:r>
      <w:r>
        <w:t>to categories—is of central importance to theories of language because it is tightly intercon- nected with linguistic categorization generally, which in turn informs (and is informed by) our</w:t>
      </w:r>
      <w:r>
        <w:rPr>
          <w:spacing w:val="-7"/>
        </w:rPr>
        <w:t xml:space="preserve"> </w:t>
      </w:r>
      <w:r>
        <w:t>understanding</w:t>
      </w:r>
      <w:r>
        <w:rPr>
          <w:spacing w:val="-7"/>
        </w:rPr>
        <w:t xml:space="preserve"> </w:t>
      </w:r>
      <w:r>
        <w:t>of</w:t>
      </w:r>
      <w:r>
        <w:rPr>
          <w:spacing w:val="-7"/>
        </w:rPr>
        <w:t xml:space="preserve"> </w:t>
      </w:r>
      <w:r>
        <w:t>cognition.</w:t>
      </w:r>
      <w:r>
        <w:rPr>
          <w:spacing w:val="14"/>
        </w:rPr>
        <w:t xml:space="preserve"> </w:t>
      </w:r>
      <w:r>
        <w:t>Categorization</w:t>
      </w:r>
      <w:r>
        <w:rPr>
          <w:spacing w:val="-7"/>
        </w:rPr>
        <w:t xml:space="preserve"> </w:t>
      </w:r>
      <w:r>
        <w:t>is</w:t>
      </w:r>
      <w:r>
        <w:rPr>
          <w:spacing w:val="-7"/>
        </w:rPr>
        <w:t xml:space="preserve"> </w:t>
      </w:r>
      <w:r>
        <w:t>a</w:t>
      </w:r>
      <w:r>
        <w:rPr>
          <w:spacing w:val="-7"/>
        </w:rPr>
        <w:t xml:space="preserve"> </w:t>
      </w:r>
      <w:r>
        <w:t>fundamental</w:t>
      </w:r>
      <w:r>
        <w:rPr>
          <w:spacing w:val="-7"/>
        </w:rPr>
        <w:t xml:space="preserve"> </w:t>
      </w:r>
      <w:r>
        <w:t>feature</w:t>
      </w:r>
      <w:r>
        <w:rPr>
          <w:spacing w:val="-6"/>
        </w:rPr>
        <w:t xml:space="preserve"> </w:t>
      </w:r>
      <w:r>
        <w:t>of</w:t>
      </w:r>
      <w:r>
        <w:rPr>
          <w:spacing w:val="-7"/>
        </w:rPr>
        <w:t xml:space="preserve"> </w:t>
      </w:r>
      <w:r>
        <w:t>human</w:t>
      </w:r>
      <w:r>
        <w:rPr>
          <w:spacing w:val="-7"/>
        </w:rPr>
        <w:t xml:space="preserve"> </w:t>
      </w:r>
      <w:r>
        <w:t>cognition (Taylor</w:t>
      </w:r>
      <w:r>
        <w:rPr>
          <w:spacing w:val="-17"/>
        </w:rPr>
        <w:t xml:space="preserve"> </w:t>
      </w:r>
      <w:hyperlink w:anchor="_bookmark475" w:history="1">
        <w:r>
          <w:rPr>
            <w:color w:val="007FFF"/>
          </w:rPr>
          <w:t>2003</w:t>
        </w:r>
      </w:hyperlink>
      <w:r>
        <w:t>:</w:t>
      </w:r>
      <w:r>
        <w:rPr>
          <w:spacing w:val="9"/>
        </w:rPr>
        <w:t xml:space="preserve"> </w:t>
      </w:r>
      <w:r>
        <w:t>xi;</w:t>
      </w:r>
      <w:r>
        <w:rPr>
          <w:spacing w:val="-11"/>
        </w:rPr>
        <w:t xml:space="preserve"> </w:t>
      </w:r>
      <w:r>
        <w:t>van</w:t>
      </w:r>
      <w:r>
        <w:rPr>
          <w:spacing w:val="-16"/>
        </w:rPr>
        <w:t xml:space="preserve"> </w:t>
      </w:r>
      <w:r>
        <w:t>Lier</w:t>
      </w:r>
      <w:r>
        <w:rPr>
          <w:spacing w:val="-15"/>
        </w:rPr>
        <w:t xml:space="preserve"> </w:t>
      </w:r>
      <w:r>
        <w:t>&amp;</w:t>
      </w:r>
      <w:r>
        <w:rPr>
          <w:spacing w:val="-15"/>
        </w:rPr>
        <w:t xml:space="preserve"> </w:t>
      </w:r>
      <w:r>
        <w:t>Rijkhoff</w:t>
      </w:r>
      <w:r>
        <w:rPr>
          <w:spacing w:val="-17"/>
        </w:rPr>
        <w:t xml:space="preserve"> </w:t>
      </w:r>
      <w:hyperlink w:anchor="_bookmark402" w:history="1">
        <w:r>
          <w:rPr>
            <w:color w:val="007FFF"/>
          </w:rPr>
          <w:t>2013</w:t>
        </w:r>
      </w:hyperlink>
      <w:r>
        <w:t>:</w:t>
      </w:r>
      <w:r>
        <w:rPr>
          <w:spacing w:val="9"/>
        </w:rPr>
        <w:t xml:space="preserve"> </w:t>
      </w:r>
      <w:r>
        <w:t>2–3),</w:t>
      </w:r>
      <w:r>
        <w:rPr>
          <w:spacing w:val="-13"/>
        </w:rPr>
        <w:t xml:space="preserve"> </w:t>
      </w:r>
      <w:r>
        <w:t>and</w:t>
      </w:r>
      <w:r>
        <w:rPr>
          <w:spacing w:val="-15"/>
        </w:rPr>
        <w:t xml:space="preserve"> </w:t>
      </w:r>
      <w:r>
        <w:t>lexical</w:t>
      </w:r>
      <w:r>
        <w:rPr>
          <w:spacing w:val="-16"/>
        </w:rPr>
        <w:t xml:space="preserve"> </w:t>
      </w:r>
      <w:r>
        <w:t>categorization</w:t>
      </w:r>
      <w:r>
        <w:rPr>
          <w:spacing w:val="-15"/>
        </w:rPr>
        <w:t xml:space="preserve"> </w:t>
      </w:r>
      <w:r>
        <w:t>is</w:t>
      </w:r>
      <w:r>
        <w:rPr>
          <w:spacing w:val="-15"/>
        </w:rPr>
        <w:t xml:space="preserve"> </w:t>
      </w:r>
      <w:r>
        <w:t>perhaps</w:t>
      </w:r>
      <w:r>
        <w:rPr>
          <w:spacing w:val="-16"/>
        </w:rPr>
        <w:t xml:space="preserve"> </w:t>
      </w:r>
      <w:r>
        <w:t>the</w:t>
      </w:r>
      <w:r>
        <w:rPr>
          <w:spacing w:val="-15"/>
        </w:rPr>
        <w:t xml:space="preserve"> </w:t>
      </w:r>
      <w:r>
        <w:t xml:space="preserve">most foundational issue in linguistic theory (Croft </w:t>
      </w:r>
      <w:hyperlink w:anchor="_bookmark288" w:history="1">
        <w:r>
          <w:rPr>
            <w:color w:val="007FFF"/>
          </w:rPr>
          <w:t>1991</w:t>
        </w:r>
      </w:hyperlink>
      <w:r>
        <w:t xml:space="preserve">: 36; Vapnarsky &amp; </w:t>
      </w:r>
      <w:r>
        <w:rPr>
          <w:spacing w:val="-3"/>
        </w:rPr>
        <w:t xml:space="preserve">Veneziano </w:t>
      </w:r>
      <w:hyperlink w:anchor="_bookmark481" w:history="1">
        <w:r>
          <w:rPr>
            <w:color w:val="007FFF"/>
          </w:rPr>
          <w:t>2017a</w:t>
        </w:r>
      </w:hyperlink>
      <w:r>
        <w:t>:</w:t>
      </w:r>
      <w:r>
        <w:rPr>
          <w:spacing w:val="-2"/>
        </w:rPr>
        <w:t xml:space="preserve"> </w:t>
      </w:r>
      <w:r>
        <w:t>1).</w:t>
      </w:r>
    </w:p>
    <w:p w:rsidR="00DD7756" w:rsidRDefault="00AD1397">
      <w:pPr>
        <w:pStyle w:val="BodyText"/>
        <w:spacing w:line="420" w:lineRule="auto"/>
        <w:ind w:left="119" w:right="533" w:firstLine="358"/>
        <w:jc w:val="both"/>
      </w:pPr>
      <w:r>
        <w:t xml:space="preserve">One challenge for traditional theories of word classes is the existence of </w:t>
      </w:r>
      <w:r>
        <w:rPr>
          <w:i/>
        </w:rPr>
        <w:t>lexical flexibil- ity</w:t>
      </w:r>
      <w:r>
        <w:t>—the use of a lexical item in more than one discourse function with no overt derivational morphology, whether it is used to refer (like a noun), to predicate (like a verb), or to mod- ify (like an adjective). In traditional terms, flexible words are those which may be used for more</w:t>
      </w:r>
      <w:r>
        <w:rPr>
          <w:spacing w:val="-12"/>
        </w:rPr>
        <w:t xml:space="preserve"> </w:t>
      </w:r>
      <w:r>
        <w:t>than</w:t>
      </w:r>
      <w:r>
        <w:rPr>
          <w:spacing w:val="-10"/>
        </w:rPr>
        <w:t xml:space="preserve"> </w:t>
      </w:r>
      <w:r>
        <w:t>one</w:t>
      </w:r>
      <w:r>
        <w:rPr>
          <w:spacing w:val="-11"/>
        </w:rPr>
        <w:t xml:space="preserve"> </w:t>
      </w:r>
      <w:r>
        <w:t>part</w:t>
      </w:r>
      <w:r>
        <w:rPr>
          <w:spacing w:val="-10"/>
        </w:rPr>
        <w:t xml:space="preserve"> </w:t>
      </w:r>
      <w:r>
        <w:t>of</w:t>
      </w:r>
      <w:r>
        <w:rPr>
          <w:spacing w:val="-11"/>
        </w:rPr>
        <w:t xml:space="preserve"> </w:t>
      </w:r>
      <w:r>
        <w:t>speech.</w:t>
      </w:r>
      <w:r>
        <w:rPr>
          <w:spacing w:val="12"/>
        </w:rPr>
        <w:t xml:space="preserve"> </w:t>
      </w:r>
      <w:r>
        <w:rPr>
          <w:spacing w:val="-3"/>
        </w:rPr>
        <w:t>(A</w:t>
      </w:r>
      <w:r>
        <w:rPr>
          <w:spacing w:val="-11"/>
        </w:rPr>
        <w:t xml:space="preserve"> </w:t>
      </w:r>
      <w:r>
        <w:t>more</w:t>
      </w:r>
      <w:r>
        <w:rPr>
          <w:spacing w:val="-12"/>
        </w:rPr>
        <w:t xml:space="preserve"> </w:t>
      </w:r>
      <w:r>
        <w:t>precise</w:t>
      </w:r>
      <w:r>
        <w:rPr>
          <w:spacing w:val="-11"/>
        </w:rPr>
        <w:t xml:space="preserve"> </w:t>
      </w:r>
      <w:r>
        <w:t>definition</w:t>
      </w:r>
      <w:r>
        <w:rPr>
          <w:spacing w:val="-10"/>
        </w:rPr>
        <w:t xml:space="preserve"> </w:t>
      </w:r>
      <w:r>
        <w:t>of</w:t>
      </w:r>
      <w:r>
        <w:rPr>
          <w:spacing w:val="-11"/>
        </w:rPr>
        <w:t xml:space="preserve"> </w:t>
      </w:r>
      <w:r>
        <w:t>lexical</w:t>
      </w:r>
      <w:r>
        <w:rPr>
          <w:spacing w:val="-11"/>
        </w:rPr>
        <w:t xml:space="preserve"> </w:t>
      </w:r>
      <w:r>
        <w:t>flexibility</w:t>
      </w:r>
      <w:r>
        <w:rPr>
          <w:spacing w:val="-11"/>
        </w:rPr>
        <w:t xml:space="preserve"> </w:t>
      </w:r>
      <w:r>
        <w:t>is</w:t>
      </w:r>
      <w:r>
        <w:rPr>
          <w:spacing w:val="-12"/>
        </w:rPr>
        <w:t xml:space="preserve"> </w:t>
      </w:r>
      <w:r>
        <w:t>given</w:t>
      </w:r>
      <w:r>
        <w:rPr>
          <w:spacing w:val="-11"/>
        </w:rPr>
        <w:t xml:space="preserve"> </w:t>
      </w:r>
      <w:r>
        <w:t>in</w:t>
      </w:r>
      <w:r>
        <w:rPr>
          <w:spacing w:val="-10"/>
        </w:rPr>
        <w:t xml:space="preserve"> </w:t>
      </w:r>
      <w:r>
        <w:t>§</w:t>
      </w:r>
      <w:hyperlink w:anchor="_bookmark144" w:history="1">
        <w:r>
          <w:rPr>
            <w:color w:val="007FFF"/>
          </w:rPr>
          <w:t>2.5</w:t>
        </w:r>
      </w:hyperlink>
      <w:r>
        <w:t xml:space="preserve">.) Examples of flexible lexical items in several languages are shown </w:t>
      </w:r>
      <w:r>
        <w:rPr>
          <w:spacing w:val="-3"/>
        </w:rPr>
        <w:t xml:space="preserve">below. </w:t>
      </w:r>
      <w:r>
        <w:t xml:space="preserve">In the examples, </w:t>
      </w:r>
      <w:r>
        <w:rPr>
          <w:b/>
        </w:rPr>
        <w:t xml:space="preserve">Ref </w:t>
      </w:r>
      <w:r>
        <w:t xml:space="preserve">stands for a lexical item being used for reference, </w:t>
      </w:r>
      <w:r>
        <w:rPr>
          <w:b/>
        </w:rPr>
        <w:t xml:space="preserve">Pred </w:t>
      </w:r>
      <w:r>
        <w:t>for a lexical item being used for predication,</w:t>
      </w:r>
      <w:r>
        <w:rPr>
          <w:spacing w:val="-8"/>
        </w:rPr>
        <w:t xml:space="preserve"> </w:t>
      </w:r>
      <w:r>
        <w:t>and</w:t>
      </w:r>
      <w:r>
        <w:rPr>
          <w:spacing w:val="-8"/>
        </w:rPr>
        <w:t xml:space="preserve"> </w:t>
      </w:r>
      <w:r>
        <w:rPr>
          <w:b/>
        </w:rPr>
        <w:t>Mod</w:t>
      </w:r>
      <w:r>
        <w:rPr>
          <w:b/>
          <w:spacing w:val="-8"/>
        </w:rPr>
        <w:t xml:space="preserve"> </w:t>
      </w:r>
      <w:r>
        <w:t>for</w:t>
      </w:r>
      <w:r>
        <w:rPr>
          <w:spacing w:val="-8"/>
        </w:rPr>
        <w:t xml:space="preserve"> </w:t>
      </w:r>
      <w:r>
        <w:t>a</w:t>
      </w:r>
      <w:r>
        <w:rPr>
          <w:spacing w:val="-7"/>
        </w:rPr>
        <w:t xml:space="preserve"> </w:t>
      </w:r>
      <w:r>
        <w:t>lexical</w:t>
      </w:r>
      <w:r>
        <w:rPr>
          <w:spacing w:val="-8"/>
        </w:rPr>
        <w:t xml:space="preserve"> </w:t>
      </w:r>
      <w:r>
        <w:t>item</w:t>
      </w:r>
      <w:r>
        <w:rPr>
          <w:spacing w:val="-8"/>
        </w:rPr>
        <w:t xml:space="preserve"> </w:t>
      </w:r>
      <w:r>
        <w:t>being</w:t>
      </w:r>
      <w:r>
        <w:rPr>
          <w:spacing w:val="-8"/>
        </w:rPr>
        <w:t xml:space="preserve"> </w:t>
      </w:r>
      <w:r>
        <w:t>used</w:t>
      </w:r>
      <w:r>
        <w:rPr>
          <w:spacing w:val="-8"/>
        </w:rPr>
        <w:t xml:space="preserve"> </w:t>
      </w:r>
      <w:r>
        <w:t>for</w:t>
      </w:r>
      <w:r>
        <w:rPr>
          <w:spacing w:val="-7"/>
        </w:rPr>
        <w:t xml:space="preserve"> </w:t>
      </w:r>
      <w:r>
        <w:t>modification.</w:t>
      </w:r>
      <w:r>
        <w:rPr>
          <w:spacing w:val="12"/>
        </w:rPr>
        <w:t xml:space="preserve"> </w:t>
      </w:r>
      <w:r>
        <w:t>The</w:t>
      </w:r>
      <w:r>
        <w:rPr>
          <w:spacing w:val="-8"/>
        </w:rPr>
        <w:t xml:space="preserve"> </w:t>
      </w:r>
      <w:r>
        <w:t>flexible</w:t>
      </w:r>
      <w:r>
        <w:rPr>
          <w:spacing w:val="-8"/>
        </w:rPr>
        <w:t xml:space="preserve"> </w:t>
      </w:r>
      <w:r>
        <w:t>item</w:t>
      </w:r>
      <w:r>
        <w:rPr>
          <w:spacing w:val="-8"/>
        </w:rPr>
        <w:t xml:space="preserve"> </w:t>
      </w:r>
      <w:r>
        <w:t>in</w:t>
      </w:r>
      <w:r>
        <w:rPr>
          <w:spacing w:val="-8"/>
        </w:rPr>
        <w:t xml:space="preserve"> </w:t>
      </w:r>
      <w:r>
        <w:t xml:space="preserve">each set of examples is shown with </w:t>
      </w:r>
      <w:r>
        <w:rPr>
          <w:b/>
          <w:color w:val="FF0000"/>
        </w:rPr>
        <w:t>emphasis</w:t>
      </w:r>
      <w:r>
        <w:t xml:space="preserve">. Here and throughout this thesis, I use the terms </w:t>
      </w:r>
      <w:r>
        <w:rPr>
          <w:i/>
        </w:rPr>
        <w:t>reference</w:t>
      </w:r>
      <w:hyperlink w:anchor="_bookmark18" w:history="1">
        <w:r>
          <w:rPr>
            <w:color w:val="007FFF"/>
            <w:vertAlign w:val="superscript"/>
          </w:rPr>
          <w:t>2</w:t>
        </w:r>
      </w:hyperlink>
      <w:r>
        <w:t xml:space="preserve">, </w:t>
      </w:r>
      <w:r>
        <w:rPr>
          <w:i/>
        </w:rPr>
        <w:t>predication</w:t>
      </w:r>
      <w:r>
        <w:t xml:space="preserve">, and </w:t>
      </w:r>
      <w:r>
        <w:rPr>
          <w:i/>
        </w:rPr>
        <w:t xml:space="preserve">modification </w:t>
      </w:r>
      <w:r>
        <w:t>so as to focus on the functions of lexical items and avoid committing to any analysis regarding their part-of-speech</w:t>
      </w:r>
      <w:r>
        <w:rPr>
          <w:spacing w:val="-18"/>
        </w:rPr>
        <w:t xml:space="preserve"> </w:t>
      </w:r>
      <w:r>
        <w:t>classification.</w:t>
      </w:r>
    </w:p>
    <w:p w:rsidR="00DD7756" w:rsidRDefault="00AD1397">
      <w:pPr>
        <w:pStyle w:val="ListParagraph"/>
        <w:numPr>
          <w:ilvl w:val="2"/>
          <w:numId w:val="13"/>
        </w:numPr>
        <w:tabs>
          <w:tab w:val="left" w:pos="835"/>
        </w:tabs>
        <w:spacing w:before="88" w:after="22"/>
        <w:jc w:val="both"/>
        <w:rPr>
          <w:sz w:val="24"/>
        </w:rPr>
      </w:pPr>
      <w:bookmarkStart w:id="27" w:name="_bookmark16"/>
      <w:bookmarkEnd w:id="27"/>
      <w:r>
        <w:rPr>
          <w:sz w:val="24"/>
        </w:rPr>
        <w:t>English (Indo-European &gt;</w:t>
      </w:r>
      <w:r>
        <w:rPr>
          <w:spacing w:val="-4"/>
          <w:sz w:val="24"/>
        </w:rPr>
        <w:t xml:space="preserve"> </w:t>
      </w:r>
      <w:r>
        <w:rPr>
          <w:sz w:val="24"/>
        </w:rPr>
        <w:t>Germanic)</w:t>
      </w:r>
    </w:p>
    <w:p w:rsidR="00DD7756" w:rsidRDefault="00DD7756">
      <w:pPr>
        <w:pStyle w:val="BodyText"/>
        <w:spacing w:line="20" w:lineRule="exact"/>
        <w:ind w:left="830"/>
        <w:rPr>
          <w:sz w:val="2"/>
        </w:rPr>
      </w:pPr>
      <w:r>
        <w:rPr>
          <w:sz w:val="2"/>
        </w:rPr>
      </w:r>
      <w:r>
        <w:rPr>
          <w:sz w:val="2"/>
        </w:rPr>
        <w:pict>
          <v:group id="_x0000_s1171" style="width:180.05pt;height:.4pt;mso-position-horizontal-relative:char;mso-position-vertical-relative:line" coordsize="3601,8">
            <v:line id="_x0000_s1172" style="position:absolute" from="0,4" to="3600,4" strokeweight=".14058mm"/>
            <w10:wrap type="none"/>
            <w10:anchorlock/>
          </v:group>
        </w:pict>
      </w:r>
    </w:p>
    <w:p w:rsidR="00DD7756" w:rsidRDefault="00AD1397">
      <w:pPr>
        <w:pStyle w:val="BodyText"/>
        <w:spacing w:before="23"/>
        <w:ind w:left="962"/>
        <w:jc w:val="both"/>
      </w:pPr>
      <w:r>
        <w:rPr>
          <w:b/>
        </w:rPr>
        <w:t xml:space="preserve">Ref: </w:t>
      </w:r>
      <w:r>
        <w:t xml:space="preserve">And the spots of </w:t>
      </w:r>
      <w:r>
        <w:rPr>
          <w:b/>
          <w:color w:val="FF0000"/>
        </w:rPr>
        <w:t xml:space="preserve">paint </w:t>
      </w:r>
      <w:r>
        <w:t>would change every hundred degrees.</w:t>
      </w:r>
    </w:p>
    <w:p w:rsidR="00DD7756" w:rsidRDefault="00AD1397">
      <w:pPr>
        <w:spacing w:before="11"/>
        <w:ind w:left="6142"/>
        <w:rPr>
          <w:sz w:val="20"/>
        </w:rPr>
      </w:pPr>
      <w:r>
        <w:rPr>
          <w:sz w:val="20"/>
        </w:rPr>
        <w:t xml:space="preserve">(Ide &amp; Suderman </w:t>
      </w:r>
      <w:hyperlink w:anchor="_bookmark380" w:history="1">
        <w:r>
          <w:rPr>
            <w:color w:val="007FFF"/>
            <w:sz w:val="20"/>
          </w:rPr>
          <w:t>2005</w:t>
        </w:r>
      </w:hyperlink>
      <w:r>
        <w:rPr>
          <w:sz w:val="20"/>
        </w:rPr>
        <w:t>: FrancisClem)</w:t>
      </w:r>
    </w:p>
    <w:p w:rsidR="00DD7756" w:rsidRDefault="00DD7756">
      <w:pPr>
        <w:pStyle w:val="BodyText"/>
        <w:spacing w:before="11"/>
      </w:pPr>
    </w:p>
    <w:p w:rsidR="00DD7756" w:rsidRDefault="00AD1397">
      <w:pPr>
        <w:pStyle w:val="BodyText"/>
        <w:spacing w:line="254" w:lineRule="auto"/>
        <w:ind w:left="1504" w:right="654" w:hanging="670"/>
      </w:pPr>
      <w:r>
        <w:rPr>
          <w:b/>
        </w:rPr>
        <w:t xml:space="preserve">Pred: </w:t>
      </w:r>
      <w:r>
        <w:t xml:space="preserve">One story does come to my mind though where you </w:t>
      </w:r>
      <w:r>
        <w:rPr>
          <w:b/>
          <w:color w:val="FF0000"/>
        </w:rPr>
        <w:t xml:space="preserve">painted </w:t>
      </w:r>
      <w:r>
        <w:t>the foundation coating on the house and got tar all over you.</w:t>
      </w:r>
    </w:p>
    <w:p w:rsidR="00DD7756" w:rsidRDefault="00AD1397">
      <w:pPr>
        <w:spacing w:line="222" w:lineRule="exact"/>
        <w:ind w:left="5287"/>
        <w:rPr>
          <w:sz w:val="20"/>
        </w:rPr>
      </w:pPr>
      <w:r>
        <w:rPr>
          <w:sz w:val="20"/>
        </w:rPr>
        <w:t xml:space="preserve">(Ide &amp; Suderman </w:t>
      </w:r>
      <w:hyperlink w:anchor="_bookmark380" w:history="1">
        <w:r>
          <w:rPr>
            <w:color w:val="007FFF"/>
            <w:sz w:val="20"/>
          </w:rPr>
          <w:t>2005</w:t>
        </w:r>
      </w:hyperlink>
      <w:r>
        <w:rPr>
          <w:sz w:val="20"/>
        </w:rPr>
        <w:t>: BorelRaymondHydellII)</w:t>
      </w:r>
    </w:p>
    <w:p w:rsidR="00DD7756" w:rsidRDefault="00DD7756">
      <w:pPr>
        <w:pStyle w:val="BodyText"/>
        <w:spacing w:before="10"/>
        <w:rPr>
          <w:sz w:val="9"/>
        </w:rPr>
      </w:pPr>
      <w:r w:rsidRPr="00DD7756">
        <w:pict>
          <v:shape id="_x0000_s1170" style="position:absolute;margin-left:90pt;margin-top:7.85pt;width:180pt;height:.1pt;z-index:-15724032;mso-wrap-distance-left:0;mso-wrap-distance-right:0;mso-position-horizontal-relative:page" coordorigin="1800,157" coordsize="3600,0" path="m1800,157r3600,e" filled="f" strokeweight=".14058mm">
            <v:path arrowok="t"/>
            <w10:wrap type="topAndBottom" anchorx="page"/>
          </v:shape>
        </w:pict>
      </w:r>
    </w:p>
    <w:p w:rsidR="00DD7756" w:rsidRDefault="00AD1397">
      <w:pPr>
        <w:spacing w:line="252" w:lineRule="auto"/>
        <w:ind w:left="119" w:right="533" w:firstLine="283"/>
        <w:jc w:val="both"/>
        <w:rPr>
          <w:sz w:val="20"/>
        </w:rPr>
      </w:pPr>
      <w:r>
        <w:rPr>
          <w:spacing w:val="4"/>
          <w:position w:val="7"/>
          <w:sz w:val="14"/>
        </w:rPr>
        <w:t>1</w:t>
      </w:r>
      <w:bookmarkStart w:id="28" w:name="_bookmark17"/>
      <w:bookmarkEnd w:id="28"/>
      <w:r>
        <w:rPr>
          <w:spacing w:val="4"/>
          <w:sz w:val="20"/>
        </w:rPr>
        <w:t>I</w:t>
      </w:r>
      <w:r>
        <w:rPr>
          <w:spacing w:val="-6"/>
          <w:sz w:val="20"/>
        </w:rPr>
        <w:t xml:space="preserve"> </w:t>
      </w:r>
      <w:r>
        <w:rPr>
          <w:sz w:val="20"/>
        </w:rPr>
        <w:t>use</w:t>
      </w:r>
      <w:r>
        <w:rPr>
          <w:spacing w:val="-6"/>
          <w:sz w:val="20"/>
        </w:rPr>
        <w:t xml:space="preserve"> </w:t>
      </w:r>
      <w:r>
        <w:rPr>
          <w:sz w:val="20"/>
        </w:rPr>
        <w:t>the</w:t>
      </w:r>
      <w:r>
        <w:rPr>
          <w:spacing w:val="-6"/>
          <w:sz w:val="20"/>
        </w:rPr>
        <w:t xml:space="preserve"> </w:t>
      </w:r>
      <w:r>
        <w:rPr>
          <w:sz w:val="20"/>
        </w:rPr>
        <w:t>term</w:t>
      </w:r>
      <w:r>
        <w:rPr>
          <w:spacing w:val="-6"/>
          <w:sz w:val="20"/>
        </w:rPr>
        <w:t xml:space="preserve"> </w:t>
      </w:r>
      <w:r>
        <w:rPr>
          <w:i/>
          <w:sz w:val="20"/>
        </w:rPr>
        <w:t>lexical</w:t>
      </w:r>
      <w:r>
        <w:rPr>
          <w:i/>
          <w:spacing w:val="-7"/>
          <w:sz w:val="20"/>
        </w:rPr>
        <w:t xml:space="preserve"> </w:t>
      </w:r>
      <w:r>
        <w:rPr>
          <w:i/>
          <w:sz w:val="20"/>
        </w:rPr>
        <w:t>item</w:t>
      </w:r>
      <w:r>
        <w:rPr>
          <w:i/>
          <w:spacing w:val="-6"/>
          <w:sz w:val="20"/>
        </w:rPr>
        <w:t xml:space="preserve"> </w:t>
      </w:r>
      <w:r>
        <w:rPr>
          <w:sz w:val="20"/>
        </w:rPr>
        <w:t>as</w:t>
      </w:r>
      <w:r>
        <w:rPr>
          <w:spacing w:val="-6"/>
          <w:sz w:val="20"/>
        </w:rPr>
        <w:t xml:space="preserve"> </w:t>
      </w:r>
      <w:r>
        <w:rPr>
          <w:sz w:val="20"/>
        </w:rPr>
        <w:t>a</w:t>
      </w:r>
      <w:r>
        <w:rPr>
          <w:spacing w:val="-6"/>
          <w:sz w:val="20"/>
        </w:rPr>
        <w:t xml:space="preserve"> </w:t>
      </w:r>
      <w:r>
        <w:rPr>
          <w:sz w:val="20"/>
        </w:rPr>
        <w:t>convenient</w:t>
      </w:r>
      <w:r>
        <w:rPr>
          <w:spacing w:val="-6"/>
          <w:sz w:val="20"/>
        </w:rPr>
        <w:t xml:space="preserve"> </w:t>
      </w:r>
      <w:r>
        <w:rPr>
          <w:sz w:val="20"/>
        </w:rPr>
        <w:t>cover</w:t>
      </w:r>
      <w:r>
        <w:rPr>
          <w:spacing w:val="-6"/>
          <w:sz w:val="20"/>
        </w:rPr>
        <w:t xml:space="preserve"> </w:t>
      </w:r>
      <w:r>
        <w:rPr>
          <w:sz w:val="20"/>
        </w:rPr>
        <w:t>term</w:t>
      </w:r>
      <w:r>
        <w:rPr>
          <w:spacing w:val="-6"/>
          <w:sz w:val="20"/>
        </w:rPr>
        <w:t xml:space="preserve"> </w:t>
      </w:r>
      <w:r>
        <w:rPr>
          <w:sz w:val="20"/>
        </w:rPr>
        <w:t>for</w:t>
      </w:r>
      <w:r>
        <w:rPr>
          <w:spacing w:val="-6"/>
          <w:sz w:val="20"/>
        </w:rPr>
        <w:t xml:space="preserve"> </w:t>
      </w:r>
      <w:r>
        <w:rPr>
          <w:sz w:val="20"/>
        </w:rPr>
        <w:t>root,</w:t>
      </w:r>
      <w:r>
        <w:rPr>
          <w:spacing w:val="-6"/>
          <w:sz w:val="20"/>
        </w:rPr>
        <w:t xml:space="preserve"> </w:t>
      </w:r>
      <w:r>
        <w:rPr>
          <w:sz w:val="20"/>
        </w:rPr>
        <w:t>stem,</w:t>
      </w:r>
      <w:r>
        <w:rPr>
          <w:spacing w:val="-6"/>
          <w:sz w:val="20"/>
        </w:rPr>
        <w:t xml:space="preserve"> </w:t>
      </w:r>
      <w:r>
        <w:rPr>
          <w:sz w:val="20"/>
        </w:rPr>
        <w:t>or</w:t>
      </w:r>
      <w:r>
        <w:rPr>
          <w:spacing w:val="-6"/>
          <w:sz w:val="20"/>
        </w:rPr>
        <w:t xml:space="preserve"> </w:t>
      </w:r>
      <w:r>
        <w:rPr>
          <w:sz w:val="20"/>
        </w:rPr>
        <w:t>fully</w:t>
      </w:r>
      <w:r>
        <w:rPr>
          <w:spacing w:val="-6"/>
          <w:sz w:val="20"/>
        </w:rPr>
        <w:t xml:space="preserve"> </w:t>
      </w:r>
      <w:r>
        <w:rPr>
          <w:sz w:val="20"/>
        </w:rPr>
        <w:t>inflected</w:t>
      </w:r>
      <w:r>
        <w:rPr>
          <w:spacing w:val="-6"/>
          <w:sz w:val="20"/>
        </w:rPr>
        <w:t xml:space="preserve"> </w:t>
      </w:r>
      <w:r>
        <w:rPr>
          <w:sz w:val="20"/>
        </w:rPr>
        <w:t>word.</w:t>
      </w:r>
      <w:r>
        <w:rPr>
          <w:spacing w:val="11"/>
          <w:sz w:val="20"/>
        </w:rPr>
        <w:t xml:space="preserve"> </w:t>
      </w:r>
      <w:r>
        <w:rPr>
          <w:sz w:val="20"/>
        </w:rPr>
        <w:t>This</w:t>
      </w:r>
      <w:r>
        <w:rPr>
          <w:spacing w:val="-6"/>
          <w:sz w:val="20"/>
        </w:rPr>
        <w:t xml:space="preserve"> </w:t>
      </w:r>
      <w:r>
        <w:rPr>
          <w:sz w:val="20"/>
        </w:rPr>
        <w:t>term</w:t>
      </w:r>
      <w:r>
        <w:rPr>
          <w:spacing w:val="-6"/>
          <w:sz w:val="20"/>
        </w:rPr>
        <w:t xml:space="preserve"> </w:t>
      </w:r>
      <w:r>
        <w:rPr>
          <w:sz w:val="20"/>
        </w:rPr>
        <w:t>does not</w:t>
      </w:r>
      <w:r>
        <w:rPr>
          <w:spacing w:val="-13"/>
          <w:sz w:val="20"/>
        </w:rPr>
        <w:t xml:space="preserve"> </w:t>
      </w:r>
      <w:r>
        <w:rPr>
          <w:sz w:val="20"/>
        </w:rPr>
        <w:t>here</w:t>
      </w:r>
      <w:r>
        <w:rPr>
          <w:spacing w:val="-12"/>
          <w:sz w:val="20"/>
        </w:rPr>
        <w:t xml:space="preserve"> </w:t>
      </w:r>
      <w:r>
        <w:rPr>
          <w:sz w:val="20"/>
        </w:rPr>
        <w:t>refer</w:t>
      </w:r>
      <w:r>
        <w:rPr>
          <w:spacing w:val="-12"/>
          <w:sz w:val="20"/>
        </w:rPr>
        <w:t xml:space="preserve"> </w:t>
      </w:r>
      <w:r>
        <w:rPr>
          <w:sz w:val="20"/>
        </w:rPr>
        <w:t>to</w:t>
      </w:r>
      <w:r>
        <w:rPr>
          <w:spacing w:val="-13"/>
          <w:sz w:val="20"/>
        </w:rPr>
        <w:t xml:space="preserve"> </w:t>
      </w:r>
      <w:r>
        <w:rPr>
          <w:sz w:val="20"/>
        </w:rPr>
        <w:t>the</w:t>
      </w:r>
      <w:r>
        <w:rPr>
          <w:spacing w:val="-12"/>
          <w:sz w:val="20"/>
        </w:rPr>
        <w:t xml:space="preserve"> </w:t>
      </w:r>
      <w:r>
        <w:rPr>
          <w:sz w:val="20"/>
        </w:rPr>
        <w:t>phonological</w:t>
      </w:r>
      <w:r>
        <w:rPr>
          <w:spacing w:val="-12"/>
          <w:sz w:val="20"/>
        </w:rPr>
        <w:t xml:space="preserve"> </w:t>
      </w:r>
      <w:r>
        <w:rPr>
          <w:sz w:val="20"/>
        </w:rPr>
        <w:t>word,</w:t>
      </w:r>
      <w:r>
        <w:rPr>
          <w:spacing w:val="-10"/>
          <w:sz w:val="20"/>
        </w:rPr>
        <w:t xml:space="preserve"> </w:t>
      </w:r>
      <w:r>
        <w:rPr>
          <w:sz w:val="20"/>
        </w:rPr>
        <w:t>syntactic</w:t>
      </w:r>
      <w:r>
        <w:rPr>
          <w:spacing w:val="-13"/>
          <w:sz w:val="20"/>
        </w:rPr>
        <w:t xml:space="preserve"> </w:t>
      </w:r>
      <w:r>
        <w:rPr>
          <w:sz w:val="20"/>
        </w:rPr>
        <w:t>word,</w:t>
      </w:r>
      <w:r>
        <w:rPr>
          <w:spacing w:val="-10"/>
          <w:sz w:val="20"/>
        </w:rPr>
        <w:t xml:space="preserve"> </w:t>
      </w:r>
      <w:r>
        <w:rPr>
          <w:sz w:val="20"/>
        </w:rPr>
        <w:t>or</w:t>
      </w:r>
      <w:r>
        <w:rPr>
          <w:spacing w:val="-12"/>
          <w:sz w:val="20"/>
        </w:rPr>
        <w:t xml:space="preserve"> </w:t>
      </w:r>
      <w:r>
        <w:rPr>
          <w:sz w:val="20"/>
        </w:rPr>
        <w:t>any</w:t>
      </w:r>
      <w:r>
        <w:rPr>
          <w:spacing w:val="-13"/>
          <w:sz w:val="20"/>
        </w:rPr>
        <w:t xml:space="preserve"> </w:t>
      </w:r>
      <w:r>
        <w:rPr>
          <w:sz w:val="20"/>
        </w:rPr>
        <w:t>other</w:t>
      </w:r>
      <w:r>
        <w:rPr>
          <w:spacing w:val="-12"/>
          <w:sz w:val="20"/>
        </w:rPr>
        <w:t xml:space="preserve"> </w:t>
      </w:r>
      <w:r>
        <w:rPr>
          <w:sz w:val="20"/>
        </w:rPr>
        <w:t>concept</w:t>
      </w:r>
      <w:r>
        <w:rPr>
          <w:spacing w:val="-12"/>
          <w:sz w:val="20"/>
        </w:rPr>
        <w:t xml:space="preserve"> </w:t>
      </w:r>
      <w:r>
        <w:rPr>
          <w:sz w:val="20"/>
        </w:rPr>
        <w:t>of</w:t>
      </w:r>
      <w:r>
        <w:rPr>
          <w:spacing w:val="-12"/>
          <w:sz w:val="20"/>
        </w:rPr>
        <w:t xml:space="preserve"> </w:t>
      </w:r>
      <w:r>
        <w:rPr>
          <w:sz w:val="20"/>
        </w:rPr>
        <w:t>word.</w:t>
      </w:r>
      <w:r>
        <w:rPr>
          <w:spacing w:val="8"/>
          <w:sz w:val="20"/>
        </w:rPr>
        <w:t xml:space="preserve"> </w:t>
      </w:r>
      <w:r>
        <w:rPr>
          <w:sz w:val="20"/>
        </w:rPr>
        <w:t>The</w:t>
      </w:r>
      <w:r>
        <w:rPr>
          <w:spacing w:val="-13"/>
          <w:sz w:val="20"/>
        </w:rPr>
        <w:t xml:space="preserve"> </w:t>
      </w:r>
      <w:r>
        <w:rPr>
          <w:sz w:val="20"/>
        </w:rPr>
        <w:t>reason</w:t>
      </w:r>
      <w:r>
        <w:rPr>
          <w:spacing w:val="-12"/>
          <w:sz w:val="20"/>
        </w:rPr>
        <w:t xml:space="preserve"> </w:t>
      </w:r>
      <w:r>
        <w:rPr>
          <w:sz w:val="20"/>
        </w:rPr>
        <w:t>for</w:t>
      </w:r>
      <w:r>
        <w:rPr>
          <w:spacing w:val="-12"/>
          <w:sz w:val="20"/>
        </w:rPr>
        <w:t xml:space="preserve"> </w:t>
      </w:r>
      <w:r>
        <w:rPr>
          <w:sz w:val="20"/>
        </w:rPr>
        <w:t>this</w:t>
      </w:r>
      <w:r>
        <w:rPr>
          <w:spacing w:val="-12"/>
          <w:sz w:val="20"/>
        </w:rPr>
        <w:t xml:space="preserve"> </w:t>
      </w:r>
      <w:r>
        <w:rPr>
          <w:sz w:val="20"/>
        </w:rPr>
        <w:t>vague usage is because languages vary as to which linguistic level bears category information. This issue is</w:t>
      </w:r>
      <w:r>
        <w:rPr>
          <w:spacing w:val="-36"/>
          <w:sz w:val="20"/>
        </w:rPr>
        <w:t xml:space="preserve"> </w:t>
      </w:r>
      <w:r>
        <w:rPr>
          <w:sz w:val="20"/>
        </w:rPr>
        <w:t>discussed more</w:t>
      </w:r>
      <w:r>
        <w:rPr>
          <w:spacing w:val="-4"/>
          <w:sz w:val="20"/>
        </w:rPr>
        <w:t xml:space="preserve"> </w:t>
      </w:r>
      <w:r>
        <w:rPr>
          <w:sz w:val="20"/>
        </w:rPr>
        <w:t>fully</w:t>
      </w:r>
      <w:r>
        <w:rPr>
          <w:spacing w:val="-3"/>
          <w:sz w:val="20"/>
        </w:rPr>
        <w:t xml:space="preserve"> </w:t>
      </w:r>
      <w:r>
        <w:rPr>
          <w:sz w:val="20"/>
        </w:rPr>
        <w:t>in</w:t>
      </w:r>
      <w:r>
        <w:rPr>
          <w:spacing w:val="-4"/>
          <w:sz w:val="20"/>
        </w:rPr>
        <w:t xml:space="preserve"> </w:t>
      </w:r>
      <w:hyperlink w:anchor="_bookmark102" w:history="1">
        <w:r>
          <w:rPr>
            <w:color w:val="007FFF"/>
            <w:sz w:val="20"/>
          </w:rPr>
          <w:t>Section</w:t>
        </w:r>
        <w:r>
          <w:rPr>
            <w:color w:val="007FFF"/>
            <w:spacing w:val="-3"/>
            <w:sz w:val="20"/>
          </w:rPr>
          <w:t xml:space="preserve"> </w:t>
        </w:r>
        <w:r>
          <w:rPr>
            <w:color w:val="007FFF"/>
            <w:sz w:val="20"/>
          </w:rPr>
          <w:t>2.3.2.3</w:t>
        </w:r>
      </w:hyperlink>
      <w:r>
        <w:rPr>
          <w:sz w:val="20"/>
        </w:rPr>
        <w:t>.</w:t>
      </w:r>
      <w:r>
        <w:rPr>
          <w:spacing w:val="13"/>
          <w:sz w:val="20"/>
        </w:rPr>
        <w:t xml:space="preserve"> </w:t>
      </w:r>
      <w:r>
        <w:rPr>
          <w:sz w:val="20"/>
        </w:rPr>
        <w:t>I</w:t>
      </w:r>
      <w:r>
        <w:rPr>
          <w:spacing w:val="-3"/>
          <w:sz w:val="20"/>
        </w:rPr>
        <w:t xml:space="preserve"> </w:t>
      </w:r>
      <w:r>
        <w:rPr>
          <w:sz w:val="20"/>
        </w:rPr>
        <w:t>use</w:t>
      </w:r>
      <w:r>
        <w:rPr>
          <w:spacing w:val="-4"/>
          <w:sz w:val="20"/>
        </w:rPr>
        <w:t xml:space="preserve"> </w:t>
      </w:r>
      <w:r>
        <w:rPr>
          <w:i/>
          <w:sz w:val="20"/>
        </w:rPr>
        <w:t>lexical</w:t>
      </w:r>
      <w:r>
        <w:rPr>
          <w:i/>
          <w:spacing w:val="-3"/>
          <w:sz w:val="20"/>
        </w:rPr>
        <w:t xml:space="preserve"> </w:t>
      </w:r>
      <w:r>
        <w:rPr>
          <w:i/>
          <w:sz w:val="20"/>
        </w:rPr>
        <w:t>item</w:t>
      </w:r>
      <w:r>
        <w:rPr>
          <w:i/>
          <w:spacing w:val="-3"/>
          <w:sz w:val="20"/>
        </w:rPr>
        <w:t xml:space="preserve"> </w:t>
      </w:r>
      <w:r>
        <w:rPr>
          <w:sz w:val="20"/>
        </w:rPr>
        <w:t>instead</w:t>
      </w:r>
      <w:r>
        <w:rPr>
          <w:spacing w:val="-3"/>
          <w:sz w:val="20"/>
        </w:rPr>
        <w:t xml:space="preserve"> </w:t>
      </w:r>
      <w:r>
        <w:rPr>
          <w:sz w:val="20"/>
        </w:rPr>
        <w:t>of</w:t>
      </w:r>
      <w:r>
        <w:rPr>
          <w:spacing w:val="-3"/>
          <w:sz w:val="20"/>
        </w:rPr>
        <w:t xml:space="preserve"> </w:t>
      </w:r>
      <w:r>
        <w:rPr>
          <w:i/>
          <w:sz w:val="20"/>
        </w:rPr>
        <w:t>lexeme</w:t>
      </w:r>
      <w:r>
        <w:rPr>
          <w:i/>
          <w:spacing w:val="1"/>
          <w:sz w:val="20"/>
        </w:rPr>
        <w:t xml:space="preserve"> </w:t>
      </w:r>
      <w:r>
        <w:rPr>
          <w:sz w:val="20"/>
        </w:rPr>
        <w:t>because</w:t>
      </w:r>
      <w:r>
        <w:rPr>
          <w:spacing w:val="-3"/>
          <w:sz w:val="20"/>
        </w:rPr>
        <w:t xml:space="preserve"> </w:t>
      </w:r>
      <w:r>
        <w:rPr>
          <w:sz w:val="20"/>
        </w:rPr>
        <w:t>the</w:t>
      </w:r>
      <w:r>
        <w:rPr>
          <w:spacing w:val="-3"/>
          <w:sz w:val="20"/>
        </w:rPr>
        <w:t xml:space="preserve"> </w:t>
      </w:r>
      <w:r>
        <w:rPr>
          <w:sz w:val="20"/>
        </w:rPr>
        <w:t>concept</w:t>
      </w:r>
      <w:r>
        <w:rPr>
          <w:spacing w:val="-3"/>
          <w:sz w:val="20"/>
        </w:rPr>
        <w:t xml:space="preserve"> </w:t>
      </w:r>
      <w:r>
        <w:rPr>
          <w:sz w:val="20"/>
        </w:rPr>
        <w:t>of</w:t>
      </w:r>
      <w:r>
        <w:rPr>
          <w:spacing w:val="-3"/>
          <w:sz w:val="20"/>
        </w:rPr>
        <w:t xml:space="preserve"> </w:t>
      </w:r>
      <w:r>
        <w:rPr>
          <w:sz w:val="20"/>
        </w:rPr>
        <w:t>a</w:t>
      </w:r>
      <w:r>
        <w:rPr>
          <w:spacing w:val="-3"/>
          <w:sz w:val="20"/>
        </w:rPr>
        <w:t xml:space="preserve"> </w:t>
      </w:r>
      <w:r>
        <w:rPr>
          <w:sz w:val="20"/>
        </w:rPr>
        <w:t>lexeme</w:t>
      </w:r>
      <w:r>
        <w:rPr>
          <w:spacing w:val="-4"/>
          <w:sz w:val="20"/>
        </w:rPr>
        <w:t xml:space="preserve"> </w:t>
      </w:r>
      <w:r>
        <w:rPr>
          <w:sz w:val="20"/>
        </w:rPr>
        <w:t>implies</w:t>
      </w:r>
      <w:r>
        <w:rPr>
          <w:spacing w:val="-3"/>
          <w:sz w:val="20"/>
        </w:rPr>
        <w:t xml:space="preserve"> </w:t>
      </w:r>
      <w:r>
        <w:rPr>
          <w:sz w:val="20"/>
        </w:rPr>
        <w:t xml:space="preserve">lexical unity, that is, that we are discussing a single polysemous item rather than two homophonous ones. Use of the term </w:t>
      </w:r>
      <w:r>
        <w:rPr>
          <w:i/>
          <w:sz w:val="20"/>
        </w:rPr>
        <w:t xml:space="preserve">lexical item </w:t>
      </w:r>
      <w:r>
        <w:rPr>
          <w:sz w:val="20"/>
        </w:rPr>
        <w:t xml:space="preserve">is intended to bypass this distinction in favor of a focus on form. </w:t>
      </w:r>
      <w:r>
        <w:rPr>
          <w:spacing w:val="-3"/>
          <w:sz w:val="20"/>
        </w:rPr>
        <w:t xml:space="preserve">However, </w:t>
      </w:r>
      <w:r>
        <w:rPr>
          <w:sz w:val="20"/>
        </w:rPr>
        <w:t>I also avoid the</w:t>
      </w:r>
      <w:bookmarkStart w:id="29" w:name="_bookmark18"/>
      <w:bookmarkEnd w:id="29"/>
      <w:r>
        <w:rPr>
          <w:sz w:val="20"/>
        </w:rPr>
        <w:t xml:space="preserve"> term </w:t>
      </w:r>
      <w:r>
        <w:rPr>
          <w:i/>
          <w:sz w:val="20"/>
        </w:rPr>
        <w:t xml:space="preserve">(lexical) form </w:t>
      </w:r>
      <w:r>
        <w:rPr>
          <w:sz w:val="20"/>
        </w:rPr>
        <w:t>because some lexical items have multiple forms (in the case of</w:t>
      </w:r>
      <w:r>
        <w:rPr>
          <w:spacing w:val="-24"/>
          <w:sz w:val="20"/>
        </w:rPr>
        <w:t xml:space="preserve"> </w:t>
      </w:r>
      <w:r>
        <w:rPr>
          <w:sz w:val="20"/>
        </w:rPr>
        <w:t>suppletion).</w:t>
      </w:r>
    </w:p>
    <w:p w:rsidR="00DD7756" w:rsidRDefault="00AD1397">
      <w:pPr>
        <w:spacing w:line="226" w:lineRule="exact"/>
        <w:ind w:left="403"/>
        <w:jc w:val="both"/>
        <w:rPr>
          <w:sz w:val="20"/>
        </w:rPr>
      </w:pPr>
      <w:r>
        <w:rPr>
          <w:position w:val="7"/>
          <w:sz w:val="14"/>
        </w:rPr>
        <w:t>2</w:t>
      </w:r>
      <w:r>
        <w:rPr>
          <w:i/>
          <w:sz w:val="20"/>
        </w:rPr>
        <w:t xml:space="preserve">Reference </w:t>
      </w:r>
      <w:r>
        <w:rPr>
          <w:sz w:val="20"/>
        </w:rPr>
        <w:t xml:space="preserve">is different than </w:t>
      </w:r>
      <w:r>
        <w:rPr>
          <w:i/>
          <w:sz w:val="20"/>
        </w:rPr>
        <w:t>referentiality</w:t>
      </w:r>
      <w:r>
        <w:rPr>
          <w:sz w:val="20"/>
        </w:rPr>
        <w:t>. Reference is a pragmatic function, having to do with discourse.</w:t>
      </w:r>
    </w:p>
    <w:p w:rsidR="00DD7756" w:rsidRDefault="00AD1397">
      <w:pPr>
        <w:spacing w:before="11" w:line="252" w:lineRule="auto"/>
        <w:ind w:left="120" w:right="537"/>
        <w:jc w:val="both"/>
        <w:rPr>
          <w:sz w:val="20"/>
        </w:rPr>
      </w:pPr>
      <w:r>
        <w:rPr>
          <w:sz w:val="20"/>
        </w:rPr>
        <w:t xml:space="preserve">Referentiality is ontological, having to do with the state of reality. Thus a </w:t>
      </w:r>
      <w:r>
        <w:rPr>
          <w:i/>
          <w:sz w:val="20"/>
        </w:rPr>
        <w:t xml:space="preserve">referent </w:t>
      </w:r>
      <w:r>
        <w:rPr>
          <w:sz w:val="20"/>
        </w:rPr>
        <w:t xml:space="preserve">can be </w:t>
      </w:r>
      <w:r>
        <w:rPr>
          <w:i/>
          <w:sz w:val="20"/>
        </w:rPr>
        <w:t>non-referential</w:t>
      </w:r>
      <w:r>
        <w:rPr>
          <w:sz w:val="20"/>
        </w:rPr>
        <w:t>, such as with indefinites (</w:t>
      </w:r>
      <w:r>
        <w:rPr>
          <w:i/>
          <w:sz w:val="20"/>
        </w:rPr>
        <w:t>a nap would be a good idea</w:t>
      </w:r>
      <w:r>
        <w:rPr>
          <w:sz w:val="20"/>
        </w:rPr>
        <w:t>) or when referring to entities which do not exist (</w:t>
      </w:r>
      <w:r>
        <w:rPr>
          <w:i/>
          <w:sz w:val="20"/>
        </w:rPr>
        <w:t>the unicorn</w:t>
      </w:r>
      <w:r>
        <w:rPr>
          <w:sz w:val="20"/>
        </w:rPr>
        <w:t>).</w:t>
      </w:r>
    </w:p>
    <w:p w:rsidR="00DD7756" w:rsidRDefault="00DD7756">
      <w:pPr>
        <w:spacing w:line="252" w:lineRule="auto"/>
        <w:jc w:val="both"/>
        <w:rPr>
          <w:sz w:val="20"/>
        </w:rPr>
        <w:sectPr w:rsidR="00DD7756">
          <w:footerReference w:type="default" r:id="rId24"/>
          <w:pgSz w:w="12240" w:h="15840"/>
          <w:pgMar w:top="1360" w:right="900" w:bottom="1040" w:left="1680" w:header="0" w:footer="856" w:gutter="0"/>
          <w:cols w:space="720"/>
        </w:sectPr>
      </w:pPr>
    </w:p>
    <w:p w:rsidR="00DD7756" w:rsidRDefault="00AD1397">
      <w:pPr>
        <w:pStyle w:val="BodyText"/>
        <w:spacing w:before="84"/>
        <w:ind w:left="843"/>
      </w:pPr>
      <w:bookmarkStart w:id="30" w:name="_bookmark19"/>
      <w:bookmarkEnd w:id="30"/>
      <w:r>
        <w:rPr>
          <w:b/>
        </w:rPr>
        <w:lastRenderedPageBreak/>
        <w:t xml:space="preserve">Mod: </w:t>
      </w:r>
      <w:r>
        <w:t xml:space="preserve">And it happened to be one of the rare </w:t>
      </w:r>
      <w:r>
        <w:rPr>
          <w:b/>
          <w:color w:val="FF0000"/>
        </w:rPr>
        <w:t xml:space="preserve">paint </w:t>
      </w:r>
      <w:r>
        <w:t>jobs.</w:t>
      </w:r>
    </w:p>
    <w:p w:rsidR="00DD7756" w:rsidRDefault="00AD1397">
      <w:pPr>
        <w:pStyle w:val="BodyText"/>
        <w:spacing w:before="4"/>
        <w:rPr>
          <w:sz w:val="32"/>
        </w:rPr>
      </w:pPr>
      <w:r>
        <w:br w:type="column"/>
      </w:r>
    </w:p>
    <w:p w:rsidR="00DD7756" w:rsidRDefault="00AD1397">
      <w:pPr>
        <w:ind w:left="258"/>
        <w:rPr>
          <w:sz w:val="20"/>
        </w:rPr>
      </w:pPr>
      <w:r>
        <w:rPr>
          <w:sz w:val="20"/>
        </w:rPr>
        <w:t xml:space="preserve">(Ide &amp; Suderman </w:t>
      </w:r>
      <w:hyperlink w:anchor="_bookmark380" w:history="1">
        <w:r>
          <w:rPr>
            <w:color w:val="007FFF"/>
            <w:sz w:val="20"/>
          </w:rPr>
          <w:t>2005</w:t>
        </w:r>
      </w:hyperlink>
      <w:r>
        <w:rPr>
          <w:sz w:val="20"/>
        </w:rPr>
        <w:t>: sw2236)</w:t>
      </w:r>
    </w:p>
    <w:p w:rsidR="00DD7756" w:rsidRDefault="00DD7756">
      <w:pPr>
        <w:rPr>
          <w:sz w:val="20"/>
        </w:rPr>
        <w:sectPr w:rsidR="00DD7756">
          <w:pgSz w:w="12240" w:h="15840"/>
          <w:pgMar w:top="1380" w:right="900" w:bottom="1040" w:left="1680" w:header="0" w:footer="856" w:gutter="0"/>
          <w:cols w:num="2" w:space="720" w:equalWidth="0">
            <w:col w:w="6261" w:space="40"/>
            <w:col w:w="3359"/>
          </w:cols>
        </w:sectPr>
      </w:pPr>
    </w:p>
    <w:p w:rsidR="00DD7756" w:rsidRDefault="00DD7756">
      <w:pPr>
        <w:pStyle w:val="BodyText"/>
        <w:spacing w:before="3"/>
        <w:rPr>
          <w:sz w:val="16"/>
        </w:rPr>
      </w:pPr>
    </w:p>
    <w:p w:rsidR="00DD7756" w:rsidRDefault="00DD7756">
      <w:pPr>
        <w:pStyle w:val="ListParagraph"/>
        <w:numPr>
          <w:ilvl w:val="2"/>
          <w:numId w:val="13"/>
        </w:numPr>
        <w:tabs>
          <w:tab w:val="left" w:pos="834"/>
          <w:tab w:val="left" w:pos="835"/>
        </w:tabs>
        <w:spacing w:before="99"/>
        <w:rPr>
          <w:sz w:val="24"/>
        </w:rPr>
      </w:pPr>
      <w:r w:rsidRPr="00DD7756">
        <w:pict>
          <v:line id="_x0000_s1169" style="position:absolute;left:0;text-align:left;z-index:15733760;mso-position-horizontal-relative:page" from="125.75pt,19.9pt" to="274.8pt,19.9pt" strokeweight=".14058mm">
            <w10:wrap anchorx="page"/>
          </v:line>
        </w:pict>
      </w:r>
      <w:r w:rsidR="00AD1397">
        <w:rPr>
          <w:sz w:val="24"/>
        </w:rPr>
        <w:t>Mandinka (Mande &gt;</w:t>
      </w:r>
      <w:r w:rsidR="00AD1397">
        <w:rPr>
          <w:spacing w:val="-4"/>
          <w:sz w:val="24"/>
        </w:rPr>
        <w:t xml:space="preserve"> </w:t>
      </w:r>
      <w:r w:rsidR="00AD1397">
        <w:rPr>
          <w:sz w:val="24"/>
        </w:rPr>
        <w:t>Manding)</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BodyText"/>
        <w:spacing w:before="95"/>
        <w:ind w:left="962"/>
      </w:pPr>
      <w:r>
        <w:rPr>
          <w:b/>
        </w:rPr>
        <w:lastRenderedPageBreak/>
        <w:t xml:space="preserve">Ref: </w:t>
      </w:r>
      <w:r>
        <w:rPr>
          <w:b/>
          <w:spacing w:val="41"/>
        </w:rPr>
        <w:t xml:space="preserve"> </w:t>
      </w:r>
      <w:r>
        <w:rPr>
          <w:b/>
          <w:color w:val="FF0000"/>
          <w:spacing w:val="-4"/>
        </w:rPr>
        <w:t>Kuuráŋ</w:t>
      </w:r>
      <w:r>
        <w:rPr>
          <w:spacing w:val="-4"/>
        </w:rPr>
        <w:t>‑o</w:t>
      </w:r>
    </w:p>
    <w:p w:rsidR="00DD7756" w:rsidRDefault="00AD1397">
      <w:pPr>
        <w:pStyle w:val="BodyText"/>
        <w:spacing w:before="15"/>
        <w:ind w:left="1504"/>
      </w:pPr>
      <w:r>
        <w:rPr>
          <w:b/>
          <w:color w:val="FF0000"/>
          <w:w w:val="105"/>
        </w:rPr>
        <w:t>sick</w:t>
      </w:r>
      <w:r>
        <w:rPr>
          <w:w w:val="105"/>
        </w:rPr>
        <w:t>‑def</w:t>
      </w:r>
    </w:p>
    <w:p w:rsidR="00DD7756" w:rsidRDefault="00AD1397">
      <w:pPr>
        <w:pStyle w:val="BodyText"/>
        <w:spacing w:before="95" w:line="254" w:lineRule="auto"/>
        <w:ind w:left="258"/>
      </w:pPr>
      <w:r>
        <w:br w:type="column"/>
      </w:r>
      <w:r>
        <w:rPr>
          <w:w w:val="105"/>
        </w:rPr>
        <w:lastRenderedPageBreak/>
        <w:t>mâŋ pfv.neg</w:t>
      </w:r>
    </w:p>
    <w:p w:rsidR="00DD7756" w:rsidRDefault="00AD1397">
      <w:pPr>
        <w:pStyle w:val="BodyText"/>
        <w:spacing w:before="95" w:line="254" w:lineRule="auto"/>
        <w:ind w:left="258" w:right="4469"/>
      </w:pPr>
      <w:r>
        <w:br w:type="column"/>
      </w:r>
      <w:r>
        <w:lastRenderedPageBreak/>
        <w:t xml:space="preserve">díyaa. </w:t>
      </w:r>
      <w:r>
        <w:rPr>
          <w:w w:val="95"/>
        </w:rPr>
        <w:t>pleasant</w:t>
      </w:r>
    </w:p>
    <w:p w:rsidR="00DD7756" w:rsidRDefault="00DD7756">
      <w:pPr>
        <w:spacing w:line="254" w:lineRule="auto"/>
        <w:sectPr w:rsidR="00DD7756">
          <w:type w:val="continuous"/>
          <w:pgSz w:w="12240" w:h="15840"/>
          <w:pgMar w:top="1300" w:right="900" w:bottom="280" w:left="1680" w:header="720" w:footer="720" w:gutter="0"/>
          <w:cols w:num="3" w:space="720" w:equalWidth="0">
            <w:col w:w="2469" w:space="40"/>
            <w:col w:w="1050" w:space="39"/>
            <w:col w:w="6062"/>
          </w:cols>
        </w:sectPr>
      </w:pPr>
    </w:p>
    <w:p w:rsidR="00DD7756" w:rsidRDefault="00AD1397">
      <w:pPr>
        <w:tabs>
          <w:tab w:val="left" w:pos="7563"/>
        </w:tabs>
        <w:spacing w:before="11"/>
        <w:ind w:left="1504"/>
        <w:rPr>
          <w:sz w:val="20"/>
        </w:rPr>
      </w:pPr>
      <w:r>
        <w:rPr>
          <w:sz w:val="24"/>
        </w:rPr>
        <w:lastRenderedPageBreak/>
        <w:t>‘Sickness is</w:t>
      </w:r>
      <w:r>
        <w:rPr>
          <w:spacing w:val="-5"/>
          <w:sz w:val="24"/>
        </w:rPr>
        <w:t xml:space="preserve"> </w:t>
      </w:r>
      <w:r>
        <w:rPr>
          <w:sz w:val="24"/>
        </w:rPr>
        <w:t>not</w:t>
      </w:r>
      <w:r>
        <w:rPr>
          <w:spacing w:val="-3"/>
          <w:sz w:val="24"/>
        </w:rPr>
        <w:t xml:space="preserve"> pleasant.’</w:t>
      </w:r>
      <w:r>
        <w:rPr>
          <w:spacing w:val="-3"/>
          <w:sz w:val="24"/>
        </w:rPr>
        <w:tab/>
      </w:r>
      <w:r>
        <w:rPr>
          <w:sz w:val="20"/>
        </w:rPr>
        <w:t xml:space="preserve">(Creissels </w:t>
      </w:r>
      <w:hyperlink w:anchor="_bookmark286" w:history="1">
        <w:r>
          <w:rPr>
            <w:color w:val="007FFF"/>
            <w:sz w:val="20"/>
          </w:rPr>
          <w:t>2017</w:t>
        </w:r>
      </w:hyperlink>
      <w:r>
        <w:rPr>
          <w:sz w:val="20"/>
        </w:rPr>
        <w:t>:</w:t>
      </w:r>
      <w:r>
        <w:rPr>
          <w:spacing w:val="14"/>
          <w:sz w:val="20"/>
        </w:rPr>
        <w:t xml:space="preserve"> </w:t>
      </w:r>
      <w:r>
        <w:rPr>
          <w:sz w:val="20"/>
        </w:rPr>
        <w:t>46)</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BodyText"/>
        <w:spacing w:before="99"/>
        <w:ind w:right="41"/>
        <w:jc w:val="right"/>
      </w:pPr>
      <w:r>
        <w:rPr>
          <w:b/>
        </w:rPr>
        <w:lastRenderedPageBreak/>
        <w:t xml:space="preserve">Pred: </w:t>
      </w:r>
      <w:r>
        <w:t>Díndíŋ‑o</w:t>
      </w:r>
    </w:p>
    <w:p w:rsidR="00DD7756" w:rsidRDefault="00AD1397">
      <w:pPr>
        <w:pStyle w:val="BodyText"/>
        <w:spacing w:before="16"/>
        <w:jc w:val="right"/>
      </w:pPr>
      <w:r>
        <w:rPr>
          <w:w w:val="105"/>
        </w:rPr>
        <w:t>child‑def</w:t>
      </w:r>
    </w:p>
    <w:p w:rsidR="00DD7756" w:rsidRDefault="00AD1397">
      <w:pPr>
        <w:pStyle w:val="BodyText"/>
        <w:spacing w:before="99" w:line="254" w:lineRule="auto"/>
        <w:ind w:left="258"/>
      </w:pPr>
      <w:r>
        <w:br w:type="column"/>
      </w:r>
      <w:r>
        <w:rPr>
          <w:w w:val="105"/>
        </w:rPr>
        <w:lastRenderedPageBreak/>
        <w:t>máŋ pfv.neg</w:t>
      </w:r>
    </w:p>
    <w:p w:rsidR="00DD7756" w:rsidRDefault="00AD1397">
      <w:pPr>
        <w:pStyle w:val="BodyText"/>
        <w:spacing w:before="99" w:line="254" w:lineRule="auto"/>
        <w:ind w:left="258" w:right="4854"/>
        <w:rPr>
          <w:b/>
        </w:rPr>
      </w:pPr>
      <w:r>
        <w:br w:type="column"/>
      </w:r>
      <w:r>
        <w:rPr>
          <w:b/>
          <w:color w:val="FF0000"/>
          <w:w w:val="95"/>
        </w:rPr>
        <w:lastRenderedPageBreak/>
        <w:t>kuraŋ</w:t>
      </w:r>
      <w:r>
        <w:rPr>
          <w:w w:val="95"/>
        </w:rPr>
        <w:t xml:space="preserve">. </w:t>
      </w:r>
      <w:r>
        <w:rPr>
          <w:b/>
          <w:color w:val="FF0000"/>
        </w:rPr>
        <w:t>sick</w:t>
      </w:r>
    </w:p>
    <w:p w:rsidR="00DD7756" w:rsidRDefault="00DD7756">
      <w:pPr>
        <w:spacing w:line="254" w:lineRule="auto"/>
        <w:sectPr w:rsidR="00DD7756">
          <w:type w:val="continuous"/>
          <w:pgSz w:w="12240" w:h="15840"/>
          <w:pgMar w:top="1300" w:right="900" w:bottom="280" w:left="1680" w:header="720" w:footer="720" w:gutter="0"/>
          <w:cols w:num="3" w:space="720" w:equalWidth="0">
            <w:col w:w="2425" w:space="40"/>
            <w:col w:w="1049" w:space="39"/>
            <w:col w:w="6107"/>
          </w:cols>
        </w:sectPr>
      </w:pPr>
    </w:p>
    <w:p w:rsidR="00DD7756" w:rsidRDefault="00AD1397">
      <w:pPr>
        <w:tabs>
          <w:tab w:val="left" w:pos="7563"/>
        </w:tabs>
        <w:spacing w:before="11"/>
        <w:ind w:left="1504"/>
        <w:rPr>
          <w:sz w:val="20"/>
        </w:rPr>
      </w:pPr>
      <w:r>
        <w:rPr>
          <w:sz w:val="24"/>
        </w:rPr>
        <w:lastRenderedPageBreak/>
        <w:t>‘The child is</w:t>
      </w:r>
      <w:r>
        <w:rPr>
          <w:spacing w:val="-17"/>
          <w:sz w:val="24"/>
        </w:rPr>
        <w:t xml:space="preserve"> </w:t>
      </w:r>
      <w:r>
        <w:rPr>
          <w:sz w:val="24"/>
        </w:rPr>
        <w:t>not</w:t>
      </w:r>
      <w:r>
        <w:rPr>
          <w:spacing w:val="-5"/>
          <w:sz w:val="24"/>
        </w:rPr>
        <w:t xml:space="preserve"> sick.’</w:t>
      </w:r>
      <w:r>
        <w:rPr>
          <w:spacing w:val="-5"/>
          <w:sz w:val="24"/>
        </w:rPr>
        <w:tab/>
      </w:r>
      <w:r>
        <w:rPr>
          <w:sz w:val="20"/>
        </w:rPr>
        <w:t xml:space="preserve">(Creissels </w:t>
      </w:r>
      <w:hyperlink w:anchor="_bookmark286" w:history="1">
        <w:r>
          <w:rPr>
            <w:color w:val="007FFF"/>
            <w:sz w:val="20"/>
          </w:rPr>
          <w:t>2017</w:t>
        </w:r>
      </w:hyperlink>
      <w:r>
        <w:rPr>
          <w:sz w:val="20"/>
        </w:rPr>
        <w:t>:</w:t>
      </w:r>
      <w:r>
        <w:rPr>
          <w:spacing w:val="13"/>
          <w:sz w:val="20"/>
        </w:rPr>
        <w:t xml:space="preserve"> </w:t>
      </w:r>
      <w:r>
        <w:rPr>
          <w:sz w:val="20"/>
        </w:rPr>
        <w:t>46)</w:t>
      </w:r>
    </w:p>
    <w:p w:rsidR="00DD7756" w:rsidRDefault="00DD7756">
      <w:pPr>
        <w:pStyle w:val="BodyText"/>
        <w:spacing w:before="1"/>
      </w:pPr>
    </w:p>
    <w:p w:rsidR="00DD7756" w:rsidRDefault="00AD1397">
      <w:pPr>
        <w:pStyle w:val="ListParagraph"/>
        <w:numPr>
          <w:ilvl w:val="2"/>
          <w:numId w:val="13"/>
        </w:numPr>
        <w:tabs>
          <w:tab w:val="left" w:pos="834"/>
          <w:tab w:val="left" w:pos="835"/>
        </w:tabs>
        <w:rPr>
          <w:sz w:val="24"/>
        </w:rPr>
      </w:pPr>
      <w:bookmarkStart w:id="31" w:name="_bookmark20"/>
      <w:bookmarkEnd w:id="31"/>
      <w:r>
        <w:rPr>
          <w:sz w:val="24"/>
          <w:u w:val="single"/>
        </w:rPr>
        <w:t>Mundari (Austroasiatic &gt;</w:t>
      </w:r>
      <w:r>
        <w:rPr>
          <w:spacing w:val="-4"/>
          <w:sz w:val="24"/>
          <w:u w:val="single"/>
        </w:rPr>
        <w:t xml:space="preserve"> </w:t>
      </w:r>
      <w:r>
        <w:rPr>
          <w:sz w:val="24"/>
          <w:u w:val="single"/>
        </w:rPr>
        <w:t>Munda)</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BodyText"/>
        <w:spacing w:before="87"/>
        <w:ind w:left="962"/>
      </w:pPr>
      <w:r>
        <w:rPr>
          <w:b/>
        </w:rPr>
        <w:lastRenderedPageBreak/>
        <w:t xml:space="preserve">Ref: </w:t>
      </w:r>
      <w:r>
        <w:rPr>
          <w:b/>
          <w:color w:val="FF0000"/>
        </w:rPr>
        <w:t>buru</w:t>
      </w:r>
      <w:r>
        <w:t>=ko</w:t>
      </w:r>
    </w:p>
    <w:p w:rsidR="00DD7756" w:rsidRDefault="00AD1397">
      <w:pPr>
        <w:pStyle w:val="BodyText"/>
        <w:spacing w:before="15"/>
        <w:ind w:left="1504"/>
      </w:pPr>
      <w:r>
        <w:rPr>
          <w:b/>
          <w:color w:val="FF0000"/>
        </w:rPr>
        <w:t>mountain</w:t>
      </w:r>
      <w:r>
        <w:t>=3pl.subj</w:t>
      </w:r>
    </w:p>
    <w:p w:rsidR="00DD7756" w:rsidRDefault="00AD1397">
      <w:pPr>
        <w:pStyle w:val="BodyText"/>
        <w:spacing w:before="87" w:line="254" w:lineRule="auto"/>
        <w:ind w:left="258" w:right="3003"/>
      </w:pPr>
      <w:r>
        <w:br w:type="column"/>
      </w:r>
      <w:r>
        <w:lastRenderedPageBreak/>
        <w:t>bai‑ke‑d‑a. make‑compl‑tR‑ind</w:t>
      </w:r>
    </w:p>
    <w:p w:rsidR="00DD7756" w:rsidRDefault="00DD7756">
      <w:pPr>
        <w:spacing w:line="254" w:lineRule="auto"/>
        <w:sectPr w:rsidR="00DD7756">
          <w:type w:val="continuous"/>
          <w:pgSz w:w="12240" w:h="15840"/>
          <w:pgMar w:top="1300" w:right="900" w:bottom="280" w:left="1680" w:header="720" w:footer="720" w:gutter="0"/>
          <w:cols w:num="2" w:space="720" w:equalWidth="0">
            <w:col w:w="3423" w:space="39"/>
            <w:col w:w="6198"/>
          </w:cols>
        </w:sectPr>
      </w:pPr>
    </w:p>
    <w:p w:rsidR="00DD7756" w:rsidRDefault="00AD1397">
      <w:pPr>
        <w:tabs>
          <w:tab w:val="left" w:pos="6962"/>
        </w:tabs>
        <w:spacing w:before="11"/>
        <w:ind w:left="1504"/>
        <w:rPr>
          <w:sz w:val="20"/>
        </w:rPr>
      </w:pPr>
      <w:r>
        <w:rPr>
          <w:sz w:val="24"/>
        </w:rPr>
        <w:lastRenderedPageBreak/>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321" w:history="1">
        <w:r>
          <w:rPr>
            <w:color w:val="007FFF"/>
            <w:sz w:val="20"/>
          </w:rPr>
          <w:t>2005</w:t>
        </w:r>
      </w:hyperlink>
      <w:r>
        <w:rPr>
          <w:sz w:val="20"/>
        </w:rPr>
        <w:t>:</w:t>
      </w:r>
      <w:r>
        <w:rPr>
          <w:spacing w:val="11"/>
          <w:sz w:val="20"/>
        </w:rPr>
        <w:t xml:space="preserve"> </w:t>
      </w:r>
      <w:r>
        <w:rPr>
          <w:sz w:val="20"/>
        </w:rPr>
        <w:t>354)</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BodyText"/>
        <w:spacing w:before="99"/>
        <w:ind w:left="834"/>
      </w:pPr>
      <w:r>
        <w:rPr>
          <w:b/>
        </w:rPr>
        <w:lastRenderedPageBreak/>
        <w:t xml:space="preserve">Pred: </w:t>
      </w:r>
      <w:r>
        <w:t>saan=ko</w:t>
      </w:r>
    </w:p>
    <w:p w:rsidR="00DD7756" w:rsidRDefault="00AD1397">
      <w:pPr>
        <w:pStyle w:val="BodyText"/>
        <w:spacing w:before="16"/>
        <w:ind w:left="1504"/>
      </w:pPr>
      <w:r>
        <w:t>firewood=3pl.subj</w:t>
      </w:r>
    </w:p>
    <w:p w:rsidR="00DD7756" w:rsidRDefault="00AD1397">
      <w:pPr>
        <w:pStyle w:val="BodyText"/>
        <w:spacing w:before="99"/>
        <w:ind w:left="258"/>
      </w:pPr>
      <w:r>
        <w:br w:type="column"/>
      </w:r>
      <w:r>
        <w:rPr>
          <w:b/>
          <w:color w:val="FF0000"/>
        </w:rPr>
        <w:lastRenderedPageBreak/>
        <w:t>buru</w:t>
      </w:r>
      <w:r>
        <w:t>‑ke‑d‑a.</w:t>
      </w:r>
    </w:p>
    <w:p w:rsidR="00DD7756" w:rsidRDefault="00AD1397">
      <w:pPr>
        <w:pStyle w:val="BodyText"/>
        <w:spacing w:before="16"/>
        <w:ind w:left="258"/>
      </w:pPr>
      <w:r>
        <w:rPr>
          <w:b/>
          <w:color w:val="FF0000"/>
          <w:w w:val="105"/>
        </w:rPr>
        <w:t>mountain‑</w:t>
      </w:r>
      <w:r>
        <w:rPr>
          <w:w w:val="105"/>
        </w:rPr>
        <w:t>compl‑tR‑ind</w:t>
      </w:r>
    </w:p>
    <w:p w:rsidR="00DD7756" w:rsidRDefault="00DD7756">
      <w:pPr>
        <w:sectPr w:rsidR="00DD7756">
          <w:type w:val="continuous"/>
          <w:pgSz w:w="12240" w:h="15840"/>
          <w:pgMar w:top="1300" w:right="900" w:bottom="280" w:left="1680" w:header="720" w:footer="720" w:gutter="0"/>
          <w:cols w:num="2" w:space="720" w:equalWidth="0">
            <w:col w:w="3314" w:space="40"/>
            <w:col w:w="6306"/>
          </w:cols>
        </w:sectPr>
      </w:pPr>
    </w:p>
    <w:p w:rsidR="00DD7756" w:rsidRDefault="00AD1397">
      <w:pPr>
        <w:tabs>
          <w:tab w:val="left" w:pos="6962"/>
        </w:tabs>
        <w:spacing w:before="28"/>
        <w:ind w:left="1504"/>
        <w:rPr>
          <w:sz w:val="20"/>
        </w:rPr>
      </w:pPr>
      <w:r>
        <w:rPr>
          <w:sz w:val="24"/>
        </w:rPr>
        <w:lastRenderedPageBreak/>
        <w:t>‘They heaped up</w:t>
      </w:r>
      <w:r>
        <w:rPr>
          <w:spacing w:val="-17"/>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321" w:history="1">
        <w:r>
          <w:rPr>
            <w:color w:val="007FFF"/>
            <w:sz w:val="20"/>
          </w:rPr>
          <w:t>2005</w:t>
        </w:r>
      </w:hyperlink>
      <w:r>
        <w:rPr>
          <w:sz w:val="20"/>
        </w:rPr>
        <w:t>:</w:t>
      </w:r>
      <w:r>
        <w:rPr>
          <w:spacing w:val="11"/>
          <w:sz w:val="20"/>
        </w:rPr>
        <w:t xml:space="preserve"> </w:t>
      </w:r>
      <w:r>
        <w:rPr>
          <w:sz w:val="20"/>
        </w:rPr>
        <w:t>355)</w:t>
      </w:r>
    </w:p>
    <w:p w:rsidR="00DD7756" w:rsidRDefault="00DD7756">
      <w:pPr>
        <w:pStyle w:val="BodyText"/>
        <w:spacing w:before="1"/>
      </w:pPr>
    </w:p>
    <w:p w:rsidR="00DD7756" w:rsidRDefault="00AD1397">
      <w:pPr>
        <w:pStyle w:val="ListParagraph"/>
        <w:numPr>
          <w:ilvl w:val="2"/>
          <w:numId w:val="13"/>
        </w:numPr>
        <w:tabs>
          <w:tab w:val="left" w:pos="834"/>
          <w:tab w:val="left" w:pos="835"/>
        </w:tabs>
        <w:rPr>
          <w:sz w:val="24"/>
        </w:rPr>
      </w:pPr>
      <w:r>
        <w:rPr>
          <w:sz w:val="24"/>
          <w:u w:val="single"/>
        </w:rPr>
        <w:t>Nuuchahnulth (Wakashan &gt; Southern</w:t>
      </w:r>
      <w:r>
        <w:rPr>
          <w:spacing w:val="-7"/>
          <w:sz w:val="24"/>
          <w:u w:val="single"/>
        </w:rPr>
        <w:t xml:space="preserve"> </w:t>
      </w:r>
      <w:r>
        <w:rPr>
          <w:sz w:val="24"/>
          <w:u w:val="single"/>
        </w:rPr>
        <w:t>Wakashan)</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BodyText"/>
        <w:spacing w:before="87"/>
        <w:ind w:left="962"/>
      </w:pPr>
      <w:r>
        <w:rPr>
          <w:b/>
        </w:rPr>
        <w:lastRenderedPageBreak/>
        <w:t xml:space="preserve">Ref: </w:t>
      </w:r>
      <w:r>
        <w:t>watqšiƛ</w:t>
      </w:r>
    </w:p>
    <w:p w:rsidR="00DD7756" w:rsidRDefault="00AD1397">
      <w:pPr>
        <w:pStyle w:val="BodyText"/>
        <w:spacing w:before="15" w:line="254" w:lineRule="auto"/>
        <w:ind w:left="1504"/>
      </w:pPr>
      <w:r>
        <w:t xml:space="preserve">watq‑ši(ƛ) swallow‑mom </w:t>
      </w:r>
      <w:r>
        <w:rPr>
          <w:w w:val="95"/>
        </w:rPr>
        <w:t>completely.swallowed</w:t>
      </w:r>
    </w:p>
    <w:p w:rsidR="00DD7756" w:rsidRDefault="00AD1397">
      <w:pPr>
        <w:pStyle w:val="BodyText"/>
        <w:tabs>
          <w:tab w:val="left" w:pos="1487"/>
        </w:tabs>
        <w:spacing w:before="87"/>
        <w:ind w:left="257"/>
      </w:pPr>
      <w:r>
        <w:br w:type="column"/>
      </w:r>
      <w:r>
        <w:lastRenderedPageBreak/>
        <w:t>ʔaƛimt</w:t>
      </w:r>
      <w:r>
        <w:tab/>
        <w:t>…</w:t>
      </w:r>
    </w:p>
    <w:p w:rsidR="00DD7756" w:rsidRDefault="00AD1397">
      <w:pPr>
        <w:pStyle w:val="BodyText"/>
        <w:tabs>
          <w:tab w:val="left" w:pos="1487"/>
        </w:tabs>
        <w:spacing w:before="15"/>
        <w:ind w:left="257"/>
      </w:pPr>
      <w:r>
        <w:rPr>
          <w:b/>
          <w:color w:val="FF0000"/>
        </w:rPr>
        <w:t>ʔaƛa</w:t>
      </w:r>
      <w:r>
        <w:t>‑imt</w:t>
      </w:r>
      <w:r>
        <w:tab/>
        <w:t>…</w:t>
      </w:r>
    </w:p>
    <w:p w:rsidR="00DD7756" w:rsidRDefault="00AD1397">
      <w:pPr>
        <w:pStyle w:val="BodyText"/>
        <w:tabs>
          <w:tab w:val="left" w:pos="1487"/>
        </w:tabs>
        <w:spacing w:before="16"/>
        <w:ind w:left="257"/>
      </w:pPr>
      <w:r>
        <w:rPr>
          <w:b/>
          <w:color w:val="FF0000"/>
          <w:w w:val="105"/>
        </w:rPr>
        <w:t>two</w:t>
      </w:r>
      <w:r>
        <w:rPr>
          <w:w w:val="105"/>
        </w:rPr>
        <w:t>‑past</w:t>
      </w:r>
      <w:r>
        <w:rPr>
          <w:w w:val="105"/>
        </w:rPr>
        <w:tab/>
        <w:t>…</w:t>
      </w:r>
    </w:p>
    <w:p w:rsidR="00DD7756" w:rsidRDefault="00AD1397">
      <w:pPr>
        <w:pStyle w:val="BodyText"/>
        <w:tabs>
          <w:tab w:val="left" w:pos="1487"/>
        </w:tabs>
        <w:spacing w:before="15"/>
        <w:ind w:left="257"/>
      </w:pPr>
      <w:r>
        <w:t>two</w:t>
      </w:r>
      <w:r>
        <w:tab/>
        <w:t>…</w:t>
      </w:r>
    </w:p>
    <w:p w:rsidR="00DD7756" w:rsidRDefault="00DD7756">
      <w:pPr>
        <w:sectPr w:rsidR="00DD7756">
          <w:type w:val="continuous"/>
          <w:pgSz w:w="12240" w:h="15840"/>
          <w:pgMar w:top="1300" w:right="900" w:bottom="280" w:left="1680" w:header="720" w:footer="720" w:gutter="0"/>
          <w:cols w:num="2" w:space="720" w:equalWidth="0">
            <w:col w:w="3651" w:space="40"/>
            <w:col w:w="5969"/>
          </w:cols>
        </w:sectPr>
      </w:pPr>
    </w:p>
    <w:p w:rsidR="00DD7756" w:rsidRDefault="00AD1397">
      <w:pPr>
        <w:tabs>
          <w:tab w:val="left" w:pos="6839"/>
        </w:tabs>
        <w:spacing w:before="10"/>
        <w:ind w:left="1504"/>
        <w:rPr>
          <w:sz w:val="20"/>
        </w:rPr>
      </w:pPr>
      <w:r>
        <w:rPr>
          <w:sz w:val="24"/>
        </w:rPr>
        <w:lastRenderedPageBreak/>
        <w:t>‘He swallowed two of</w:t>
      </w:r>
      <w:r>
        <w:rPr>
          <w:spacing w:val="-13"/>
          <w:sz w:val="24"/>
        </w:rPr>
        <w:t xml:space="preserve"> </w:t>
      </w:r>
      <w:r>
        <w:rPr>
          <w:sz w:val="24"/>
        </w:rPr>
        <w:t>them</w:t>
      </w:r>
      <w:r>
        <w:rPr>
          <w:spacing w:val="-3"/>
          <w:sz w:val="24"/>
        </w:rPr>
        <w:t xml:space="preserve"> </w:t>
      </w:r>
      <w:r>
        <w:rPr>
          <w:sz w:val="24"/>
        </w:rPr>
        <w:t>[…]’</w:t>
      </w:r>
      <w:r>
        <w:rPr>
          <w:sz w:val="24"/>
        </w:rPr>
        <w:tab/>
      </w:r>
      <w:r>
        <w:rPr>
          <w:sz w:val="20"/>
        </w:rPr>
        <w:t xml:space="preserve">(Louie </w:t>
      </w:r>
      <w:hyperlink w:anchor="_bookmark406" w:history="1">
        <w:r>
          <w:rPr>
            <w:color w:val="007FFF"/>
            <w:sz w:val="20"/>
          </w:rPr>
          <w:t>2003</w:t>
        </w:r>
      </w:hyperlink>
      <w:r>
        <w:rPr>
          <w:sz w:val="20"/>
        </w:rPr>
        <w:t>: Qawiqaalth</w:t>
      </w:r>
      <w:r>
        <w:rPr>
          <w:spacing w:val="12"/>
          <w:sz w:val="20"/>
        </w:rPr>
        <w:t xml:space="preserve"> </w:t>
      </w:r>
      <w:r>
        <w:rPr>
          <w:sz w:val="20"/>
        </w:rPr>
        <w:t>57)</w:t>
      </w:r>
    </w:p>
    <w:p w:rsidR="00DD7756" w:rsidRDefault="00DD7756">
      <w:pPr>
        <w:pStyle w:val="BodyText"/>
        <w:spacing w:before="7"/>
        <w:rPr>
          <w:sz w:val="11"/>
        </w:rPr>
      </w:pPr>
    </w:p>
    <w:p w:rsidR="00DD7756" w:rsidRDefault="00DD7756">
      <w:pPr>
        <w:rPr>
          <w:sz w:val="11"/>
        </w:rPr>
        <w:sectPr w:rsidR="00DD7756">
          <w:type w:val="continuous"/>
          <w:pgSz w:w="12240" w:h="15840"/>
          <w:pgMar w:top="1300" w:right="900" w:bottom="280" w:left="1680" w:header="720" w:footer="720" w:gutter="0"/>
          <w:cols w:space="720"/>
        </w:sectPr>
      </w:pPr>
    </w:p>
    <w:p w:rsidR="00DD7756" w:rsidRDefault="00AD1397">
      <w:pPr>
        <w:pStyle w:val="BodyText"/>
        <w:spacing w:before="102"/>
        <w:ind w:left="834"/>
        <w:jc w:val="both"/>
      </w:pPr>
      <w:r>
        <w:rPr>
          <w:b/>
        </w:rPr>
        <w:lastRenderedPageBreak/>
        <w:t xml:space="preserve">Pred: </w:t>
      </w:r>
      <w:r>
        <w:rPr>
          <w:b/>
          <w:spacing w:val="57"/>
        </w:rPr>
        <w:t xml:space="preserve"> </w:t>
      </w:r>
      <w:r>
        <w:rPr>
          <w:spacing w:val="-5"/>
        </w:rPr>
        <w:t>wik</w:t>
      </w:r>
      <w:r>
        <w:rPr>
          <w:spacing w:val="-5"/>
          <w:position w:val="4"/>
        </w:rPr>
        <w:t>̓</w:t>
      </w:r>
      <w:r>
        <w:rPr>
          <w:spacing w:val="-5"/>
        </w:rPr>
        <w:t>aƛ</w:t>
      </w:r>
    </w:p>
    <w:p w:rsidR="00DD7756" w:rsidRDefault="00AD1397">
      <w:pPr>
        <w:pStyle w:val="BodyText"/>
        <w:spacing w:before="15" w:line="254" w:lineRule="auto"/>
        <w:ind w:left="1504"/>
        <w:jc w:val="both"/>
      </w:pPr>
      <w:r>
        <w:t>wik‑ʼaƛ not‑fin didn’t</w:t>
      </w:r>
    </w:p>
    <w:p w:rsidR="00DD7756" w:rsidRDefault="00AD1397">
      <w:pPr>
        <w:pStyle w:val="BodyText"/>
        <w:spacing w:before="142" w:line="254" w:lineRule="auto"/>
        <w:ind w:left="258"/>
      </w:pPr>
      <w:r>
        <w:br w:type="column"/>
      </w:r>
      <w:r>
        <w:lastRenderedPageBreak/>
        <w:t xml:space="preserve">haʔukšiƛ </w:t>
      </w:r>
      <w:r>
        <w:rPr>
          <w:w w:val="95"/>
        </w:rPr>
        <w:t xml:space="preserve">haʔuk‑ši(ƛ) </w:t>
      </w:r>
      <w:r>
        <w:t>eat‑mom ate</w:t>
      </w:r>
    </w:p>
    <w:p w:rsidR="00DD7756" w:rsidRDefault="00AD1397">
      <w:pPr>
        <w:pStyle w:val="BodyText"/>
        <w:spacing w:before="142"/>
        <w:ind w:left="257"/>
      </w:pPr>
      <w:r>
        <w:br w:type="column"/>
      </w:r>
      <w:r>
        <w:lastRenderedPageBreak/>
        <w:t>ʔaƛiičiƛ</w:t>
      </w:r>
    </w:p>
    <w:p w:rsidR="00DD7756" w:rsidRDefault="00AD1397">
      <w:pPr>
        <w:pStyle w:val="BodyText"/>
        <w:spacing w:before="15" w:line="254" w:lineRule="auto"/>
        <w:ind w:left="257" w:right="3744"/>
      </w:pPr>
      <w:r>
        <w:rPr>
          <w:b/>
          <w:color w:val="FF0000"/>
        </w:rPr>
        <w:t>ʔaƛa</w:t>
      </w:r>
      <w:r>
        <w:t xml:space="preserve">‑ʽi·čiƛ </w:t>
      </w:r>
      <w:r>
        <w:rPr>
          <w:b/>
          <w:color w:val="FF0000"/>
        </w:rPr>
        <w:t>two</w:t>
      </w:r>
      <w:r>
        <w:t>‑incep</w:t>
      </w:r>
    </w:p>
    <w:p w:rsidR="00DD7756" w:rsidRDefault="00AD1397">
      <w:pPr>
        <w:pStyle w:val="BodyText"/>
        <w:spacing w:line="271" w:lineRule="exact"/>
        <w:ind w:left="257"/>
      </w:pPr>
      <w:r>
        <w:t>became.two</w:t>
      </w:r>
    </w:p>
    <w:p w:rsidR="00DD7756" w:rsidRDefault="00DD7756">
      <w:pPr>
        <w:spacing w:line="271" w:lineRule="exact"/>
        <w:sectPr w:rsidR="00DD7756">
          <w:type w:val="continuous"/>
          <w:pgSz w:w="12240" w:h="15840"/>
          <w:pgMar w:top="1300" w:right="900" w:bottom="280" w:left="1680" w:header="720" w:footer="720" w:gutter="0"/>
          <w:cols w:num="3" w:space="720" w:equalWidth="0">
            <w:col w:w="2239" w:space="40"/>
            <w:col w:w="1358" w:space="39"/>
            <w:col w:w="5984"/>
          </w:cols>
        </w:sectPr>
      </w:pPr>
    </w:p>
    <w:p w:rsidR="00DD7756" w:rsidRDefault="00AD1397">
      <w:pPr>
        <w:tabs>
          <w:tab w:val="left" w:pos="7254"/>
        </w:tabs>
        <w:spacing w:before="9"/>
        <w:ind w:left="1504"/>
        <w:rPr>
          <w:sz w:val="20"/>
        </w:rPr>
      </w:pPr>
      <w:r>
        <w:rPr>
          <w:sz w:val="24"/>
        </w:rPr>
        <w:lastRenderedPageBreak/>
        <w:t>‘He (Mink) didn’t eat them and the crabs</w:t>
      </w:r>
      <w:r>
        <w:rPr>
          <w:spacing w:val="-19"/>
          <w:sz w:val="24"/>
        </w:rPr>
        <w:t xml:space="preserve"> </w:t>
      </w:r>
      <w:r>
        <w:rPr>
          <w:sz w:val="24"/>
        </w:rPr>
        <w:t>became</w:t>
      </w:r>
      <w:r>
        <w:rPr>
          <w:spacing w:val="-2"/>
          <w:sz w:val="24"/>
        </w:rPr>
        <w:t xml:space="preserve"> </w:t>
      </w:r>
      <w:r>
        <w:rPr>
          <w:spacing w:val="-7"/>
          <w:sz w:val="24"/>
        </w:rPr>
        <w:t>two.’</w:t>
      </w:r>
      <w:r>
        <w:rPr>
          <w:spacing w:val="-7"/>
          <w:sz w:val="24"/>
        </w:rPr>
        <w:tab/>
      </w:r>
      <w:r>
        <w:rPr>
          <w:sz w:val="20"/>
        </w:rPr>
        <w:t xml:space="preserve">(Louie </w:t>
      </w:r>
      <w:hyperlink w:anchor="_bookmark406" w:history="1">
        <w:r>
          <w:rPr>
            <w:color w:val="007FFF"/>
            <w:sz w:val="20"/>
          </w:rPr>
          <w:t>2003</w:t>
        </w:r>
      </w:hyperlink>
      <w:r>
        <w:rPr>
          <w:sz w:val="20"/>
        </w:rPr>
        <w:t>: Mink</w:t>
      </w:r>
      <w:r>
        <w:rPr>
          <w:spacing w:val="12"/>
          <w:sz w:val="20"/>
        </w:rPr>
        <w:t xml:space="preserve"> </w:t>
      </w:r>
      <w:r>
        <w:rPr>
          <w:sz w:val="20"/>
        </w:rPr>
        <w:t>266)</w:t>
      </w:r>
    </w:p>
    <w:p w:rsidR="00DD7756" w:rsidRDefault="00DD7756">
      <w:pPr>
        <w:pStyle w:val="BodyText"/>
        <w:spacing w:before="5"/>
        <w:rPr>
          <w:sz w:val="14"/>
        </w:rPr>
      </w:pPr>
    </w:p>
    <w:p w:rsidR="00DD7756" w:rsidRDefault="00DD7756">
      <w:pPr>
        <w:rPr>
          <w:sz w:val="14"/>
        </w:rPr>
        <w:sectPr w:rsidR="00DD7756">
          <w:type w:val="continuous"/>
          <w:pgSz w:w="12240" w:h="15840"/>
          <w:pgMar w:top="1300" w:right="900" w:bottom="280" w:left="1680" w:header="720" w:footer="720" w:gutter="0"/>
          <w:cols w:space="720"/>
        </w:sectPr>
      </w:pPr>
    </w:p>
    <w:p w:rsidR="00DD7756" w:rsidRDefault="00AD1397">
      <w:pPr>
        <w:pStyle w:val="BodyText"/>
        <w:spacing w:before="100"/>
        <w:ind w:left="843"/>
      </w:pPr>
      <w:r>
        <w:rPr>
          <w:b/>
        </w:rPr>
        <w:lastRenderedPageBreak/>
        <w:t xml:space="preserve">Mod: </w:t>
      </w:r>
      <w:r>
        <w:t>hiiɬtqyaap</w:t>
      </w:r>
      <w:r>
        <w:rPr>
          <w:position w:val="1"/>
        </w:rPr>
        <w:t xml:space="preserve">̓ </w:t>
      </w:r>
      <w:r>
        <w:t>up</w:t>
      </w:r>
    </w:p>
    <w:p w:rsidR="00DD7756" w:rsidRDefault="00AD1397">
      <w:pPr>
        <w:pStyle w:val="BodyText"/>
        <w:spacing w:before="5" w:line="254" w:lineRule="auto"/>
        <w:ind w:left="1504" w:right="-10"/>
      </w:pPr>
      <w:r>
        <w:rPr>
          <w:spacing w:val="-4"/>
        </w:rPr>
        <w:t>hiɬ‑tqya·p</w:t>
      </w:r>
      <w:r>
        <w:rPr>
          <w:spacing w:val="-4"/>
          <w:position w:val="1"/>
        </w:rPr>
        <w:t xml:space="preserve">̓ </w:t>
      </w:r>
      <w:r>
        <w:t xml:space="preserve">i‑up </w:t>
      </w:r>
      <w:r>
        <w:rPr>
          <w:spacing w:val="-1"/>
        </w:rPr>
        <w:t xml:space="preserve">there‑back‑mom.caus </w:t>
      </w:r>
      <w:r>
        <w:t>put.on.the.back</w:t>
      </w:r>
    </w:p>
    <w:p w:rsidR="00DD7756" w:rsidRDefault="00AD1397">
      <w:pPr>
        <w:pStyle w:val="BodyText"/>
        <w:spacing w:before="110" w:line="254" w:lineRule="auto"/>
        <w:ind w:left="257" w:right="-11"/>
      </w:pPr>
      <w:r>
        <w:br w:type="column"/>
      </w:r>
      <w:r>
        <w:lastRenderedPageBreak/>
        <w:t xml:space="preserve">ʔaƛa </w:t>
      </w:r>
      <w:r>
        <w:rPr>
          <w:b/>
          <w:color w:val="FF0000"/>
          <w:w w:val="95"/>
        </w:rPr>
        <w:t xml:space="preserve">ʔaƛa </w:t>
      </w:r>
      <w:r>
        <w:rPr>
          <w:b/>
          <w:color w:val="FF0000"/>
        </w:rPr>
        <w:t xml:space="preserve">two </w:t>
      </w:r>
      <w:r>
        <w:t>two</w:t>
      </w:r>
    </w:p>
    <w:p w:rsidR="00DD7756" w:rsidRDefault="00AD1397">
      <w:pPr>
        <w:pStyle w:val="BodyText"/>
        <w:spacing w:before="100" w:line="249" w:lineRule="auto"/>
        <w:ind w:left="258" w:right="4080"/>
      </w:pPr>
      <w:r>
        <w:br w:type="column"/>
      </w:r>
      <w:r>
        <w:rPr>
          <w:spacing w:val="-3"/>
        </w:rPr>
        <w:lastRenderedPageBreak/>
        <w:t>qʷayac</w:t>
      </w:r>
      <w:r>
        <w:rPr>
          <w:spacing w:val="-3"/>
          <w:position w:val="1"/>
        </w:rPr>
        <w:t>̓</w:t>
      </w:r>
      <w:r>
        <w:rPr>
          <w:spacing w:val="-3"/>
        </w:rPr>
        <w:t>iik qʷayac</w:t>
      </w:r>
      <w:r>
        <w:rPr>
          <w:spacing w:val="-3"/>
          <w:position w:val="1"/>
        </w:rPr>
        <w:t>̓</w:t>
      </w:r>
      <w:r>
        <w:rPr>
          <w:spacing w:val="-3"/>
        </w:rPr>
        <w:t xml:space="preserve">iːk </w:t>
      </w:r>
      <w:r>
        <w:t>wolf wolf</w:t>
      </w:r>
    </w:p>
    <w:p w:rsidR="00DD7756" w:rsidRDefault="00DD7756">
      <w:pPr>
        <w:spacing w:line="249" w:lineRule="auto"/>
        <w:sectPr w:rsidR="00DD7756">
          <w:type w:val="continuous"/>
          <w:pgSz w:w="12240" w:h="15840"/>
          <w:pgMar w:top="1300" w:right="900" w:bottom="280" w:left="1680" w:header="720" w:footer="720" w:gutter="0"/>
          <w:cols w:num="3" w:space="720" w:equalWidth="0">
            <w:col w:w="3605" w:space="40"/>
            <w:col w:w="716" w:space="39"/>
            <w:col w:w="5260"/>
          </w:cols>
        </w:sectPr>
      </w:pPr>
    </w:p>
    <w:p w:rsidR="00DD7756" w:rsidRDefault="00AD1397">
      <w:pPr>
        <w:tabs>
          <w:tab w:val="left" w:pos="6963"/>
        </w:tabs>
        <w:spacing w:before="8"/>
        <w:ind w:left="1504"/>
        <w:rPr>
          <w:sz w:val="20"/>
        </w:rPr>
      </w:pPr>
      <w:r>
        <w:rPr>
          <w:spacing w:val="-4"/>
          <w:sz w:val="24"/>
        </w:rPr>
        <w:lastRenderedPageBreak/>
        <w:t xml:space="preserve">‘Two </w:t>
      </w:r>
      <w:r>
        <w:rPr>
          <w:sz w:val="24"/>
        </w:rPr>
        <w:t>wolves put (the dead wolf) on</w:t>
      </w:r>
      <w:r>
        <w:rPr>
          <w:spacing w:val="-13"/>
          <w:sz w:val="24"/>
        </w:rPr>
        <w:t xml:space="preserve"> </w:t>
      </w:r>
      <w:r>
        <w:rPr>
          <w:sz w:val="24"/>
        </w:rPr>
        <w:t>their</w:t>
      </w:r>
      <w:r>
        <w:rPr>
          <w:spacing w:val="-2"/>
          <w:sz w:val="24"/>
        </w:rPr>
        <w:t xml:space="preserve"> </w:t>
      </w:r>
      <w:r>
        <w:rPr>
          <w:spacing w:val="-5"/>
          <w:sz w:val="24"/>
        </w:rPr>
        <w:t>back.’</w:t>
      </w:r>
      <w:r>
        <w:rPr>
          <w:spacing w:val="-5"/>
          <w:sz w:val="24"/>
        </w:rPr>
        <w:tab/>
      </w:r>
      <w:r>
        <w:rPr>
          <w:sz w:val="20"/>
        </w:rPr>
        <w:t xml:space="preserve">(Louie </w:t>
      </w:r>
      <w:hyperlink w:anchor="_bookmark406" w:history="1">
        <w:r>
          <w:rPr>
            <w:color w:val="007FFF"/>
            <w:sz w:val="20"/>
          </w:rPr>
          <w:t>2003</w:t>
        </w:r>
      </w:hyperlink>
      <w:r>
        <w:rPr>
          <w:sz w:val="20"/>
        </w:rPr>
        <w:t>: FoodThief</w:t>
      </w:r>
      <w:r>
        <w:rPr>
          <w:spacing w:val="8"/>
          <w:sz w:val="20"/>
        </w:rPr>
        <w:t xml:space="preserve"> </w:t>
      </w:r>
      <w:r>
        <w:rPr>
          <w:sz w:val="20"/>
        </w:rPr>
        <w:t>46)</w:t>
      </w:r>
    </w:p>
    <w:p w:rsidR="00DD7756" w:rsidRDefault="00DD7756">
      <w:pPr>
        <w:pStyle w:val="BodyText"/>
        <w:spacing w:before="1"/>
      </w:pPr>
    </w:p>
    <w:p w:rsidR="00DD7756" w:rsidRDefault="00DD7756">
      <w:pPr>
        <w:pStyle w:val="ListParagraph"/>
        <w:numPr>
          <w:ilvl w:val="2"/>
          <w:numId w:val="13"/>
        </w:numPr>
        <w:tabs>
          <w:tab w:val="left" w:pos="834"/>
          <w:tab w:val="left" w:pos="835"/>
        </w:tabs>
        <w:rPr>
          <w:sz w:val="24"/>
        </w:rPr>
      </w:pPr>
      <w:r w:rsidRPr="00DD7756">
        <w:pict>
          <v:line id="_x0000_s1168" style="position:absolute;left:0;text-align:left;z-index:15734272;mso-position-horizontal-relative:page" from="125.75pt,14.85pt" to="229.8pt,14.85pt" strokeweight=".14058mm">
            <w10:wrap anchorx="page"/>
          </v:line>
        </w:pict>
      </w:r>
      <w:r w:rsidR="00AD1397">
        <w:rPr>
          <w:sz w:val="24"/>
        </w:rPr>
        <w:t>Quechua</w:t>
      </w:r>
      <w:r w:rsidR="00AD1397">
        <w:rPr>
          <w:spacing w:val="-1"/>
          <w:sz w:val="24"/>
        </w:rPr>
        <w:t xml:space="preserve"> </w:t>
      </w:r>
      <w:r w:rsidR="00AD1397">
        <w:rPr>
          <w:sz w:val="24"/>
        </w:rPr>
        <w:t>(Quechuan)</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BodyText"/>
        <w:spacing w:before="92"/>
        <w:ind w:left="962"/>
      </w:pPr>
      <w:r>
        <w:rPr>
          <w:b/>
        </w:rPr>
        <w:lastRenderedPageBreak/>
        <w:t xml:space="preserve">Ref: </w:t>
      </w:r>
      <w:r>
        <w:t>rikaškaː</w:t>
      </w:r>
    </w:p>
    <w:p w:rsidR="00DD7756" w:rsidRDefault="00AD1397">
      <w:pPr>
        <w:pStyle w:val="BodyText"/>
        <w:spacing w:before="16"/>
        <w:ind w:left="1504"/>
      </w:pPr>
      <w:r>
        <w:lastRenderedPageBreak/>
        <w:t>I.saw</w:t>
      </w:r>
    </w:p>
    <w:p w:rsidR="00DD7756" w:rsidRDefault="00AD1397">
      <w:pPr>
        <w:pStyle w:val="BodyText"/>
        <w:spacing w:before="92" w:line="254" w:lineRule="auto"/>
        <w:ind w:left="258" w:right="4446"/>
      </w:pPr>
      <w:r>
        <w:br w:type="column"/>
      </w:r>
      <w:r>
        <w:rPr>
          <w:b/>
          <w:color w:val="FF0000"/>
          <w:w w:val="95"/>
        </w:rPr>
        <w:lastRenderedPageBreak/>
        <w:t>hatun</w:t>
      </w:r>
      <w:r>
        <w:rPr>
          <w:w w:val="95"/>
        </w:rPr>
        <w:t>‑</w:t>
      </w:r>
      <w:r>
        <w:rPr>
          <w:w w:val="95"/>
        </w:rPr>
        <w:lastRenderedPageBreak/>
        <w:t xml:space="preserve">(kuna)‑ta </w:t>
      </w:r>
      <w:r>
        <w:rPr>
          <w:b/>
          <w:color w:val="FF0000"/>
          <w:w w:val="105"/>
        </w:rPr>
        <w:t>big</w:t>
      </w:r>
      <w:r>
        <w:rPr>
          <w:w w:val="105"/>
        </w:rPr>
        <w:t>‑(pl)‑acc</w:t>
      </w:r>
    </w:p>
    <w:p w:rsidR="00DD7756" w:rsidRDefault="00DD7756">
      <w:pPr>
        <w:spacing w:line="254" w:lineRule="auto"/>
        <w:sectPr w:rsidR="00DD7756">
          <w:type w:val="continuous"/>
          <w:pgSz w:w="12240" w:h="15840"/>
          <w:pgMar w:top="1300" w:right="900" w:bottom="280" w:left="1680" w:header="720" w:footer="720" w:gutter="0"/>
          <w:cols w:num="2" w:space="720" w:equalWidth="0">
            <w:col w:w="2266" w:space="40"/>
            <w:col w:w="7354"/>
          </w:cols>
        </w:sectPr>
      </w:pPr>
    </w:p>
    <w:p w:rsidR="00DD7756" w:rsidRDefault="00AD1397">
      <w:pPr>
        <w:tabs>
          <w:tab w:val="left" w:pos="6638"/>
        </w:tabs>
        <w:spacing w:before="11"/>
        <w:ind w:left="1504"/>
        <w:rPr>
          <w:sz w:val="20"/>
        </w:rPr>
      </w:pPr>
      <w:r>
        <w:rPr>
          <w:sz w:val="24"/>
        </w:rPr>
        <w:lastRenderedPageBreak/>
        <w:t>‘I saw the</w:t>
      </w:r>
      <w:r>
        <w:rPr>
          <w:spacing w:val="-8"/>
          <w:sz w:val="24"/>
        </w:rPr>
        <w:t xml:space="preserve"> </w:t>
      </w:r>
      <w:r>
        <w:rPr>
          <w:sz w:val="24"/>
        </w:rPr>
        <w:t>big</w:t>
      </w:r>
      <w:r>
        <w:rPr>
          <w:spacing w:val="-3"/>
          <w:sz w:val="24"/>
        </w:rPr>
        <w:t xml:space="preserve"> </w:t>
      </w:r>
      <w:r>
        <w:rPr>
          <w:sz w:val="24"/>
        </w:rPr>
        <w:t>one(s)’</w:t>
      </w:r>
      <w:r>
        <w:rPr>
          <w:sz w:val="24"/>
        </w:rPr>
        <w:tab/>
      </w:r>
      <w:r>
        <w:rPr>
          <w:sz w:val="20"/>
        </w:rPr>
        <w:t xml:space="preserve">(Schachter &amp; Shopen </w:t>
      </w:r>
      <w:hyperlink w:anchor="_bookmark459" w:history="1">
        <w:r>
          <w:rPr>
            <w:color w:val="007FFF"/>
            <w:sz w:val="20"/>
          </w:rPr>
          <w:t>2007</w:t>
        </w:r>
      </w:hyperlink>
      <w:r>
        <w:rPr>
          <w:sz w:val="20"/>
        </w:rPr>
        <w:t>:</w:t>
      </w:r>
      <w:r>
        <w:rPr>
          <w:spacing w:val="11"/>
          <w:sz w:val="20"/>
        </w:rPr>
        <w:t xml:space="preserve"> </w:t>
      </w:r>
      <w:r>
        <w:rPr>
          <w:sz w:val="20"/>
        </w:rPr>
        <w:t>17)</w:t>
      </w:r>
    </w:p>
    <w:p w:rsidR="00DD7756" w:rsidRDefault="00DD7756">
      <w:pPr>
        <w:rPr>
          <w:sz w:val="20"/>
        </w:rPr>
        <w:sectPr w:rsidR="00DD7756">
          <w:type w:val="continuous"/>
          <w:pgSz w:w="12240" w:h="15840"/>
          <w:pgMar w:top="1300" w:right="900" w:bottom="280" w:left="1680" w:header="720" w:footer="720" w:gutter="0"/>
          <w:cols w:space="720"/>
        </w:sectPr>
      </w:pPr>
    </w:p>
    <w:p w:rsidR="00DD7756" w:rsidRDefault="00AD1397">
      <w:pPr>
        <w:pStyle w:val="BodyText"/>
        <w:spacing w:before="84"/>
        <w:jc w:val="right"/>
      </w:pPr>
      <w:bookmarkStart w:id="32" w:name="_bookmark21"/>
      <w:bookmarkEnd w:id="32"/>
      <w:r>
        <w:rPr>
          <w:b/>
        </w:rPr>
        <w:lastRenderedPageBreak/>
        <w:t xml:space="preserve">Pred: </w:t>
      </w:r>
      <w:r>
        <w:t>chay</w:t>
      </w:r>
    </w:p>
    <w:p w:rsidR="00DD7756" w:rsidRDefault="00AD1397">
      <w:pPr>
        <w:pStyle w:val="BodyText"/>
        <w:spacing w:before="16"/>
        <w:ind w:right="72"/>
        <w:jc w:val="right"/>
      </w:pPr>
      <w:r>
        <w:rPr>
          <w:w w:val="95"/>
        </w:rPr>
        <w:t>that</w:t>
      </w:r>
    </w:p>
    <w:p w:rsidR="00DD7756" w:rsidRDefault="00AD1397">
      <w:pPr>
        <w:pStyle w:val="BodyText"/>
        <w:spacing w:before="84" w:line="254" w:lineRule="auto"/>
        <w:ind w:left="258"/>
      </w:pPr>
      <w:r>
        <w:br w:type="column"/>
      </w:r>
      <w:r>
        <w:rPr>
          <w:w w:val="95"/>
        </w:rPr>
        <w:lastRenderedPageBreak/>
        <w:t xml:space="preserve">runa </w:t>
      </w:r>
      <w:r>
        <w:t>man</w:t>
      </w:r>
    </w:p>
    <w:p w:rsidR="00DD7756" w:rsidRDefault="00AD1397">
      <w:pPr>
        <w:pStyle w:val="BodyText"/>
        <w:spacing w:before="84" w:line="254" w:lineRule="auto"/>
        <w:ind w:left="258"/>
        <w:rPr>
          <w:b/>
        </w:rPr>
      </w:pPr>
      <w:r>
        <w:br w:type="column"/>
      </w:r>
      <w:r>
        <w:rPr>
          <w:b/>
          <w:color w:val="FF0000"/>
          <w:w w:val="95"/>
        </w:rPr>
        <w:lastRenderedPageBreak/>
        <w:t xml:space="preserve">hatun </w:t>
      </w:r>
      <w:r>
        <w:rPr>
          <w:b/>
          <w:color w:val="FF0000"/>
        </w:rPr>
        <w:t>big</w:t>
      </w:r>
    </w:p>
    <w:p w:rsidR="00DD7756" w:rsidRDefault="00AD1397">
      <w:pPr>
        <w:pStyle w:val="BodyText"/>
        <w:spacing w:before="84" w:line="254" w:lineRule="auto"/>
        <w:ind w:left="258" w:right="4870"/>
      </w:pPr>
      <w:r>
        <w:br w:type="column"/>
      </w:r>
      <w:r>
        <w:lastRenderedPageBreak/>
        <w:t>(kaykan) is</w:t>
      </w:r>
    </w:p>
    <w:p w:rsidR="00DD7756" w:rsidRDefault="00DD7756">
      <w:pPr>
        <w:spacing w:line="254" w:lineRule="auto"/>
        <w:sectPr w:rsidR="00DD7756">
          <w:pgSz w:w="12240" w:h="15840"/>
          <w:pgMar w:top="1380" w:right="900" w:bottom="1040" w:left="1680" w:header="0" w:footer="856" w:gutter="0"/>
          <w:cols w:num="4" w:space="720" w:equalWidth="0">
            <w:col w:w="1968" w:space="40"/>
            <w:col w:w="714" w:space="39"/>
            <w:col w:w="849" w:space="40"/>
            <w:col w:w="6010"/>
          </w:cols>
        </w:sectPr>
      </w:pPr>
    </w:p>
    <w:p w:rsidR="00DD7756" w:rsidRDefault="00AD1397">
      <w:pPr>
        <w:tabs>
          <w:tab w:val="left" w:pos="6638"/>
        </w:tabs>
        <w:spacing w:before="11"/>
        <w:ind w:left="1504"/>
        <w:rPr>
          <w:sz w:val="20"/>
        </w:rPr>
      </w:pPr>
      <w:r>
        <w:rPr>
          <w:sz w:val="24"/>
        </w:rPr>
        <w:lastRenderedPageBreak/>
        <w:t>‘that man</w:t>
      </w:r>
      <w:r>
        <w:rPr>
          <w:spacing w:val="-4"/>
          <w:sz w:val="24"/>
        </w:rPr>
        <w:t xml:space="preserve"> </w:t>
      </w:r>
      <w:r>
        <w:rPr>
          <w:sz w:val="24"/>
        </w:rPr>
        <w:t>is</w:t>
      </w:r>
      <w:r>
        <w:rPr>
          <w:spacing w:val="-2"/>
          <w:sz w:val="24"/>
        </w:rPr>
        <w:t xml:space="preserve"> </w:t>
      </w:r>
      <w:r>
        <w:rPr>
          <w:sz w:val="24"/>
        </w:rPr>
        <w:t>big’</w:t>
      </w:r>
      <w:r>
        <w:rPr>
          <w:sz w:val="24"/>
        </w:rPr>
        <w:tab/>
      </w:r>
      <w:r>
        <w:rPr>
          <w:sz w:val="20"/>
        </w:rPr>
        <w:t xml:space="preserve">(Schachter &amp; Shopen </w:t>
      </w:r>
      <w:hyperlink w:anchor="_bookmark459" w:history="1">
        <w:r>
          <w:rPr>
            <w:color w:val="007FFF"/>
            <w:sz w:val="20"/>
          </w:rPr>
          <w:t>2007</w:t>
        </w:r>
      </w:hyperlink>
      <w:r>
        <w:rPr>
          <w:sz w:val="20"/>
        </w:rPr>
        <w:t>:</w:t>
      </w:r>
      <w:r>
        <w:rPr>
          <w:spacing w:val="10"/>
          <w:sz w:val="20"/>
        </w:rPr>
        <w:t xml:space="preserve"> </w:t>
      </w:r>
      <w:r>
        <w:rPr>
          <w:sz w:val="20"/>
        </w:rPr>
        <w:t>17)</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BodyText"/>
        <w:spacing w:before="100"/>
        <w:jc w:val="right"/>
      </w:pPr>
      <w:r>
        <w:rPr>
          <w:b/>
        </w:rPr>
        <w:lastRenderedPageBreak/>
        <w:t xml:space="preserve">Mod: </w:t>
      </w:r>
      <w:r>
        <w:t>chay</w:t>
      </w:r>
    </w:p>
    <w:p w:rsidR="00DD7756" w:rsidRDefault="00AD1397">
      <w:pPr>
        <w:pStyle w:val="BodyText"/>
        <w:spacing w:before="15"/>
        <w:ind w:right="72"/>
        <w:jc w:val="right"/>
      </w:pPr>
      <w:r>
        <w:rPr>
          <w:w w:val="95"/>
        </w:rPr>
        <w:t>that</w:t>
      </w:r>
    </w:p>
    <w:p w:rsidR="00DD7756" w:rsidRDefault="00AD1397">
      <w:pPr>
        <w:pStyle w:val="BodyText"/>
        <w:spacing w:before="100" w:line="254" w:lineRule="auto"/>
        <w:ind w:left="258"/>
        <w:rPr>
          <w:b/>
        </w:rPr>
      </w:pPr>
      <w:r>
        <w:br w:type="column"/>
      </w:r>
      <w:r>
        <w:rPr>
          <w:b/>
          <w:color w:val="FF0000"/>
          <w:w w:val="95"/>
        </w:rPr>
        <w:lastRenderedPageBreak/>
        <w:t xml:space="preserve">hatun </w:t>
      </w:r>
      <w:r>
        <w:rPr>
          <w:b/>
          <w:color w:val="FF0000"/>
        </w:rPr>
        <w:t>big</w:t>
      </w:r>
    </w:p>
    <w:p w:rsidR="00DD7756" w:rsidRDefault="00AD1397">
      <w:pPr>
        <w:pStyle w:val="BodyText"/>
        <w:spacing w:before="100" w:line="254" w:lineRule="auto"/>
        <w:ind w:left="258" w:right="6028"/>
      </w:pPr>
      <w:r>
        <w:br w:type="column"/>
      </w:r>
      <w:r>
        <w:lastRenderedPageBreak/>
        <w:t>runa</w:t>
      </w:r>
      <w:r>
        <w:rPr>
          <w:w w:val="99"/>
        </w:rPr>
        <w:t xml:space="preserve"> </w:t>
      </w:r>
      <w:r>
        <w:t>man</w:t>
      </w:r>
    </w:p>
    <w:p w:rsidR="00DD7756" w:rsidRDefault="00DD7756">
      <w:pPr>
        <w:spacing w:line="254" w:lineRule="auto"/>
        <w:sectPr w:rsidR="00DD7756">
          <w:type w:val="continuous"/>
          <w:pgSz w:w="12240" w:h="15840"/>
          <w:pgMar w:top="1300" w:right="900" w:bottom="280" w:left="1680" w:header="720" w:footer="720" w:gutter="0"/>
          <w:cols w:num="3" w:space="720" w:equalWidth="0">
            <w:col w:w="1968" w:space="40"/>
            <w:col w:w="850" w:space="39"/>
            <w:col w:w="6763"/>
          </w:cols>
        </w:sectPr>
      </w:pPr>
    </w:p>
    <w:p w:rsidR="00DD7756" w:rsidRDefault="00AD1397">
      <w:pPr>
        <w:tabs>
          <w:tab w:val="left" w:pos="6638"/>
        </w:tabs>
        <w:spacing w:before="11"/>
        <w:ind w:left="1504"/>
        <w:rPr>
          <w:sz w:val="20"/>
        </w:rPr>
      </w:pPr>
      <w:r>
        <w:rPr>
          <w:sz w:val="24"/>
        </w:rPr>
        <w:lastRenderedPageBreak/>
        <w:t>‘that</w:t>
      </w:r>
      <w:r>
        <w:rPr>
          <w:spacing w:val="-3"/>
          <w:sz w:val="24"/>
        </w:rPr>
        <w:t xml:space="preserve"> </w:t>
      </w:r>
      <w:r>
        <w:rPr>
          <w:sz w:val="24"/>
        </w:rPr>
        <w:t>big</w:t>
      </w:r>
      <w:r>
        <w:rPr>
          <w:spacing w:val="-2"/>
          <w:sz w:val="24"/>
        </w:rPr>
        <w:t xml:space="preserve"> </w:t>
      </w:r>
      <w:r>
        <w:rPr>
          <w:sz w:val="24"/>
        </w:rPr>
        <w:t>man’</w:t>
      </w:r>
      <w:r>
        <w:rPr>
          <w:sz w:val="24"/>
        </w:rPr>
        <w:tab/>
      </w:r>
      <w:r>
        <w:rPr>
          <w:sz w:val="20"/>
        </w:rPr>
        <w:t xml:space="preserve">(Schachter &amp; Shopen </w:t>
      </w:r>
      <w:hyperlink w:anchor="_bookmark459" w:history="1">
        <w:r>
          <w:rPr>
            <w:color w:val="007FFF"/>
            <w:sz w:val="20"/>
          </w:rPr>
          <w:t>2007</w:t>
        </w:r>
      </w:hyperlink>
      <w:r>
        <w:rPr>
          <w:sz w:val="20"/>
        </w:rPr>
        <w:t>:</w:t>
      </w:r>
      <w:r>
        <w:rPr>
          <w:spacing w:val="11"/>
          <w:sz w:val="20"/>
        </w:rPr>
        <w:t xml:space="preserve"> </w:t>
      </w:r>
      <w:r>
        <w:rPr>
          <w:sz w:val="20"/>
        </w:rPr>
        <w:t>17)</w:t>
      </w:r>
    </w:p>
    <w:p w:rsidR="00DD7756" w:rsidRDefault="00DD7756">
      <w:pPr>
        <w:pStyle w:val="BodyText"/>
      </w:pPr>
    </w:p>
    <w:p w:rsidR="00DD7756" w:rsidRDefault="00DD7756">
      <w:pPr>
        <w:pStyle w:val="ListParagraph"/>
        <w:numPr>
          <w:ilvl w:val="2"/>
          <w:numId w:val="13"/>
        </w:numPr>
        <w:tabs>
          <w:tab w:val="left" w:pos="834"/>
          <w:tab w:val="left" w:pos="835"/>
        </w:tabs>
        <w:rPr>
          <w:sz w:val="24"/>
        </w:rPr>
      </w:pPr>
      <w:r w:rsidRPr="00DD7756">
        <w:pict>
          <v:line id="_x0000_s1167" style="position:absolute;left:0;text-align:left;z-index:15734784;mso-position-horizontal-relative:page" from="125.75pt,14.95pt" to="303.1pt,14.95pt" strokeweight=".14058mm">
            <w10:wrap anchorx="page"/>
          </v:line>
        </w:pict>
      </w:r>
      <w:r w:rsidR="00AD1397">
        <w:rPr>
          <w:spacing w:val="-3"/>
          <w:sz w:val="24"/>
        </w:rPr>
        <w:t xml:space="preserve">Tongan </w:t>
      </w:r>
      <w:r w:rsidR="00AD1397">
        <w:rPr>
          <w:sz w:val="24"/>
        </w:rPr>
        <w:t>(Austronesian &gt;</w:t>
      </w:r>
      <w:r w:rsidR="00AD1397">
        <w:rPr>
          <w:spacing w:val="-1"/>
          <w:sz w:val="24"/>
        </w:rPr>
        <w:t xml:space="preserve"> </w:t>
      </w:r>
      <w:r w:rsidR="00AD1397">
        <w:rPr>
          <w:sz w:val="24"/>
        </w:rPr>
        <w:t>Polynesian)</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BodyText"/>
        <w:spacing w:before="95"/>
        <w:ind w:right="73"/>
        <w:jc w:val="right"/>
      </w:pPr>
      <w:r>
        <w:rPr>
          <w:b/>
        </w:rPr>
        <w:lastRenderedPageBreak/>
        <w:t xml:space="preserve">Ref: </w:t>
      </w:r>
      <w:r>
        <w:t>naʼe</w:t>
      </w:r>
    </w:p>
    <w:p w:rsidR="00DD7756" w:rsidRDefault="00AD1397">
      <w:pPr>
        <w:pStyle w:val="BodyText"/>
        <w:spacing w:before="16"/>
        <w:jc w:val="right"/>
      </w:pPr>
      <w:r>
        <w:rPr>
          <w:w w:val="115"/>
        </w:rPr>
        <w:t>past</w:t>
      </w:r>
    </w:p>
    <w:p w:rsidR="00DD7756" w:rsidRDefault="00AD1397">
      <w:pPr>
        <w:pStyle w:val="BodyText"/>
        <w:spacing w:before="95" w:line="254" w:lineRule="auto"/>
        <w:ind w:left="258" w:right="-15"/>
      </w:pPr>
      <w:r>
        <w:br w:type="column"/>
      </w:r>
      <w:r>
        <w:lastRenderedPageBreak/>
        <w:t xml:space="preserve">lele </w:t>
      </w:r>
      <w:r>
        <w:rPr>
          <w:w w:val="95"/>
        </w:rPr>
        <w:t>run</w:t>
      </w:r>
    </w:p>
    <w:p w:rsidR="00DD7756" w:rsidRDefault="00AD1397">
      <w:pPr>
        <w:pStyle w:val="BodyText"/>
        <w:spacing w:before="95" w:line="254" w:lineRule="auto"/>
        <w:ind w:left="258" w:right="-6"/>
      </w:pPr>
      <w:r>
        <w:br w:type="column"/>
      </w:r>
      <w:r>
        <w:lastRenderedPageBreak/>
        <w:t>e spec</w:t>
      </w:r>
    </w:p>
    <w:p w:rsidR="00DD7756" w:rsidRDefault="00AD1397">
      <w:pPr>
        <w:pStyle w:val="BodyText"/>
        <w:spacing w:before="95" w:line="254" w:lineRule="auto"/>
        <w:ind w:left="258"/>
      </w:pPr>
      <w:r>
        <w:br w:type="column"/>
      </w:r>
      <w:r>
        <w:lastRenderedPageBreak/>
        <w:t>kau pl.hum</w:t>
      </w:r>
    </w:p>
    <w:p w:rsidR="00DD7756" w:rsidRDefault="00AD1397">
      <w:pPr>
        <w:pStyle w:val="BodyText"/>
        <w:spacing w:before="95"/>
        <w:ind w:left="258"/>
        <w:rPr>
          <w:b/>
        </w:rPr>
      </w:pPr>
      <w:r>
        <w:br w:type="column"/>
      </w:r>
      <w:r>
        <w:rPr>
          <w:b/>
          <w:color w:val="FF0000"/>
        </w:rPr>
        <w:lastRenderedPageBreak/>
        <w:t>fefiné</w:t>
      </w:r>
    </w:p>
    <w:p w:rsidR="00DD7756" w:rsidRDefault="00AD1397">
      <w:pPr>
        <w:pStyle w:val="BodyText"/>
        <w:spacing w:before="16"/>
        <w:ind w:left="258"/>
      </w:pPr>
      <w:r>
        <w:rPr>
          <w:b/>
          <w:color w:val="FF0000"/>
          <w:w w:val="105"/>
        </w:rPr>
        <w:t>woman</w:t>
      </w:r>
      <w:r>
        <w:rPr>
          <w:w w:val="105"/>
        </w:rPr>
        <w:t>.def</w:t>
      </w:r>
    </w:p>
    <w:p w:rsidR="00DD7756" w:rsidRDefault="00DD7756">
      <w:pPr>
        <w:sectPr w:rsidR="00DD7756">
          <w:type w:val="continuous"/>
          <w:pgSz w:w="12240" w:h="15840"/>
          <w:pgMar w:top="1300" w:right="900" w:bottom="280" w:left="1680" w:header="720" w:footer="720" w:gutter="0"/>
          <w:cols w:num="5" w:space="720" w:equalWidth="0">
            <w:col w:w="1968" w:space="40"/>
            <w:col w:w="605" w:space="39"/>
            <w:col w:w="700" w:space="39"/>
            <w:col w:w="968" w:space="39"/>
            <w:col w:w="5262"/>
          </w:cols>
        </w:sectPr>
      </w:pPr>
    </w:p>
    <w:p w:rsidR="00DD7756" w:rsidRDefault="00AD1397">
      <w:pPr>
        <w:tabs>
          <w:tab w:val="left" w:pos="7401"/>
        </w:tabs>
        <w:spacing w:before="11"/>
        <w:ind w:left="1504"/>
        <w:rPr>
          <w:sz w:val="20"/>
        </w:rPr>
      </w:pPr>
      <w:r>
        <w:rPr>
          <w:sz w:val="24"/>
        </w:rPr>
        <w:lastRenderedPageBreak/>
        <w:t>‘The women</w:t>
      </w:r>
      <w:r>
        <w:rPr>
          <w:spacing w:val="-13"/>
          <w:sz w:val="24"/>
        </w:rPr>
        <w:t xml:space="preserve"> </w:t>
      </w:r>
      <w:r>
        <w:rPr>
          <w:sz w:val="24"/>
        </w:rPr>
        <w:t>were</w:t>
      </w:r>
      <w:r>
        <w:rPr>
          <w:spacing w:val="-7"/>
          <w:sz w:val="24"/>
        </w:rPr>
        <w:t xml:space="preserve"> </w:t>
      </w:r>
      <w:r>
        <w:rPr>
          <w:spacing w:val="-4"/>
          <w:sz w:val="24"/>
        </w:rPr>
        <w:t>running.’</w:t>
      </w:r>
      <w:r>
        <w:rPr>
          <w:spacing w:val="-4"/>
          <w:sz w:val="24"/>
        </w:rPr>
        <w:tab/>
      </w:r>
      <w:r>
        <w:rPr>
          <w:sz w:val="20"/>
        </w:rPr>
        <w:t xml:space="preserve">(Broschart </w:t>
      </w:r>
      <w:hyperlink w:anchor="_bookmark270" w:history="1">
        <w:r>
          <w:rPr>
            <w:color w:val="007FFF"/>
            <w:sz w:val="20"/>
          </w:rPr>
          <w:t>1997</w:t>
        </w:r>
      </w:hyperlink>
      <w:r>
        <w:rPr>
          <w:sz w:val="20"/>
        </w:rPr>
        <w:t>:</w:t>
      </w:r>
      <w:r>
        <w:rPr>
          <w:spacing w:val="13"/>
          <w:sz w:val="20"/>
        </w:rPr>
        <w:t xml:space="preserve"> </w:t>
      </w:r>
      <w:r>
        <w:rPr>
          <w:sz w:val="20"/>
        </w:rPr>
        <w:t>134)</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BodyText"/>
        <w:spacing w:before="100"/>
        <w:ind w:right="73"/>
        <w:jc w:val="right"/>
      </w:pPr>
      <w:r>
        <w:rPr>
          <w:b/>
        </w:rPr>
        <w:lastRenderedPageBreak/>
        <w:t xml:space="preserve">Pred: </w:t>
      </w:r>
      <w:r>
        <w:t>naʼe</w:t>
      </w:r>
    </w:p>
    <w:p w:rsidR="00DD7756" w:rsidRDefault="00AD1397">
      <w:pPr>
        <w:pStyle w:val="BodyText"/>
        <w:spacing w:before="15"/>
        <w:jc w:val="right"/>
      </w:pPr>
      <w:r>
        <w:rPr>
          <w:w w:val="115"/>
        </w:rPr>
        <w:t>past</w:t>
      </w:r>
    </w:p>
    <w:p w:rsidR="00DD7756" w:rsidRDefault="00AD1397">
      <w:pPr>
        <w:pStyle w:val="BodyText"/>
        <w:spacing w:before="100" w:line="254" w:lineRule="auto"/>
        <w:ind w:left="258" w:right="-18"/>
        <w:rPr>
          <w:b/>
        </w:rPr>
      </w:pPr>
      <w:r>
        <w:br w:type="column"/>
      </w:r>
      <w:r>
        <w:rPr>
          <w:b/>
          <w:color w:val="FF0000"/>
        </w:rPr>
        <w:lastRenderedPageBreak/>
        <w:t xml:space="preserve">fefine </w:t>
      </w:r>
      <w:r>
        <w:rPr>
          <w:b/>
          <w:color w:val="FF0000"/>
          <w:spacing w:val="-1"/>
        </w:rPr>
        <w:t>woman</w:t>
      </w:r>
    </w:p>
    <w:p w:rsidR="00DD7756" w:rsidRDefault="00AD1397">
      <w:pPr>
        <w:pStyle w:val="BodyText"/>
        <w:spacing w:before="100" w:line="254" w:lineRule="auto"/>
        <w:ind w:left="258"/>
      </w:pPr>
      <w:r>
        <w:br w:type="column"/>
      </w:r>
      <w:r>
        <w:rPr>
          <w:w w:val="95"/>
        </w:rPr>
        <w:lastRenderedPageBreak/>
        <w:t xml:space="preserve">kotoa </w:t>
      </w:r>
      <w:r>
        <w:t>all</w:t>
      </w:r>
    </w:p>
    <w:p w:rsidR="00DD7756" w:rsidRDefault="00AD1397">
      <w:pPr>
        <w:pStyle w:val="BodyText"/>
        <w:spacing w:before="100" w:line="254" w:lineRule="auto"/>
        <w:ind w:left="258" w:right="-6"/>
      </w:pPr>
      <w:r>
        <w:br w:type="column"/>
      </w:r>
      <w:r>
        <w:lastRenderedPageBreak/>
        <w:t>e spec</w:t>
      </w:r>
    </w:p>
    <w:p w:rsidR="00DD7756" w:rsidRDefault="00AD1397">
      <w:pPr>
        <w:pStyle w:val="BodyText"/>
        <w:spacing w:before="100" w:line="254" w:lineRule="auto"/>
        <w:ind w:left="258"/>
      </w:pPr>
      <w:r>
        <w:br w:type="column"/>
      </w:r>
      <w:r>
        <w:lastRenderedPageBreak/>
        <w:t>kau pl.hum</w:t>
      </w:r>
    </w:p>
    <w:p w:rsidR="00DD7756" w:rsidRDefault="00AD1397">
      <w:pPr>
        <w:pStyle w:val="BodyText"/>
        <w:spacing w:before="100" w:line="254" w:lineRule="auto"/>
        <w:ind w:left="258" w:right="2678"/>
      </w:pPr>
      <w:r>
        <w:br w:type="column"/>
      </w:r>
      <w:r>
        <w:rPr>
          <w:w w:val="105"/>
        </w:rPr>
        <w:lastRenderedPageBreak/>
        <w:t>lelé run.def</w:t>
      </w:r>
    </w:p>
    <w:p w:rsidR="00DD7756" w:rsidRDefault="00DD7756">
      <w:pPr>
        <w:spacing w:line="254" w:lineRule="auto"/>
        <w:sectPr w:rsidR="00DD7756">
          <w:type w:val="continuous"/>
          <w:pgSz w:w="12240" w:h="15840"/>
          <w:pgMar w:top="1300" w:right="900" w:bottom="280" w:left="1680" w:header="720" w:footer="720" w:gutter="0"/>
          <w:cols w:num="6" w:space="720" w:equalWidth="0">
            <w:col w:w="1968" w:space="40"/>
            <w:col w:w="1008" w:space="39"/>
            <w:col w:w="807" w:space="39"/>
            <w:col w:w="700" w:space="40"/>
            <w:col w:w="968" w:space="39"/>
            <w:col w:w="4012"/>
          </w:cols>
        </w:sectPr>
      </w:pPr>
    </w:p>
    <w:p w:rsidR="00DD7756" w:rsidRDefault="00AD1397">
      <w:pPr>
        <w:tabs>
          <w:tab w:val="left" w:pos="7401"/>
        </w:tabs>
        <w:spacing w:before="11"/>
        <w:ind w:left="1504"/>
        <w:rPr>
          <w:sz w:val="20"/>
        </w:rPr>
      </w:pPr>
      <w:r>
        <w:rPr>
          <w:sz w:val="24"/>
        </w:rPr>
        <w:lastRenderedPageBreak/>
        <w:t>‘The ones running were</w:t>
      </w:r>
      <w:r>
        <w:rPr>
          <w:spacing w:val="-21"/>
          <w:sz w:val="24"/>
        </w:rPr>
        <w:t xml:space="preserve"> </w:t>
      </w:r>
      <w:r>
        <w:rPr>
          <w:sz w:val="24"/>
        </w:rPr>
        <w:t>all</w:t>
      </w:r>
      <w:r>
        <w:rPr>
          <w:spacing w:val="-5"/>
          <w:sz w:val="24"/>
        </w:rPr>
        <w:t xml:space="preserve"> female.’</w:t>
      </w:r>
      <w:r>
        <w:rPr>
          <w:spacing w:val="-5"/>
          <w:sz w:val="24"/>
        </w:rPr>
        <w:tab/>
      </w:r>
      <w:r>
        <w:rPr>
          <w:sz w:val="20"/>
        </w:rPr>
        <w:t xml:space="preserve">(Broschart </w:t>
      </w:r>
      <w:hyperlink w:anchor="_bookmark270" w:history="1">
        <w:r>
          <w:rPr>
            <w:color w:val="007FFF"/>
            <w:sz w:val="20"/>
          </w:rPr>
          <w:t>1997</w:t>
        </w:r>
      </w:hyperlink>
      <w:r>
        <w:rPr>
          <w:sz w:val="20"/>
        </w:rPr>
        <w:t>:</w:t>
      </w:r>
      <w:r>
        <w:rPr>
          <w:spacing w:val="14"/>
          <w:sz w:val="20"/>
        </w:rPr>
        <w:t xml:space="preserve"> </w:t>
      </w:r>
      <w:r>
        <w:rPr>
          <w:sz w:val="20"/>
        </w:rPr>
        <w:t>134)</w:t>
      </w:r>
    </w:p>
    <w:p w:rsidR="00DD7756" w:rsidRDefault="00DD7756">
      <w:pPr>
        <w:pStyle w:val="BodyText"/>
      </w:pPr>
    </w:p>
    <w:p w:rsidR="00DD7756" w:rsidRDefault="00AD1397">
      <w:pPr>
        <w:pStyle w:val="ListParagraph"/>
        <w:numPr>
          <w:ilvl w:val="2"/>
          <w:numId w:val="13"/>
        </w:numPr>
        <w:tabs>
          <w:tab w:val="left" w:pos="834"/>
          <w:tab w:val="left" w:pos="835"/>
        </w:tabs>
        <w:spacing w:after="16"/>
        <w:rPr>
          <w:sz w:val="24"/>
        </w:rPr>
      </w:pPr>
      <w:bookmarkStart w:id="33" w:name="_bookmark22"/>
      <w:bookmarkEnd w:id="33"/>
      <w:r>
        <w:rPr>
          <w:sz w:val="24"/>
        </w:rPr>
        <w:t xml:space="preserve">Central Alaskan </w:t>
      </w:r>
      <w:r>
        <w:rPr>
          <w:spacing w:val="-3"/>
          <w:sz w:val="24"/>
        </w:rPr>
        <w:t xml:space="preserve">Yup’ik </w:t>
      </w:r>
      <w:r>
        <w:rPr>
          <w:sz w:val="24"/>
        </w:rPr>
        <w:t>(Eskimo-Aleut &gt;</w:t>
      </w:r>
      <w:r>
        <w:rPr>
          <w:spacing w:val="-4"/>
          <w:sz w:val="24"/>
        </w:rPr>
        <w:t xml:space="preserve"> </w:t>
      </w:r>
      <w:r>
        <w:rPr>
          <w:spacing w:val="-3"/>
          <w:sz w:val="24"/>
        </w:rPr>
        <w:t>Yup’ik)</w:t>
      </w:r>
    </w:p>
    <w:tbl>
      <w:tblPr>
        <w:tblW w:w="0" w:type="auto"/>
        <w:tblInd w:w="842" w:type="dxa"/>
        <w:tblLayout w:type="fixed"/>
        <w:tblCellMar>
          <w:left w:w="0" w:type="dxa"/>
          <w:right w:w="0" w:type="dxa"/>
        </w:tblCellMar>
        <w:tblLook w:val="01E0"/>
      </w:tblPr>
      <w:tblGrid>
        <w:gridCol w:w="1131"/>
        <w:gridCol w:w="1430"/>
        <w:gridCol w:w="2411"/>
      </w:tblGrid>
      <w:tr w:rsidR="00DD7756">
        <w:trPr>
          <w:trHeight w:val="345"/>
        </w:trPr>
        <w:tc>
          <w:tcPr>
            <w:tcW w:w="1131" w:type="dxa"/>
            <w:tcBorders>
              <w:top w:val="single" w:sz="4" w:space="0" w:color="000000"/>
            </w:tcBorders>
          </w:tcPr>
          <w:p w:rsidR="00DD7756" w:rsidRDefault="00AD1397">
            <w:pPr>
              <w:pStyle w:val="TableParagraph"/>
              <w:spacing w:before="74" w:line="252" w:lineRule="exact"/>
              <w:ind w:left="60"/>
              <w:jc w:val="left"/>
              <w:rPr>
                <w:sz w:val="24"/>
              </w:rPr>
            </w:pPr>
            <w:r>
              <w:rPr>
                <w:sz w:val="24"/>
              </w:rPr>
              <w:t>a.</w:t>
            </w:r>
          </w:p>
        </w:tc>
        <w:tc>
          <w:tcPr>
            <w:tcW w:w="1430" w:type="dxa"/>
            <w:tcBorders>
              <w:top w:val="single" w:sz="4" w:space="0" w:color="000000"/>
            </w:tcBorders>
          </w:tcPr>
          <w:p w:rsidR="00DD7756" w:rsidRDefault="00AD1397">
            <w:pPr>
              <w:pStyle w:val="TableParagraph"/>
              <w:spacing w:before="74" w:line="252" w:lineRule="exact"/>
              <w:ind w:left="119"/>
              <w:jc w:val="left"/>
              <w:rPr>
                <w:i/>
                <w:sz w:val="24"/>
              </w:rPr>
            </w:pPr>
            <w:r>
              <w:rPr>
                <w:i/>
                <w:sz w:val="24"/>
              </w:rPr>
              <w:t>iqa‑</w:t>
            </w:r>
          </w:p>
        </w:tc>
        <w:tc>
          <w:tcPr>
            <w:tcW w:w="2411" w:type="dxa"/>
            <w:tcBorders>
              <w:top w:val="single" w:sz="4" w:space="0" w:color="000000"/>
            </w:tcBorders>
          </w:tcPr>
          <w:p w:rsidR="00DD7756" w:rsidRDefault="00AD1397">
            <w:pPr>
              <w:pStyle w:val="TableParagraph"/>
              <w:spacing w:before="74" w:line="252" w:lineRule="exact"/>
              <w:ind w:left="183"/>
              <w:jc w:val="left"/>
              <w:rPr>
                <w:sz w:val="24"/>
              </w:rPr>
            </w:pPr>
            <w:r>
              <w:rPr>
                <w:sz w:val="24"/>
              </w:rPr>
              <w:t>‘dirt’; ‘be dirty’</w:t>
            </w:r>
          </w:p>
        </w:tc>
      </w:tr>
      <w:tr w:rsidR="00DD7756">
        <w:trPr>
          <w:trHeight w:val="288"/>
        </w:trPr>
        <w:tc>
          <w:tcPr>
            <w:tcW w:w="1131" w:type="dxa"/>
          </w:tcPr>
          <w:p w:rsidR="00DD7756" w:rsidRDefault="00DD7756">
            <w:pPr>
              <w:pStyle w:val="TableParagraph"/>
              <w:spacing w:before="0" w:line="240" w:lineRule="auto"/>
              <w:jc w:val="left"/>
              <w:rPr>
                <w:rFonts w:ascii="Times New Roman"/>
                <w:sz w:val="20"/>
              </w:rPr>
            </w:pPr>
          </w:p>
        </w:tc>
        <w:tc>
          <w:tcPr>
            <w:tcW w:w="1430" w:type="dxa"/>
          </w:tcPr>
          <w:p w:rsidR="00DD7756" w:rsidRDefault="00AD1397">
            <w:pPr>
              <w:pStyle w:val="TableParagraph"/>
              <w:spacing w:before="17" w:line="252" w:lineRule="exact"/>
              <w:ind w:left="119"/>
              <w:jc w:val="left"/>
              <w:rPr>
                <w:i/>
                <w:sz w:val="24"/>
              </w:rPr>
            </w:pPr>
            <w:r>
              <w:rPr>
                <w:i/>
                <w:sz w:val="24"/>
              </w:rPr>
              <w:t>‑ngtak</w:t>
            </w:r>
          </w:p>
        </w:tc>
        <w:tc>
          <w:tcPr>
            <w:tcW w:w="2411" w:type="dxa"/>
          </w:tcPr>
          <w:p w:rsidR="00DD7756" w:rsidRDefault="00AD1397">
            <w:pPr>
              <w:pStyle w:val="TableParagraph"/>
              <w:spacing w:before="17" w:line="252" w:lineRule="exact"/>
              <w:ind w:left="183"/>
              <w:jc w:val="left"/>
              <w:rPr>
                <w:sz w:val="24"/>
              </w:rPr>
            </w:pPr>
            <w:r>
              <w:rPr>
                <w:sz w:val="24"/>
              </w:rPr>
              <w:t>‘very’</w:t>
            </w:r>
          </w:p>
        </w:tc>
      </w:tr>
      <w:tr w:rsidR="00DD7756">
        <w:trPr>
          <w:trHeight w:val="288"/>
        </w:trPr>
        <w:tc>
          <w:tcPr>
            <w:tcW w:w="1131" w:type="dxa"/>
          </w:tcPr>
          <w:p w:rsidR="00DD7756" w:rsidRDefault="00AD1397">
            <w:pPr>
              <w:pStyle w:val="TableParagraph"/>
              <w:spacing w:before="17" w:line="252" w:lineRule="exact"/>
              <w:ind w:left="495"/>
              <w:jc w:val="left"/>
              <w:rPr>
                <w:b/>
                <w:sz w:val="24"/>
              </w:rPr>
            </w:pPr>
            <w:r>
              <w:rPr>
                <w:b/>
                <w:sz w:val="24"/>
              </w:rPr>
              <w:t>Ref:</w:t>
            </w:r>
          </w:p>
        </w:tc>
        <w:tc>
          <w:tcPr>
            <w:tcW w:w="1430" w:type="dxa"/>
          </w:tcPr>
          <w:p w:rsidR="00DD7756" w:rsidRDefault="00AD1397">
            <w:pPr>
              <w:pStyle w:val="TableParagraph"/>
              <w:spacing w:before="17" w:line="252" w:lineRule="exact"/>
              <w:ind w:left="119"/>
              <w:jc w:val="left"/>
              <w:rPr>
                <w:b/>
                <w:i/>
                <w:sz w:val="24"/>
              </w:rPr>
            </w:pPr>
            <w:r>
              <w:rPr>
                <w:b/>
                <w:i/>
                <w:color w:val="FF0000"/>
                <w:sz w:val="24"/>
              </w:rPr>
              <w:t>iqa‑ngtak</w:t>
            </w:r>
          </w:p>
        </w:tc>
        <w:tc>
          <w:tcPr>
            <w:tcW w:w="2411" w:type="dxa"/>
          </w:tcPr>
          <w:p w:rsidR="00DD7756" w:rsidRDefault="00AD1397">
            <w:pPr>
              <w:pStyle w:val="TableParagraph"/>
              <w:spacing w:before="17" w:line="252" w:lineRule="exact"/>
              <w:ind w:left="183"/>
              <w:jc w:val="left"/>
              <w:rPr>
                <w:sz w:val="24"/>
              </w:rPr>
            </w:pPr>
            <w:r>
              <w:rPr>
                <w:sz w:val="24"/>
              </w:rPr>
              <w:t>‘one that is very dirty’</w:t>
            </w:r>
          </w:p>
        </w:tc>
      </w:tr>
      <w:tr w:rsidR="00DD7756">
        <w:trPr>
          <w:trHeight w:val="280"/>
        </w:trPr>
        <w:tc>
          <w:tcPr>
            <w:tcW w:w="1131" w:type="dxa"/>
          </w:tcPr>
          <w:p w:rsidR="00DD7756" w:rsidRDefault="00AD1397">
            <w:pPr>
              <w:pStyle w:val="TableParagraph"/>
              <w:spacing w:before="17" w:line="244" w:lineRule="exact"/>
              <w:ind w:left="495"/>
              <w:jc w:val="left"/>
              <w:rPr>
                <w:b/>
                <w:sz w:val="24"/>
              </w:rPr>
            </w:pPr>
            <w:r>
              <w:rPr>
                <w:b/>
                <w:sz w:val="24"/>
              </w:rPr>
              <w:t>Pred:</w:t>
            </w:r>
          </w:p>
        </w:tc>
        <w:tc>
          <w:tcPr>
            <w:tcW w:w="1430" w:type="dxa"/>
          </w:tcPr>
          <w:p w:rsidR="00DD7756" w:rsidRDefault="00AD1397">
            <w:pPr>
              <w:pStyle w:val="TableParagraph"/>
              <w:spacing w:before="17" w:line="244" w:lineRule="exact"/>
              <w:ind w:left="119"/>
              <w:jc w:val="left"/>
              <w:rPr>
                <w:b/>
                <w:i/>
                <w:sz w:val="24"/>
              </w:rPr>
            </w:pPr>
            <w:r>
              <w:rPr>
                <w:b/>
                <w:i/>
                <w:color w:val="FF0000"/>
                <w:sz w:val="24"/>
              </w:rPr>
              <w:t>iqa‑ngtaq‑</w:t>
            </w:r>
          </w:p>
        </w:tc>
        <w:tc>
          <w:tcPr>
            <w:tcW w:w="2411" w:type="dxa"/>
          </w:tcPr>
          <w:p w:rsidR="00DD7756" w:rsidRDefault="00AD1397">
            <w:pPr>
              <w:pStyle w:val="TableParagraph"/>
              <w:spacing w:before="17" w:line="244" w:lineRule="exact"/>
              <w:ind w:left="183"/>
              <w:jc w:val="left"/>
              <w:rPr>
                <w:sz w:val="24"/>
              </w:rPr>
            </w:pPr>
            <w:r>
              <w:rPr>
                <w:sz w:val="24"/>
              </w:rPr>
              <w:t>‘be very dirty’</w:t>
            </w:r>
          </w:p>
        </w:tc>
      </w:tr>
    </w:tbl>
    <w:p w:rsidR="00DD7756" w:rsidRDefault="00AD1397">
      <w:pPr>
        <w:ind w:right="537"/>
        <w:jc w:val="right"/>
        <w:rPr>
          <w:sz w:val="20"/>
        </w:rPr>
      </w:pPr>
      <w:r>
        <w:rPr>
          <w:sz w:val="20"/>
        </w:rPr>
        <w:t xml:space="preserve">(Mithun </w:t>
      </w:r>
      <w:hyperlink w:anchor="_bookmark423" w:history="1">
        <w:r>
          <w:rPr>
            <w:color w:val="007FFF"/>
            <w:sz w:val="20"/>
          </w:rPr>
          <w:t>2017</w:t>
        </w:r>
      </w:hyperlink>
      <w:r>
        <w:rPr>
          <w:sz w:val="20"/>
        </w:rPr>
        <w:t>: 159)</w:t>
      </w:r>
    </w:p>
    <w:p w:rsidR="00DD7756" w:rsidRDefault="00DD7756">
      <w:pPr>
        <w:pStyle w:val="BodyText"/>
        <w:spacing w:before="10"/>
      </w:pPr>
    </w:p>
    <w:p w:rsidR="00DD7756" w:rsidRDefault="00AD1397">
      <w:pPr>
        <w:tabs>
          <w:tab w:val="left" w:pos="2085"/>
          <w:tab w:val="left" w:pos="3579"/>
        </w:tabs>
        <w:ind w:left="891"/>
        <w:rPr>
          <w:sz w:val="24"/>
        </w:rPr>
      </w:pPr>
      <w:r>
        <w:rPr>
          <w:spacing w:val="-3"/>
          <w:sz w:val="24"/>
        </w:rPr>
        <w:t>b.</w:t>
      </w:r>
      <w:r>
        <w:rPr>
          <w:spacing w:val="-3"/>
          <w:sz w:val="24"/>
        </w:rPr>
        <w:tab/>
      </w:r>
      <w:r>
        <w:rPr>
          <w:i/>
          <w:sz w:val="24"/>
        </w:rPr>
        <w:t>tangerr‑</w:t>
      </w:r>
      <w:r>
        <w:rPr>
          <w:i/>
          <w:sz w:val="24"/>
        </w:rPr>
        <w:tab/>
      </w:r>
      <w:r>
        <w:rPr>
          <w:sz w:val="24"/>
        </w:rPr>
        <w:t>‘see’</w:t>
      </w:r>
    </w:p>
    <w:p w:rsidR="00DD7756" w:rsidRDefault="00AD1397">
      <w:pPr>
        <w:pStyle w:val="BodyText"/>
        <w:tabs>
          <w:tab w:val="left" w:pos="3579"/>
        </w:tabs>
        <w:spacing w:before="16"/>
        <w:ind w:left="2085"/>
      </w:pPr>
      <w:r>
        <w:rPr>
          <w:i/>
        </w:rPr>
        <w:t>‑uaq</w:t>
      </w:r>
      <w:r>
        <w:rPr>
          <w:i/>
        </w:rPr>
        <w:tab/>
      </w:r>
      <w:r>
        <w:t>‘imitation, inauthentic’; ‘pretend to, without serious</w:t>
      </w:r>
      <w:r>
        <w:rPr>
          <w:spacing w:val="-30"/>
        </w:rPr>
        <w:t xml:space="preserve"> </w:t>
      </w:r>
      <w:r>
        <w:t>purpose’</w:t>
      </w:r>
    </w:p>
    <w:p w:rsidR="00DD7756" w:rsidRDefault="00DD7756">
      <w:pPr>
        <w:tabs>
          <w:tab w:val="left" w:pos="2085"/>
          <w:tab w:val="left" w:pos="3579"/>
        </w:tabs>
        <w:spacing w:before="15"/>
        <w:ind w:left="1330"/>
        <w:rPr>
          <w:sz w:val="24"/>
        </w:rPr>
      </w:pPr>
      <w:r w:rsidRPr="00DD7756">
        <w:pict>
          <v:shape id="_x0000_s1166" style="position:absolute;left:0;text-align:left;margin-left:254.95pt;margin-top:1.35pt;width:3.5pt;height:28.9pt;z-index:-24043520;mso-position-horizontal-relative:page" coordorigin="5099,27" coordsize="70,578" o:spt="100" adj="0,,0" path="m5099,316r,-289m5168,605r,-289e" filled="f" strokeweight="1.75731mm">
            <v:stroke joinstyle="round"/>
            <v:formulas/>
            <v:path arrowok="t" o:connecttype="segments"/>
            <w10:wrap anchorx="page"/>
          </v:shape>
        </w:pict>
      </w:r>
      <w:r w:rsidR="00AD1397">
        <w:rPr>
          <w:b/>
          <w:sz w:val="24"/>
        </w:rPr>
        <w:t>Ref:</w:t>
      </w:r>
      <w:r w:rsidR="00AD1397">
        <w:rPr>
          <w:b/>
          <w:sz w:val="24"/>
        </w:rPr>
        <w:tab/>
      </w:r>
      <w:r w:rsidR="00AD1397">
        <w:rPr>
          <w:b/>
          <w:i/>
          <w:color w:val="FF0000"/>
          <w:sz w:val="24"/>
        </w:rPr>
        <w:t>tangerr‑uaq</w:t>
      </w:r>
      <w:r w:rsidR="00AD1397">
        <w:rPr>
          <w:b/>
          <w:i/>
          <w:color w:val="FF0000"/>
          <w:sz w:val="24"/>
        </w:rPr>
        <w:tab/>
      </w:r>
      <w:r w:rsidR="00AD1397">
        <w:rPr>
          <w:sz w:val="24"/>
        </w:rPr>
        <w:t>‘movie, vision,</w:t>
      </w:r>
      <w:r w:rsidR="00AD1397">
        <w:rPr>
          <w:spacing w:val="-3"/>
          <w:sz w:val="24"/>
        </w:rPr>
        <w:t xml:space="preserve"> </w:t>
      </w:r>
      <w:r w:rsidR="00AD1397">
        <w:rPr>
          <w:sz w:val="24"/>
        </w:rPr>
        <w:t>hallucination’</w:t>
      </w:r>
    </w:p>
    <w:p w:rsidR="00DD7756" w:rsidRDefault="00AD1397">
      <w:pPr>
        <w:tabs>
          <w:tab w:val="left" w:pos="2085"/>
        </w:tabs>
        <w:spacing w:before="15" w:line="244" w:lineRule="exact"/>
        <w:ind w:left="1330"/>
        <w:rPr>
          <w:sz w:val="24"/>
        </w:rPr>
      </w:pPr>
      <w:r>
        <w:rPr>
          <w:b/>
          <w:sz w:val="24"/>
        </w:rPr>
        <w:t>Pred:</w:t>
      </w:r>
      <w:r>
        <w:rPr>
          <w:b/>
          <w:sz w:val="24"/>
        </w:rPr>
        <w:tab/>
      </w:r>
      <w:r>
        <w:rPr>
          <w:b/>
          <w:i/>
          <w:color w:val="FF0000"/>
          <w:sz w:val="24"/>
        </w:rPr>
        <w:t xml:space="preserve">tangerr‑uar‑ </w:t>
      </w:r>
      <w:r>
        <w:rPr>
          <w:sz w:val="24"/>
        </w:rPr>
        <w:t>‘hallucinate, watch a</w:t>
      </w:r>
      <w:r>
        <w:rPr>
          <w:spacing w:val="-31"/>
          <w:sz w:val="24"/>
        </w:rPr>
        <w:t xml:space="preserve"> </w:t>
      </w:r>
      <w:r>
        <w:rPr>
          <w:sz w:val="24"/>
        </w:rPr>
        <w:t>movie’</w:t>
      </w:r>
    </w:p>
    <w:p w:rsidR="00DD7756" w:rsidRDefault="00AD1397">
      <w:pPr>
        <w:spacing w:line="228" w:lineRule="exact"/>
        <w:ind w:left="7584"/>
        <w:rPr>
          <w:sz w:val="20"/>
        </w:rPr>
      </w:pPr>
      <w:r>
        <w:rPr>
          <w:sz w:val="20"/>
        </w:rPr>
        <w:t xml:space="preserve">(Mithun </w:t>
      </w:r>
      <w:hyperlink w:anchor="_bookmark423" w:history="1">
        <w:r>
          <w:rPr>
            <w:color w:val="007FFF"/>
            <w:sz w:val="20"/>
          </w:rPr>
          <w:t>2017</w:t>
        </w:r>
      </w:hyperlink>
      <w:r>
        <w:rPr>
          <w:sz w:val="20"/>
        </w:rPr>
        <w:t>:</w:t>
      </w:r>
      <w:r>
        <w:rPr>
          <w:spacing w:val="8"/>
          <w:sz w:val="20"/>
        </w:rPr>
        <w:t xml:space="preserve"> </w:t>
      </w:r>
      <w:r>
        <w:rPr>
          <w:sz w:val="20"/>
        </w:rPr>
        <w:t>159)</w:t>
      </w:r>
    </w:p>
    <w:p w:rsidR="00DD7756" w:rsidRDefault="00DD7756">
      <w:pPr>
        <w:pStyle w:val="BodyText"/>
        <w:spacing w:before="1"/>
      </w:pPr>
    </w:p>
    <w:tbl>
      <w:tblPr>
        <w:tblW w:w="0" w:type="auto"/>
        <w:tblInd w:w="859" w:type="dxa"/>
        <w:tblLayout w:type="fixed"/>
        <w:tblCellMar>
          <w:left w:w="0" w:type="dxa"/>
          <w:right w:w="0" w:type="dxa"/>
        </w:tblCellMar>
        <w:tblLook w:val="01E0"/>
      </w:tblPr>
      <w:tblGrid>
        <w:gridCol w:w="1114"/>
        <w:gridCol w:w="1257"/>
        <w:gridCol w:w="4706"/>
      </w:tblGrid>
      <w:tr w:rsidR="00DD7756">
        <w:trPr>
          <w:trHeight w:val="280"/>
        </w:trPr>
        <w:tc>
          <w:tcPr>
            <w:tcW w:w="1114" w:type="dxa"/>
          </w:tcPr>
          <w:p w:rsidR="00DD7756" w:rsidRDefault="00AD1397">
            <w:pPr>
              <w:pStyle w:val="TableParagraph"/>
              <w:spacing w:before="9" w:line="252" w:lineRule="exact"/>
              <w:ind w:left="50"/>
              <w:jc w:val="left"/>
              <w:rPr>
                <w:sz w:val="24"/>
              </w:rPr>
            </w:pPr>
            <w:bookmarkStart w:id="34" w:name="_bookmark23"/>
            <w:bookmarkEnd w:id="34"/>
            <w:r>
              <w:rPr>
                <w:sz w:val="24"/>
              </w:rPr>
              <w:t>c.</w:t>
            </w:r>
          </w:p>
        </w:tc>
        <w:tc>
          <w:tcPr>
            <w:tcW w:w="1257" w:type="dxa"/>
          </w:tcPr>
          <w:p w:rsidR="00DD7756" w:rsidRDefault="00AD1397">
            <w:pPr>
              <w:pStyle w:val="TableParagraph"/>
              <w:spacing w:before="9" w:line="252" w:lineRule="exact"/>
              <w:ind w:left="119"/>
              <w:jc w:val="left"/>
              <w:rPr>
                <w:i/>
                <w:sz w:val="24"/>
              </w:rPr>
            </w:pPr>
            <w:r>
              <w:rPr>
                <w:i/>
                <w:sz w:val="24"/>
              </w:rPr>
              <w:t>iqeq‑</w:t>
            </w:r>
          </w:p>
        </w:tc>
        <w:tc>
          <w:tcPr>
            <w:tcW w:w="4706" w:type="dxa"/>
          </w:tcPr>
          <w:p w:rsidR="00DD7756" w:rsidRDefault="00AD1397">
            <w:pPr>
              <w:pStyle w:val="TableParagraph"/>
              <w:spacing w:before="9" w:line="252" w:lineRule="exact"/>
              <w:ind w:left="356"/>
              <w:jc w:val="left"/>
              <w:rPr>
                <w:sz w:val="24"/>
              </w:rPr>
            </w:pPr>
            <w:r>
              <w:rPr>
                <w:sz w:val="24"/>
              </w:rPr>
              <w:t>‘corner of mouth’</w:t>
            </w:r>
          </w:p>
        </w:tc>
      </w:tr>
      <w:tr w:rsidR="00DD7756">
        <w:trPr>
          <w:trHeight w:val="288"/>
        </w:trPr>
        <w:tc>
          <w:tcPr>
            <w:tcW w:w="1114" w:type="dxa"/>
          </w:tcPr>
          <w:p w:rsidR="00DD7756" w:rsidRDefault="00DD7756">
            <w:pPr>
              <w:pStyle w:val="TableParagraph"/>
              <w:spacing w:before="0" w:line="240" w:lineRule="auto"/>
              <w:jc w:val="left"/>
              <w:rPr>
                <w:rFonts w:ascii="Times New Roman"/>
                <w:sz w:val="20"/>
              </w:rPr>
            </w:pPr>
          </w:p>
        </w:tc>
        <w:tc>
          <w:tcPr>
            <w:tcW w:w="1257" w:type="dxa"/>
          </w:tcPr>
          <w:p w:rsidR="00DD7756" w:rsidRDefault="00AD1397">
            <w:pPr>
              <w:pStyle w:val="TableParagraph"/>
              <w:spacing w:before="17" w:line="252" w:lineRule="exact"/>
              <w:ind w:left="119"/>
              <w:jc w:val="left"/>
              <w:rPr>
                <w:i/>
                <w:sz w:val="24"/>
              </w:rPr>
            </w:pPr>
            <w:r>
              <w:rPr>
                <w:i/>
                <w:sz w:val="24"/>
              </w:rPr>
              <w:t>‑mik</w:t>
            </w:r>
          </w:p>
        </w:tc>
        <w:tc>
          <w:tcPr>
            <w:tcW w:w="4706" w:type="dxa"/>
          </w:tcPr>
          <w:p w:rsidR="00DD7756" w:rsidRDefault="00AD1397">
            <w:pPr>
              <w:pStyle w:val="TableParagraph"/>
              <w:spacing w:before="17" w:line="252" w:lineRule="exact"/>
              <w:ind w:left="356"/>
              <w:jc w:val="left"/>
              <w:rPr>
                <w:sz w:val="24"/>
              </w:rPr>
            </w:pPr>
            <w:r>
              <w:rPr>
                <w:sz w:val="24"/>
              </w:rPr>
              <w:t>‘thing held in one’s mouth’; ‘to put in one’s’</w:t>
            </w:r>
          </w:p>
        </w:tc>
      </w:tr>
      <w:tr w:rsidR="00DD7756">
        <w:trPr>
          <w:trHeight w:val="288"/>
        </w:trPr>
        <w:tc>
          <w:tcPr>
            <w:tcW w:w="1114" w:type="dxa"/>
          </w:tcPr>
          <w:p w:rsidR="00DD7756" w:rsidRDefault="00AD1397">
            <w:pPr>
              <w:pStyle w:val="TableParagraph"/>
              <w:spacing w:before="17" w:line="252" w:lineRule="exact"/>
              <w:ind w:left="478"/>
              <w:jc w:val="left"/>
              <w:rPr>
                <w:b/>
                <w:sz w:val="24"/>
              </w:rPr>
            </w:pPr>
            <w:r>
              <w:rPr>
                <w:b/>
                <w:sz w:val="24"/>
              </w:rPr>
              <w:t>Ref:</w:t>
            </w:r>
          </w:p>
        </w:tc>
        <w:tc>
          <w:tcPr>
            <w:tcW w:w="1257" w:type="dxa"/>
          </w:tcPr>
          <w:p w:rsidR="00DD7756" w:rsidRDefault="00AD1397">
            <w:pPr>
              <w:pStyle w:val="TableParagraph"/>
              <w:spacing w:before="17" w:line="252" w:lineRule="exact"/>
              <w:ind w:left="119"/>
              <w:jc w:val="left"/>
              <w:rPr>
                <w:b/>
                <w:i/>
                <w:sz w:val="24"/>
              </w:rPr>
            </w:pPr>
            <w:r>
              <w:rPr>
                <w:b/>
                <w:i/>
                <w:color w:val="FF0000"/>
                <w:sz w:val="24"/>
              </w:rPr>
              <w:t>iq‑mik</w:t>
            </w:r>
          </w:p>
        </w:tc>
        <w:tc>
          <w:tcPr>
            <w:tcW w:w="4706" w:type="dxa"/>
          </w:tcPr>
          <w:p w:rsidR="00DD7756" w:rsidRDefault="00AD1397">
            <w:pPr>
              <w:pStyle w:val="TableParagraph"/>
              <w:spacing w:before="17" w:line="252" w:lineRule="exact"/>
              <w:ind w:left="356"/>
              <w:jc w:val="left"/>
              <w:rPr>
                <w:sz w:val="24"/>
              </w:rPr>
            </w:pPr>
            <w:r>
              <w:rPr>
                <w:sz w:val="24"/>
              </w:rPr>
              <w:t>‘chewing tobacco’</w:t>
            </w:r>
          </w:p>
        </w:tc>
      </w:tr>
      <w:tr w:rsidR="00DD7756">
        <w:trPr>
          <w:trHeight w:val="280"/>
        </w:trPr>
        <w:tc>
          <w:tcPr>
            <w:tcW w:w="1114" w:type="dxa"/>
          </w:tcPr>
          <w:p w:rsidR="00DD7756" w:rsidRDefault="00AD1397">
            <w:pPr>
              <w:pStyle w:val="TableParagraph"/>
              <w:spacing w:before="17" w:line="244" w:lineRule="exact"/>
              <w:ind w:left="478"/>
              <w:jc w:val="left"/>
              <w:rPr>
                <w:b/>
                <w:sz w:val="24"/>
              </w:rPr>
            </w:pPr>
            <w:r>
              <w:rPr>
                <w:b/>
                <w:sz w:val="24"/>
              </w:rPr>
              <w:t>Pred:</w:t>
            </w:r>
          </w:p>
        </w:tc>
        <w:tc>
          <w:tcPr>
            <w:tcW w:w="1257" w:type="dxa"/>
          </w:tcPr>
          <w:p w:rsidR="00DD7756" w:rsidRDefault="00AD1397">
            <w:pPr>
              <w:pStyle w:val="TableParagraph"/>
              <w:spacing w:before="17" w:line="244" w:lineRule="exact"/>
              <w:ind w:left="119"/>
              <w:jc w:val="left"/>
              <w:rPr>
                <w:b/>
                <w:i/>
                <w:sz w:val="24"/>
              </w:rPr>
            </w:pPr>
            <w:r>
              <w:rPr>
                <w:b/>
                <w:i/>
                <w:color w:val="FF0000"/>
                <w:sz w:val="24"/>
              </w:rPr>
              <w:t>iq‑mig‑</w:t>
            </w:r>
          </w:p>
        </w:tc>
        <w:tc>
          <w:tcPr>
            <w:tcW w:w="4706" w:type="dxa"/>
          </w:tcPr>
          <w:p w:rsidR="00DD7756" w:rsidRDefault="00AD1397">
            <w:pPr>
              <w:pStyle w:val="TableParagraph"/>
              <w:spacing w:before="17" w:line="244" w:lineRule="exact"/>
              <w:ind w:left="356"/>
              <w:jc w:val="left"/>
              <w:rPr>
                <w:sz w:val="24"/>
              </w:rPr>
            </w:pPr>
            <w:r>
              <w:rPr>
                <w:sz w:val="24"/>
              </w:rPr>
              <w:t>‘put in one’s mouth’</w:t>
            </w:r>
          </w:p>
        </w:tc>
      </w:tr>
    </w:tbl>
    <w:p w:rsidR="00DD7756" w:rsidRDefault="00AD1397">
      <w:pPr>
        <w:ind w:left="7584"/>
        <w:rPr>
          <w:sz w:val="20"/>
        </w:rPr>
      </w:pPr>
      <w:r>
        <w:rPr>
          <w:sz w:val="20"/>
        </w:rPr>
        <w:t xml:space="preserve">(Mithun </w:t>
      </w:r>
      <w:hyperlink w:anchor="_bookmark423" w:history="1">
        <w:r>
          <w:rPr>
            <w:color w:val="007FFF"/>
            <w:sz w:val="20"/>
          </w:rPr>
          <w:t>2017</w:t>
        </w:r>
      </w:hyperlink>
      <w:r>
        <w:rPr>
          <w:sz w:val="20"/>
        </w:rPr>
        <w:t>:</w:t>
      </w:r>
      <w:r>
        <w:rPr>
          <w:spacing w:val="8"/>
          <w:sz w:val="20"/>
        </w:rPr>
        <w:t xml:space="preserve"> </w:t>
      </w:r>
      <w:r>
        <w:rPr>
          <w:sz w:val="20"/>
        </w:rPr>
        <w:t>160)</w:t>
      </w:r>
    </w:p>
    <w:p w:rsidR="00DD7756" w:rsidRDefault="00DD7756">
      <w:pPr>
        <w:pStyle w:val="BodyText"/>
        <w:rPr>
          <w:sz w:val="22"/>
        </w:rPr>
      </w:pPr>
    </w:p>
    <w:p w:rsidR="00DD7756" w:rsidRDefault="00AD1397">
      <w:pPr>
        <w:pStyle w:val="BodyText"/>
        <w:spacing w:before="163"/>
        <w:ind w:left="120"/>
        <w:jc w:val="both"/>
      </w:pPr>
      <w:r>
        <w:t>In the English example in (</w:t>
      </w:r>
      <w:hyperlink w:anchor="_bookmark16" w:history="1">
        <w:r>
          <w:rPr>
            <w:color w:val="007FFF"/>
          </w:rPr>
          <w:t>1</w:t>
        </w:r>
      </w:hyperlink>
      <w:r>
        <w:t xml:space="preserve">), the predicative use of </w:t>
      </w:r>
      <w:r>
        <w:rPr>
          <w:i/>
        </w:rPr>
        <w:t xml:space="preserve">paint </w:t>
      </w:r>
      <w:r>
        <w:t xml:space="preserve">takes the English Past </w:t>
      </w:r>
      <w:r>
        <w:rPr>
          <w:spacing w:val="-3"/>
        </w:rPr>
        <w:t>Tense</w:t>
      </w:r>
      <w:r>
        <w:rPr>
          <w:spacing w:val="-40"/>
        </w:rPr>
        <w:t xml:space="preserve"> </w:t>
      </w:r>
      <w:r>
        <w:t>suffix</w:t>
      </w:r>
    </w:p>
    <w:p w:rsidR="00DD7756" w:rsidRDefault="00AD1397">
      <w:pPr>
        <w:pStyle w:val="BodyText"/>
        <w:spacing w:before="204" w:line="420" w:lineRule="auto"/>
        <w:ind w:left="120" w:right="532"/>
        <w:jc w:val="both"/>
      </w:pPr>
      <w:r>
        <w:rPr>
          <w:i/>
        </w:rPr>
        <w:t xml:space="preserve">‑ed </w:t>
      </w:r>
      <w:r>
        <w:t>like any prototypical verb in English, but there is no morpheme present that explicitly converts the stem from noun to verb (or vice versa). The remaining examples illustrate the same</w:t>
      </w:r>
      <w:r>
        <w:rPr>
          <w:spacing w:val="-19"/>
        </w:rPr>
        <w:t xml:space="preserve"> </w:t>
      </w:r>
      <w:r>
        <w:t>situation</w:t>
      </w:r>
      <w:r>
        <w:rPr>
          <w:spacing w:val="-18"/>
        </w:rPr>
        <w:t xml:space="preserve"> </w:t>
      </w:r>
      <w:r>
        <w:t>for</w:t>
      </w:r>
      <w:r>
        <w:rPr>
          <w:spacing w:val="-18"/>
        </w:rPr>
        <w:t xml:space="preserve"> </w:t>
      </w:r>
      <w:r>
        <w:t>a</w:t>
      </w:r>
      <w:r>
        <w:rPr>
          <w:spacing w:val="-19"/>
        </w:rPr>
        <w:t xml:space="preserve"> </w:t>
      </w:r>
      <w:r>
        <w:t>variety</w:t>
      </w:r>
      <w:r>
        <w:rPr>
          <w:spacing w:val="-18"/>
        </w:rPr>
        <w:t xml:space="preserve"> </w:t>
      </w:r>
      <w:r>
        <w:t>of</w:t>
      </w:r>
      <w:r>
        <w:rPr>
          <w:spacing w:val="-18"/>
        </w:rPr>
        <w:t xml:space="preserve"> </w:t>
      </w:r>
      <w:r>
        <w:t>language</w:t>
      </w:r>
      <w:r>
        <w:rPr>
          <w:spacing w:val="-19"/>
        </w:rPr>
        <w:t xml:space="preserve"> </w:t>
      </w:r>
      <w:r>
        <w:t>families</w:t>
      </w:r>
      <w:r>
        <w:rPr>
          <w:spacing w:val="-18"/>
        </w:rPr>
        <w:t xml:space="preserve"> </w:t>
      </w:r>
      <w:r>
        <w:t>around</w:t>
      </w:r>
      <w:r>
        <w:rPr>
          <w:spacing w:val="-18"/>
        </w:rPr>
        <w:t xml:space="preserve"> </w:t>
      </w:r>
      <w:r>
        <w:t>the</w:t>
      </w:r>
      <w:r>
        <w:rPr>
          <w:spacing w:val="-19"/>
        </w:rPr>
        <w:t xml:space="preserve"> </w:t>
      </w:r>
      <w:r>
        <w:t>world.</w:t>
      </w:r>
      <w:r>
        <w:rPr>
          <w:spacing w:val="11"/>
        </w:rPr>
        <w:t xml:space="preserve"> </w:t>
      </w:r>
      <w:r>
        <w:t>Even</w:t>
      </w:r>
      <w:r>
        <w:rPr>
          <w:spacing w:val="-19"/>
        </w:rPr>
        <w:t xml:space="preserve"> </w:t>
      </w:r>
      <w:r>
        <w:t>though</w:t>
      </w:r>
      <w:r>
        <w:rPr>
          <w:spacing w:val="-18"/>
        </w:rPr>
        <w:t xml:space="preserve"> </w:t>
      </w:r>
      <w:r>
        <w:t>in</w:t>
      </w:r>
      <w:r>
        <w:rPr>
          <w:spacing w:val="-18"/>
        </w:rPr>
        <w:t xml:space="preserve"> </w:t>
      </w:r>
      <w:r>
        <w:t>some</w:t>
      </w:r>
      <w:r>
        <w:rPr>
          <w:spacing w:val="-19"/>
        </w:rPr>
        <w:t xml:space="preserve"> </w:t>
      </w:r>
      <w:r>
        <w:t>cases there</w:t>
      </w:r>
      <w:r>
        <w:rPr>
          <w:spacing w:val="-6"/>
        </w:rPr>
        <w:t xml:space="preserve"> </w:t>
      </w:r>
      <w:r>
        <w:t>is</w:t>
      </w:r>
      <w:r>
        <w:rPr>
          <w:spacing w:val="-5"/>
        </w:rPr>
        <w:t xml:space="preserve"> </w:t>
      </w:r>
      <w:r>
        <w:t>inflectional</w:t>
      </w:r>
      <w:r>
        <w:rPr>
          <w:spacing w:val="-5"/>
        </w:rPr>
        <w:t xml:space="preserve"> </w:t>
      </w:r>
      <w:r>
        <w:t>morphology</w:t>
      </w:r>
      <w:r>
        <w:rPr>
          <w:spacing w:val="-5"/>
        </w:rPr>
        <w:t xml:space="preserve"> </w:t>
      </w:r>
      <w:r>
        <w:t>indicating</w:t>
      </w:r>
      <w:r>
        <w:rPr>
          <w:spacing w:val="-6"/>
        </w:rPr>
        <w:t xml:space="preserve"> </w:t>
      </w:r>
      <w:r>
        <w:t>the</w:t>
      </w:r>
      <w:r>
        <w:rPr>
          <w:spacing w:val="-4"/>
        </w:rPr>
        <w:t xml:space="preserve"> </w:t>
      </w:r>
      <w:r>
        <w:t>function</w:t>
      </w:r>
      <w:r>
        <w:rPr>
          <w:spacing w:val="-6"/>
        </w:rPr>
        <w:t xml:space="preserve"> </w:t>
      </w:r>
      <w:r>
        <w:t>of</w:t>
      </w:r>
      <w:r>
        <w:rPr>
          <w:spacing w:val="-4"/>
        </w:rPr>
        <w:t xml:space="preserve"> </w:t>
      </w:r>
      <w:r>
        <w:t>the</w:t>
      </w:r>
      <w:r>
        <w:rPr>
          <w:spacing w:val="-6"/>
        </w:rPr>
        <w:t xml:space="preserve"> </w:t>
      </w:r>
      <w:r>
        <w:t>word,</w:t>
      </w:r>
      <w:r>
        <w:rPr>
          <w:spacing w:val="-5"/>
        </w:rPr>
        <w:t xml:space="preserve"> </w:t>
      </w:r>
      <w:r>
        <w:t>none</w:t>
      </w:r>
      <w:r>
        <w:rPr>
          <w:spacing w:val="-5"/>
        </w:rPr>
        <w:t xml:space="preserve"> </w:t>
      </w:r>
      <w:r>
        <w:t>of</w:t>
      </w:r>
      <w:r>
        <w:rPr>
          <w:spacing w:val="-5"/>
        </w:rPr>
        <w:t xml:space="preserve"> </w:t>
      </w:r>
      <w:r>
        <w:t>these</w:t>
      </w:r>
      <w:r>
        <w:rPr>
          <w:spacing w:val="-4"/>
        </w:rPr>
        <w:t xml:space="preserve"> </w:t>
      </w:r>
      <w:r>
        <w:t>examples have explicit derivational morphology converting the target lexical items from one</w:t>
      </w:r>
      <w:r>
        <w:rPr>
          <w:spacing w:val="2"/>
        </w:rPr>
        <w:t xml:space="preserve"> </w:t>
      </w:r>
      <w:r>
        <w:t>function</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ind w:left="120"/>
        <w:jc w:val="both"/>
      </w:pPr>
      <w:bookmarkStart w:id="35" w:name="_bookmark24"/>
      <w:bookmarkEnd w:id="35"/>
      <w:r>
        <w:lastRenderedPageBreak/>
        <w:t>to another.</w:t>
      </w:r>
    </w:p>
    <w:p w:rsidR="00DD7756" w:rsidRDefault="00AD1397">
      <w:pPr>
        <w:pStyle w:val="BodyText"/>
        <w:spacing w:before="205" w:line="420" w:lineRule="auto"/>
        <w:ind w:left="120" w:right="532" w:firstLine="358"/>
        <w:jc w:val="right"/>
      </w:pPr>
      <w:r>
        <w:t>Flexible</w:t>
      </w:r>
      <w:r>
        <w:rPr>
          <w:spacing w:val="-18"/>
        </w:rPr>
        <w:t xml:space="preserve"> </w:t>
      </w:r>
      <w:r>
        <w:t>items</w:t>
      </w:r>
      <w:r>
        <w:rPr>
          <w:spacing w:val="-17"/>
        </w:rPr>
        <w:t xml:space="preserve"> </w:t>
      </w:r>
      <w:r>
        <w:t>like</w:t>
      </w:r>
      <w:r>
        <w:rPr>
          <w:spacing w:val="-17"/>
        </w:rPr>
        <w:t xml:space="preserve"> </w:t>
      </w:r>
      <w:r>
        <w:t>those</w:t>
      </w:r>
      <w:r>
        <w:rPr>
          <w:spacing w:val="-17"/>
        </w:rPr>
        <w:t xml:space="preserve"> </w:t>
      </w:r>
      <w:r>
        <w:t>in</w:t>
      </w:r>
      <w:r>
        <w:rPr>
          <w:spacing w:val="-17"/>
        </w:rPr>
        <w:t xml:space="preserve"> </w:t>
      </w:r>
      <w:r>
        <w:t>the</w:t>
      </w:r>
      <w:r>
        <w:rPr>
          <w:spacing w:val="-17"/>
        </w:rPr>
        <w:t xml:space="preserve"> </w:t>
      </w:r>
      <w:r>
        <w:t>examples</w:t>
      </w:r>
      <w:r>
        <w:rPr>
          <w:spacing w:val="-18"/>
        </w:rPr>
        <w:t xml:space="preserve"> </w:t>
      </w:r>
      <w:r>
        <w:t>above</w:t>
      </w:r>
      <w:r>
        <w:rPr>
          <w:spacing w:val="-17"/>
        </w:rPr>
        <w:t xml:space="preserve"> </w:t>
      </w:r>
      <w:r>
        <w:t>create</w:t>
      </w:r>
      <w:r>
        <w:rPr>
          <w:spacing w:val="-18"/>
        </w:rPr>
        <w:t xml:space="preserve"> </w:t>
      </w:r>
      <w:r>
        <w:t>an</w:t>
      </w:r>
      <w:r>
        <w:rPr>
          <w:spacing w:val="-17"/>
        </w:rPr>
        <w:t xml:space="preserve"> </w:t>
      </w:r>
      <w:r>
        <w:t>analytical</w:t>
      </w:r>
      <w:r>
        <w:rPr>
          <w:spacing w:val="-17"/>
        </w:rPr>
        <w:t xml:space="preserve"> </w:t>
      </w:r>
      <w:r>
        <w:t>problem</w:t>
      </w:r>
      <w:r>
        <w:rPr>
          <w:spacing w:val="-17"/>
        </w:rPr>
        <w:t xml:space="preserve"> </w:t>
      </w:r>
      <w:r>
        <w:t>for</w:t>
      </w:r>
      <w:r>
        <w:rPr>
          <w:spacing w:val="-17"/>
        </w:rPr>
        <w:t xml:space="preserve"> </w:t>
      </w:r>
      <w:r>
        <w:t>traditional</w:t>
      </w:r>
      <w:r>
        <w:rPr>
          <w:w w:val="99"/>
        </w:rPr>
        <w:t xml:space="preserve"> </w:t>
      </w:r>
      <w:r>
        <w:t>theories of parts of speech. Traditional theories assume that lexical items can</w:t>
      </w:r>
      <w:r>
        <w:rPr>
          <w:spacing w:val="-41"/>
        </w:rPr>
        <w:t xml:space="preserve"> </w:t>
      </w:r>
      <w:r>
        <w:t>be partitioned</w:t>
      </w:r>
      <w:r>
        <w:rPr>
          <w:w w:val="99"/>
        </w:rPr>
        <w:t xml:space="preserve"> </w:t>
      </w:r>
      <w:r>
        <w:t>into</w:t>
      </w:r>
      <w:r>
        <w:rPr>
          <w:spacing w:val="-23"/>
        </w:rPr>
        <w:t xml:space="preserve"> </w:t>
      </w:r>
      <w:r>
        <w:t>mutually</w:t>
      </w:r>
      <w:r>
        <w:rPr>
          <w:spacing w:val="-22"/>
        </w:rPr>
        <w:t xml:space="preserve"> </w:t>
      </w:r>
      <w:r>
        <w:t>exclusive</w:t>
      </w:r>
      <w:r>
        <w:rPr>
          <w:spacing w:val="-22"/>
        </w:rPr>
        <w:t xml:space="preserve"> </w:t>
      </w:r>
      <w:r>
        <w:t>categories</w:t>
      </w:r>
      <w:r>
        <w:rPr>
          <w:spacing w:val="-23"/>
        </w:rPr>
        <w:t xml:space="preserve"> </w:t>
      </w:r>
      <w:r>
        <w:t>based</w:t>
      </w:r>
      <w:r>
        <w:rPr>
          <w:spacing w:val="-22"/>
        </w:rPr>
        <w:t xml:space="preserve"> </w:t>
      </w:r>
      <w:r>
        <w:t>on</w:t>
      </w:r>
      <w:r>
        <w:rPr>
          <w:spacing w:val="-22"/>
        </w:rPr>
        <w:t xml:space="preserve"> </w:t>
      </w:r>
      <w:r>
        <w:t>a</w:t>
      </w:r>
      <w:r>
        <w:rPr>
          <w:spacing w:val="-23"/>
        </w:rPr>
        <w:t xml:space="preserve"> </w:t>
      </w:r>
      <w:r>
        <w:t>clear</w:t>
      </w:r>
      <w:r>
        <w:rPr>
          <w:spacing w:val="-22"/>
        </w:rPr>
        <w:t xml:space="preserve"> </w:t>
      </w:r>
      <w:r>
        <w:t>set</w:t>
      </w:r>
      <w:r>
        <w:rPr>
          <w:spacing w:val="-22"/>
        </w:rPr>
        <w:t xml:space="preserve"> </w:t>
      </w:r>
      <w:r>
        <w:t>of</w:t>
      </w:r>
      <w:r>
        <w:rPr>
          <w:spacing w:val="-23"/>
        </w:rPr>
        <w:t xml:space="preserve"> </w:t>
      </w:r>
      <w:r>
        <w:t>criteria,</w:t>
      </w:r>
      <w:r>
        <w:rPr>
          <w:spacing w:val="-18"/>
        </w:rPr>
        <w:t xml:space="preserve"> </w:t>
      </w:r>
      <w:r>
        <w:t>an</w:t>
      </w:r>
      <w:r>
        <w:rPr>
          <w:spacing w:val="-22"/>
        </w:rPr>
        <w:t xml:space="preserve"> </w:t>
      </w:r>
      <w:r>
        <w:t>approach</w:t>
      </w:r>
      <w:r>
        <w:rPr>
          <w:spacing w:val="-23"/>
        </w:rPr>
        <w:t xml:space="preserve"> </w:t>
      </w:r>
      <w:r>
        <w:t>that</w:t>
      </w:r>
      <w:r>
        <w:rPr>
          <w:spacing w:val="-22"/>
        </w:rPr>
        <w:t xml:space="preserve"> </w:t>
      </w:r>
      <w:r>
        <w:t>has</w:t>
      </w:r>
      <w:r>
        <w:rPr>
          <w:spacing w:val="-22"/>
        </w:rPr>
        <w:t xml:space="preserve"> </w:t>
      </w:r>
      <w:r>
        <w:t>its</w:t>
      </w:r>
      <w:r>
        <w:rPr>
          <w:spacing w:val="-23"/>
        </w:rPr>
        <w:t xml:space="preserve"> </w:t>
      </w:r>
      <w:r>
        <w:t>roots</w:t>
      </w:r>
      <w:r>
        <w:rPr>
          <w:w w:val="99"/>
        </w:rPr>
        <w:t xml:space="preserve"> </w:t>
      </w:r>
      <w:r>
        <w:t>in</w:t>
      </w:r>
      <w:r>
        <w:rPr>
          <w:spacing w:val="-10"/>
        </w:rPr>
        <w:t xml:space="preserve"> </w:t>
      </w:r>
      <w:r>
        <w:t>the</w:t>
      </w:r>
      <w:r>
        <w:rPr>
          <w:spacing w:val="-8"/>
        </w:rPr>
        <w:t xml:space="preserve"> </w:t>
      </w:r>
      <w:r>
        <w:t>Aristotelian</w:t>
      </w:r>
      <w:r>
        <w:rPr>
          <w:spacing w:val="-10"/>
        </w:rPr>
        <w:t xml:space="preserve"> </w:t>
      </w:r>
      <w:r>
        <w:t>tradition</w:t>
      </w:r>
      <w:r>
        <w:rPr>
          <w:spacing w:val="-8"/>
        </w:rPr>
        <w:t xml:space="preserve"> </w:t>
      </w:r>
      <w:r>
        <w:t>of</w:t>
      </w:r>
      <w:r>
        <w:rPr>
          <w:spacing w:val="-9"/>
        </w:rPr>
        <w:t xml:space="preserve"> </w:t>
      </w:r>
      <w:r>
        <w:t>defining</w:t>
      </w:r>
      <w:r>
        <w:rPr>
          <w:spacing w:val="-9"/>
        </w:rPr>
        <w:t xml:space="preserve"> </w:t>
      </w:r>
      <w:r>
        <w:t>a</w:t>
      </w:r>
      <w:r>
        <w:rPr>
          <w:spacing w:val="-9"/>
        </w:rPr>
        <w:t xml:space="preserve"> </w:t>
      </w:r>
      <w:r>
        <w:t>category</w:t>
      </w:r>
      <w:r>
        <w:rPr>
          <w:spacing w:val="-8"/>
        </w:rPr>
        <w:t xml:space="preserve"> </w:t>
      </w:r>
      <w:r>
        <w:t>via</w:t>
      </w:r>
      <w:r>
        <w:rPr>
          <w:spacing w:val="-10"/>
        </w:rPr>
        <w:t xml:space="preserve"> </w:t>
      </w:r>
      <w:r>
        <w:t>its</w:t>
      </w:r>
      <w:r>
        <w:rPr>
          <w:spacing w:val="-8"/>
        </w:rPr>
        <w:t xml:space="preserve"> </w:t>
      </w:r>
      <w:r>
        <w:t>necessary</w:t>
      </w:r>
      <w:r>
        <w:rPr>
          <w:spacing w:val="-9"/>
        </w:rPr>
        <w:t xml:space="preserve"> </w:t>
      </w:r>
      <w:r>
        <w:t>and</w:t>
      </w:r>
      <w:r>
        <w:rPr>
          <w:spacing w:val="-9"/>
        </w:rPr>
        <w:t xml:space="preserve"> </w:t>
      </w:r>
      <w:r>
        <w:t>sufficient</w:t>
      </w:r>
      <w:r>
        <w:rPr>
          <w:spacing w:val="-8"/>
        </w:rPr>
        <w:t xml:space="preserve"> </w:t>
      </w:r>
      <w:r>
        <w:t>conditions.</w:t>
      </w:r>
      <w:r>
        <w:rPr>
          <w:w w:val="99"/>
        </w:rPr>
        <w:t xml:space="preserve"> </w:t>
      </w:r>
      <w:r>
        <w:t>Flexible items would seem to violate this assumption because they appear to be</w:t>
      </w:r>
      <w:r>
        <w:rPr>
          <w:spacing w:val="15"/>
        </w:rPr>
        <w:t xml:space="preserve"> </w:t>
      </w:r>
      <w:r>
        <w:t>members</w:t>
      </w:r>
      <w:r>
        <w:rPr>
          <w:spacing w:val="1"/>
        </w:rPr>
        <w:t xml:space="preserve"> </w:t>
      </w:r>
      <w:r>
        <w:t>of</w:t>
      </w:r>
      <w:r>
        <w:rPr>
          <w:w w:val="99"/>
        </w:rPr>
        <w:t xml:space="preserve"> </w:t>
      </w:r>
      <w:r>
        <w:t>more</w:t>
      </w:r>
      <w:r>
        <w:rPr>
          <w:spacing w:val="-11"/>
        </w:rPr>
        <w:t xml:space="preserve"> </w:t>
      </w:r>
      <w:r>
        <w:t>than</w:t>
      </w:r>
      <w:r>
        <w:rPr>
          <w:spacing w:val="-10"/>
        </w:rPr>
        <w:t xml:space="preserve"> </w:t>
      </w:r>
      <w:r>
        <w:t>one</w:t>
      </w:r>
      <w:r>
        <w:rPr>
          <w:spacing w:val="-10"/>
        </w:rPr>
        <w:t xml:space="preserve"> </w:t>
      </w:r>
      <w:r>
        <w:t>category</w:t>
      </w:r>
      <w:r>
        <w:rPr>
          <w:spacing w:val="-10"/>
        </w:rPr>
        <w:t xml:space="preserve"> </w:t>
      </w:r>
      <w:r>
        <w:t>at</w:t>
      </w:r>
      <w:r>
        <w:rPr>
          <w:spacing w:val="-10"/>
        </w:rPr>
        <w:t xml:space="preserve"> </w:t>
      </w:r>
      <w:r>
        <w:t>once,</w:t>
      </w:r>
      <w:r>
        <w:rPr>
          <w:spacing w:val="-9"/>
        </w:rPr>
        <w:t xml:space="preserve"> </w:t>
      </w:r>
      <w:r>
        <w:t>and</w:t>
      </w:r>
      <w:r>
        <w:rPr>
          <w:spacing w:val="-10"/>
        </w:rPr>
        <w:t xml:space="preserve"> </w:t>
      </w:r>
      <w:r>
        <w:t>the</w:t>
      </w:r>
      <w:r>
        <w:rPr>
          <w:spacing w:val="-10"/>
        </w:rPr>
        <w:t xml:space="preserve"> </w:t>
      </w:r>
      <w:r>
        <w:t>criteria</w:t>
      </w:r>
      <w:r>
        <w:rPr>
          <w:spacing w:val="-10"/>
        </w:rPr>
        <w:t xml:space="preserve"> </w:t>
      </w:r>
      <w:r>
        <w:t>for</w:t>
      </w:r>
      <w:r>
        <w:rPr>
          <w:spacing w:val="-10"/>
        </w:rPr>
        <w:t xml:space="preserve"> </w:t>
      </w:r>
      <w:r>
        <w:t>classifying</w:t>
      </w:r>
      <w:r>
        <w:rPr>
          <w:spacing w:val="-10"/>
        </w:rPr>
        <w:t xml:space="preserve"> </w:t>
      </w:r>
      <w:r>
        <w:t>them</w:t>
      </w:r>
      <w:r>
        <w:rPr>
          <w:spacing w:val="-10"/>
        </w:rPr>
        <w:t xml:space="preserve"> </w:t>
      </w:r>
      <w:r>
        <w:t>yield</w:t>
      </w:r>
      <w:r>
        <w:rPr>
          <w:spacing w:val="-10"/>
        </w:rPr>
        <w:t xml:space="preserve"> </w:t>
      </w:r>
      <w:r>
        <w:t>conflicting</w:t>
      </w:r>
      <w:r>
        <w:rPr>
          <w:spacing w:val="-10"/>
        </w:rPr>
        <w:t xml:space="preserve"> </w:t>
      </w:r>
      <w:r>
        <w:t>results.</w:t>
      </w:r>
      <w:r>
        <w:rPr>
          <w:w w:val="99"/>
        </w:rPr>
        <w:t xml:space="preserve"> </w:t>
      </w:r>
      <w:r>
        <w:t>Researchers have proposed numerous solutions to this problem. One response is</w:t>
      </w:r>
      <w:r>
        <w:rPr>
          <w:spacing w:val="14"/>
        </w:rPr>
        <w:t xml:space="preserve"> </w:t>
      </w:r>
      <w:r>
        <w:t>to ana-</w:t>
      </w:r>
      <w:r>
        <w:rPr>
          <w:w w:val="99"/>
        </w:rPr>
        <w:t xml:space="preserve"> </w:t>
      </w:r>
      <w:r>
        <w:t>lyze</w:t>
      </w:r>
      <w:r>
        <w:rPr>
          <w:spacing w:val="6"/>
        </w:rPr>
        <w:t xml:space="preserve"> </w:t>
      </w:r>
      <w:r>
        <w:t>different</w:t>
      </w:r>
      <w:r>
        <w:rPr>
          <w:spacing w:val="7"/>
        </w:rPr>
        <w:t xml:space="preserve"> </w:t>
      </w:r>
      <w:r>
        <w:t>uses</w:t>
      </w:r>
      <w:r>
        <w:rPr>
          <w:spacing w:val="7"/>
        </w:rPr>
        <w:t xml:space="preserve"> </w:t>
      </w:r>
      <w:r>
        <w:t>of</w:t>
      </w:r>
      <w:r>
        <w:rPr>
          <w:spacing w:val="7"/>
        </w:rPr>
        <w:t xml:space="preserve"> </w:t>
      </w:r>
      <w:r>
        <w:t>a</w:t>
      </w:r>
      <w:r>
        <w:rPr>
          <w:spacing w:val="7"/>
        </w:rPr>
        <w:t xml:space="preserve"> </w:t>
      </w:r>
      <w:r>
        <w:t>putatively</w:t>
      </w:r>
      <w:r>
        <w:rPr>
          <w:spacing w:val="7"/>
        </w:rPr>
        <w:t xml:space="preserve"> </w:t>
      </w:r>
      <w:r>
        <w:t>flexible</w:t>
      </w:r>
      <w:r>
        <w:rPr>
          <w:spacing w:val="7"/>
        </w:rPr>
        <w:t xml:space="preserve"> </w:t>
      </w:r>
      <w:r>
        <w:t>item</w:t>
      </w:r>
      <w:r>
        <w:rPr>
          <w:spacing w:val="7"/>
        </w:rPr>
        <w:t xml:space="preserve"> </w:t>
      </w:r>
      <w:r>
        <w:t>as</w:t>
      </w:r>
      <w:r>
        <w:rPr>
          <w:spacing w:val="7"/>
        </w:rPr>
        <w:t xml:space="preserve"> </w:t>
      </w:r>
      <w:r>
        <w:t>instances</w:t>
      </w:r>
      <w:r>
        <w:rPr>
          <w:spacing w:val="7"/>
        </w:rPr>
        <w:t xml:space="preserve"> </w:t>
      </w:r>
      <w:r>
        <w:t>of</w:t>
      </w:r>
      <w:r>
        <w:rPr>
          <w:spacing w:val="5"/>
        </w:rPr>
        <w:t xml:space="preserve"> </w:t>
      </w:r>
      <w:r>
        <w:rPr>
          <w:i/>
        </w:rPr>
        <w:t>heterosemy</w:t>
      </w:r>
      <w:r>
        <w:t>—a</w:t>
      </w:r>
      <w:r>
        <w:rPr>
          <w:spacing w:val="7"/>
        </w:rPr>
        <w:t xml:space="preserve"> </w:t>
      </w:r>
      <w:r>
        <w:t>special</w:t>
      </w:r>
      <w:r>
        <w:rPr>
          <w:spacing w:val="7"/>
        </w:rPr>
        <w:t xml:space="preserve"> </w:t>
      </w:r>
      <w:r>
        <w:t>case</w:t>
      </w:r>
      <w:r>
        <w:rPr>
          <w:spacing w:val="6"/>
        </w:rPr>
        <w:t xml:space="preserve"> </w:t>
      </w:r>
      <w:r>
        <w:t>of</w:t>
      </w:r>
      <w:r>
        <w:rPr>
          <w:w w:val="99"/>
        </w:rPr>
        <w:t xml:space="preserve"> </w:t>
      </w:r>
      <w:r>
        <w:t>homonymy in which two lexemes share the same form but belong to different</w:t>
      </w:r>
      <w:r>
        <w:rPr>
          <w:spacing w:val="46"/>
        </w:rPr>
        <w:t xml:space="preserve"> </w:t>
      </w:r>
      <w:r>
        <w:t>word</w:t>
      </w:r>
      <w:r>
        <w:rPr>
          <w:spacing w:val="3"/>
        </w:rPr>
        <w:t xml:space="preserve"> </w:t>
      </w:r>
      <w:r>
        <w:t>classes</w:t>
      </w:r>
      <w:r>
        <w:rPr>
          <w:w w:val="99"/>
        </w:rPr>
        <w:t xml:space="preserve"> </w:t>
      </w:r>
      <w:r>
        <w:t xml:space="preserve">(Lichtenberk </w:t>
      </w:r>
      <w:hyperlink w:anchor="_bookmark397" w:history="1">
        <w:r>
          <w:rPr>
            <w:color w:val="007FFF"/>
          </w:rPr>
          <w:t>1991</w:t>
        </w:r>
      </w:hyperlink>
      <w:r>
        <w:t xml:space="preserve">). In this </w:t>
      </w:r>
      <w:r>
        <w:rPr>
          <w:spacing w:val="-4"/>
        </w:rPr>
        <w:t xml:space="preserve">view, </w:t>
      </w:r>
      <w:r>
        <w:t>heterosemous items are related only historically, via</w:t>
      </w:r>
      <w:r>
        <w:rPr>
          <w:spacing w:val="-13"/>
        </w:rPr>
        <w:t xml:space="preserve"> </w:t>
      </w:r>
      <w:r>
        <w:t>a</w:t>
      </w:r>
      <w:r>
        <w:rPr>
          <w:spacing w:val="1"/>
        </w:rPr>
        <w:t xml:space="preserve"> </w:t>
      </w:r>
      <w:r>
        <w:t>pro-</w:t>
      </w:r>
      <w:r>
        <w:rPr>
          <w:w w:val="99"/>
        </w:rPr>
        <w:t xml:space="preserve"> </w:t>
      </w:r>
      <w:r>
        <w:t>cess</w:t>
      </w:r>
      <w:r>
        <w:rPr>
          <w:spacing w:val="8"/>
        </w:rPr>
        <w:t xml:space="preserve"> </w:t>
      </w:r>
      <w:r>
        <w:t>of</w:t>
      </w:r>
      <w:r>
        <w:rPr>
          <w:spacing w:val="10"/>
        </w:rPr>
        <w:t xml:space="preserve"> </w:t>
      </w:r>
      <w:r>
        <w:t>conversion</w:t>
      </w:r>
      <w:r>
        <w:rPr>
          <w:spacing w:val="9"/>
        </w:rPr>
        <w:t xml:space="preserve"> </w:t>
      </w:r>
      <w:r>
        <w:t>or</w:t>
      </w:r>
      <w:r>
        <w:rPr>
          <w:spacing w:val="10"/>
        </w:rPr>
        <w:t xml:space="preserve"> </w:t>
      </w:r>
      <w:r>
        <w:t>functional</w:t>
      </w:r>
      <w:r>
        <w:rPr>
          <w:spacing w:val="9"/>
        </w:rPr>
        <w:t xml:space="preserve"> </w:t>
      </w:r>
      <w:r>
        <w:t>shift,</w:t>
      </w:r>
      <w:r>
        <w:rPr>
          <w:spacing w:val="13"/>
        </w:rPr>
        <w:t xml:space="preserve"> </w:t>
      </w:r>
      <w:r>
        <w:t>in</w:t>
      </w:r>
      <w:r>
        <w:rPr>
          <w:spacing w:val="10"/>
        </w:rPr>
        <w:t xml:space="preserve"> </w:t>
      </w:r>
      <w:r>
        <w:t>essence</w:t>
      </w:r>
      <w:r>
        <w:rPr>
          <w:spacing w:val="10"/>
        </w:rPr>
        <w:t xml:space="preserve"> </w:t>
      </w:r>
      <w:r>
        <w:t>denying</w:t>
      </w:r>
      <w:r>
        <w:rPr>
          <w:spacing w:val="10"/>
        </w:rPr>
        <w:t xml:space="preserve"> </w:t>
      </w:r>
      <w:r>
        <w:t>the</w:t>
      </w:r>
      <w:r>
        <w:rPr>
          <w:spacing w:val="9"/>
        </w:rPr>
        <w:t xml:space="preserve"> </w:t>
      </w:r>
      <w:r>
        <w:t>existence</w:t>
      </w:r>
      <w:r>
        <w:rPr>
          <w:spacing w:val="9"/>
        </w:rPr>
        <w:t xml:space="preserve"> </w:t>
      </w:r>
      <w:r>
        <w:t>of</w:t>
      </w:r>
      <w:r>
        <w:rPr>
          <w:spacing w:val="10"/>
        </w:rPr>
        <w:t xml:space="preserve"> </w:t>
      </w:r>
      <w:r>
        <w:t>lexical</w:t>
      </w:r>
      <w:r>
        <w:rPr>
          <w:spacing w:val="9"/>
        </w:rPr>
        <w:t xml:space="preserve"> </w:t>
      </w:r>
      <w:r>
        <w:t>flexibility</w:t>
      </w:r>
      <w:r>
        <w:rPr>
          <w:w w:val="99"/>
        </w:rPr>
        <w:t xml:space="preserve"> </w:t>
      </w:r>
      <w:r>
        <w:t>(Evans</w:t>
      </w:r>
      <w:r>
        <w:rPr>
          <w:spacing w:val="-7"/>
        </w:rPr>
        <w:t xml:space="preserve"> </w:t>
      </w:r>
      <w:r>
        <w:t>&amp;</w:t>
      </w:r>
      <w:r>
        <w:rPr>
          <w:spacing w:val="-6"/>
        </w:rPr>
        <w:t xml:space="preserve"> </w:t>
      </w:r>
      <w:r>
        <w:t>Osada</w:t>
      </w:r>
      <w:r>
        <w:rPr>
          <w:spacing w:val="-7"/>
        </w:rPr>
        <w:t xml:space="preserve"> </w:t>
      </w:r>
      <w:hyperlink w:anchor="_bookmark321" w:history="1">
        <w:r>
          <w:rPr>
            <w:color w:val="007FFF"/>
          </w:rPr>
          <w:t>2005</w:t>
        </w:r>
      </w:hyperlink>
      <w:r>
        <w:t>).</w:t>
      </w:r>
      <w:r>
        <w:rPr>
          <w:spacing w:val="15"/>
        </w:rPr>
        <w:t xml:space="preserve"> </w:t>
      </w:r>
      <w:r>
        <w:rPr>
          <w:spacing w:val="-3"/>
        </w:rPr>
        <w:t>However,</w:t>
      </w:r>
      <w:r>
        <w:rPr>
          <w:spacing w:val="-6"/>
        </w:rPr>
        <w:t xml:space="preserve"> </w:t>
      </w:r>
      <w:r>
        <w:t>this</w:t>
      </w:r>
      <w:r>
        <w:rPr>
          <w:spacing w:val="-6"/>
        </w:rPr>
        <w:t xml:space="preserve"> </w:t>
      </w:r>
      <w:r>
        <w:t>perspective</w:t>
      </w:r>
      <w:r>
        <w:rPr>
          <w:spacing w:val="-6"/>
        </w:rPr>
        <w:t xml:space="preserve"> </w:t>
      </w:r>
      <w:r>
        <w:t>fails</w:t>
      </w:r>
      <w:r>
        <w:rPr>
          <w:spacing w:val="-6"/>
        </w:rPr>
        <w:t xml:space="preserve"> </w:t>
      </w:r>
      <w:r>
        <w:t>to</w:t>
      </w:r>
      <w:r>
        <w:rPr>
          <w:spacing w:val="-6"/>
        </w:rPr>
        <w:t xml:space="preserve"> </w:t>
      </w:r>
      <w:r>
        <w:t>answer</w:t>
      </w:r>
      <w:r>
        <w:rPr>
          <w:spacing w:val="-7"/>
        </w:rPr>
        <w:t xml:space="preserve"> </w:t>
      </w:r>
      <w:r>
        <w:t>why</w:t>
      </w:r>
      <w:r>
        <w:rPr>
          <w:spacing w:val="-5"/>
        </w:rPr>
        <w:t xml:space="preserve"> </w:t>
      </w:r>
      <w:r>
        <w:t>functional</w:t>
      </w:r>
      <w:r>
        <w:rPr>
          <w:spacing w:val="-6"/>
        </w:rPr>
        <w:t xml:space="preserve"> </w:t>
      </w:r>
      <w:r>
        <w:t>shift</w:t>
      </w:r>
      <w:r>
        <w:rPr>
          <w:spacing w:val="-6"/>
        </w:rPr>
        <w:t xml:space="preserve"> </w:t>
      </w:r>
      <w:r>
        <w:t>is</w:t>
      </w:r>
      <w:r>
        <w:rPr>
          <w:spacing w:val="-6"/>
        </w:rPr>
        <w:t xml:space="preserve"> </w:t>
      </w:r>
      <w:r>
        <w:t>ram-</w:t>
      </w:r>
      <w:r>
        <w:rPr>
          <w:w w:val="99"/>
        </w:rPr>
        <w:t xml:space="preserve"> </w:t>
      </w:r>
      <w:r>
        <w:t>pant</w:t>
      </w:r>
      <w:r>
        <w:rPr>
          <w:spacing w:val="-6"/>
        </w:rPr>
        <w:t xml:space="preserve"> </w:t>
      </w:r>
      <w:r>
        <w:t>in</w:t>
      </w:r>
      <w:r>
        <w:rPr>
          <w:spacing w:val="-6"/>
        </w:rPr>
        <w:t xml:space="preserve"> </w:t>
      </w:r>
      <w:r>
        <w:t>some</w:t>
      </w:r>
      <w:r>
        <w:rPr>
          <w:spacing w:val="-6"/>
        </w:rPr>
        <w:t xml:space="preserve"> </w:t>
      </w:r>
      <w:r>
        <w:t>languages</w:t>
      </w:r>
      <w:r>
        <w:rPr>
          <w:spacing w:val="-6"/>
        </w:rPr>
        <w:t xml:space="preserve"> </w:t>
      </w:r>
      <w:r>
        <w:t>but</w:t>
      </w:r>
      <w:r>
        <w:rPr>
          <w:spacing w:val="-6"/>
        </w:rPr>
        <w:t xml:space="preserve"> </w:t>
      </w:r>
      <w:r>
        <w:t>not</w:t>
      </w:r>
      <w:r>
        <w:rPr>
          <w:spacing w:val="-5"/>
        </w:rPr>
        <w:t xml:space="preserve"> </w:t>
      </w:r>
      <w:r>
        <w:t>others,</w:t>
      </w:r>
      <w:r>
        <w:rPr>
          <w:spacing w:val="-5"/>
        </w:rPr>
        <w:t xml:space="preserve"> </w:t>
      </w:r>
      <w:r>
        <w:t>or</w:t>
      </w:r>
      <w:r>
        <w:rPr>
          <w:spacing w:val="-6"/>
        </w:rPr>
        <w:t xml:space="preserve"> </w:t>
      </w:r>
      <w:r>
        <w:t>why</w:t>
      </w:r>
      <w:r>
        <w:rPr>
          <w:spacing w:val="-5"/>
        </w:rPr>
        <w:t xml:space="preserve"> </w:t>
      </w:r>
      <w:r>
        <w:t>it</w:t>
      </w:r>
      <w:r>
        <w:rPr>
          <w:spacing w:val="-6"/>
        </w:rPr>
        <w:t xml:space="preserve"> </w:t>
      </w:r>
      <w:r>
        <w:t>happens</w:t>
      </w:r>
      <w:r>
        <w:rPr>
          <w:spacing w:val="-6"/>
        </w:rPr>
        <w:t xml:space="preserve"> </w:t>
      </w:r>
      <w:r>
        <w:t>to</w:t>
      </w:r>
      <w:r>
        <w:rPr>
          <w:spacing w:val="-5"/>
        </w:rPr>
        <w:t xml:space="preserve"> </w:t>
      </w:r>
      <w:r>
        <w:t>some</w:t>
      </w:r>
      <w:r>
        <w:rPr>
          <w:spacing w:val="-6"/>
        </w:rPr>
        <w:t xml:space="preserve"> </w:t>
      </w:r>
      <w:r>
        <w:t>lexemes</w:t>
      </w:r>
      <w:r>
        <w:rPr>
          <w:spacing w:val="-6"/>
        </w:rPr>
        <w:t xml:space="preserve"> </w:t>
      </w:r>
      <w:r>
        <w:t>but</w:t>
      </w:r>
      <w:r>
        <w:rPr>
          <w:spacing w:val="-6"/>
        </w:rPr>
        <w:t xml:space="preserve"> </w:t>
      </w:r>
      <w:r>
        <w:t>not</w:t>
      </w:r>
      <w:r>
        <w:rPr>
          <w:spacing w:val="-6"/>
        </w:rPr>
        <w:t xml:space="preserve"> </w:t>
      </w:r>
      <w:r>
        <w:t>others,</w:t>
      </w:r>
      <w:r>
        <w:rPr>
          <w:spacing w:val="-5"/>
        </w:rPr>
        <w:t xml:space="preserve"> </w:t>
      </w:r>
      <w:r>
        <w:t>or</w:t>
      </w:r>
      <w:r>
        <w:rPr>
          <w:w w:val="99"/>
        </w:rPr>
        <w:t xml:space="preserve"> </w:t>
      </w:r>
      <w:r>
        <w:t xml:space="preserve">what motivates this functional conversion. </w:t>
      </w:r>
      <w:r>
        <w:rPr>
          <w:spacing w:val="-3"/>
        </w:rPr>
        <w:t xml:space="preserve">Morever, </w:t>
      </w:r>
      <w:r>
        <w:t xml:space="preserve">as will be discussed in </w:t>
      </w:r>
      <w:hyperlink w:anchor="_bookmark123" w:history="1">
        <w:r>
          <w:rPr>
            <w:color w:val="007FFF"/>
          </w:rPr>
          <w:t>Section</w:t>
        </w:r>
        <w:r>
          <w:rPr>
            <w:color w:val="007FFF"/>
            <w:spacing w:val="-31"/>
          </w:rPr>
          <w:t xml:space="preserve"> </w:t>
        </w:r>
        <w:r>
          <w:rPr>
            <w:color w:val="007FFF"/>
          </w:rPr>
          <w:t>2.3.3.4</w:t>
        </w:r>
      </w:hyperlink>
      <w:r>
        <w:t>,</w:t>
      </w:r>
      <w:r>
        <w:rPr>
          <w:spacing w:val="-4"/>
        </w:rPr>
        <w:t xml:space="preserve"> </w:t>
      </w:r>
      <w:r>
        <w:t>it</w:t>
      </w:r>
      <w:r>
        <w:rPr>
          <w:w w:val="99"/>
        </w:rPr>
        <w:t xml:space="preserve"> </w:t>
      </w:r>
      <w:r>
        <w:t>is difficult to maintain a principled distinction between polysemy and</w:t>
      </w:r>
      <w:r>
        <w:rPr>
          <w:spacing w:val="11"/>
        </w:rPr>
        <w:t xml:space="preserve"> </w:t>
      </w:r>
      <w:r>
        <w:t>heterosemy.</w:t>
      </w:r>
      <w:r>
        <w:rPr>
          <w:spacing w:val="49"/>
        </w:rPr>
        <w:t xml:space="preserve"> </w:t>
      </w:r>
      <w:r>
        <w:t>Seman-</w:t>
      </w:r>
      <w:r>
        <w:rPr>
          <w:w w:val="99"/>
        </w:rPr>
        <w:t xml:space="preserve"> </w:t>
      </w:r>
      <w:r>
        <w:t>tic,</w:t>
      </w:r>
      <w:r>
        <w:rPr>
          <w:spacing w:val="-10"/>
        </w:rPr>
        <w:t xml:space="preserve"> </w:t>
      </w:r>
      <w:r>
        <w:t>distributional,</w:t>
      </w:r>
      <w:r>
        <w:rPr>
          <w:spacing w:val="-9"/>
        </w:rPr>
        <w:t xml:space="preserve"> </w:t>
      </w:r>
      <w:r>
        <w:t>and</w:t>
      </w:r>
      <w:r>
        <w:rPr>
          <w:spacing w:val="-11"/>
        </w:rPr>
        <w:t xml:space="preserve"> </w:t>
      </w:r>
      <w:r>
        <w:t>formal</w:t>
      </w:r>
      <w:r>
        <w:rPr>
          <w:spacing w:val="-10"/>
        </w:rPr>
        <w:t xml:space="preserve"> </w:t>
      </w:r>
      <w:r>
        <w:t>similarity</w:t>
      </w:r>
      <w:r>
        <w:rPr>
          <w:spacing w:val="-10"/>
        </w:rPr>
        <w:t xml:space="preserve"> </w:t>
      </w:r>
      <w:r>
        <w:t>between</w:t>
      </w:r>
      <w:r>
        <w:rPr>
          <w:spacing w:val="-10"/>
        </w:rPr>
        <w:t xml:space="preserve"> </w:t>
      </w:r>
      <w:r>
        <w:t>words</w:t>
      </w:r>
      <w:r>
        <w:rPr>
          <w:spacing w:val="-11"/>
        </w:rPr>
        <w:t xml:space="preserve"> </w:t>
      </w:r>
      <w:r>
        <w:t>are</w:t>
      </w:r>
      <w:r>
        <w:rPr>
          <w:spacing w:val="-10"/>
        </w:rPr>
        <w:t xml:space="preserve"> </w:t>
      </w:r>
      <w:r>
        <w:t>continua,</w:t>
      </w:r>
      <w:r>
        <w:rPr>
          <w:spacing w:val="-9"/>
        </w:rPr>
        <w:t xml:space="preserve"> </w:t>
      </w:r>
      <w:r>
        <w:t>meaning</w:t>
      </w:r>
      <w:r>
        <w:rPr>
          <w:spacing w:val="-11"/>
        </w:rPr>
        <w:t xml:space="preserve"> </w:t>
      </w:r>
      <w:r>
        <w:t>that</w:t>
      </w:r>
      <w:r>
        <w:rPr>
          <w:spacing w:val="-10"/>
        </w:rPr>
        <w:t xml:space="preserve"> </w:t>
      </w:r>
      <w:r>
        <w:t>questions</w:t>
      </w:r>
      <w:r>
        <w:rPr>
          <w:w w:val="99"/>
        </w:rPr>
        <w:t xml:space="preserve"> </w:t>
      </w:r>
      <w:r>
        <w:t>like “are uses X and Y of a form instances of the same or different lexemes?” cannot</w:t>
      </w:r>
      <w:r>
        <w:rPr>
          <w:spacing w:val="11"/>
        </w:rPr>
        <w:t xml:space="preserve"> </w:t>
      </w:r>
      <w:r>
        <w:t>be</w:t>
      </w:r>
      <w:r>
        <w:rPr>
          <w:spacing w:val="6"/>
        </w:rPr>
        <w:t xml:space="preserve"> </w:t>
      </w:r>
      <w:r>
        <w:t>an-</w:t>
      </w:r>
      <w:r>
        <w:rPr>
          <w:w w:val="99"/>
        </w:rPr>
        <w:t xml:space="preserve"> </w:t>
      </w:r>
      <w:r>
        <w:t>swered categorically. Questions about multifunctional uses of the same form—call</w:t>
      </w:r>
      <w:r>
        <w:rPr>
          <w:spacing w:val="18"/>
        </w:rPr>
        <w:t xml:space="preserve"> </w:t>
      </w:r>
      <w:r>
        <w:t>it</w:t>
      </w:r>
      <w:r>
        <w:rPr>
          <w:spacing w:val="5"/>
        </w:rPr>
        <w:t xml:space="preserve"> </w:t>
      </w:r>
      <w:r>
        <w:t>lexical</w:t>
      </w:r>
      <w:r>
        <w:rPr>
          <w:w w:val="99"/>
        </w:rPr>
        <w:t xml:space="preserve"> </w:t>
      </w:r>
      <w:r>
        <w:t>flexibility, conversion, or something else—merit empirical investigation irrespective of</w:t>
      </w:r>
      <w:r>
        <w:rPr>
          <w:spacing w:val="-40"/>
        </w:rPr>
        <w:t xml:space="preserve"> </w:t>
      </w:r>
      <w:r>
        <w:t>one’s</w:t>
      </w:r>
    </w:p>
    <w:p w:rsidR="00DD7756" w:rsidRDefault="00AD1397">
      <w:pPr>
        <w:pStyle w:val="BodyText"/>
        <w:spacing w:line="260" w:lineRule="exact"/>
        <w:ind w:left="120"/>
        <w:jc w:val="both"/>
      </w:pPr>
      <w:r>
        <w:t>analytical position on the matter.</w:t>
      </w:r>
    </w:p>
    <w:p w:rsidR="00DD7756" w:rsidRDefault="00AD1397">
      <w:pPr>
        <w:pStyle w:val="BodyText"/>
        <w:spacing w:before="204" w:line="420" w:lineRule="auto"/>
        <w:ind w:left="120" w:right="533" w:firstLine="358"/>
        <w:jc w:val="both"/>
      </w:pPr>
      <w:r>
        <w:t>A more common approach to lexical flexibility is to adjust the selectional criteria so</w:t>
      </w:r>
      <w:r>
        <w:rPr>
          <w:spacing w:val="-16"/>
        </w:rPr>
        <w:t xml:space="preserve"> </w:t>
      </w:r>
      <w:r>
        <w:t>that only</w:t>
      </w:r>
      <w:r>
        <w:rPr>
          <w:spacing w:val="-20"/>
        </w:rPr>
        <w:t xml:space="preserve"> </w:t>
      </w:r>
      <w:r>
        <w:t>certain</w:t>
      </w:r>
      <w:r>
        <w:rPr>
          <w:spacing w:val="-19"/>
        </w:rPr>
        <w:t xml:space="preserve"> </w:t>
      </w:r>
      <w:r>
        <w:t>features</w:t>
      </w:r>
      <w:r>
        <w:rPr>
          <w:spacing w:val="-18"/>
        </w:rPr>
        <w:t xml:space="preserve"> </w:t>
      </w:r>
      <w:r>
        <w:t>are</w:t>
      </w:r>
      <w:r>
        <w:rPr>
          <w:spacing w:val="-19"/>
        </w:rPr>
        <w:t xml:space="preserve"> </w:t>
      </w:r>
      <w:r>
        <w:t>considered</w:t>
      </w:r>
      <w:r>
        <w:rPr>
          <w:spacing w:val="-18"/>
        </w:rPr>
        <w:t xml:space="preserve"> </w:t>
      </w:r>
      <w:r>
        <w:t>definitional</w:t>
      </w:r>
      <w:r>
        <w:rPr>
          <w:spacing w:val="-19"/>
        </w:rPr>
        <w:t xml:space="preserve"> </w:t>
      </w:r>
      <w:r>
        <w:t>of</w:t>
      </w:r>
      <w:r>
        <w:rPr>
          <w:spacing w:val="-18"/>
        </w:rPr>
        <w:t xml:space="preserve"> </w:t>
      </w:r>
      <w:r>
        <w:t>the</w:t>
      </w:r>
      <w:r>
        <w:rPr>
          <w:spacing w:val="-20"/>
        </w:rPr>
        <w:t xml:space="preserve"> </w:t>
      </w:r>
      <w:r>
        <w:t>class,</w:t>
      </w:r>
      <w:r>
        <w:rPr>
          <w:spacing w:val="-16"/>
        </w:rPr>
        <w:t xml:space="preserve"> </w:t>
      </w:r>
      <w:r>
        <w:t>allowing</w:t>
      </w:r>
      <w:r>
        <w:rPr>
          <w:spacing w:val="-19"/>
        </w:rPr>
        <w:t xml:space="preserve"> </w:t>
      </w:r>
      <w:r>
        <w:t>these</w:t>
      </w:r>
      <w:r>
        <w:rPr>
          <w:spacing w:val="-19"/>
        </w:rPr>
        <w:t xml:space="preserve"> </w:t>
      </w:r>
      <w:r>
        <w:t>researchers</w:t>
      </w:r>
      <w:r>
        <w:rPr>
          <w:spacing w:val="-19"/>
        </w:rPr>
        <w:t xml:space="preserve"> </w:t>
      </w:r>
      <w:r>
        <w:t>to</w:t>
      </w:r>
      <w:r>
        <w:rPr>
          <w:spacing w:val="-19"/>
        </w:rPr>
        <w:t xml:space="preserve"> </w:t>
      </w:r>
      <w:r>
        <w:t>dis- miss</w:t>
      </w:r>
      <w:r>
        <w:rPr>
          <w:spacing w:val="-16"/>
        </w:rPr>
        <w:t xml:space="preserve"> </w:t>
      </w:r>
      <w:r>
        <w:rPr>
          <w:spacing w:val="-3"/>
        </w:rPr>
        <w:t>other,</w:t>
      </w:r>
      <w:r>
        <w:rPr>
          <w:spacing w:val="-15"/>
        </w:rPr>
        <w:t xml:space="preserve"> </w:t>
      </w:r>
      <w:r>
        <w:t>potentially</w:t>
      </w:r>
      <w:r>
        <w:rPr>
          <w:spacing w:val="-16"/>
        </w:rPr>
        <w:t xml:space="preserve"> </w:t>
      </w:r>
      <w:r>
        <w:t>contradictory</w:t>
      </w:r>
      <w:r>
        <w:rPr>
          <w:spacing w:val="-16"/>
        </w:rPr>
        <w:t xml:space="preserve"> </w:t>
      </w:r>
      <w:r>
        <w:t>evidence</w:t>
      </w:r>
      <w:r>
        <w:rPr>
          <w:spacing w:val="-17"/>
        </w:rPr>
        <w:t xml:space="preserve"> </w:t>
      </w:r>
      <w:r>
        <w:t>as</w:t>
      </w:r>
      <w:r>
        <w:rPr>
          <w:spacing w:val="-16"/>
        </w:rPr>
        <w:t xml:space="preserve"> </w:t>
      </w:r>
      <w:r>
        <w:t>irrelevant</w:t>
      </w:r>
      <w:r>
        <w:rPr>
          <w:spacing w:val="-16"/>
        </w:rPr>
        <w:t xml:space="preserve"> </w:t>
      </w:r>
      <w:r>
        <w:t>(M.</w:t>
      </w:r>
      <w:r>
        <w:rPr>
          <w:spacing w:val="-16"/>
        </w:rPr>
        <w:t xml:space="preserve"> </w:t>
      </w:r>
      <w:r>
        <w:t>C.</w:t>
      </w:r>
      <w:r>
        <w:rPr>
          <w:spacing w:val="-16"/>
        </w:rPr>
        <w:t xml:space="preserve"> </w:t>
      </w:r>
      <w:r>
        <w:t>Baker</w:t>
      </w:r>
      <w:r>
        <w:rPr>
          <w:spacing w:val="-16"/>
        </w:rPr>
        <w:t xml:space="preserve"> </w:t>
      </w:r>
      <w:r>
        <w:t>[</w:t>
      </w:r>
      <w:hyperlink w:anchor="_bookmark252" w:history="1">
        <w:r>
          <w:rPr>
            <w:color w:val="007FFF"/>
          </w:rPr>
          <w:t>2003</w:t>
        </w:r>
      </w:hyperlink>
      <w:r>
        <w:t>];</w:t>
      </w:r>
      <w:r>
        <w:rPr>
          <w:spacing w:val="-13"/>
        </w:rPr>
        <w:t xml:space="preserve"> </w:t>
      </w:r>
      <w:r>
        <w:t>Dixon</w:t>
      </w:r>
      <w:r>
        <w:rPr>
          <w:spacing w:val="-16"/>
        </w:rPr>
        <w:t xml:space="preserve"> </w:t>
      </w:r>
      <w:r>
        <w:t>[</w:t>
      </w:r>
      <w:hyperlink w:anchor="_bookmark312" w:history="1">
        <w:r>
          <w:rPr>
            <w:color w:val="007FFF"/>
          </w:rPr>
          <w:t>2004</w:t>
        </w:r>
      </w:hyperlink>
      <w:r>
        <w:t>]; Palmer [</w:t>
      </w:r>
      <w:hyperlink w:anchor="_bookmark431" w:history="1">
        <w:r>
          <w:rPr>
            <w:color w:val="007FFF"/>
          </w:rPr>
          <w:t>2017</w:t>
        </w:r>
      </w:hyperlink>
      <w:r>
        <w:t>]; Floyd [</w:t>
      </w:r>
      <w:hyperlink w:anchor="_bookmark327" w:history="1">
        <w:r>
          <w:rPr>
            <w:color w:val="007FFF"/>
          </w:rPr>
          <w:t>2011</w:t>
        </w:r>
      </w:hyperlink>
      <w:r>
        <w:t>] for Quechua; Chung [</w:t>
      </w:r>
      <w:hyperlink w:anchor="_bookmark280" w:history="1">
        <w:r>
          <w:rPr>
            <w:color w:val="007FFF"/>
          </w:rPr>
          <w:t>2012</w:t>
        </w:r>
      </w:hyperlink>
      <w:r>
        <w:t>] for Chamorro). Another approach is to say that languages exhibiting flexibility have only some of the traditional categories. A notable example of this is Launey’s (</w:t>
      </w:r>
      <w:hyperlink w:anchor="_bookmark394" w:history="1">
        <w:r>
          <w:rPr>
            <w:color w:val="007FFF"/>
          </w:rPr>
          <w:t>1994</w:t>
        </w:r>
      </w:hyperlink>
      <w:r>
        <w:t xml:space="preserve">; </w:t>
      </w:r>
      <w:hyperlink w:anchor="_bookmark395" w:history="1">
        <w:r>
          <w:rPr>
            <w:color w:val="007FFF"/>
          </w:rPr>
          <w:t>2004</w:t>
        </w:r>
      </w:hyperlink>
      <w:r>
        <w:t>) analysis of Classical Nahuatl, which he</w:t>
      </w:r>
      <w:r>
        <w:rPr>
          <w:spacing w:val="-35"/>
        </w:rPr>
        <w:t xml:space="preserve"> </w:t>
      </w:r>
      <w:r>
        <w:t>calls</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4"/>
        <w:jc w:val="both"/>
      </w:pPr>
      <w:bookmarkStart w:id="36" w:name="_bookmark25"/>
      <w:bookmarkEnd w:id="36"/>
      <w:r>
        <w:lastRenderedPageBreak/>
        <w:t xml:space="preserve">an </w:t>
      </w:r>
      <w:r>
        <w:rPr>
          <w:i/>
        </w:rPr>
        <w:t xml:space="preserve">omnipredicative </w:t>
      </w:r>
      <w:r>
        <w:t>language. In this analysis, all lexical items are predicates, so there is just one giant class of verbs.</w:t>
      </w:r>
    </w:p>
    <w:p w:rsidR="00DD7756" w:rsidRDefault="00AD1397">
      <w:pPr>
        <w:pStyle w:val="BodyText"/>
        <w:spacing w:line="420" w:lineRule="auto"/>
        <w:ind w:left="120" w:right="532" w:firstLine="358"/>
        <w:jc w:val="both"/>
      </w:pPr>
      <w:r>
        <w:t>Some</w:t>
      </w:r>
      <w:r>
        <w:rPr>
          <w:spacing w:val="-16"/>
        </w:rPr>
        <w:t xml:space="preserve"> </w:t>
      </w:r>
      <w:r>
        <w:t>researchers</w:t>
      </w:r>
      <w:r>
        <w:rPr>
          <w:spacing w:val="-16"/>
        </w:rPr>
        <w:t xml:space="preserve"> </w:t>
      </w:r>
      <w:r>
        <w:t>enthusiastically</w:t>
      </w:r>
      <w:r>
        <w:rPr>
          <w:spacing w:val="-16"/>
        </w:rPr>
        <w:t xml:space="preserve"> </w:t>
      </w:r>
      <w:r>
        <w:t>embrace</w:t>
      </w:r>
      <w:r>
        <w:rPr>
          <w:spacing w:val="-15"/>
        </w:rPr>
        <w:t xml:space="preserve"> </w:t>
      </w:r>
      <w:r>
        <w:t>the</w:t>
      </w:r>
      <w:r>
        <w:rPr>
          <w:spacing w:val="-15"/>
        </w:rPr>
        <w:t xml:space="preserve"> </w:t>
      </w:r>
      <w:r>
        <w:t>existence</w:t>
      </w:r>
      <w:r>
        <w:rPr>
          <w:spacing w:val="-16"/>
        </w:rPr>
        <w:t xml:space="preserve"> </w:t>
      </w:r>
      <w:r>
        <w:t>of</w:t>
      </w:r>
      <w:r>
        <w:rPr>
          <w:spacing w:val="-15"/>
        </w:rPr>
        <w:t xml:space="preserve"> </w:t>
      </w:r>
      <w:r>
        <w:t>lexical</w:t>
      </w:r>
      <w:r>
        <w:rPr>
          <w:spacing w:val="-16"/>
        </w:rPr>
        <w:t xml:space="preserve"> </w:t>
      </w:r>
      <w:r>
        <w:t>flexibility</w:t>
      </w:r>
      <w:r>
        <w:rPr>
          <w:spacing w:val="-16"/>
        </w:rPr>
        <w:t xml:space="preserve"> </w:t>
      </w:r>
      <w:r>
        <w:t>and</w:t>
      </w:r>
      <w:r>
        <w:rPr>
          <w:spacing w:val="-16"/>
        </w:rPr>
        <w:t xml:space="preserve"> </w:t>
      </w:r>
      <w:r>
        <w:t>abandon a</w:t>
      </w:r>
      <w:r>
        <w:rPr>
          <w:spacing w:val="-9"/>
        </w:rPr>
        <w:t xml:space="preserve"> </w:t>
      </w:r>
      <w:r>
        <w:t>commitment</w:t>
      </w:r>
      <w:r>
        <w:rPr>
          <w:spacing w:val="-8"/>
        </w:rPr>
        <w:t xml:space="preserve"> </w:t>
      </w:r>
      <w:r>
        <w:t>to</w:t>
      </w:r>
      <w:r>
        <w:rPr>
          <w:spacing w:val="-8"/>
        </w:rPr>
        <w:t xml:space="preserve"> </w:t>
      </w:r>
      <w:r>
        <w:t>the</w:t>
      </w:r>
      <w:r>
        <w:rPr>
          <w:spacing w:val="-8"/>
        </w:rPr>
        <w:t xml:space="preserve"> </w:t>
      </w:r>
      <w:r>
        <w:t>traditional</w:t>
      </w:r>
      <w:r>
        <w:rPr>
          <w:spacing w:val="-9"/>
        </w:rPr>
        <w:t xml:space="preserve"> </w:t>
      </w:r>
      <w:r>
        <w:t>categories</w:t>
      </w:r>
      <w:r>
        <w:rPr>
          <w:spacing w:val="-8"/>
        </w:rPr>
        <w:t xml:space="preserve"> </w:t>
      </w:r>
      <w:r>
        <w:t>of</w:t>
      </w:r>
      <w:r>
        <w:rPr>
          <w:spacing w:val="-8"/>
        </w:rPr>
        <w:t xml:space="preserve"> </w:t>
      </w:r>
      <w:r>
        <w:t>noun,</w:t>
      </w:r>
      <w:r>
        <w:rPr>
          <w:spacing w:val="-8"/>
        </w:rPr>
        <w:t xml:space="preserve"> </w:t>
      </w:r>
      <w:r>
        <w:t>verb,</w:t>
      </w:r>
      <w:r>
        <w:rPr>
          <w:spacing w:val="-8"/>
        </w:rPr>
        <w:t xml:space="preserve"> </w:t>
      </w:r>
      <w:r>
        <w:t>and</w:t>
      </w:r>
      <w:r>
        <w:rPr>
          <w:spacing w:val="-8"/>
        </w:rPr>
        <w:t xml:space="preserve"> </w:t>
      </w:r>
      <w:r>
        <w:t>adjective.</w:t>
      </w:r>
      <w:r>
        <w:rPr>
          <w:spacing w:val="14"/>
        </w:rPr>
        <w:t xml:space="preserve"> </w:t>
      </w:r>
      <w:r>
        <w:t>Instead</w:t>
      </w:r>
      <w:r>
        <w:rPr>
          <w:spacing w:val="-9"/>
        </w:rPr>
        <w:t xml:space="preserve"> </w:t>
      </w:r>
      <w:r>
        <w:t>they</w:t>
      </w:r>
      <w:r>
        <w:rPr>
          <w:spacing w:val="-8"/>
        </w:rPr>
        <w:t xml:space="preserve"> </w:t>
      </w:r>
      <w:r>
        <w:t>analyze flexible</w:t>
      </w:r>
      <w:r>
        <w:rPr>
          <w:spacing w:val="-20"/>
        </w:rPr>
        <w:t xml:space="preserve"> </w:t>
      </w:r>
      <w:r>
        <w:t>lexemes</w:t>
      </w:r>
      <w:r>
        <w:rPr>
          <w:spacing w:val="-20"/>
        </w:rPr>
        <w:t xml:space="preserve"> </w:t>
      </w:r>
      <w:r>
        <w:t>as</w:t>
      </w:r>
      <w:r>
        <w:rPr>
          <w:spacing w:val="-20"/>
        </w:rPr>
        <w:t xml:space="preserve"> </w:t>
      </w:r>
      <w:r>
        <w:t>belonging</w:t>
      </w:r>
      <w:r>
        <w:rPr>
          <w:spacing w:val="-20"/>
        </w:rPr>
        <w:t xml:space="preserve"> </w:t>
      </w:r>
      <w:r>
        <w:t>to</w:t>
      </w:r>
      <w:r>
        <w:rPr>
          <w:spacing w:val="-20"/>
        </w:rPr>
        <w:t xml:space="preserve"> </w:t>
      </w:r>
      <w:r>
        <w:t>a</w:t>
      </w:r>
      <w:r>
        <w:rPr>
          <w:spacing w:val="-20"/>
        </w:rPr>
        <w:t xml:space="preserve"> </w:t>
      </w:r>
      <w:r>
        <w:rPr>
          <w:spacing w:val="-3"/>
        </w:rPr>
        <w:t>broader,</w:t>
      </w:r>
      <w:r>
        <w:rPr>
          <w:spacing w:val="-17"/>
        </w:rPr>
        <w:t xml:space="preserve"> </w:t>
      </w:r>
      <w:r>
        <w:t>flexible</w:t>
      </w:r>
      <w:r>
        <w:rPr>
          <w:spacing w:val="-20"/>
        </w:rPr>
        <w:t xml:space="preserve"> </w:t>
      </w:r>
      <w:r>
        <w:t>word</w:t>
      </w:r>
      <w:r>
        <w:rPr>
          <w:spacing w:val="-19"/>
        </w:rPr>
        <w:t xml:space="preserve"> </w:t>
      </w:r>
      <w:r>
        <w:t>class</w:t>
      </w:r>
      <w:r>
        <w:rPr>
          <w:spacing w:val="-20"/>
        </w:rPr>
        <w:t xml:space="preserve"> </w:t>
      </w:r>
      <w:r>
        <w:t>such</w:t>
      </w:r>
      <w:r>
        <w:rPr>
          <w:spacing w:val="-20"/>
        </w:rPr>
        <w:t xml:space="preserve"> </w:t>
      </w:r>
      <w:r>
        <w:t>as</w:t>
      </w:r>
      <w:r>
        <w:rPr>
          <w:spacing w:val="-20"/>
        </w:rPr>
        <w:t xml:space="preserve"> </w:t>
      </w:r>
      <w:r>
        <w:t>“flexibles”,</w:t>
      </w:r>
      <w:r>
        <w:rPr>
          <w:spacing w:val="-18"/>
        </w:rPr>
        <w:t xml:space="preserve"> </w:t>
      </w:r>
      <w:r>
        <w:t xml:space="preserve">“contentives” or “non-verbs”, etc. (Hengeveld &amp; Rijkhoff </w:t>
      </w:r>
      <w:hyperlink w:anchor="_bookmark369" w:history="1">
        <w:r>
          <w:rPr>
            <w:color w:val="007FFF"/>
          </w:rPr>
          <w:t>2005</w:t>
        </w:r>
      </w:hyperlink>
      <w:r>
        <w:t xml:space="preserve">; Luuk </w:t>
      </w:r>
      <w:hyperlink w:anchor="_bookmark407" w:history="1">
        <w:r>
          <w:rPr>
            <w:color w:val="007FFF"/>
          </w:rPr>
          <w:t>2010</w:t>
        </w:r>
      </w:hyperlink>
      <w:r>
        <w:t xml:space="preserve">).  Other researchers abandon the commitment to word classes entirely. Mandarin, Tagalog, </w:t>
      </w:r>
      <w:r>
        <w:rPr>
          <w:spacing w:val="-3"/>
        </w:rPr>
        <w:t xml:space="preserve">Tongan, </w:t>
      </w:r>
      <w:r>
        <w:t>Riau Indonesian, and Proto-Indo-European</w:t>
      </w:r>
      <w:r>
        <w:rPr>
          <w:spacing w:val="-17"/>
        </w:rPr>
        <w:t xml:space="preserve"> </w:t>
      </w:r>
      <w:r>
        <w:t>have</w:t>
      </w:r>
      <w:r>
        <w:rPr>
          <w:spacing w:val="-17"/>
        </w:rPr>
        <w:t xml:space="preserve"> </w:t>
      </w:r>
      <w:r>
        <w:t>each</w:t>
      </w:r>
      <w:r>
        <w:rPr>
          <w:spacing w:val="-17"/>
        </w:rPr>
        <w:t xml:space="preserve"> </w:t>
      </w:r>
      <w:r>
        <w:t>been</w:t>
      </w:r>
      <w:r>
        <w:rPr>
          <w:spacing w:val="-16"/>
        </w:rPr>
        <w:t xml:space="preserve"> </w:t>
      </w:r>
      <w:r>
        <w:t>analyzed</w:t>
      </w:r>
      <w:r>
        <w:rPr>
          <w:spacing w:val="-17"/>
        </w:rPr>
        <w:t xml:space="preserve"> </w:t>
      </w:r>
      <w:r>
        <w:t>as</w:t>
      </w:r>
      <w:r>
        <w:rPr>
          <w:spacing w:val="-17"/>
        </w:rPr>
        <w:t xml:space="preserve"> </w:t>
      </w:r>
      <w:r>
        <w:t>lacking</w:t>
      </w:r>
      <w:r>
        <w:rPr>
          <w:spacing w:val="-16"/>
        </w:rPr>
        <w:t xml:space="preserve"> </w:t>
      </w:r>
      <w:r>
        <w:t>parts</w:t>
      </w:r>
      <w:r>
        <w:rPr>
          <w:spacing w:val="-17"/>
        </w:rPr>
        <w:t xml:space="preserve"> </w:t>
      </w:r>
      <w:r>
        <w:t>of</w:t>
      </w:r>
      <w:r>
        <w:rPr>
          <w:spacing w:val="-17"/>
        </w:rPr>
        <w:t xml:space="preserve"> </w:t>
      </w:r>
      <w:r>
        <w:t>speech</w:t>
      </w:r>
      <w:r>
        <w:rPr>
          <w:spacing w:val="-16"/>
        </w:rPr>
        <w:t xml:space="preserve"> </w:t>
      </w:r>
      <w:r>
        <w:t>by</w:t>
      </w:r>
      <w:r>
        <w:rPr>
          <w:spacing w:val="-17"/>
        </w:rPr>
        <w:t xml:space="preserve"> </w:t>
      </w:r>
      <w:r>
        <w:t>some</w:t>
      </w:r>
      <w:r>
        <w:rPr>
          <w:spacing w:val="-17"/>
        </w:rPr>
        <w:t xml:space="preserve"> </w:t>
      </w:r>
      <w:r>
        <w:t>researchers (see</w:t>
      </w:r>
      <w:r>
        <w:rPr>
          <w:spacing w:val="-14"/>
        </w:rPr>
        <w:t xml:space="preserve"> </w:t>
      </w:r>
      <w:r>
        <w:t>Simon</w:t>
      </w:r>
      <w:r>
        <w:rPr>
          <w:spacing w:val="-14"/>
        </w:rPr>
        <w:t xml:space="preserve"> </w:t>
      </w:r>
      <w:r>
        <w:t>[</w:t>
      </w:r>
      <w:hyperlink w:anchor="_bookmark464" w:history="1">
        <w:r>
          <w:rPr>
            <w:color w:val="007FFF"/>
          </w:rPr>
          <w:t>1937</w:t>
        </w:r>
      </w:hyperlink>
      <w:r>
        <w:t>],</w:t>
      </w:r>
      <w:r>
        <w:rPr>
          <w:spacing w:val="-12"/>
        </w:rPr>
        <w:t xml:space="preserve"> </w:t>
      </w:r>
      <w:r>
        <w:t>McDonald</w:t>
      </w:r>
      <w:r>
        <w:rPr>
          <w:spacing w:val="-13"/>
        </w:rPr>
        <w:t xml:space="preserve"> </w:t>
      </w:r>
      <w:r>
        <w:t>[</w:t>
      </w:r>
      <w:hyperlink w:anchor="_bookmark414" w:history="1">
        <w:r>
          <w:rPr>
            <w:color w:val="007FFF"/>
          </w:rPr>
          <w:t>2013</w:t>
        </w:r>
      </w:hyperlink>
      <w:r>
        <w:t>],</w:t>
      </w:r>
      <w:r>
        <w:rPr>
          <w:spacing w:val="-12"/>
        </w:rPr>
        <w:t xml:space="preserve"> </w:t>
      </w:r>
      <w:r>
        <w:t>and</w:t>
      </w:r>
      <w:r>
        <w:rPr>
          <w:spacing w:val="-14"/>
        </w:rPr>
        <w:t xml:space="preserve"> </w:t>
      </w:r>
      <w:r>
        <w:t>Sun</w:t>
      </w:r>
      <w:r>
        <w:rPr>
          <w:spacing w:val="-14"/>
        </w:rPr>
        <w:t xml:space="preserve"> </w:t>
      </w:r>
      <w:r>
        <w:t>[</w:t>
      </w:r>
      <w:hyperlink w:anchor="_bookmark472" w:history="1">
        <w:r>
          <w:rPr>
            <w:color w:val="007FFF"/>
          </w:rPr>
          <w:t>2020</w:t>
        </w:r>
      </w:hyperlink>
      <w:r>
        <w:t>]</w:t>
      </w:r>
      <w:r>
        <w:rPr>
          <w:spacing w:val="-13"/>
        </w:rPr>
        <w:t xml:space="preserve"> </w:t>
      </w:r>
      <w:r>
        <w:t>for</w:t>
      </w:r>
      <w:r>
        <w:rPr>
          <w:spacing w:val="-14"/>
        </w:rPr>
        <w:t xml:space="preserve"> </w:t>
      </w:r>
      <w:r>
        <w:t>discussions</w:t>
      </w:r>
      <w:r>
        <w:rPr>
          <w:spacing w:val="-14"/>
        </w:rPr>
        <w:t xml:space="preserve"> </w:t>
      </w:r>
      <w:r>
        <w:t>of</w:t>
      </w:r>
      <w:r>
        <w:rPr>
          <w:spacing w:val="-13"/>
        </w:rPr>
        <w:t xml:space="preserve"> </w:t>
      </w:r>
      <w:r>
        <w:t>early</w:t>
      </w:r>
      <w:r>
        <w:rPr>
          <w:spacing w:val="-14"/>
        </w:rPr>
        <w:t xml:space="preserve"> </w:t>
      </w:r>
      <w:r>
        <w:t>analyses</w:t>
      </w:r>
      <w:r>
        <w:rPr>
          <w:spacing w:val="-14"/>
        </w:rPr>
        <w:t xml:space="preserve"> </w:t>
      </w:r>
      <w:r>
        <w:t>of</w:t>
      </w:r>
      <w:r>
        <w:rPr>
          <w:spacing w:val="-13"/>
        </w:rPr>
        <w:t xml:space="preserve"> </w:t>
      </w:r>
      <w:r>
        <w:t>Man- darin; Gil [</w:t>
      </w:r>
      <w:hyperlink w:anchor="_bookmark333" w:history="1">
        <w:r>
          <w:rPr>
            <w:color w:val="007FFF"/>
          </w:rPr>
          <w:t>1995</w:t>
        </w:r>
      </w:hyperlink>
      <w:r>
        <w:t>] for Tagalog; Broschart [</w:t>
      </w:r>
      <w:hyperlink w:anchor="_bookmark270" w:history="1">
        <w:r>
          <w:rPr>
            <w:color w:val="007FFF"/>
          </w:rPr>
          <w:t>1997</w:t>
        </w:r>
      </w:hyperlink>
      <w:r>
        <w:t xml:space="preserve">] for </w:t>
      </w:r>
      <w:r>
        <w:rPr>
          <w:spacing w:val="-3"/>
        </w:rPr>
        <w:t xml:space="preserve">Tongan; </w:t>
      </w:r>
      <w:r>
        <w:t>Gil [</w:t>
      </w:r>
      <w:hyperlink w:anchor="_bookmark332" w:history="1">
        <w:r>
          <w:rPr>
            <w:color w:val="007FFF"/>
          </w:rPr>
          <w:t>1994</w:t>
        </w:r>
      </w:hyperlink>
      <w:r>
        <w:t>] for Riau Indonesian; Kastovsky [</w:t>
      </w:r>
      <w:hyperlink w:anchor="_bookmark384" w:history="1">
        <w:r>
          <w:rPr>
            <w:color w:val="007FFF"/>
          </w:rPr>
          <w:t>1996</w:t>
        </w:r>
      </w:hyperlink>
      <w:r>
        <w:t>] for Proto-Indo-European). Within generative linguistics, the Distributed Morphology</w:t>
      </w:r>
      <w:r>
        <w:rPr>
          <w:spacing w:val="-5"/>
        </w:rPr>
        <w:t xml:space="preserve"> </w:t>
      </w:r>
      <w:r>
        <w:t>framework</w:t>
      </w:r>
      <w:r>
        <w:rPr>
          <w:spacing w:val="-5"/>
        </w:rPr>
        <w:t xml:space="preserve"> </w:t>
      </w:r>
      <w:r>
        <w:t>takes</w:t>
      </w:r>
      <w:r>
        <w:rPr>
          <w:spacing w:val="-5"/>
        </w:rPr>
        <w:t xml:space="preserve"> </w:t>
      </w:r>
      <w:r>
        <w:t>it</w:t>
      </w:r>
      <w:r>
        <w:rPr>
          <w:spacing w:val="-5"/>
        </w:rPr>
        <w:t xml:space="preserve"> </w:t>
      </w:r>
      <w:r>
        <w:t>as</w:t>
      </w:r>
      <w:r>
        <w:rPr>
          <w:spacing w:val="-5"/>
        </w:rPr>
        <w:t xml:space="preserve"> </w:t>
      </w:r>
      <w:r>
        <w:t>an</w:t>
      </w:r>
      <w:r>
        <w:rPr>
          <w:spacing w:val="-5"/>
        </w:rPr>
        <w:t xml:space="preserve"> </w:t>
      </w:r>
      <w:r>
        <w:t>assumption</w:t>
      </w:r>
      <w:r>
        <w:rPr>
          <w:spacing w:val="-4"/>
        </w:rPr>
        <w:t xml:space="preserve"> </w:t>
      </w:r>
      <w:r>
        <w:t>that</w:t>
      </w:r>
      <w:r>
        <w:rPr>
          <w:spacing w:val="-5"/>
        </w:rPr>
        <w:t xml:space="preserve"> </w:t>
      </w:r>
      <w:r>
        <w:t>all</w:t>
      </w:r>
      <w:r>
        <w:rPr>
          <w:spacing w:val="-5"/>
        </w:rPr>
        <w:t xml:space="preserve"> </w:t>
      </w:r>
      <w:r>
        <w:t>roots</w:t>
      </w:r>
      <w:r>
        <w:rPr>
          <w:spacing w:val="-5"/>
        </w:rPr>
        <w:t xml:space="preserve"> </w:t>
      </w:r>
      <w:r>
        <w:t>are</w:t>
      </w:r>
      <w:r>
        <w:rPr>
          <w:spacing w:val="-5"/>
        </w:rPr>
        <w:t xml:space="preserve"> </w:t>
      </w:r>
      <w:r>
        <w:t>category-neutral</w:t>
      </w:r>
      <w:r>
        <w:rPr>
          <w:spacing w:val="-5"/>
        </w:rPr>
        <w:t xml:space="preserve"> </w:t>
      </w:r>
      <w:r>
        <w:t xml:space="preserve">(Siddiqi </w:t>
      </w:r>
      <w:hyperlink w:anchor="_bookmark463" w:history="1">
        <w:r>
          <w:rPr>
            <w:color w:val="007FFF"/>
          </w:rPr>
          <w:t>2018</w:t>
        </w:r>
      </w:hyperlink>
      <w:r>
        <w:t>).</w:t>
      </w:r>
      <w:r>
        <w:rPr>
          <w:spacing w:val="13"/>
        </w:rPr>
        <w:t xml:space="preserve"> </w:t>
      </w:r>
      <w:r>
        <w:t>Farrell</w:t>
      </w:r>
      <w:r>
        <w:rPr>
          <w:spacing w:val="-6"/>
        </w:rPr>
        <w:t xml:space="preserve"> </w:t>
      </w:r>
      <w:r>
        <w:t>(</w:t>
      </w:r>
      <w:hyperlink w:anchor="_bookmark324" w:history="1">
        <w:r>
          <w:rPr>
            <w:color w:val="007FFF"/>
          </w:rPr>
          <w:t>2001</w:t>
        </w:r>
      </w:hyperlink>
      <w:r>
        <w:t>)</w:t>
      </w:r>
      <w:r>
        <w:rPr>
          <w:spacing w:val="-5"/>
        </w:rPr>
        <w:t xml:space="preserve"> </w:t>
      </w:r>
      <w:r>
        <w:t>argues</w:t>
      </w:r>
      <w:r>
        <w:rPr>
          <w:spacing w:val="-6"/>
        </w:rPr>
        <w:t xml:space="preserve"> </w:t>
      </w:r>
      <w:r>
        <w:t>that</w:t>
      </w:r>
      <w:r>
        <w:rPr>
          <w:spacing w:val="-6"/>
        </w:rPr>
        <w:t xml:space="preserve"> </w:t>
      </w:r>
      <w:r>
        <w:rPr>
          <w:i/>
        </w:rPr>
        <w:t>all</w:t>
      </w:r>
      <w:r>
        <w:rPr>
          <w:i/>
          <w:spacing w:val="4"/>
        </w:rPr>
        <w:t xml:space="preserve"> </w:t>
      </w:r>
      <w:r>
        <w:t>instances</w:t>
      </w:r>
      <w:r>
        <w:rPr>
          <w:spacing w:val="-6"/>
        </w:rPr>
        <w:t xml:space="preserve"> </w:t>
      </w:r>
      <w:r>
        <w:t>of</w:t>
      </w:r>
      <w:r>
        <w:rPr>
          <w:spacing w:val="-6"/>
        </w:rPr>
        <w:t xml:space="preserve"> </w:t>
      </w:r>
      <w:r>
        <w:t>flexible</w:t>
      </w:r>
      <w:r>
        <w:rPr>
          <w:spacing w:val="-6"/>
        </w:rPr>
        <w:t xml:space="preserve"> </w:t>
      </w:r>
      <w:r>
        <w:t>items</w:t>
      </w:r>
      <w:r>
        <w:rPr>
          <w:spacing w:val="-6"/>
        </w:rPr>
        <w:t xml:space="preserve"> </w:t>
      </w:r>
      <w:r>
        <w:t>(which</w:t>
      </w:r>
      <w:r>
        <w:rPr>
          <w:spacing w:val="-6"/>
        </w:rPr>
        <w:t xml:space="preserve"> </w:t>
      </w:r>
      <w:r>
        <w:t>he</w:t>
      </w:r>
      <w:r>
        <w:rPr>
          <w:spacing w:val="-6"/>
        </w:rPr>
        <w:t xml:space="preserve"> </w:t>
      </w:r>
      <w:r>
        <w:t>describes</w:t>
      </w:r>
      <w:r>
        <w:rPr>
          <w:spacing w:val="-6"/>
        </w:rPr>
        <w:t xml:space="preserve"> </w:t>
      </w:r>
      <w:r>
        <w:t>as</w:t>
      </w:r>
      <w:r>
        <w:rPr>
          <w:spacing w:val="-6"/>
        </w:rPr>
        <w:t xml:space="preserve"> </w:t>
      </w:r>
      <w:r>
        <w:t>cases</w:t>
      </w:r>
      <w:r>
        <w:rPr>
          <w:spacing w:val="-6"/>
        </w:rPr>
        <w:t xml:space="preserve"> </w:t>
      </w:r>
      <w:r>
        <w:t>of “functional shift”) involve roots underspecified for</w:t>
      </w:r>
      <w:r>
        <w:rPr>
          <w:spacing w:val="-11"/>
        </w:rPr>
        <w:t xml:space="preserve"> </w:t>
      </w:r>
      <w:r>
        <w:t>category.</w:t>
      </w:r>
    </w:p>
    <w:p w:rsidR="00DD7756" w:rsidRDefault="00AD1397">
      <w:pPr>
        <w:pStyle w:val="BodyText"/>
        <w:spacing w:line="420" w:lineRule="auto"/>
        <w:ind w:left="120" w:right="533" w:firstLine="358"/>
        <w:jc w:val="both"/>
      </w:pPr>
      <w:r>
        <w:t>Note</w:t>
      </w:r>
      <w:r>
        <w:rPr>
          <w:spacing w:val="-6"/>
        </w:rPr>
        <w:t xml:space="preserve"> </w:t>
      </w:r>
      <w:r>
        <w:t>that</w:t>
      </w:r>
      <w:r>
        <w:rPr>
          <w:spacing w:val="-5"/>
        </w:rPr>
        <w:t xml:space="preserve"> </w:t>
      </w:r>
      <w:r>
        <w:t>these</w:t>
      </w:r>
      <w:r>
        <w:rPr>
          <w:spacing w:val="-5"/>
        </w:rPr>
        <w:t xml:space="preserve"> </w:t>
      </w:r>
      <w:r>
        <w:t>differences</w:t>
      </w:r>
      <w:r>
        <w:rPr>
          <w:spacing w:val="-5"/>
        </w:rPr>
        <w:t xml:space="preserve"> </w:t>
      </w:r>
      <w:r>
        <w:t>in</w:t>
      </w:r>
      <w:r>
        <w:rPr>
          <w:spacing w:val="-5"/>
        </w:rPr>
        <w:t xml:space="preserve"> </w:t>
      </w:r>
      <w:r>
        <w:t>perspective</w:t>
      </w:r>
      <w:r>
        <w:rPr>
          <w:spacing w:val="-5"/>
        </w:rPr>
        <w:t xml:space="preserve"> </w:t>
      </w:r>
      <w:r>
        <w:t>do</w:t>
      </w:r>
      <w:r>
        <w:rPr>
          <w:spacing w:val="-5"/>
        </w:rPr>
        <w:t xml:space="preserve"> </w:t>
      </w:r>
      <w:r>
        <w:t>not</w:t>
      </w:r>
      <w:r>
        <w:rPr>
          <w:spacing w:val="-5"/>
        </w:rPr>
        <w:t xml:space="preserve"> </w:t>
      </w:r>
      <w:r>
        <w:t>arise</w:t>
      </w:r>
      <w:r>
        <w:rPr>
          <w:spacing w:val="-5"/>
        </w:rPr>
        <w:t xml:space="preserve"> </w:t>
      </w:r>
      <w:r>
        <w:t>from</w:t>
      </w:r>
      <w:r>
        <w:rPr>
          <w:spacing w:val="-5"/>
        </w:rPr>
        <w:t xml:space="preserve"> </w:t>
      </w:r>
      <w:r>
        <w:t>disagreements</w:t>
      </w:r>
      <w:r>
        <w:rPr>
          <w:spacing w:val="-5"/>
        </w:rPr>
        <w:t xml:space="preserve"> </w:t>
      </w:r>
      <w:r>
        <w:t>about</w:t>
      </w:r>
      <w:r>
        <w:rPr>
          <w:spacing w:val="-5"/>
        </w:rPr>
        <w:t xml:space="preserve"> </w:t>
      </w:r>
      <w:r>
        <w:t>the</w:t>
      </w:r>
      <w:r>
        <w:rPr>
          <w:spacing w:val="-5"/>
        </w:rPr>
        <w:t xml:space="preserve"> </w:t>
      </w:r>
      <w:r>
        <w:t>em- pirical facts. Researchers mostly agree on the empirical data, but disagree on the relative importance</w:t>
      </w:r>
      <w:r>
        <w:rPr>
          <w:spacing w:val="-11"/>
        </w:rPr>
        <w:t xml:space="preserve"> </w:t>
      </w:r>
      <w:r>
        <w:t>of</w:t>
      </w:r>
      <w:r>
        <w:rPr>
          <w:spacing w:val="-10"/>
        </w:rPr>
        <w:t xml:space="preserve"> </w:t>
      </w:r>
      <w:r>
        <w:t>various</w:t>
      </w:r>
      <w:r>
        <w:rPr>
          <w:spacing w:val="-10"/>
        </w:rPr>
        <w:t xml:space="preserve"> </w:t>
      </w:r>
      <w:r>
        <w:t>pieces</w:t>
      </w:r>
      <w:r>
        <w:rPr>
          <w:spacing w:val="-10"/>
        </w:rPr>
        <w:t xml:space="preserve"> </w:t>
      </w:r>
      <w:r>
        <w:t>of</w:t>
      </w:r>
      <w:r>
        <w:rPr>
          <w:spacing w:val="-11"/>
        </w:rPr>
        <w:t xml:space="preserve"> </w:t>
      </w:r>
      <w:r>
        <w:t>evidence,</w:t>
      </w:r>
      <w:r>
        <w:rPr>
          <w:spacing w:val="-9"/>
        </w:rPr>
        <w:t xml:space="preserve"> </w:t>
      </w:r>
      <w:r>
        <w:t>and</w:t>
      </w:r>
      <w:r>
        <w:rPr>
          <w:spacing w:val="-10"/>
        </w:rPr>
        <w:t xml:space="preserve"> </w:t>
      </w:r>
      <w:r>
        <w:t>on</w:t>
      </w:r>
      <w:r>
        <w:rPr>
          <w:spacing w:val="-10"/>
        </w:rPr>
        <w:t xml:space="preserve"> </w:t>
      </w:r>
      <w:r>
        <w:t>which</w:t>
      </w:r>
      <w:r>
        <w:rPr>
          <w:spacing w:val="-11"/>
        </w:rPr>
        <w:t xml:space="preserve"> </w:t>
      </w:r>
      <w:r>
        <w:t>criteria</w:t>
      </w:r>
      <w:r>
        <w:rPr>
          <w:spacing w:val="-10"/>
        </w:rPr>
        <w:t xml:space="preserve"> </w:t>
      </w:r>
      <w:r>
        <w:t>should</w:t>
      </w:r>
      <w:r>
        <w:rPr>
          <w:spacing w:val="-10"/>
        </w:rPr>
        <w:t xml:space="preserve"> </w:t>
      </w:r>
      <w:r>
        <w:t>be</w:t>
      </w:r>
      <w:r>
        <w:rPr>
          <w:spacing w:val="-10"/>
        </w:rPr>
        <w:t xml:space="preserve"> </w:t>
      </w:r>
      <w:r>
        <w:t>taken</w:t>
      </w:r>
      <w:r>
        <w:rPr>
          <w:spacing w:val="-11"/>
        </w:rPr>
        <w:t xml:space="preserve"> </w:t>
      </w:r>
      <w:r>
        <w:t>as</w:t>
      </w:r>
      <w:r>
        <w:rPr>
          <w:spacing w:val="-10"/>
        </w:rPr>
        <w:t xml:space="preserve"> </w:t>
      </w:r>
      <w:r>
        <w:t xml:space="preserve">diagnostic of a category </w:t>
      </w:r>
      <w:r>
        <w:rPr>
          <w:spacing w:val="-3"/>
        </w:rPr>
        <w:t xml:space="preserve">(Wetzer </w:t>
      </w:r>
      <w:hyperlink w:anchor="_bookmark488" w:history="1">
        <w:r>
          <w:rPr>
            <w:color w:val="007FFF"/>
          </w:rPr>
          <w:t>1992</w:t>
        </w:r>
      </w:hyperlink>
      <w:r>
        <w:t xml:space="preserve">: 235; Stassen </w:t>
      </w:r>
      <w:hyperlink w:anchor="_bookmark468" w:history="1">
        <w:r>
          <w:rPr>
            <w:color w:val="007FFF"/>
          </w:rPr>
          <w:t>1997</w:t>
        </w:r>
      </w:hyperlink>
      <w:r>
        <w:t xml:space="preserve">: 32; Croft &amp; van Lier </w:t>
      </w:r>
      <w:hyperlink w:anchor="_bookmark300" w:history="1">
        <w:r>
          <w:rPr>
            <w:color w:val="007FFF"/>
          </w:rPr>
          <w:t>2012</w:t>
        </w:r>
      </w:hyperlink>
      <w:r>
        <w:t xml:space="preserve">: 58). Examples of contested languages include those of the Iroquoian family (Chafe </w:t>
      </w:r>
      <w:hyperlink w:anchor="_bookmark278" w:history="1">
        <w:r>
          <w:rPr>
            <w:color w:val="007FFF"/>
          </w:rPr>
          <w:t>2012</w:t>
        </w:r>
      </w:hyperlink>
      <w:r>
        <w:t>), Mundari (Evans &amp; Osada</w:t>
      </w:r>
      <w:r>
        <w:rPr>
          <w:spacing w:val="-17"/>
        </w:rPr>
        <w:t xml:space="preserve"> </w:t>
      </w:r>
      <w:hyperlink w:anchor="_bookmark321" w:history="1">
        <w:r>
          <w:rPr>
            <w:color w:val="007FFF"/>
          </w:rPr>
          <w:t>2005</w:t>
        </w:r>
      </w:hyperlink>
      <w:r>
        <w:t>;</w:t>
      </w:r>
      <w:r>
        <w:rPr>
          <w:spacing w:val="-13"/>
        </w:rPr>
        <w:t xml:space="preserve"> </w:t>
      </w:r>
      <w:r>
        <w:t>Hengeveld</w:t>
      </w:r>
      <w:r>
        <w:rPr>
          <w:spacing w:val="-17"/>
        </w:rPr>
        <w:t xml:space="preserve"> </w:t>
      </w:r>
      <w:r>
        <w:t>&amp;</w:t>
      </w:r>
      <w:r>
        <w:rPr>
          <w:spacing w:val="-17"/>
        </w:rPr>
        <w:t xml:space="preserve"> </w:t>
      </w:r>
      <w:r>
        <w:t>Rijkhoff</w:t>
      </w:r>
      <w:r>
        <w:rPr>
          <w:spacing w:val="-17"/>
        </w:rPr>
        <w:t xml:space="preserve"> </w:t>
      </w:r>
      <w:hyperlink w:anchor="_bookmark369" w:history="1">
        <w:r>
          <w:rPr>
            <w:color w:val="007FFF"/>
          </w:rPr>
          <w:t>2005</w:t>
        </w:r>
      </w:hyperlink>
      <w:r>
        <w:t>),</w:t>
      </w:r>
      <w:r>
        <w:rPr>
          <w:spacing w:val="-14"/>
        </w:rPr>
        <w:t xml:space="preserve"> </w:t>
      </w:r>
      <w:r>
        <w:t>Quechua</w:t>
      </w:r>
      <w:r>
        <w:rPr>
          <w:spacing w:val="-16"/>
        </w:rPr>
        <w:t xml:space="preserve"> </w:t>
      </w:r>
      <w:r>
        <w:t>(Schachter</w:t>
      </w:r>
      <w:r>
        <w:rPr>
          <w:spacing w:val="-17"/>
        </w:rPr>
        <w:t xml:space="preserve"> </w:t>
      </w:r>
      <w:r>
        <w:t>&amp;</w:t>
      </w:r>
      <w:r>
        <w:rPr>
          <w:spacing w:val="-16"/>
        </w:rPr>
        <w:t xml:space="preserve"> </w:t>
      </w:r>
      <w:r>
        <w:t>Shopen</w:t>
      </w:r>
      <w:r>
        <w:rPr>
          <w:spacing w:val="-17"/>
        </w:rPr>
        <w:t xml:space="preserve"> </w:t>
      </w:r>
      <w:hyperlink w:anchor="_bookmark459" w:history="1">
        <w:r>
          <w:rPr>
            <w:color w:val="007FFF"/>
          </w:rPr>
          <w:t>2007</w:t>
        </w:r>
      </w:hyperlink>
      <w:r>
        <w:t>:</w:t>
      </w:r>
      <w:r>
        <w:rPr>
          <w:spacing w:val="8"/>
        </w:rPr>
        <w:t xml:space="preserve"> </w:t>
      </w:r>
      <w:r>
        <w:t>17;</w:t>
      </w:r>
      <w:r>
        <w:rPr>
          <w:spacing w:val="-12"/>
        </w:rPr>
        <w:t xml:space="preserve"> </w:t>
      </w:r>
      <w:r>
        <w:t>Floyd</w:t>
      </w:r>
      <w:r>
        <w:rPr>
          <w:spacing w:val="-17"/>
        </w:rPr>
        <w:t xml:space="preserve"> </w:t>
      </w:r>
      <w:hyperlink w:anchor="_bookmark327" w:history="1">
        <w:r>
          <w:rPr>
            <w:color w:val="007FFF"/>
          </w:rPr>
          <w:t>2011</w:t>
        </w:r>
      </w:hyperlink>
      <w:r>
        <w:t>),</w:t>
      </w:r>
    </w:p>
    <w:p w:rsidR="00DD7756" w:rsidRDefault="00AD1397">
      <w:pPr>
        <w:pStyle w:val="BodyText"/>
        <w:spacing w:line="420" w:lineRule="auto"/>
        <w:ind w:left="120" w:right="532"/>
        <w:jc w:val="both"/>
      </w:pPr>
      <w:r>
        <w:t xml:space="preserve">and Sundanese (Robins </w:t>
      </w:r>
      <w:hyperlink w:anchor="_bookmark447" w:history="1">
        <w:r>
          <w:rPr>
            <w:color w:val="007FFF"/>
          </w:rPr>
          <w:t>1968</w:t>
        </w:r>
      </w:hyperlink>
      <w:r>
        <w:t xml:space="preserve">: 352; Hardjadibrata </w:t>
      </w:r>
      <w:hyperlink w:anchor="_bookmark352" w:history="1">
        <w:r>
          <w:rPr>
            <w:color w:val="007FFF"/>
          </w:rPr>
          <w:t>1985</w:t>
        </w:r>
      </w:hyperlink>
      <w:r>
        <w:t>: 62–63), with many others that could be cited as well. It is rare that an argument for flexibility is refuted by linguistic facts alone (though see Mithun’s [</w:t>
      </w:r>
      <w:hyperlink w:anchor="_bookmark421" w:history="1">
        <w:r>
          <w:rPr>
            <w:color w:val="007FFF"/>
          </w:rPr>
          <w:t>2000</w:t>
        </w:r>
      </w:hyperlink>
      <w:r>
        <w:t>] response to Sasse [</w:t>
      </w:r>
      <w:hyperlink w:anchor="_bookmark458" w:history="1">
        <w:r>
          <w:rPr>
            <w:color w:val="007FFF"/>
          </w:rPr>
          <w:t>1988</w:t>
        </w:r>
      </w:hyperlink>
      <w:r>
        <w:t>] regarding Cayuga).</w:t>
      </w:r>
    </w:p>
    <w:p w:rsidR="00DD7756" w:rsidRDefault="00AD1397">
      <w:pPr>
        <w:pStyle w:val="BodyText"/>
        <w:spacing w:line="420" w:lineRule="auto"/>
        <w:ind w:left="120" w:right="533" w:firstLine="358"/>
        <w:jc w:val="both"/>
      </w:pPr>
      <w:r>
        <w:t>Since analyses of lexical flexibility depend more on the theoretical commitments of the researchers involved rather than any crucial pieces of evidence, this leads to an intractable problem: researchers cannot agree on the criteria that should be considered diagnostic for  a given category in a specific language, let alone crosslinguistically. Instead they partake</w:t>
      </w:r>
      <w:r>
        <w:rPr>
          <w:spacing w:val="-1"/>
        </w:rPr>
        <w:t xml:space="preserve"> </w:t>
      </w:r>
      <w:r>
        <w:t>in</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r>
        <w:rPr>
          <w:i/>
        </w:rPr>
        <w:lastRenderedPageBreak/>
        <w:t xml:space="preserve">methodological opportunism </w:t>
      </w:r>
      <w:r>
        <w:t xml:space="preserve">(Croft </w:t>
      </w:r>
      <w:hyperlink w:anchor="_bookmark292" w:history="1">
        <w:r>
          <w:rPr>
            <w:color w:val="007FFF"/>
          </w:rPr>
          <w:t>2001b</w:t>
        </w:r>
      </w:hyperlink>
      <w:r>
        <w:t xml:space="preserve">: 30), choosing the evidence and criteria which best support their theoretical commitments. Discussions in the literature about the existence of a particular category in a particular language are therefore often unproductive, and devolve into debates about theoretical assumptions or the relevance or importance of various pieces of evidence, which are ultimately unresolvable (Croft </w:t>
      </w:r>
      <w:hyperlink w:anchor="_bookmark294" w:history="1">
        <w:r>
          <w:rPr>
            <w:color w:val="007FFF"/>
          </w:rPr>
          <w:t>2005</w:t>
        </w:r>
      </w:hyperlink>
      <w:r>
        <w:t>:</w:t>
      </w:r>
      <w:r>
        <w:rPr>
          <w:spacing w:val="2"/>
        </w:rPr>
        <w:t xml:space="preserve"> </w:t>
      </w:r>
      <w:r>
        <w:t>435).</w:t>
      </w:r>
    </w:p>
    <w:p w:rsidR="00DD7756" w:rsidRDefault="00AD1397">
      <w:pPr>
        <w:pStyle w:val="BodyText"/>
        <w:spacing w:line="420" w:lineRule="auto"/>
        <w:ind w:left="120" w:right="532" w:firstLine="358"/>
        <w:jc w:val="both"/>
      </w:pPr>
      <w:r>
        <w:t>This is particularly unfortunate because lexical flexibility is by no means an isolated or minor</w:t>
      </w:r>
      <w:r>
        <w:rPr>
          <w:spacing w:val="-19"/>
        </w:rPr>
        <w:t xml:space="preserve"> </w:t>
      </w:r>
      <w:r>
        <w:t>phenomenon.</w:t>
      </w:r>
      <w:r>
        <w:rPr>
          <w:spacing w:val="9"/>
        </w:rPr>
        <w:t xml:space="preserve"> </w:t>
      </w:r>
      <w:r>
        <w:t>Additional</w:t>
      </w:r>
      <w:r>
        <w:rPr>
          <w:spacing w:val="-19"/>
        </w:rPr>
        <w:t xml:space="preserve"> </w:t>
      </w:r>
      <w:r>
        <w:t>examples</w:t>
      </w:r>
      <w:r>
        <w:rPr>
          <w:spacing w:val="-18"/>
        </w:rPr>
        <w:t xml:space="preserve"> </w:t>
      </w:r>
      <w:r>
        <w:t>like</w:t>
      </w:r>
      <w:r>
        <w:rPr>
          <w:spacing w:val="-19"/>
        </w:rPr>
        <w:t xml:space="preserve"> </w:t>
      </w:r>
      <w:r>
        <w:t>those</w:t>
      </w:r>
      <w:r>
        <w:rPr>
          <w:spacing w:val="-19"/>
        </w:rPr>
        <w:t xml:space="preserve"> </w:t>
      </w:r>
      <w:r>
        <w:t>above</w:t>
      </w:r>
      <w:r>
        <w:rPr>
          <w:spacing w:val="-18"/>
        </w:rPr>
        <w:t xml:space="preserve"> </w:t>
      </w:r>
      <w:r>
        <w:t>could</w:t>
      </w:r>
      <w:r>
        <w:rPr>
          <w:spacing w:val="-19"/>
        </w:rPr>
        <w:t xml:space="preserve"> </w:t>
      </w:r>
      <w:r>
        <w:t>be</w:t>
      </w:r>
      <w:r>
        <w:rPr>
          <w:spacing w:val="-19"/>
        </w:rPr>
        <w:t xml:space="preserve"> </w:t>
      </w:r>
      <w:r>
        <w:t>provided</w:t>
      </w:r>
      <w:r>
        <w:rPr>
          <w:spacing w:val="-19"/>
        </w:rPr>
        <w:t xml:space="preserve"> </w:t>
      </w:r>
      <w:r>
        <w:t>for</w:t>
      </w:r>
      <w:r>
        <w:rPr>
          <w:spacing w:val="-18"/>
        </w:rPr>
        <w:t xml:space="preserve"> </w:t>
      </w:r>
      <w:r>
        <w:t>many</w:t>
      </w:r>
      <w:r>
        <w:rPr>
          <w:spacing w:val="-19"/>
        </w:rPr>
        <w:t xml:space="preserve"> </w:t>
      </w:r>
      <w:r>
        <w:t>or</w:t>
      </w:r>
      <w:r>
        <w:rPr>
          <w:spacing w:val="-19"/>
        </w:rPr>
        <w:t xml:space="preserve"> </w:t>
      </w:r>
      <w:r>
        <w:t>per- haps</w:t>
      </w:r>
      <w:r>
        <w:rPr>
          <w:spacing w:val="-14"/>
        </w:rPr>
        <w:t xml:space="preserve"> </w:t>
      </w:r>
      <w:r>
        <w:t>even</w:t>
      </w:r>
      <w:r>
        <w:rPr>
          <w:spacing w:val="-13"/>
        </w:rPr>
        <w:t xml:space="preserve"> </w:t>
      </w:r>
      <w:r>
        <w:t>all</w:t>
      </w:r>
      <w:r>
        <w:rPr>
          <w:spacing w:val="-13"/>
        </w:rPr>
        <w:t xml:space="preserve"> </w:t>
      </w:r>
      <w:r>
        <w:t>the</w:t>
      </w:r>
      <w:r>
        <w:rPr>
          <w:spacing w:val="-13"/>
        </w:rPr>
        <w:t xml:space="preserve"> </w:t>
      </w:r>
      <w:r>
        <w:t>world’s</w:t>
      </w:r>
      <w:r>
        <w:rPr>
          <w:spacing w:val="-13"/>
        </w:rPr>
        <w:t xml:space="preserve"> </w:t>
      </w:r>
      <w:r>
        <w:t>languages.</w:t>
      </w:r>
      <w:r>
        <w:rPr>
          <w:spacing w:val="11"/>
        </w:rPr>
        <w:t xml:space="preserve"> </w:t>
      </w:r>
      <w:r>
        <w:t>Lexical</w:t>
      </w:r>
      <w:r>
        <w:rPr>
          <w:spacing w:val="-14"/>
        </w:rPr>
        <w:t xml:space="preserve"> </w:t>
      </w:r>
      <w:r>
        <w:t>flexibility</w:t>
      </w:r>
      <w:r>
        <w:rPr>
          <w:spacing w:val="-13"/>
        </w:rPr>
        <w:t xml:space="preserve"> </w:t>
      </w:r>
      <w:r>
        <w:t>is</w:t>
      </w:r>
      <w:r>
        <w:rPr>
          <w:spacing w:val="-13"/>
        </w:rPr>
        <w:t xml:space="preserve"> </w:t>
      </w:r>
      <w:r>
        <w:t>not</w:t>
      </w:r>
      <w:r>
        <w:rPr>
          <w:spacing w:val="-13"/>
        </w:rPr>
        <w:t xml:space="preserve"> </w:t>
      </w:r>
      <w:r>
        <w:t>as</w:t>
      </w:r>
      <w:r>
        <w:rPr>
          <w:spacing w:val="-13"/>
        </w:rPr>
        <w:t xml:space="preserve"> </w:t>
      </w:r>
      <w:r>
        <w:t>rare</w:t>
      </w:r>
      <w:r>
        <w:rPr>
          <w:spacing w:val="-13"/>
        </w:rPr>
        <w:t xml:space="preserve"> </w:t>
      </w:r>
      <w:r>
        <w:t>or</w:t>
      </w:r>
      <w:r>
        <w:rPr>
          <w:spacing w:val="-14"/>
        </w:rPr>
        <w:t xml:space="preserve"> </w:t>
      </w:r>
      <w:r>
        <w:t>marginal</w:t>
      </w:r>
      <w:r>
        <w:rPr>
          <w:spacing w:val="-13"/>
        </w:rPr>
        <w:t xml:space="preserve"> </w:t>
      </w:r>
      <w:r>
        <w:t>as</w:t>
      </w:r>
      <w:r>
        <w:rPr>
          <w:spacing w:val="-13"/>
        </w:rPr>
        <w:t xml:space="preserve"> </w:t>
      </w:r>
      <w:r>
        <w:t xml:space="preserve">traditional approaches to word classes lead one to believe. In a survey of word classes in 48 indigenous North American languages (Hieber </w:t>
      </w:r>
      <w:hyperlink w:anchor="_bookmark375" w:history="1">
        <w:r>
          <w:rPr>
            <w:color w:val="007FFF"/>
          </w:rPr>
          <w:t>forthcoming</w:t>
        </w:r>
      </w:hyperlink>
      <w:r>
        <w:t>), every language surveyed exhibits lexical flexibility</w:t>
      </w:r>
      <w:r>
        <w:rPr>
          <w:spacing w:val="-10"/>
        </w:rPr>
        <w:t xml:space="preserve"> </w:t>
      </w:r>
      <w:r>
        <w:t>in</w:t>
      </w:r>
      <w:r>
        <w:rPr>
          <w:spacing w:val="-10"/>
        </w:rPr>
        <w:t xml:space="preserve"> </w:t>
      </w:r>
      <w:r>
        <w:t>at</w:t>
      </w:r>
      <w:r>
        <w:rPr>
          <w:spacing w:val="-10"/>
        </w:rPr>
        <w:t xml:space="preserve"> </w:t>
      </w:r>
      <w:r>
        <w:t>least</w:t>
      </w:r>
      <w:r>
        <w:rPr>
          <w:spacing w:val="-10"/>
        </w:rPr>
        <w:t xml:space="preserve"> </w:t>
      </w:r>
      <w:r>
        <w:t>some</w:t>
      </w:r>
      <w:r>
        <w:rPr>
          <w:spacing w:val="-10"/>
        </w:rPr>
        <w:t xml:space="preserve"> </w:t>
      </w:r>
      <w:r>
        <w:t>area</w:t>
      </w:r>
      <w:r>
        <w:rPr>
          <w:spacing w:val="-10"/>
        </w:rPr>
        <w:t xml:space="preserve"> </w:t>
      </w:r>
      <w:r>
        <w:t>of</w:t>
      </w:r>
      <w:r>
        <w:rPr>
          <w:spacing w:val="-10"/>
        </w:rPr>
        <w:t xml:space="preserve"> </w:t>
      </w:r>
      <w:r>
        <w:t>the</w:t>
      </w:r>
      <w:r>
        <w:rPr>
          <w:spacing w:val="-10"/>
        </w:rPr>
        <w:t xml:space="preserve"> </w:t>
      </w:r>
      <w:r>
        <w:t>grammar</w:t>
      </w:r>
      <w:r>
        <w:rPr>
          <w:spacing w:val="-10"/>
        </w:rPr>
        <w:t xml:space="preserve"> </w:t>
      </w:r>
      <w:r>
        <w:t>(although</w:t>
      </w:r>
      <w:r>
        <w:rPr>
          <w:spacing w:val="-10"/>
        </w:rPr>
        <w:t xml:space="preserve"> </w:t>
      </w:r>
      <w:r>
        <w:t>not</w:t>
      </w:r>
      <w:r>
        <w:rPr>
          <w:spacing w:val="-10"/>
        </w:rPr>
        <w:t xml:space="preserve"> </w:t>
      </w:r>
      <w:r>
        <w:t>all</w:t>
      </w:r>
      <w:r>
        <w:rPr>
          <w:spacing w:val="-10"/>
        </w:rPr>
        <w:t xml:space="preserve"> </w:t>
      </w:r>
      <w:r>
        <w:t>authors</w:t>
      </w:r>
      <w:r>
        <w:rPr>
          <w:spacing w:val="-9"/>
        </w:rPr>
        <w:t xml:space="preserve"> </w:t>
      </w:r>
      <w:r>
        <w:t>analyzed</w:t>
      </w:r>
      <w:r>
        <w:rPr>
          <w:spacing w:val="-10"/>
        </w:rPr>
        <w:t xml:space="preserve"> </w:t>
      </w:r>
      <w:r>
        <w:t>these</w:t>
      </w:r>
      <w:r>
        <w:rPr>
          <w:spacing w:val="-10"/>
        </w:rPr>
        <w:t xml:space="preserve"> </w:t>
      </w:r>
      <w:r>
        <w:t>cases as such). In my own experience studying lexical flexibility over the last decade, I have yet to encounter a language that does not exhibit a degree of flexibility in at least some lexical items, however marginally. The prevalence with which different areas of the grammars of the</w:t>
      </w:r>
      <w:r>
        <w:rPr>
          <w:spacing w:val="-7"/>
        </w:rPr>
        <w:t xml:space="preserve"> </w:t>
      </w:r>
      <w:r>
        <w:t>world’s</w:t>
      </w:r>
      <w:r>
        <w:rPr>
          <w:spacing w:val="-7"/>
        </w:rPr>
        <w:t xml:space="preserve"> </w:t>
      </w:r>
      <w:r>
        <w:t>languages</w:t>
      </w:r>
      <w:r>
        <w:rPr>
          <w:spacing w:val="-6"/>
        </w:rPr>
        <w:t xml:space="preserve"> </w:t>
      </w:r>
      <w:r>
        <w:t>lack</w:t>
      </w:r>
      <w:r>
        <w:rPr>
          <w:spacing w:val="-7"/>
        </w:rPr>
        <w:t xml:space="preserve"> </w:t>
      </w:r>
      <w:r>
        <w:t>sensitivity</w:t>
      </w:r>
      <w:r>
        <w:rPr>
          <w:spacing w:val="-6"/>
        </w:rPr>
        <w:t xml:space="preserve"> </w:t>
      </w:r>
      <w:r>
        <w:t>to</w:t>
      </w:r>
      <w:r>
        <w:rPr>
          <w:spacing w:val="-7"/>
        </w:rPr>
        <w:t xml:space="preserve"> </w:t>
      </w:r>
      <w:r>
        <w:t>the</w:t>
      </w:r>
      <w:r>
        <w:rPr>
          <w:spacing w:val="-6"/>
        </w:rPr>
        <w:t xml:space="preserve"> </w:t>
      </w:r>
      <w:r>
        <w:t>distinctions</w:t>
      </w:r>
      <w:r>
        <w:rPr>
          <w:spacing w:val="-7"/>
        </w:rPr>
        <w:t xml:space="preserve"> </w:t>
      </w:r>
      <w:r>
        <w:t>between</w:t>
      </w:r>
      <w:r>
        <w:rPr>
          <w:spacing w:val="-6"/>
        </w:rPr>
        <w:t xml:space="preserve"> </w:t>
      </w:r>
      <w:r>
        <w:t>reference,</w:t>
      </w:r>
      <w:r>
        <w:rPr>
          <w:spacing w:val="-6"/>
        </w:rPr>
        <w:t xml:space="preserve"> </w:t>
      </w:r>
      <w:r>
        <w:t>predication,</w:t>
      </w:r>
      <w:r>
        <w:rPr>
          <w:spacing w:val="-6"/>
        </w:rPr>
        <w:t xml:space="preserve"> </w:t>
      </w:r>
      <w:r>
        <w:t>and modification</w:t>
      </w:r>
      <w:r>
        <w:rPr>
          <w:spacing w:val="-3"/>
        </w:rPr>
        <w:t xml:space="preserve"> </w:t>
      </w:r>
      <w:r>
        <w:t>suggests</w:t>
      </w:r>
      <w:r>
        <w:rPr>
          <w:spacing w:val="-3"/>
        </w:rPr>
        <w:t xml:space="preserve"> </w:t>
      </w:r>
      <w:r>
        <w:t>that</w:t>
      </w:r>
      <w:r>
        <w:rPr>
          <w:spacing w:val="-4"/>
        </w:rPr>
        <w:t xml:space="preserve"> </w:t>
      </w:r>
      <w:r>
        <w:t>the</w:t>
      </w:r>
      <w:r>
        <w:rPr>
          <w:spacing w:val="-3"/>
        </w:rPr>
        <w:t xml:space="preserve"> </w:t>
      </w:r>
      <w:r>
        <w:t>existence</w:t>
      </w:r>
      <w:r>
        <w:rPr>
          <w:spacing w:val="-4"/>
        </w:rPr>
        <w:t xml:space="preserve"> </w:t>
      </w:r>
      <w:r>
        <w:t>of</w:t>
      </w:r>
      <w:r>
        <w:rPr>
          <w:spacing w:val="-4"/>
        </w:rPr>
        <w:t xml:space="preserve"> </w:t>
      </w:r>
      <w:r>
        <w:t>lexical</w:t>
      </w:r>
      <w:r>
        <w:rPr>
          <w:spacing w:val="-3"/>
        </w:rPr>
        <w:t xml:space="preserve"> </w:t>
      </w:r>
      <w:r>
        <w:t>categories</w:t>
      </w:r>
      <w:r>
        <w:rPr>
          <w:spacing w:val="-4"/>
        </w:rPr>
        <w:t xml:space="preserve"> </w:t>
      </w:r>
      <w:r>
        <w:t>in</w:t>
      </w:r>
      <w:r>
        <w:rPr>
          <w:spacing w:val="-3"/>
        </w:rPr>
        <w:t xml:space="preserve"> </w:t>
      </w:r>
      <w:r>
        <w:t>a</w:t>
      </w:r>
      <w:r>
        <w:rPr>
          <w:spacing w:val="-3"/>
        </w:rPr>
        <w:t xml:space="preserve"> </w:t>
      </w:r>
      <w:r>
        <w:t>language</w:t>
      </w:r>
      <w:r>
        <w:rPr>
          <w:spacing w:val="-4"/>
        </w:rPr>
        <w:t xml:space="preserve"> </w:t>
      </w:r>
      <w:r>
        <w:t>is</w:t>
      </w:r>
      <w:r>
        <w:rPr>
          <w:spacing w:val="-3"/>
        </w:rPr>
        <w:t xml:space="preserve"> </w:t>
      </w:r>
      <w:r>
        <w:t>not</w:t>
      </w:r>
      <w:r>
        <w:rPr>
          <w:spacing w:val="-4"/>
        </w:rPr>
        <w:t xml:space="preserve"> </w:t>
      </w:r>
      <w:r>
        <w:t>necessarily a given (Hieber</w:t>
      </w:r>
      <w:r>
        <w:rPr>
          <w:spacing w:val="-4"/>
        </w:rPr>
        <w:t xml:space="preserve"> </w:t>
      </w:r>
      <w:hyperlink w:anchor="_bookmark375" w:history="1">
        <w:r>
          <w:rPr>
            <w:color w:val="007FFF"/>
          </w:rPr>
          <w:t>forthcoming</w:t>
        </w:r>
      </w:hyperlink>
      <w:r>
        <w:t>).</w:t>
      </w:r>
    </w:p>
    <w:p w:rsidR="00DD7756" w:rsidRDefault="00DD7756">
      <w:pPr>
        <w:pStyle w:val="BodyText"/>
        <w:spacing w:line="420" w:lineRule="auto"/>
        <w:ind w:left="120" w:right="533" w:firstLine="358"/>
        <w:jc w:val="both"/>
      </w:pPr>
      <w:r>
        <w:pict>
          <v:line id="_x0000_s1165" style="position:absolute;left:0;text-align:left;z-index:-24043008;mso-position-horizontal-relative:page" from="90pt,165pt" to="270pt,165pt" strokeweight=".14058mm">
            <w10:wrap anchorx="page"/>
          </v:line>
        </w:pict>
      </w:r>
      <w:r w:rsidR="00AD1397">
        <w:t>Given what we know from both cognitive science and diachronic linguistics, it would</w:t>
      </w:r>
      <w:r w:rsidR="00AD1397">
        <w:rPr>
          <w:spacing w:val="-25"/>
        </w:rPr>
        <w:t xml:space="preserve"> </w:t>
      </w:r>
      <w:r w:rsidR="00AD1397">
        <w:t xml:space="preserve">be surprising if clear-cut categories </w:t>
      </w:r>
      <w:r w:rsidR="00AD1397">
        <w:rPr>
          <w:i/>
        </w:rPr>
        <w:t xml:space="preserve">did </w:t>
      </w:r>
      <w:r w:rsidR="00AD1397">
        <w:t>exist. Cognitive science tells us that mental categories, word meanings, and lexical categories are all prototypal</w:t>
      </w:r>
      <w:hyperlink w:anchor="_bookmark26" w:history="1">
        <w:r w:rsidR="00AD1397">
          <w:rPr>
            <w:color w:val="007FFF"/>
            <w:vertAlign w:val="superscript"/>
          </w:rPr>
          <w:t>3</w:t>
        </w:r>
        <w:r w:rsidR="00AD1397">
          <w:rPr>
            <w:color w:val="007FFF"/>
          </w:rPr>
          <w:t xml:space="preserve"> </w:t>
        </w:r>
      </w:hyperlink>
      <w:r w:rsidR="00AD1397">
        <w:t xml:space="preserve">(Taylor </w:t>
      </w:r>
      <w:hyperlink w:anchor="_bookmark475" w:history="1">
        <w:r w:rsidR="00AD1397">
          <w:rPr>
            <w:color w:val="007FFF"/>
          </w:rPr>
          <w:t>2003</w:t>
        </w:r>
      </w:hyperlink>
      <w:r w:rsidR="00AD1397">
        <w:t xml:space="preserve">). What it means for  a category to be </w:t>
      </w:r>
      <w:r w:rsidR="00AD1397">
        <w:rPr>
          <w:i/>
        </w:rPr>
        <w:t xml:space="preserve">prototypal </w:t>
      </w:r>
      <w:r w:rsidR="00AD1397">
        <w:t>is that category membership is graded so that some members of the category are perceived as better representatives of that category than others. The pro- totypical meaning or concept within a category is the one that speakers conceive of as the most</w:t>
      </w:r>
      <w:r w:rsidR="00AD1397">
        <w:rPr>
          <w:spacing w:val="-10"/>
        </w:rPr>
        <w:t xml:space="preserve"> </w:t>
      </w:r>
      <w:r w:rsidR="00AD1397">
        <w:t>basic.</w:t>
      </w:r>
      <w:r w:rsidR="00AD1397">
        <w:rPr>
          <w:spacing w:val="11"/>
        </w:rPr>
        <w:t xml:space="preserve"> </w:t>
      </w:r>
      <w:r w:rsidR="00AD1397">
        <w:t>The</w:t>
      </w:r>
      <w:r w:rsidR="00AD1397">
        <w:rPr>
          <w:spacing w:val="-10"/>
        </w:rPr>
        <w:t xml:space="preserve"> </w:t>
      </w:r>
      <w:r w:rsidR="00AD1397">
        <w:t>fact</w:t>
      </w:r>
      <w:r w:rsidR="00AD1397">
        <w:rPr>
          <w:spacing w:val="-10"/>
        </w:rPr>
        <w:t xml:space="preserve"> </w:t>
      </w:r>
      <w:r w:rsidR="00AD1397">
        <w:t>that</w:t>
      </w:r>
      <w:r w:rsidR="00AD1397">
        <w:rPr>
          <w:spacing w:val="-10"/>
        </w:rPr>
        <w:t xml:space="preserve"> </w:t>
      </w:r>
      <w:r w:rsidR="00AD1397">
        <w:t>mental</w:t>
      </w:r>
      <w:r w:rsidR="00AD1397">
        <w:rPr>
          <w:spacing w:val="-10"/>
        </w:rPr>
        <w:t xml:space="preserve"> </w:t>
      </w:r>
      <w:r w:rsidR="00AD1397">
        <w:t>categories</w:t>
      </w:r>
      <w:r w:rsidR="00AD1397">
        <w:rPr>
          <w:spacing w:val="-9"/>
        </w:rPr>
        <w:t xml:space="preserve"> </w:t>
      </w:r>
      <w:r w:rsidR="00AD1397">
        <w:t>are</w:t>
      </w:r>
      <w:r w:rsidR="00AD1397">
        <w:rPr>
          <w:spacing w:val="-10"/>
        </w:rPr>
        <w:t xml:space="preserve"> </w:t>
      </w:r>
      <w:r w:rsidR="00AD1397">
        <w:t>prototypal</w:t>
      </w:r>
      <w:r w:rsidR="00AD1397">
        <w:rPr>
          <w:spacing w:val="-10"/>
        </w:rPr>
        <w:t xml:space="preserve"> </w:t>
      </w:r>
      <w:r w:rsidR="00AD1397">
        <w:t>leads</w:t>
      </w:r>
      <w:r w:rsidR="00AD1397">
        <w:rPr>
          <w:spacing w:val="-10"/>
        </w:rPr>
        <w:t xml:space="preserve"> </w:t>
      </w:r>
      <w:r w:rsidR="00AD1397">
        <w:t>to</w:t>
      </w:r>
      <w:r w:rsidR="00AD1397">
        <w:rPr>
          <w:spacing w:val="-10"/>
        </w:rPr>
        <w:t xml:space="preserve"> </w:t>
      </w:r>
      <w:r w:rsidR="00AD1397">
        <w:t>various</w:t>
      </w:r>
      <w:r w:rsidR="00AD1397">
        <w:rPr>
          <w:spacing w:val="-13"/>
        </w:rPr>
        <w:t xml:space="preserve"> </w:t>
      </w:r>
      <w:r w:rsidR="00AD1397">
        <w:rPr>
          <w:i/>
        </w:rPr>
        <w:t>prototype</w:t>
      </w:r>
      <w:r w:rsidR="00AD1397">
        <w:rPr>
          <w:i/>
          <w:spacing w:val="-10"/>
        </w:rPr>
        <w:t xml:space="preserve"> </w:t>
      </w:r>
      <w:r w:rsidR="00AD1397">
        <w:rPr>
          <w:i/>
        </w:rPr>
        <w:t>effects</w:t>
      </w:r>
      <w:r w:rsidR="00AD1397">
        <w:rPr>
          <w:i/>
          <w:spacing w:val="-5"/>
        </w:rPr>
        <w:t xml:space="preserve"> </w:t>
      </w:r>
      <w:r w:rsidR="00AD1397">
        <w:t>in</w:t>
      </w:r>
    </w:p>
    <w:p w:rsidR="00DD7756" w:rsidRDefault="00AD1397">
      <w:pPr>
        <w:spacing w:line="220" w:lineRule="exact"/>
        <w:ind w:left="403"/>
        <w:jc w:val="both"/>
        <w:rPr>
          <w:sz w:val="20"/>
        </w:rPr>
      </w:pPr>
      <w:r>
        <w:rPr>
          <w:spacing w:val="3"/>
          <w:position w:val="7"/>
          <w:sz w:val="14"/>
        </w:rPr>
        <w:t>3</w:t>
      </w:r>
      <w:bookmarkStart w:id="37" w:name="_bookmark26"/>
      <w:bookmarkEnd w:id="37"/>
      <w:r>
        <w:rPr>
          <w:spacing w:val="3"/>
          <w:sz w:val="20"/>
        </w:rPr>
        <w:t xml:space="preserve">In </w:t>
      </w:r>
      <w:r>
        <w:rPr>
          <w:sz w:val="20"/>
        </w:rPr>
        <w:t xml:space="preserve">this thesis,  I use the term </w:t>
      </w:r>
      <w:r>
        <w:rPr>
          <w:i/>
          <w:sz w:val="20"/>
        </w:rPr>
        <w:t xml:space="preserve">prototypical  </w:t>
      </w:r>
      <w:r>
        <w:rPr>
          <w:sz w:val="20"/>
        </w:rPr>
        <w:t>to mean  ‘having the properties of the</w:t>
      </w:r>
      <w:r>
        <w:rPr>
          <w:spacing w:val="47"/>
          <w:sz w:val="20"/>
        </w:rPr>
        <w:t xml:space="preserve"> </w:t>
      </w:r>
      <w:r>
        <w:rPr>
          <w:sz w:val="20"/>
        </w:rPr>
        <w:t>prototype,  exemplar,  or</w:t>
      </w:r>
    </w:p>
    <w:p w:rsidR="00DD7756" w:rsidRDefault="00AD1397">
      <w:pPr>
        <w:spacing w:line="252" w:lineRule="auto"/>
        <w:ind w:left="120" w:right="533"/>
        <w:jc w:val="both"/>
        <w:rPr>
          <w:sz w:val="20"/>
        </w:rPr>
      </w:pPr>
      <w:r>
        <w:rPr>
          <w:sz w:val="20"/>
        </w:rPr>
        <w:t xml:space="preserve">central member of a category’ and the term </w:t>
      </w:r>
      <w:r>
        <w:rPr>
          <w:i/>
          <w:sz w:val="20"/>
        </w:rPr>
        <w:t xml:space="preserve">prototypal </w:t>
      </w:r>
      <w:r>
        <w:rPr>
          <w:sz w:val="20"/>
        </w:rPr>
        <w:t xml:space="preserve">to mean ‘having a prototype structure, with central and less central members’. The term </w:t>
      </w:r>
      <w:r>
        <w:rPr>
          <w:i/>
          <w:sz w:val="20"/>
        </w:rPr>
        <w:t xml:space="preserve">prototypal </w:t>
      </w:r>
      <w:r>
        <w:rPr>
          <w:sz w:val="20"/>
        </w:rPr>
        <w:t>is borrowed from the programming community, where it is used to describe</w:t>
      </w:r>
      <w:r>
        <w:rPr>
          <w:spacing w:val="-18"/>
          <w:sz w:val="20"/>
        </w:rPr>
        <w:t xml:space="preserve"> </w:t>
      </w:r>
      <w:r>
        <w:rPr>
          <w:sz w:val="20"/>
        </w:rPr>
        <w:t>programming</w:t>
      </w:r>
      <w:r>
        <w:rPr>
          <w:spacing w:val="-19"/>
          <w:sz w:val="20"/>
        </w:rPr>
        <w:t xml:space="preserve"> </w:t>
      </w:r>
      <w:r>
        <w:rPr>
          <w:sz w:val="20"/>
        </w:rPr>
        <w:t>languages</w:t>
      </w:r>
      <w:r>
        <w:rPr>
          <w:spacing w:val="-18"/>
          <w:sz w:val="20"/>
        </w:rPr>
        <w:t xml:space="preserve"> </w:t>
      </w:r>
      <w:r>
        <w:rPr>
          <w:sz w:val="20"/>
        </w:rPr>
        <w:t>(such</w:t>
      </w:r>
      <w:r>
        <w:rPr>
          <w:spacing w:val="-19"/>
          <w:sz w:val="20"/>
        </w:rPr>
        <w:t xml:space="preserve"> </w:t>
      </w:r>
      <w:r>
        <w:rPr>
          <w:sz w:val="20"/>
        </w:rPr>
        <w:t>as</w:t>
      </w:r>
      <w:r>
        <w:rPr>
          <w:spacing w:val="-18"/>
          <w:sz w:val="20"/>
        </w:rPr>
        <w:t xml:space="preserve"> </w:t>
      </w:r>
      <w:r>
        <w:rPr>
          <w:sz w:val="20"/>
        </w:rPr>
        <w:t>JavaScript)</w:t>
      </w:r>
      <w:r>
        <w:rPr>
          <w:spacing w:val="-18"/>
          <w:sz w:val="20"/>
        </w:rPr>
        <w:t xml:space="preserve"> </w:t>
      </w:r>
      <w:r>
        <w:rPr>
          <w:sz w:val="20"/>
        </w:rPr>
        <w:t>in</w:t>
      </w:r>
      <w:r>
        <w:rPr>
          <w:spacing w:val="-18"/>
          <w:sz w:val="20"/>
        </w:rPr>
        <w:t xml:space="preserve"> </w:t>
      </w:r>
      <w:r>
        <w:rPr>
          <w:sz w:val="20"/>
        </w:rPr>
        <w:t>which</w:t>
      </w:r>
      <w:r>
        <w:rPr>
          <w:spacing w:val="-18"/>
          <w:sz w:val="20"/>
        </w:rPr>
        <w:t xml:space="preserve"> </w:t>
      </w:r>
      <w:r>
        <w:rPr>
          <w:sz w:val="20"/>
        </w:rPr>
        <w:t>objects</w:t>
      </w:r>
      <w:r>
        <w:rPr>
          <w:spacing w:val="-18"/>
          <w:sz w:val="20"/>
        </w:rPr>
        <w:t xml:space="preserve"> </w:t>
      </w:r>
      <w:r>
        <w:rPr>
          <w:sz w:val="20"/>
        </w:rPr>
        <w:t>inherit</w:t>
      </w:r>
      <w:r>
        <w:rPr>
          <w:spacing w:val="-18"/>
          <w:sz w:val="20"/>
        </w:rPr>
        <w:t xml:space="preserve"> </w:t>
      </w:r>
      <w:r>
        <w:rPr>
          <w:sz w:val="20"/>
        </w:rPr>
        <w:t>properties</w:t>
      </w:r>
      <w:r>
        <w:rPr>
          <w:spacing w:val="-18"/>
          <w:sz w:val="20"/>
        </w:rPr>
        <w:t xml:space="preserve"> </w:t>
      </w:r>
      <w:r>
        <w:rPr>
          <w:sz w:val="20"/>
        </w:rPr>
        <w:t>from</w:t>
      </w:r>
      <w:r>
        <w:rPr>
          <w:spacing w:val="-19"/>
          <w:sz w:val="20"/>
        </w:rPr>
        <w:t xml:space="preserve"> </w:t>
      </w:r>
      <w:r>
        <w:rPr>
          <w:sz w:val="20"/>
        </w:rPr>
        <w:t>shared</w:t>
      </w:r>
      <w:r>
        <w:rPr>
          <w:spacing w:val="-18"/>
          <w:sz w:val="20"/>
        </w:rPr>
        <w:t xml:space="preserve"> </w:t>
      </w:r>
      <w:r>
        <w:rPr>
          <w:sz w:val="20"/>
        </w:rPr>
        <w:t xml:space="preserve">prototypes. </w:t>
      </w:r>
      <w:r>
        <w:rPr>
          <w:spacing w:val="-5"/>
          <w:sz w:val="20"/>
        </w:rPr>
        <w:t xml:space="preserve">Word </w:t>
      </w:r>
      <w:r>
        <w:rPr>
          <w:sz w:val="20"/>
        </w:rPr>
        <w:t>classes may be described as prototypal, and their members as prototypical or</w:t>
      </w:r>
      <w:r>
        <w:rPr>
          <w:spacing w:val="-20"/>
          <w:sz w:val="20"/>
        </w:rPr>
        <w:t xml:space="preserve"> </w:t>
      </w:r>
      <w:r>
        <w:rPr>
          <w:sz w:val="20"/>
        </w:rPr>
        <w:t>non-prototypical.</w:t>
      </w:r>
    </w:p>
    <w:p w:rsidR="00DD7756" w:rsidRDefault="00DD7756">
      <w:pPr>
        <w:spacing w:line="252" w:lineRule="auto"/>
        <w:jc w:val="both"/>
        <w:rPr>
          <w:sz w:val="20"/>
        </w:rPr>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r>
        <w:lastRenderedPageBreak/>
        <w:t xml:space="preserve">both everyday life and language. More prototypical members of a category are learned ear- lier in development and acquisition, are used more frequently, can be recalled more quickly, are more likely to be represented using a simple lexical item rather than a complex word or compound, and are more strongly primed by the name of the category itself (Croft &amp; Cruse </w:t>
      </w:r>
      <w:hyperlink w:anchor="_bookmark299" w:history="1">
        <w:r>
          <w:rPr>
            <w:color w:val="007FFF"/>
          </w:rPr>
          <w:t>2004</w:t>
        </w:r>
      </w:hyperlink>
      <w:r>
        <w:t xml:space="preserve">: 78–79). Exactly which of these observed effects best picks out the most prototypical meaning of a category is an open question and an area of active research (Gries </w:t>
      </w:r>
      <w:hyperlink w:anchor="_bookmark341" w:history="1">
        <w:r>
          <w:rPr>
            <w:color w:val="007FFF"/>
          </w:rPr>
          <w:t>2006</w:t>
        </w:r>
      </w:hyperlink>
      <w:r>
        <w:t xml:space="preserve">: 75; Gries &amp; Divjak </w:t>
      </w:r>
      <w:hyperlink w:anchor="_bookmark347" w:history="1">
        <w:r>
          <w:rPr>
            <w:color w:val="007FFF"/>
          </w:rPr>
          <w:t>2009</w:t>
        </w:r>
      </w:hyperlink>
      <w:r>
        <w:t>: 58–59). Regardless, given the prototypal nature of mental categories, it would be quite surprising if lexical categories did not also exhibit prototype effects.</w:t>
      </w:r>
    </w:p>
    <w:p w:rsidR="00DD7756" w:rsidRDefault="00AD1397">
      <w:pPr>
        <w:pStyle w:val="BodyText"/>
        <w:spacing w:line="420" w:lineRule="auto"/>
        <w:ind w:left="120" w:right="533" w:firstLine="358"/>
        <w:jc w:val="both"/>
      </w:pPr>
      <w:r>
        <w:rPr>
          <w:spacing w:val="-10"/>
        </w:rPr>
        <w:t>We</w:t>
      </w:r>
      <w:r>
        <w:rPr>
          <w:spacing w:val="-14"/>
        </w:rPr>
        <w:t xml:space="preserve"> </w:t>
      </w:r>
      <w:r>
        <w:t>also</w:t>
      </w:r>
      <w:r>
        <w:rPr>
          <w:spacing w:val="-14"/>
        </w:rPr>
        <w:t xml:space="preserve"> </w:t>
      </w:r>
      <w:r>
        <w:t>know</w:t>
      </w:r>
      <w:r>
        <w:rPr>
          <w:spacing w:val="-13"/>
        </w:rPr>
        <w:t xml:space="preserve"> </w:t>
      </w:r>
      <w:r>
        <w:t>from</w:t>
      </w:r>
      <w:r>
        <w:rPr>
          <w:spacing w:val="-14"/>
        </w:rPr>
        <w:t xml:space="preserve"> </w:t>
      </w:r>
      <w:r>
        <w:t>diachronic</w:t>
      </w:r>
      <w:r>
        <w:rPr>
          <w:spacing w:val="-13"/>
        </w:rPr>
        <w:t xml:space="preserve"> </w:t>
      </w:r>
      <w:r>
        <w:t>linguistics</w:t>
      </w:r>
      <w:r>
        <w:rPr>
          <w:spacing w:val="-14"/>
        </w:rPr>
        <w:t xml:space="preserve"> </w:t>
      </w:r>
      <w:r>
        <w:t>that</w:t>
      </w:r>
      <w:r>
        <w:rPr>
          <w:spacing w:val="-13"/>
        </w:rPr>
        <w:t xml:space="preserve"> </w:t>
      </w:r>
      <w:r>
        <w:t>language</w:t>
      </w:r>
      <w:r>
        <w:rPr>
          <w:spacing w:val="-14"/>
        </w:rPr>
        <w:t xml:space="preserve"> </w:t>
      </w:r>
      <w:r>
        <w:t>change</w:t>
      </w:r>
      <w:r>
        <w:rPr>
          <w:spacing w:val="-14"/>
        </w:rPr>
        <w:t xml:space="preserve"> </w:t>
      </w:r>
      <w:r>
        <w:t>is</w:t>
      </w:r>
      <w:r>
        <w:rPr>
          <w:spacing w:val="-13"/>
        </w:rPr>
        <w:t xml:space="preserve"> </w:t>
      </w:r>
      <w:r>
        <w:t>both</w:t>
      </w:r>
      <w:r>
        <w:rPr>
          <w:spacing w:val="-14"/>
        </w:rPr>
        <w:t xml:space="preserve"> </w:t>
      </w:r>
      <w:r>
        <w:t>gradual</w:t>
      </w:r>
      <w:r>
        <w:rPr>
          <w:spacing w:val="-13"/>
        </w:rPr>
        <w:t xml:space="preserve"> </w:t>
      </w:r>
      <w:r>
        <w:t>and</w:t>
      </w:r>
      <w:r>
        <w:rPr>
          <w:spacing w:val="-14"/>
        </w:rPr>
        <w:t xml:space="preserve"> </w:t>
      </w:r>
      <w:r>
        <w:t>gradi- ent</w:t>
      </w:r>
      <w:r>
        <w:rPr>
          <w:spacing w:val="-18"/>
        </w:rPr>
        <w:t xml:space="preserve"> </w:t>
      </w:r>
      <w:r>
        <w:t>(Hopper</w:t>
      </w:r>
      <w:r>
        <w:rPr>
          <w:spacing w:val="-17"/>
        </w:rPr>
        <w:t xml:space="preserve"> </w:t>
      </w:r>
      <w:r>
        <w:t>&amp;</w:t>
      </w:r>
      <w:r>
        <w:rPr>
          <w:spacing w:val="-17"/>
        </w:rPr>
        <w:t xml:space="preserve"> </w:t>
      </w:r>
      <w:r>
        <w:t>Traugott</w:t>
      </w:r>
      <w:r>
        <w:rPr>
          <w:spacing w:val="-18"/>
        </w:rPr>
        <w:t xml:space="preserve"> </w:t>
      </w:r>
      <w:hyperlink w:anchor="_bookmark378" w:history="1">
        <w:r>
          <w:rPr>
            <w:color w:val="007FFF"/>
          </w:rPr>
          <w:t>2003</w:t>
        </w:r>
      </w:hyperlink>
      <w:r>
        <w:t>;</w:t>
      </w:r>
      <w:r>
        <w:rPr>
          <w:spacing w:val="-13"/>
        </w:rPr>
        <w:t xml:space="preserve"> </w:t>
      </w:r>
      <w:r>
        <w:t>Traugott</w:t>
      </w:r>
      <w:r>
        <w:rPr>
          <w:spacing w:val="-18"/>
        </w:rPr>
        <w:t xml:space="preserve"> </w:t>
      </w:r>
      <w:r>
        <w:t>&amp;</w:t>
      </w:r>
      <w:r>
        <w:rPr>
          <w:spacing w:val="-16"/>
        </w:rPr>
        <w:t xml:space="preserve"> </w:t>
      </w:r>
      <w:r>
        <w:t>Trousdale</w:t>
      </w:r>
      <w:r>
        <w:rPr>
          <w:spacing w:val="-19"/>
        </w:rPr>
        <w:t xml:space="preserve"> </w:t>
      </w:r>
      <w:hyperlink w:anchor="_bookmark479" w:history="1">
        <w:r>
          <w:rPr>
            <w:color w:val="007FFF"/>
          </w:rPr>
          <w:t>2010</w:t>
        </w:r>
      </w:hyperlink>
      <w:r>
        <w:t>).</w:t>
      </w:r>
      <w:r>
        <w:rPr>
          <w:spacing w:val="9"/>
        </w:rPr>
        <w:t xml:space="preserve"> </w:t>
      </w:r>
      <w:r>
        <w:t>At</w:t>
      </w:r>
      <w:r>
        <w:rPr>
          <w:spacing w:val="-16"/>
        </w:rPr>
        <w:t xml:space="preserve"> </w:t>
      </w:r>
      <w:r>
        <w:t>any</w:t>
      </w:r>
      <w:r>
        <w:rPr>
          <w:spacing w:val="-18"/>
        </w:rPr>
        <w:t xml:space="preserve"> </w:t>
      </w:r>
      <w:r>
        <w:t>given</w:t>
      </w:r>
      <w:r>
        <w:rPr>
          <w:spacing w:val="-17"/>
        </w:rPr>
        <w:t xml:space="preserve"> </w:t>
      </w:r>
      <w:r>
        <w:t>point</w:t>
      </w:r>
      <w:r>
        <w:rPr>
          <w:spacing w:val="-18"/>
        </w:rPr>
        <w:t xml:space="preserve"> </w:t>
      </w:r>
      <w:r>
        <w:t>in</w:t>
      </w:r>
      <w:r>
        <w:rPr>
          <w:spacing w:val="-16"/>
        </w:rPr>
        <w:t xml:space="preserve"> </w:t>
      </w:r>
      <w:r>
        <w:t>time</w:t>
      </w:r>
      <w:r>
        <w:rPr>
          <w:spacing w:val="-18"/>
        </w:rPr>
        <w:t xml:space="preserve"> </w:t>
      </w:r>
      <w:r>
        <w:t>a</w:t>
      </w:r>
      <w:r>
        <w:rPr>
          <w:spacing w:val="-17"/>
        </w:rPr>
        <w:t xml:space="preserve"> </w:t>
      </w:r>
      <w:r>
        <w:t>lexical item</w:t>
      </w:r>
      <w:r>
        <w:rPr>
          <w:spacing w:val="-4"/>
        </w:rPr>
        <w:t xml:space="preserve"> </w:t>
      </w:r>
      <w:r>
        <w:t>might</w:t>
      </w:r>
      <w:r>
        <w:rPr>
          <w:spacing w:val="-4"/>
        </w:rPr>
        <w:t xml:space="preserve"> </w:t>
      </w:r>
      <w:r>
        <w:t>be</w:t>
      </w:r>
      <w:r>
        <w:rPr>
          <w:spacing w:val="-4"/>
        </w:rPr>
        <w:t xml:space="preserve"> </w:t>
      </w:r>
      <w:r>
        <w:t>in</w:t>
      </w:r>
      <w:r>
        <w:rPr>
          <w:spacing w:val="-4"/>
        </w:rPr>
        <w:t xml:space="preserve"> </w:t>
      </w:r>
      <w:r>
        <w:t>a</w:t>
      </w:r>
      <w:r>
        <w:rPr>
          <w:spacing w:val="-4"/>
        </w:rPr>
        <w:t xml:space="preserve"> </w:t>
      </w:r>
      <w:r>
        <w:t>stage</w:t>
      </w:r>
      <w:r>
        <w:rPr>
          <w:spacing w:val="-4"/>
        </w:rPr>
        <w:t xml:space="preserve"> </w:t>
      </w:r>
      <w:r>
        <w:t>of</w:t>
      </w:r>
      <w:r>
        <w:rPr>
          <w:spacing w:val="-3"/>
        </w:rPr>
        <w:t xml:space="preserve"> </w:t>
      </w:r>
      <w:r>
        <w:t>transition</w:t>
      </w:r>
      <w:r>
        <w:rPr>
          <w:spacing w:val="-4"/>
        </w:rPr>
        <w:t xml:space="preserve"> </w:t>
      </w:r>
      <w:r>
        <w:t>or</w:t>
      </w:r>
      <w:r>
        <w:rPr>
          <w:spacing w:val="-4"/>
        </w:rPr>
        <w:t xml:space="preserve"> </w:t>
      </w:r>
      <w:r>
        <w:t>expansion</w:t>
      </w:r>
      <w:r>
        <w:rPr>
          <w:spacing w:val="-4"/>
        </w:rPr>
        <w:t xml:space="preserve"> </w:t>
      </w:r>
      <w:r>
        <w:t>from</w:t>
      </w:r>
      <w:r>
        <w:rPr>
          <w:spacing w:val="-4"/>
        </w:rPr>
        <w:t xml:space="preserve"> </w:t>
      </w:r>
      <w:r>
        <w:t>one</w:t>
      </w:r>
      <w:r>
        <w:rPr>
          <w:spacing w:val="-4"/>
        </w:rPr>
        <w:t xml:space="preserve"> </w:t>
      </w:r>
      <w:r>
        <w:t>category</w:t>
      </w:r>
      <w:r>
        <w:rPr>
          <w:spacing w:val="-4"/>
        </w:rPr>
        <w:t xml:space="preserve"> </w:t>
      </w:r>
      <w:r>
        <w:t>into</w:t>
      </w:r>
      <w:r>
        <w:rPr>
          <w:spacing w:val="-3"/>
        </w:rPr>
        <w:t xml:space="preserve"> </w:t>
      </w:r>
      <w:r>
        <w:t>another,</w:t>
      </w:r>
      <w:r>
        <w:rPr>
          <w:spacing w:val="-4"/>
        </w:rPr>
        <w:t xml:space="preserve"> </w:t>
      </w:r>
      <w:r>
        <w:t>meaning that it will show attributes of both. Likewise, languages develop constructions dedicated to signaling</w:t>
      </w:r>
      <w:r>
        <w:rPr>
          <w:spacing w:val="-13"/>
        </w:rPr>
        <w:t xml:space="preserve"> </w:t>
      </w:r>
      <w:r>
        <w:t>the</w:t>
      </w:r>
      <w:r>
        <w:rPr>
          <w:spacing w:val="-12"/>
        </w:rPr>
        <w:t xml:space="preserve"> </w:t>
      </w:r>
      <w:r>
        <w:t>discourse</w:t>
      </w:r>
      <w:r>
        <w:rPr>
          <w:spacing w:val="-12"/>
        </w:rPr>
        <w:t xml:space="preserve"> </w:t>
      </w:r>
      <w:r>
        <w:t>functions</w:t>
      </w:r>
      <w:r>
        <w:rPr>
          <w:spacing w:val="-12"/>
        </w:rPr>
        <w:t xml:space="preserve"> </w:t>
      </w:r>
      <w:r>
        <w:t>of</w:t>
      </w:r>
      <w:r>
        <w:rPr>
          <w:spacing w:val="-12"/>
        </w:rPr>
        <w:t xml:space="preserve"> </w:t>
      </w:r>
      <w:r>
        <w:t>reference,</w:t>
      </w:r>
      <w:r>
        <w:rPr>
          <w:spacing w:val="-11"/>
        </w:rPr>
        <w:t xml:space="preserve"> </w:t>
      </w:r>
      <w:r>
        <w:t>predication,</w:t>
      </w:r>
      <w:r>
        <w:rPr>
          <w:spacing w:val="-10"/>
        </w:rPr>
        <w:t xml:space="preserve"> </w:t>
      </w:r>
      <w:r>
        <w:t>and</w:t>
      </w:r>
      <w:r>
        <w:rPr>
          <w:spacing w:val="-12"/>
        </w:rPr>
        <w:t xml:space="preserve"> </w:t>
      </w:r>
      <w:r>
        <w:t>modification</w:t>
      </w:r>
      <w:r>
        <w:rPr>
          <w:spacing w:val="-12"/>
        </w:rPr>
        <w:t xml:space="preserve"> </w:t>
      </w:r>
      <w:r>
        <w:t>over</w:t>
      </w:r>
      <w:r>
        <w:rPr>
          <w:spacing w:val="-12"/>
        </w:rPr>
        <w:t xml:space="preserve"> </w:t>
      </w:r>
      <w:r>
        <w:t>time,</w:t>
      </w:r>
      <w:r>
        <w:rPr>
          <w:spacing w:val="-11"/>
        </w:rPr>
        <w:t xml:space="preserve"> </w:t>
      </w:r>
      <w:r>
        <w:t>but</w:t>
      </w:r>
      <w:r>
        <w:rPr>
          <w:spacing w:val="-12"/>
        </w:rPr>
        <w:t xml:space="preserve"> </w:t>
      </w:r>
      <w:r>
        <w:t xml:space="preserve">at any given point in time, a language may have few or many of these constructions, and they may be at various stages of development </w:t>
      </w:r>
      <w:r>
        <w:rPr>
          <w:spacing w:val="-4"/>
        </w:rPr>
        <w:t xml:space="preserve">(Vogel </w:t>
      </w:r>
      <w:hyperlink w:anchor="_bookmark484" w:history="1">
        <w:r>
          <w:rPr>
            <w:color w:val="007FFF"/>
          </w:rPr>
          <w:t>2000</w:t>
        </w:r>
      </w:hyperlink>
      <w:r>
        <w:t>). Given these facts, the real curiosity is how discourse functions come to be grammaticalized in language over time, not why it is that some languages lack such distinctions in certain areas of their grammars. Lexical flexi- bility</w:t>
      </w:r>
      <w:r>
        <w:rPr>
          <w:spacing w:val="-6"/>
        </w:rPr>
        <w:t xml:space="preserve"> </w:t>
      </w:r>
      <w:r>
        <w:t>is</w:t>
      </w:r>
      <w:r>
        <w:rPr>
          <w:spacing w:val="-6"/>
        </w:rPr>
        <w:t xml:space="preserve"> </w:t>
      </w:r>
      <w:r>
        <w:t>not</w:t>
      </w:r>
      <w:r>
        <w:rPr>
          <w:spacing w:val="-6"/>
        </w:rPr>
        <w:t xml:space="preserve"> </w:t>
      </w:r>
      <w:r>
        <w:t>so</w:t>
      </w:r>
      <w:r>
        <w:rPr>
          <w:spacing w:val="-6"/>
        </w:rPr>
        <w:t xml:space="preserve"> </w:t>
      </w:r>
      <w:r>
        <w:t>much</w:t>
      </w:r>
      <w:r>
        <w:rPr>
          <w:spacing w:val="-6"/>
        </w:rPr>
        <w:t xml:space="preserve"> </w:t>
      </w:r>
      <w:r>
        <w:t>a</w:t>
      </w:r>
      <w:r>
        <w:rPr>
          <w:spacing w:val="-5"/>
        </w:rPr>
        <w:t xml:space="preserve"> </w:t>
      </w:r>
      <w:r>
        <w:t>problem</w:t>
      </w:r>
      <w:r>
        <w:rPr>
          <w:spacing w:val="-6"/>
        </w:rPr>
        <w:t xml:space="preserve"> </w:t>
      </w:r>
      <w:r>
        <w:t>as</w:t>
      </w:r>
      <w:r>
        <w:rPr>
          <w:spacing w:val="-6"/>
        </w:rPr>
        <w:t xml:space="preserve"> </w:t>
      </w:r>
      <w:r>
        <w:t>it</w:t>
      </w:r>
      <w:r>
        <w:rPr>
          <w:spacing w:val="-6"/>
        </w:rPr>
        <w:t xml:space="preserve"> </w:t>
      </w:r>
      <w:r>
        <w:t>is</w:t>
      </w:r>
      <w:r>
        <w:rPr>
          <w:spacing w:val="-6"/>
        </w:rPr>
        <w:t xml:space="preserve"> </w:t>
      </w:r>
      <w:r>
        <w:t>a</w:t>
      </w:r>
      <w:r>
        <w:rPr>
          <w:spacing w:val="-5"/>
        </w:rPr>
        <w:t xml:space="preserve"> </w:t>
      </w:r>
      <w:r>
        <w:t>design</w:t>
      </w:r>
      <w:r>
        <w:rPr>
          <w:spacing w:val="-6"/>
        </w:rPr>
        <w:t xml:space="preserve"> </w:t>
      </w:r>
      <w:r>
        <w:t>feature</w:t>
      </w:r>
      <w:r>
        <w:rPr>
          <w:spacing w:val="-6"/>
        </w:rPr>
        <w:t xml:space="preserve"> </w:t>
      </w:r>
      <w:r>
        <w:t>of</w:t>
      </w:r>
      <w:r>
        <w:rPr>
          <w:spacing w:val="-6"/>
        </w:rPr>
        <w:t xml:space="preserve"> </w:t>
      </w:r>
      <w:r>
        <w:t>language.</w:t>
      </w:r>
      <w:r>
        <w:rPr>
          <w:spacing w:val="15"/>
        </w:rPr>
        <w:t xml:space="preserve"> </w:t>
      </w:r>
      <w:r>
        <w:t>It</w:t>
      </w:r>
      <w:r>
        <w:rPr>
          <w:spacing w:val="-6"/>
        </w:rPr>
        <w:t xml:space="preserve"> </w:t>
      </w:r>
      <w:r>
        <w:t>is</w:t>
      </w:r>
      <w:r>
        <w:rPr>
          <w:spacing w:val="-6"/>
        </w:rPr>
        <w:t xml:space="preserve"> </w:t>
      </w:r>
      <w:r>
        <w:t>precisely</w:t>
      </w:r>
      <w:r>
        <w:rPr>
          <w:spacing w:val="-5"/>
        </w:rPr>
        <w:t xml:space="preserve"> </w:t>
      </w:r>
      <w:r>
        <w:t>the</w:t>
      </w:r>
      <w:r>
        <w:rPr>
          <w:spacing w:val="-6"/>
        </w:rPr>
        <w:t xml:space="preserve"> </w:t>
      </w:r>
      <w:r>
        <w:t>liminal categorial</w:t>
      </w:r>
      <w:hyperlink w:anchor="_bookmark27" w:history="1">
        <w:r>
          <w:rPr>
            <w:color w:val="007FFF"/>
            <w:vertAlign w:val="superscript"/>
          </w:rPr>
          <w:t>4</w:t>
        </w:r>
        <w:r>
          <w:rPr>
            <w:color w:val="007FFF"/>
          </w:rPr>
          <w:t xml:space="preserve"> </w:t>
        </w:r>
      </w:hyperlink>
      <w:r>
        <w:t>status of flexible items that makes them</w:t>
      </w:r>
      <w:r>
        <w:rPr>
          <w:spacing w:val="-4"/>
        </w:rPr>
        <w:t xml:space="preserve"> </w:t>
      </w:r>
      <w:r>
        <w:t>interesting:</w:t>
      </w:r>
    </w:p>
    <w:p w:rsidR="00DD7756" w:rsidRDefault="00DD7756">
      <w:pPr>
        <w:pStyle w:val="BodyText"/>
        <w:spacing w:before="3"/>
        <w:rPr>
          <w:sz w:val="30"/>
        </w:rPr>
      </w:pPr>
    </w:p>
    <w:p w:rsidR="00DD7756" w:rsidRDefault="00AD1397">
      <w:pPr>
        <w:spacing w:before="1" w:line="259" w:lineRule="auto"/>
        <w:ind w:left="717" w:right="1131"/>
        <w:jc w:val="both"/>
      </w:pPr>
      <w:r>
        <w:t xml:space="preserve">In the functionalist view, linguists should recognize the boundary status of the cases in question and try to understand why they are boundary cases. The major empirical fact that has led to concrete results for typology is the discovery that the cross-linguistic variation in such things as the basic grammatical distinctions is patterned. (Croft </w:t>
      </w:r>
      <w:hyperlink w:anchor="_bookmark288" w:history="1">
        <w:r>
          <w:rPr>
            <w:color w:val="007FFF"/>
          </w:rPr>
          <w:t>1991</w:t>
        </w:r>
      </w:hyperlink>
      <w:r>
        <w:t>: 23)</w:t>
      </w:r>
    </w:p>
    <w:p w:rsidR="00DD7756" w:rsidRDefault="00DD7756">
      <w:pPr>
        <w:pStyle w:val="BodyText"/>
      </w:pPr>
    </w:p>
    <w:p w:rsidR="00DD7756" w:rsidRDefault="00DD7756">
      <w:pPr>
        <w:pStyle w:val="BodyText"/>
        <w:spacing w:before="175" w:line="420" w:lineRule="auto"/>
        <w:ind w:left="119" w:right="532" w:firstLine="358"/>
        <w:jc w:val="both"/>
      </w:pPr>
      <w:r>
        <w:pict>
          <v:line id="_x0000_s1164" style="position:absolute;left:0;text-align:left;z-index:-24042496;mso-position-horizontal-relative:page" from="90pt,54.15pt" to="270pt,54.15pt" strokeweight=".14058mm">
            <w10:wrap anchorx="page"/>
          </v:line>
        </w:pict>
      </w:r>
      <w:r w:rsidR="00AD1397">
        <w:t>It</w:t>
      </w:r>
      <w:r w:rsidR="00AD1397">
        <w:rPr>
          <w:spacing w:val="-16"/>
        </w:rPr>
        <w:t xml:space="preserve"> </w:t>
      </w:r>
      <w:r w:rsidR="00AD1397">
        <w:t>is</w:t>
      </w:r>
      <w:r w:rsidR="00AD1397">
        <w:rPr>
          <w:spacing w:val="-15"/>
        </w:rPr>
        <w:t xml:space="preserve"> </w:t>
      </w:r>
      <w:r w:rsidR="00AD1397">
        <w:t>only</w:t>
      </w:r>
      <w:r w:rsidR="00AD1397">
        <w:rPr>
          <w:spacing w:val="-16"/>
        </w:rPr>
        <w:t xml:space="preserve"> </w:t>
      </w:r>
      <w:r w:rsidR="00AD1397">
        <w:t>recently</w:t>
      </w:r>
      <w:r w:rsidR="00AD1397">
        <w:rPr>
          <w:spacing w:val="-15"/>
        </w:rPr>
        <w:t xml:space="preserve"> </w:t>
      </w:r>
      <w:r w:rsidR="00AD1397">
        <w:t>that</w:t>
      </w:r>
      <w:r w:rsidR="00AD1397">
        <w:rPr>
          <w:spacing w:val="-15"/>
        </w:rPr>
        <w:t xml:space="preserve"> </w:t>
      </w:r>
      <w:r w:rsidR="00AD1397">
        <w:t>lexical</w:t>
      </w:r>
      <w:r w:rsidR="00AD1397">
        <w:rPr>
          <w:spacing w:val="-16"/>
        </w:rPr>
        <w:t xml:space="preserve"> </w:t>
      </w:r>
      <w:r w:rsidR="00AD1397">
        <w:t>flexibility</w:t>
      </w:r>
      <w:r w:rsidR="00AD1397">
        <w:rPr>
          <w:spacing w:val="-15"/>
        </w:rPr>
        <w:t xml:space="preserve"> </w:t>
      </w:r>
      <w:r w:rsidR="00AD1397">
        <w:t>has</w:t>
      </w:r>
      <w:r w:rsidR="00AD1397">
        <w:rPr>
          <w:spacing w:val="-15"/>
        </w:rPr>
        <w:t xml:space="preserve"> </w:t>
      </w:r>
      <w:r w:rsidR="00AD1397">
        <w:t>become</w:t>
      </w:r>
      <w:r w:rsidR="00AD1397">
        <w:rPr>
          <w:spacing w:val="-16"/>
        </w:rPr>
        <w:t xml:space="preserve"> </w:t>
      </w:r>
      <w:r w:rsidR="00AD1397">
        <w:t>an</w:t>
      </w:r>
      <w:r w:rsidR="00AD1397">
        <w:rPr>
          <w:spacing w:val="-15"/>
        </w:rPr>
        <w:t xml:space="preserve"> </w:t>
      </w:r>
      <w:r w:rsidR="00AD1397">
        <w:t>object</w:t>
      </w:r>
      <w:r w:rsidR="00AD1397">
        <w:rPr>
          <w:spacing w:val="-15"/>
        </w:rPr>
        <w:t xml:space="preserve"> </w:t>
      </w:r>
      <w:r w:rsidR="00AD1397">
        <w:t>of</w:t>
      </w:r>
      <w:r w:rsidR="00AD1397">
        <w:rPr>
          <w:spacing w:val="-16"/>
        </w:rPr>
        <w:t xml:space="preserve"> </w:t>
      </w:r>
      <w:r w:rsidR="00AD1397">
        <w:t>study</w:t>
      </w:r>
      <w:r w:rsidR="00AD1397">
        <w:rPr>
          <w:spacing w:val="-15"/>
        </w:rPr>
        <w:t xml:space="preserve"> </w:t>
      </w:r>
      <w:r w:rsidR="00AD1397">
        <w:t>in</w:t>
      </w:r>
      <w:r w:rsidR="00AD1397">
        <w:rPr>
          <w:spacing w:val="-15"/>
        </w:rPr>
        <w:t xml:space="preserve"> </w:t>
      </w:r>
      <w:r w:rsidR="00AD1397">
        <w:t>itself,</w:t>
      </w:r>
      <w:r w:rsidR="00AD1397">
        <w:rPr>
          <w:spacing w:val="-14"/>
        </w:rPr>
        <w:t xml:space="preserve"> </w:t>
      </w:r>
      <w:r w:rsidR="00AD1397">
        <w:t>rather</w:t>
      </w:r>
      <w:r w:rsidR="00AD1397">
        <w:rPr>
          <w:spacing w:val="-15"/>
        </w:rPr>
        <w:t xml:space="preserve"> </w:t>
      </w:r>
      <w:r w:rsidR="00AD1397">
        <w:t xml:space="preserve">than a problem to be solved.  </w:t>
      </w:r>
      <w:r w:rsidR="00AD1397">
        <w:rPr>
          <w:spacing w:val="33"/>
        </w:rPr>
        <w:t xml:space="preserve"> </w:t>
      </w:r>
      <w:r w:rsidR="00AD1397">
        <w:t>As explained above, most prior studies aim to advance a particular</w:t>
      </w:r>
    </w:p>
    <w:p w:rsidR="00DD7756" w:rsidRDefault="00AD1397">
      <w:pPr>
        <w:spacing w:line="223" w:lineRule="exact"/>
        <w:ind w:left="403"/>
        <w:rPr>
          <w:i/>
          <w:sz w:val="20"/>
        </w:rPr>
      </w:pPr>
      <w:r>
        <w:rPr>
          <w:spacing w:val="3"/>
          <w:position w:val="7"/>
          <w:sz w:val="14"/>
        </w:rPr>
        <w:t>4</w:t>
      </w:r>
      <w:bookmarkStart w:id="38" w:name="_bookmark27"/>
      <w:bookmarkEnd w:id="38"/>
      <w:r>
        <w:rPr>
          <w:spacing w:val="3"/>
          <w:sz w:val="20"/>
        </w:rPr>
        <w:t>In</w:t>
      </w:r>
      <w:r>
        <w:rPr>
          <w:spacing w:val="-4"/>
          <w:sz w:val="20"/>
        </w:rPr>
        <w:t xml:space="preserve"> </w:t>
      </w:r>
      <w:r>
        <w:rPr>
          <w:sz w:val="20"/>
        </w:rPr>
        <w:t>this</w:t>
      </w:r>
      <w:r>
        <w:rPr>
          <w:spacing w:val="-3"/>
          <w:sz w:val="20"/>
        </w:rPr>
        <w:t xml:space="preserve"> </w:t>
      </w:r>
      <w:r>
        <w:rPr>
          <w:sz w:val="20"/>
        </w:rPr>
        <w:t>thesis,</w:t>
      </w:r>
      <w:r>
        <w:rPr>
          <w:spacing w:val="-3"/>
          <w:sz w:val="20"/>
        </w:rPr>
        <w:t xml:space="preserve"> </w:t>
      </w:r>
      <w:r>
        <w:rPr>
          <w:sz w:val="20"/>
        </w:rPr>
        <w:t>I</w:t>
      </w:r>
      <w:r>
        <w:rPr>
          <w:spacing w:val="-3"/>
          <w:sz w:val="20"/>
        </w:rPr>
        <w:t xml:space="preserve"> </w:t>
      </w:r>
      <w:r>
        <w:rPr>
          <w:sz w:val="20"/>
        </w:rPr>
        <w:t>use</w:t>
      </w:r>
      <w:r>
        <w:rPr>
          <w:spacing w:val="-3"/>
          <w:sz w:val="20"/>
        </w:rPr>
        <w:t xml:space="preserve"> </w:t>
      </w:r>
      <w:r>
        <w:rPr>
          <w:sz w:val="20"/>
        </w:rPr>
        <w:t>the</w:t>
      </w:r>
      <w:r>
        <w:rPr>
          <w:spacing w:val="-3"/>
          <w:sz w:val="20"/>
        </w:rPr>
        <w:t xml:space="preserve"> </w:t>
      </w:r>
      <w:r>
        <w:rPr>
          <w:sz w:val="20"/>
        </w:rPr>
        <w:t>term</w:t>
      </w:r>
      <w:r>
        <w:rPr>
          <w:spacing w:val="-4"/>
          <w:sz w:val="20"/>
        </w:rPr>
        <w:t xml:space="preserve"> </w:t>
      </w:r>
      <w:r>
        <w:rPr>
          <w:i/>
          <w:sz w:val="20"/>
        </w:rPr>
        <w:t>categorical</w:t>
      </w:r>
      <w:r>
        <w:rPr>
          <w:i/>
          <w:spacing w:val="4"/>
          <w:sz w:val="20"/>
        </w:rPr>
        <w:t xml:space="preserve"> </w:t>
      </w:r>
      <w:r>
        <w:rPr>
          <w:sz w:val="20"/>
        </w:rPr>
        <w:t>to</w:t>
      </w:r>
      <w:r>
        <w:rPr>
          <w:spacing w:val="-3"/>
          <w:sz w:val="20"/>
        </w:rPr>
        <w:t xml:space="preserve"> </w:t>
      </w:r>
      <w:r>
        <w:rPr>
          <w:sz w:val="20"/>
        </w:rPr>
        <w:t>mean</w:t>
      </w:r>
      <w:r>
        <w:rPr>
          <w:spacing w:val="-3"/>
          <w:sz w:val="20"/>
        </w:rPr>
        <w:t xml:space="preserve"> </w:t>
      </w:r>
      <w:r>
        <w:rPr>
          <w:sz w:val="20"/>
        </w:rPr>
        <w:t>‘without</w:t>
      </w:r>
      <w:r>
        <w:rPr>
          <w:spacing w:val="-3"/>
          <w:sz w:val="20"/>
        </w:rPr>
        <w:t xml:space="preserve"> </w:t>
      </w:r>
      <w:r>
        <w:rPr>
          <w:sz w:val="20"/>
        </w:rPr>
        <w:t>exception;</w:t>
      </w:r>
      <w:r>
        <w:rPr>
          <w:spacing w:val="-3"/>
          <w:sz w:val="20"/>
        </w:rPr>
        <w:t xml:space="preserve"> </w:t>
      </w:r>
      <w:r>
        <w:rPr>
          <w:sz w:val="20"/>
        </w:rPr>
        <w:t>unconditional’</w:t>
      </w:r>
      <w:r>
        <w:rPr>
          <w:spacing w:val="-3"/>
          <w:sz w:val="20"/>
        </w:rPr>
        <w:t xml:space="preserve"> </w:t>
      </w:r>
      <w:r>
        <w:rPr>
          <w:sz w:val="20"/>
        </w:rPr>
        <w:t>and</w:t>
      </w:r>
      <w:r>
        <w:rPr>
          <w:spacing w:val="-3"/>
          <w:sz w:val="20"/>
        </w:rPr>
        <w:t xml:space="preserve"> </w:t>
      </w:r>
      <w:r>
        <w:rPr>
          <w:sz w:val="20"/>
        </w:rPr>
        <w:t>the</w:t>
      </w:r>
      <w:r>
        <w:rPr>
          <w:spacing w:val="-3"/>
          <w:sz w:val="20"/>
        </w:rPr>
        <w:t xml:space="preserve"> </w:t>
      </w:r>
      <w:r>
        <w:rPr>
          <w:sz w:val="20"/>
        </w:rPr>
        <w:t>term</w:t>
      </w:r>
      <w:r>
        <w:rPr>
          <w:spacing w:val="-6"/>
          <w:sz w:val="20"/>
        </w:rPr>
        <w:t xml:space="preserve"> </w:t>
      </w:r>
      <w:r>
        <w:rPr>
          <w:i/>
          <w:sz w:val="20"/>
        </w:rPr>
        <w:t>categorial</w:t>
      </w:r>
    </w:p>
    <w:p w:rsidR="00DD7756" w:rsidRDefault="00AD1397">
      <w:pPr>
        <w:spacing w:before="11"/>
        <w:ind w:left="120"/>
        <w:jc w:val="both"/>
        <w:rPr>
          <w:sz w:val="20"/>
        </w:rPr>
      </w:pPr>
      <w:r>
        <w:rPr>
          <w:sz w:val="20"/>
        </w:rPr>
        <w:t>to mean ‘having to do with categories’.</w:t>
      </w:r>
    </w:p>
    <w:p w:rsidR="00DD7756" w:rsidRDefault="00DD7756">
      <w:pPr>
        <w:jc w:val="both"/>
        <w:rPr>
          <w:sz w:val="20"/>
        </w:rPr>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bookmarkStart w:id="39" w:name="_bookmark28"/>
      <w:bookmarkEnd w:id="39"/>
      <w:r>
        <w:lastRenderedPageBreak/>
        <w:t>analysis</w:t>
      </w:r>
      <w:r>
        <w:rPr>
          <w:spacing w:val="-12"/>
        </w:rPr>
        <w:t xml:space="preserve"> </w:t>
      </w:r>
      <w:r>
        <w:t>rather</w:t>
      </w:r>
      <w:r>
        <w:rPr>
          <w:spacing w:val="-10"/>
        </w:rPr>
        <w:t xml:space="preserve"> </w:t>
      </w:r>
      <w:r>
        <w:t>than</w:t>
      </w:r>
      <w:r>
        <w:rPr>
          <w:spacing w:val="-11"/>
        </w:rPr>
        <w:t xml:space="preserve"> </w:t>
      </w:r>
      <w:r>
        <w:t>to</w:t>
      </w:r>
      <w:r>
        <w:rPr>
          <w:spacing w:val="-11"/>
        </w:rPr>
        <w:t xml:space="preserve"> </w:t>
      </w:r>
      <w:r>
        <w:t>expand</w:t>
      </w:r>
      <w:r>
        <w:rPr>
          <w:spacing w:val="-12"/>
        </w:rPr>
        <w:t xml:space="preserve"> </w:t>
      </w:r>
      <w:r>
        <w:t>empirical</w:t>
      </w:r>
      <w:r>
        <w:rPr>
          <w:spacing w:val="-10"/>
        </w:rPr>
        <w:t xml:space="preserve"> </w:t>
      </w:r>
      <w:r>
        <w:t>coverage</w:t>
      </w:r>
      <w:r>
        <w:rPr>
          <w:spacing w:val="-12"/>
        </w:rPr>
        <w:t xml:space="preserve"> </w:t>
      </w:r>
      <w:r>
        <w:t>of</w:t>
      </w:r>
      <w:r>
        <w:rPr>
          <w:spacing w:val="-11"/>
        </w:rPr>
        <w:t xml:space="preserve"> </w:t>
      </w:r>
      <w:r>
        <w:t>the</w:t>
      </w:r>
      <w:r>
        <w:rPr>
          <w:spacing w:val="-11"/>
        </w:rPr>
        <w:t xml:space="preserve"> </w:t>
      </w:r>
      <w:r>
        <w:t>phenomenon.</w:t>
      </w:r>
      <w:r>
        <w:rPr>
          <w:spacing w:val="12"/>
        </w:rPr>
        <w:t xml:space="preserve"> </w:t>
      </w:r>
      <w:r>
        <w:t>While</w:t>
      </w:r>
      <w:r>
        <w:rPr>
          <w:spacing w:val="-11"/>
        </w:rPr>
        <w:t xml:space="preserve"> </w:t>
      </w:r>
      <w:r>
        <w:t>they</w:t>
      </w:r>
      <w:r>
        <w:rPr>
          <w:spacing w:val="-11"/>
        </w:rPr>
        <w:t xml:space="preserve"> </w:t>
      </w:r>
      <w:r>
        <w:t>often</w:t>
      </w:r>
      <w:r>
        <w:rPr>
          <w:spacing w:val="-11"/>
        </w:rPr>
        <w:t xml:space="preserve"> </w:t>
      </w:r>
      <w:r>
        <w:t>pro- vide numerous examples, they are neither quantitative nor comprehensive. As yet, there</w:t>
      </w:r>
      <w:r>
        <w:rPr>
          <w:spacing w:val="-33"/>
        </w:rPr>
        <w:t xml:space="preserve"> </w:t>
      </w:r>
      <w:r>
        <w:t>are only</w:t>
      </w:r>
      <w:r>
        <w:rPr>
          <w:spacing w:val="-18"/>
        </w:rPr>
        <w:t xml:space="preserve"> </w:t>
      </w:r>
      <w:r>
        <w:t>a</w:t>
      </w:r>
      <w:r>
        <w:rPr>
          <w:spacing w:val="-17"/>
        </w:rPr>
        <w:t xml:space="preserve"> </w:t>
      </w:r>
      <w:r>
        <w:t>small</w:t>
      </w:r>
      <w:r>
        <w:rPr>
          <w:spacing w:val="-17"/>
        </w:rPr>
        <w:t xml:space="preserve"> </w:t>
      </w:r>
      <w:r>
        <w:t>number</w:t>
      </w:r>
      <w:r>
        <w:rPr>
          <w:spacing w:val="-18"/>
        </w:rPr>
        <w:t xml:space="preserve"> </w:t>
      </w:r>
      <w:r>
        <w:t>of</w:t>
      </w:r>
      <w:r>
        <w:rPr>
          <w:spacing w:val="-17"/>
        </w:rPr>
        <w:t xml:space="preserve"> </w:t>
      </w:r>
      <w:r>
        <w:t>empirical</w:t>
      </w:r>
      <w:r>
        <w:rPr>
          <w:spacing w:val="-17"/>
        </w:rPr>
        <w:t xml:space="preserve"> </w:t>
      </w:r>
      <w:r>
        <w:t>investigations</w:t>
      </w:r>
      <w:r>
        <w:rPr>
          <w:spacing w:val="-17"/>
        </w:rPr>
        <w:t xml:space="preserve"> </w:t>
      </w:r>
      <w:r>
        <w:t>into</w:t>
      </w:r>
      <w:r>
        <w:rPr>
          <w:spacing w:val="-18"/>
        </w:rPr>
        <w:t xml:space="preserve"> </w:t>
      </w:r>
      <w:r>
        <w:t>the</w:t>
      </w:r>
      <w:r>
        <w:rPr>
          <w:spacing w:val="-17"/>
        </w:rPr>
        <w:t xml:space="preserve"> </w:t>
      </w:r>
      <w:r>
        <w:t>extent</w:t>
      </w:r>
      <w:r>
        <w:rPr>
          <w:spacing w:val="-17"/>
        </w:rPr>
        <w:t xml:space="preserve"> </w:t>
      </w:r>
      <w:r>
        <w:t>and</w:t>
      </w:r>
      <w:r>
        <w:rPr>
          <w:spacing w:val="-18"/>
        </w:rPr>
        <w:t xml:space="preserve"> </w:t>
      </w:r>
      <w:r>
        <w:t>nature</w:t>
      </w:r>
      <w:r>
        <w:rPr>
          <w:spacing w:val="-17"/>
        </w:rPr>
        <w:t xml:space="preserve"> </w:t>
      </w:r>
      <w:r>
        <w:t>of</w:t>
      </w:r>
      <w:r>
        <w:rPr>
          <w:spacing w:val="-17"/>
        </w:rPr>
        <w:t xml:space="preserve"> </w:t>
      </w:r>
      <w:r>
        <w:t>lexical</w:t>
      </w:r>
      <w:r>
        <w:rPr>
          <w:spacing w:val="-17"/>
        </w:rPr>
        <w:t xml:space="preserve"> </w:t>
      </w:r>
      <w:r>
        <w:t>flexibility in individual languages (let alone crosslinguistically). What follows is a brief synopsis of</w:t>
      </w:r>
      <w:r>
        <w:rPr>
          <w:spacing w:val="-22"/>
        </w:rPr>
        <w:t xml:space="preserve"> </w:t>
      </w:r>
      <w:r>
        <w:t>the existing studies of this latter</w:t>
      </w:r>
      <w:r>
        <w:rPr>
          <w:spacing w:val="-6"/>
        </w:rPr>
        <w:t xml:space="preserve"> </w:t>
      </w:r>
      <w:r>
        <w:t>type.</w:t>
      </w:r>
    </w:p>
    <w:p w:rsidR="00DD7756" w:rsidRDefault="00DD7756">
      <w:pPr>
        <w:pStyle w:val="BodyText"/>
        <w:rPr>
          <w:sz w:val="26"/>
        </w:rPr>
      </w:pPr>
    </w:p>
    <w:p w:rsidR="00DD7756" w:rsidRDefault="00AD1397">
      <w:pPr>
        <w:pStyle w:val="Heading2"/>
        <w:numPr>
          <w:ilvl w:val="1"/>
          <w:numId w:val="13"/>
        </w:numPr>
        <w:tabs>
          <w:tab w:val="left" w:pos="885"/>
          <w:tab w:val="left" w:pos="886"/>
        </w:tabs>
        <w:spacing w:before="219"/>
        <w:rPr>
          <w:b/>
        </w:rPr>
      </w:pPr>
      <w:bookmarkStart w:id="40" w:name="1.2_Previous_research"/>
      <w:bookmarkStart w:id="41" w:name="_bookmark29"/>
      <w:bookmarkEnd w:id="40"/>
      <w:bookmarkEnd w:id="41"/>
      <w:r>
        <w:rPr>
          <w:b/>
        </w:rPr>
        <w:t>Previous research</w:t>
      </w:r>
    </w:p>
    <w:p w:rsidR="00DD7756" w:rsidRDefault="00DD7756">
      <w:pPr>
        <w:pStyle w:val="BodyText"/>
        <w:spacing w:before="6"/>
        <w:rPr>
          <w:b/>
          <w:sz w:val="36"/>
        </w:rPr>
      </w:pPr>
    </w:p>
    <w:p w:rsidR="00DD7756" w:rsidRDefault="00AD1397">
      <w:pPr>
        <w:pStyle w:val="BodyText"/>
        <w:spacing w:line="420" w:lineRule="auto"/>
        <w:ind w:left="120" w:right="531"/>
        <w:jc w:val="both"/>
      </w:pPr>
      <w:r>
        <w:t>The existing studies on the empirical extent of lexical flexibility are of two types: lexicon- based</w:t>
      </w:r>
      <w:r>
        <w:rPr>
          <w:spacing w:val="-12"/>
        </w:rPr>
        <w:t xml:space="preserve"> </w:t>
      </w:r>
      <w:r>
        <w:t>studies</w:t>
      </w:r>
      <w:r>
        <w:rPr>
          <w:spacing w:val="-11"/>
        </w:rPr>
        <w:t xml:space="preserve"> </w:t>
      </w:r>
      <w:r>
        <w:t>which</w:t>
      </w:r>
      <w:r>
        <w:rPr>
          <w:spacing w:val="-11"/>
        </w:rPr>
        <w:t xml:space="preserve"> </w:t>
      </w:r>
      <w:r>
        <w:t>examine</w:t>
      </w:r>
      <w:r>
        <w:rPr>
          <w:spacing w:val="-12"/>
        </w:rPr>
        <w:t xml:space="preserve"> </w:t>
      </w:r>
      <w:r>
        <w:t>dictionaries</w:t>
      </w:r>
      <w:r>
        <w:rPr>
          <w:spacing w:val="-11"/>
        </w:rPr>
        <w:t xml:space="preserve"> </w:t>
      </w:r>
      <w:r>
        <w:t>to</w:t>
      </w:r>
      <w:r>
        <w:rPr>
          <w:spacing w:val="-11"/>
        </w:rPr>
        <w:t xml:space="preserve"> </w:t>
      </w:r>
      <w:r>
        <w:t>determine</w:t>
      </w:r>
      <w:r>
        <w:rPr>
          <w:spacing w:val="-12"/>
        </w:rPr>
        <w:t xml:space="preserve"> </w:t>
      </w:r>
      <w:r>
        <w:t>whether</w:t>
      </w:r>
      <w:r>
        <w:rPr>
          <w:spacing w:val="-11"/>
        </w:rPr>
        <w:t xml:space="preserve"> </w:t>
      </w:r>
      <w:r>
        <w:t>lexical</w:t>
      </w:r>
      <w:r>
        <w:rPr>
          <w:spacing w:val="-11"/>
        </w:rPr>
        <w:t xml:space="preserve"> </w:t>
      </w:r>
      <w:r>
        <w:t>items</w:t>
      </w:r>
      <w:r>
        <w:rPr>
          <w:spacing w:val="-12"/>
        </w:rPr>
        <w:t xml:space="preserve"> </w:t>
      </w:r>
      <w:r>
        <w:t>may</w:t>
      </w:r>
      <w:r>
        <w:rPr>
          <w:spacing w:val="-11"/>
        </w:rPr>
        <w:t xml:space="preserve"> </w:t>
      </w:r>
      <w:r>
        <w:t>be</w:t>
      </w:r>
      <w:r>
        <w:rPr>
          <w:spacing w:val="-11"/>
        </w:rPr>
        <w:t xml:space="preserve"> </w:t>
      </w:r>
      <w:r>
        <w:t>used</w:t>
      </w:r>
      <w:r>
        <w:rPr>
          <w:spacing w:val="-12"/>
        </w:rPr>
        <w:t xml:space="preserve"> </w:t>
      </w:r>
      <w:r>
        <w:t>for multiple functions, and corpus-based studies which examine whether and how often lexical items are used for multiple functions in</w:t>
      </w:r>
      <w:r>
        <w:rPr>
          <w:spacing w:val="-9"/>
        </w:rPr>
        <w:t xml:space="preserve"> </w:t>
      </w:r>
      <w:r>
        <w:t>discourse.</w:t>
      </w:r>
    </w:p>
    <w:p w:rsidR="00DD7756" w:rsidRDefault="00AD1397">
      <w:pPr>
        <w:pStyle w:val="BodyText"/>
        <w:spacing w:line="420" w:lineRule="auto"/>
        <w:ind w:left="120" w:right="533" w:firstLine="358"/>
        <w:jc w:val="both"/>
      </w:pPr>
      <w:r>
        <w:t>Cannon</w:t>
      </w:r>
      <w:r>
        <w:rPr>
          <w:spacing w:val="-12"/>
        </w:rPr>
        <w:t xml:space="preserve"> </w:t>
      </w:r>
      <w:r>
        <w:t>(</w:t>
      </w:r>
      <w:hyperlink w:anchor="_bookmark274" w:history="1">
        <w:r>
          <w:rPr>
            <w:color w:val="007FFF"/>
          </w:rPr>
          <w:t>1985</w:t>
        </w:r>
      </w:hyperlink>
      <w:r>
        <w:t>)</w:t>
      </w:r>
      <w:r>
        <w:rPr>
          <w:spacing w:val="-11"/>
        </w:rPr>
        <w:t xml:space="preserve"> </w:t>
      </w:r>
      <w:r>
        <w:t>is</w:t>
      </w:r>
      <w:r>
        <w:rPr>
          <w:spacing w:val="-12"/>
        </w:rPr>
        <w:t xml:space="preserve"> </w:t>
      </w:r>
      <w:r>
        <w:t>an</w:t>
      </w:r>
      <w:r>
        <w:rPr>
          <w:spacing w:val="-11"/>
        </w:rPr>
        <w:t xml:space="preserve"> </w:t>
      </w:r>
      <w:r>
        <w:t>early</w:t>
      </w:r>
      <w:r>
        <w:rPr>
          <w:spacing w:val="-12"/>
        </w:rPr>
        <w:t xml:space="preserve"> </w:t>
      </w:r>
      <w:r>
        <w:t>lexicon-based</w:t>
      </w:r>
      <w:r>
        <w:rPr>
          <w:spacing w:val="-11"/>
        </w:rPr>
        <w:t xml:space="preserve"> </w:t>
      </w:r>
      <w:r>
        <w:t>study</w:t>
      </w:r>
      <w:r>
        <w:rPr>
          <w:spacing w:val="-12"/>
        </w:rPr>
        <w:t xml:space="preserve"> </w:t>
      </w:r>
      <w:r>
        <w:t>of</w:t>
      </w:r>
      <w:r>
        <w:rPr>
          <w:spacing w:val="-11"/>
        </w:rPr>
        <w:t xml:space="preserve"> </w:t>
      </w:r>
      <w:r>
        <w:t>functional</w:t>
      </w:r>
      <w:r>
        <w:rPr>
          <w:spacing w:val="-12"/>
        </w:rPr>
        <w:t xml:space="preserve"> </w:t>
      </w:r>
      <w:r>
        <w:t>shift</w:t>
      </w:r>
      <w:r>
        <w:rPr>
          <w:spacing w:val="-11"/>
        </w:rPr>
        <w:t xml:space="preserve"> </w:t>
      </w:r>
      <w:r>
        <w:t>in</w:t>
      </w:r>
      <w:r>
        <w:rPr>
          <w:spacing w:val="-12"/>
        </w:rPr>
        <w:t xml:space="preserve"> </w:t>
      </w:r>
      <w:r>
        <w:t>the</w:t>
      </w:r>
      <w:r>
        <w:rPr>
          <w:spacing w:val="-11"/>
        </w:rPr>
        <w:t xml:space="preserve"> </w:t>
      </w:r>
      <w:r>
        <w:t>history</w:t>
      </w:r>
      <w:r>
        <w:rPr>
          <w:spacing w:val="-12"/>
        </w:rPr>
        <w:t xml:space="preserve"> </w:t>
      </w:r>
      <w:r>
        <w:t>of</w:t>
      </w:r>
      <w:r>
        <w:rPr>
          <w:spacing w:val="-11"/>
        </w:rPr>
        <w:t xml:space="preserve"> </w:t>
      </w:r>
      <w:r>
        <w:t xml:space="preserve">English. Functional shift became an especially common pattern of word formation in early Middle English as inflectional paradigms were leveled (Cannon </w:t>
      </w:r>
      <w:hyperlink w:anchor="_bookmark274" w:history="1">
        <w:r>
          <w:rPr>
            <w:color w:val="007FFF"/>
          </w:rPr>
          <w:t>1985</w:t>
        </w:r>
      </w:hyperlink>
      <w:r>
        <w:t xml:space="preserve">: 414). </w:t>
      </w:r>
      <w:hyperlink w:anchor="_bookmark274" w:history="1">
        <w:r>
          <w:rPr>
            <w:color w:val="007FFF"/>
          </w:rPr>
          <w:t xml:space="preserve">Cannon </w:t>
        </w:r>
      </w:hyperlink>
      <w:r>
        <w:t>examines</w:t>
      </w:r>
      <w:r>
        <w:rPr>
          <w:spacing w:val="-24"/>
        </w:rPr>
        <w:t xml:space="preserve"> </w:t>
      </w:r>
      <w:r>
        <w:t>13,805 lexical items from three English dictionaries with etymological information, and finds that just</w:t>
      </w:r>
      <w:r>
        <w:rPr>
          <w:spacing w:val="-16"/>
        </w:rPr>
        <w:t xml:space="preserve"> </w:t>
      </w:r>
      <w:r>
        <w:t>541</w:t>
      </w:r>
      <w:r>
        <w:rPr>
          <w:spacing w:val="-16"/>
        </w:rPr>
        <w:t xml:space="preserve"> </w:t>
      </w:r>
      <w:r>
        <w:t>entries</w:t>
      </w:r>
      <w:r>
        <w:rPr>
          <w:spacing w:val="-16"/>
        </w:rPr>
        <w:t xml:space="preserve"> </w:t>
      </w:r>
      <w:r>
        <w:t>(3.92%)</w:t>
      </w:r>
      <w:r>
        <w:rPr>
          <w:spacing w:val="-15"/>
        </w:rPr>
        <w:t xml:space="preserve"> </w:t>
      </w:r>
      <w:r>
        <w:t>were</w:t>
      </w:r>
      <w:r>
        <w:rPr>
          <w:spacing w:val="-16"/>
        </w:rPr>
        <w:t xml:space="preserve"> </w:t>
      </w:r>
      <w:r>
        <w:t>created</w:t>
      </w:r>
      <w:r>
        <w:rPr>
          <w:spacing w:val="-16"/>
        </w:rPr>
        <w:t xml:space="preserve"> </w:t>
      </w:r>
      <w:r>
        <w:t>via</w:t>
      </w:r>
      <w:r>
        <w:rPr>
          <w:spacing w:val="-16"/>
        </w:rPr>
        <w:t xml:space="preserve"> </w:t>
      </w:r>
      <w:r>
        <w:t>conversion.</w:t>
      </w:r>
      <w:r>
        <w:rPr>
          <w:spacing w:val="11"/>
        </w:rPr>
        <w:t xml:space="preserve"> </w:t>
      </w:r>
      <w:r>
        <w:t>Conversion</w:t>
      </w:r>
      <w:r>
        <w:rPr>
          <w:spacing w:val="-16"/>
        </w:rPr>
        <w:t xml:space="preserve"> </w:t>
      </w:r>
      <w:r>
        <w:t>from</w:t>
      </w:r>
      <w:r>
        <w:rPr>
          <w:spacing w:val="-16"/>
        </w:rPr>
        <w:t xml:space="preserve"> </w:t>
      </w:r>
      <w:r>
        <w:t>noun</w:t>
      </w:r>
      <w:r>
        <w:rPr>
          <w:spacing w:val="-15"/>
        </w:rPr>
        <w:t xml:space="preserve"> </w:t>
      </w:r>
      <w:r>
        <w:t>&gt;</w:t>
      </w:r>
      <w:r>
        <w:rPr>
          <w:spacing w:val="-16"/>
        </w:rPr>
        <w:t xml:space="preserve"> </w:t>
      </w:r>
      <w:r>
        <w:t>verb</w:t>
      </w:r>
      <w:r>
        <w:rPr>
          <w:spacing w:val="-16"/>
        </w:rPr>
        <w:t xml:space="preserve"> </w:t>
      </w:r>
      <w:r>
        <w:t>is</w:t>
      </w:r>
      <w:r>
        <w:rPr>
          <w:spacing w:val="-16"/>
        </w:rPr>
        <w:t xml:space="preserve"> </w:t>
      </w:r>
      <w:r>
        <w:t>the</w:t>
      </w:r>
      <w:r>
        <w:rPr>
          <w:spacing w:val="-15"/>
        </w:rPr>
        <w:t xml:space="preserve"> </w:t>
      </w:r>
      <w:r>
        <w:t>most common,</w:t>
      </w:r>
      <w:r>
        <w:rPr>
          <w:spacing w:val="-12"/>
        </w:rPr>
        <w:t xml:space="preserve"> </w:t>
      </w:r>
      <w:r>
        <w:t>adjective</w:t>
      </w:r>
      <w:r>
        <w:rPr>
          <w:spacing w:val="-14"/>
        </w:rPr>
        <w:t xml:space="preserve"> </w:t>
      </w:r>
      <w:r>
        <w:t>&gt;</w:t>
      </w:r>
      <w:r>
        <w:rPr>
          <w:spacing w:val="-14"/>
        </w:rPr>
        <w:t xml:space="preserve"> </w:t>
      </w:r>
      <w:r>
        <w:t>noun</w:t>
      </w:r>
      <w:r>
        <w:rPr>
          <w:spacing w:val="-14"/>
        </w:rPr>
        <w:t xml:space="preserve"> </w:t>
      </w:r>
      <w:r>
        <w:t>conversion</w:t>
      </w:r>
      <w:r>
        <w:rPr>
          <w:spacing w:val="-14"/>
        </w:rPr>
        <w:t xml:space="preserve"> </w:t>
      </w:r>
      <w:r>
        <w:t>the</w:t>
      </w:r>
      <w:r>
        <w:rPr>
          <w:spacing w:val="-13"/>
        </w:rPr>
        <w:t xml:space="preserve"> </w:t>
      </w:r>
      <w:r>
        <w:t>second</w:t>
      </w:r>
      <w:r>
        <w:rPr>
          <w:spacing w:val="-14"/>
        </w:rPr>
        <w:t xml:space="preserve"> </w:t>
      </w:r>
      <w:r>
        <w:t>most</w:t>
      </w:r>
      <w:r>
        <w:rPr>
          <w:spacing w:val="-14"/>
        </w:rPr>
        <w:t xml:space="preserve"> </w:t>
      </w:r>
      <w:r>
        <w:t>common,</w:t>
      </w:r>
      <w:r>
        <w:rPr>
          <w:spacing w:val="-12"/>
        </w:rPr>
        <w:t xml:space="preserve"> </w:t>
      </w:r>
      <w:r>
        <w:t>and</w:t>
      </w:r>
      <w:r>
        <w:rPr>
          <w:spacing w:val="-14"/>
        </w:rPr>
        <w:t xml:space="preserve"> </w:t>
      </w:r>
      <w:r>
        <w:t>verb</w:t>
      </w:r>
      <w:r>
        <w:rPr>
          <w:spacing w:val="-13"/>
        </w:rPr>
        <w:t xml:space="preserve"> </w:t>
      </w:r>
      <w:r>
        <w:t>&gt;</w:t>
      </w:r>
      <w:r>
        <w:rPr>
          <w:spacing w:val="-14"/>
        </w:rPr>
        <w:t xml:space="preserve"> </w:t>
      </w:r>
      <w:r>
        <w:t>noun</w:t>
      </w:r>
      <w:r>
        <w:rPr>
          <w:spacing w:val="-14"/>
        </w:rPr>
        <w:t xml:space="preserve"> </w:t>
      </w:r>
      <w:r>
        <w:t xml:space="preserve">conversion the third most common. The full results from the study are shown in </w:t>
      </w:r>
      <w:hyperlink w:anchor="_bookmark30" w:history="1">
        <w:r>
          <w:rPr>
            <w:color w:val="007FFF"/>
            <w:spacing w:val="-3"/>
          </w:rPr>
          <w:t>Table</w:t>
        </w:r>
        <w:r>
          <w:rPr>
            <w:color w:val="007FFF"/>
            <w:spacing w:val="-18"/>
          </w:rPr>
          <w:t xml:space="preserve"> </w:t>
        </w:r>
        <w:r>
          <w:rPr>
            <w:color w:val="007FFF"/>
          </w:rPr>
          <w:t>1.1</w:t>
        </w:r>
      </w:hyperlink>
      <w:r>
        <w:t>.</w:t>
      </w:r>
    </w:p>
    <w:p w:rsidR="00DD7756" w:rsidRDefault="00AD1397">
      <w:pPr>
        <w:spacing w:before="57" w:line="259" w:lineRule="auto"/>
        <w:ind w:left="2254" w:right="1730" w:hanging="939"/>
        <w:jc w:val="both"/>
      </w:pPr>
      <w:bookmarkStart w:id="42" w:name="_bookmark30"/>
      <w:bookmarkEnd w:id="42"/>
      <w:r>
        <w:rPr>
          <w:b/>
        </w:rPr>
        <w:t xml:space="preserve">Table 1.1: </w:t>
      </w:r>
      <w:r>
        <w:t xml:space="preserve">Types of conversion in English (Indo-European &gt; Germanic) (Cannon </w:t>
      </w:r>
      <w:hyperlink w:anchor="_bookmark274" w:history="1">
        <w:r>
          <w:rPr>
            <w:color w:val="007FFF"/>
          </w:rPr>
          <w:t>1985</w:t>
        </w:r>
      </w:hyperlink>
      <w:r>
        <w:t>: 416)</w:t>
      </w:r>
    </w:p>
    <w:p w:rsidR="00DD7756" w:rsidRDefault="00DD7756">
      <w:pPr>
        <w:pStyle w:val="BodyText"/>
        <w:spacing w:before="10"/>
        <w:rPr>
          <w:sz w:val="18"/>
        </w:rPr>
      </w:pPr>
    </w:p>
    <w:tbl>
      <w:tblPr>
        <w:tblW w:w="0" w:type="auto"/>
        <w:tblInd w:w="3121" w:type="dxa"/>
        <w:tblLayout w:type="fixed"/>
        <w:tblCellMar>
          <w:left w:w="0" w:type="dxa"/>
          <w:right w:w="0" w:type="dxa"/>
        </w:tblCellMar>
        <w:tblLook w:val="01E0"/>
      </w:tblPr>
      <w:tblGrid>
        <w:gridCol w:w="1109"/>
        <w:gridCol w:w="1109"/>
        <w:gridCol w:w="793"/>
      </w:tblGrid>
      <w:tr w:rsidR="00DD7756">
        <w:trPr>
          <w:trHeight w:val="395"/>
        </w:trPr>
        <w:tc>
          <w:tcPr>
            <w:tcW w:w="1109"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from</w:t>
            </w:r>
          </w:p>
        </w:tc>
        <w:tc>
          <w:tcPr>
            <w:tcW w:w="1109"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to</w:t>
            </w:r>
          </w:p>
        </w:tc>
        <w:tc>
          <w:tcPr>
            <w:tcW w:w="793" w:type="dxa"/>
            <w:tcBorders>
              <w:top w:val="single" w:sz="8" w:space="0" w:color="000000"/>
              <w:bottom w:val="single" w:sz="6" w:space="0" w:color="000000"/>
            </w:tcBorders>
          </w:tcPr>
          <w:p w:rsidR="00DD7756" w:rsidRDefault="00AD1397">
            <w:pPr>
              <w:pStyle w:val="TableParagraph"/>
              <w:spacing w:before="54" w:line="240" w:lineRule="auto"/>
              <w:ind w:right="116"/>
              <w:rPr>
                <w:sz w:val="24"/>
              </w:rPr>
            </w:pPr>
            <w:r>
              <w:rPr>
                <w:w w:val="95"/>
                <w:sz w:val="24"/>
              </w:rPr>
              <w:t>count</w:t>
            </w:r>
          </w:p>
        </w:tc>
      </w:tr>
      <w:tr w:rsidR="00DD7756">
        <w:trPr>
          <w:trHeight w:val="334"/>
        </w:trPr>
        <w:tc>
          <w:tcPr>
            <w:tcW w:w="1109" w:type="dxa"/>
            <w:tcBorders>
              <w:top w:val="single" w:sz="6" w:space="0" w:color="000000"/>
            </w:tcBorders>
          </w:tcPr>
          <w:p w:rsidR="00DD7756" w:rsidRDefault="00AD1397">
            <w:pPr>
              <w:pStyle w:val="TableParagraph"/>
              <w:spacing w:before="53" w:line="262" w:lineRule="exact"/>
              <w:ind w:left="119"/>
              <w:jc w:val="left"/>
              <w:rPr>
                <w:sz w:val="24"/>
              </w:rPr>
            </w:pPr>
            <w:r>
              <w:rPr>
                <w:sz w:val="24"/>
              </w:rPr>
              <w:t>noun</w:t>
            </w:r>
          </w:p>
        </w:tc>
        <w:tc>
          <w:tcPr>
            <w:tcW w:w="1109" w:type="dxa"/>
            <w:tcBorders>
              <w:top w:val="single" w:sz="6" w:space="0" w:color="000000"/>
            </w:tcBorders>
          </w:tcPr>
          <w:p w:rsidR="00DD7756" w:rsidRDefault="00AD1397">
            <w:pPr>
              <w:pStyle w:val="TableParagraph"/>
              <w:spacing w:before="53" w:line="262" w:lineRule="exact"/>
              <w:ind w:left="119"/>
              <w:jc w:val="left"/>
              <w:rPr>
                <w:sz w:val="24"/>
              </w:rPr>
            </w:pPr>
            <w:r>
              <w:rPr>
                <w:sz w:val="24"/>
              </w:rPr>
              <w:t>verb</w:t>
            </w:r>
          </w:p>
        </w:tc>
        <w:tc>
          <w:tcPr>
            <w:tcW w:w="793" w:type="dxa"/>
            <w:tcBorders>
              <w:top w:val="single" w:sz="6" w:space="0" w:color="000000"/>
            </w:tcBorders>
          </w:tcPr>
          <w:p w:rsidR="00DD7756" w:rsidRDefault="00AD1397">
            <w:pPr>
              <w:pStyle w:val="TableParagraph"/>
              <w:spacing w:before="53" w:line="262" w:lineRule="exact"/>
              <w:ind w:right="116"/>
              <w:rPr>
                <w:sz w:val="24"/>
              </w:rPr>
            </w:pPr>
            <w:r>
              <w:rPr>
                <w:w w:val="95"/>
                <w:sz w:val="24"/>
              </w:rPr>
              <w:t>189</w:t>
            </w:r>
          </w:p>
        </w:tc>
      </w:tr>
      <w:tr w:rsidR="00DD7756">
        <w:trPr>
          <w:trHeight w:val="288"/>
        </w:trPr>
        <w:tc>
          <w:tcPr>
            <w:tcW w:w="1109" w:type="dxa"/>
          </w:tcPr>
          <w:p w:rsidR="00DD7756" w:rsidRDefault="00AD1397">
            <w:pPr>
              <w:pStyle w:val="TableParagraph"/>
              <w:spacing w:before="7" w:line="262" w:lineRule="exact"/>
              <w:ind w:left="119"/>
              <w:jc w:val="left"/>
              <w:rPr>
                <w:sz w:val="24"/>
              </w:rPr>
            </w:pPr>
            <w:r>
              <w:rPr>
                <w:sz w:val="24"/>
              </w:rPr>
              <w:t>adjective</w:t>
            </w:r>
          </w:p>
        </w:tc>
        <w:tc>
          <w:tcPr>
            <w:tcW w:w="1109" w:type="dxa"/>
          </w:tcPr>
          <w:p w:rsidR="00DD7756" w:rsidRDefault="00AD1397">
            <w:pPr>
              <w:pStyle w:val="TableParagraph"/>
              <w:spacing w:before="7" w:line="262" w:lineRule="exact"/>
              <w:ind w:left="120"/>
              <w:jc w:val="left"/>
              <w:rPr>
                <w:sz w:val="24"/>
              </w:rPr>
            </w:pPr>
            <w:r>
              <w:rPr>
                <w:sz w:val="24"/>
              </w:rPr>
              <w:t>noun</w:t>
            </w:r>
          </w:p>
        </w:tc>
        <w:tc>
          <w:tcPr>
            <w:tcW w:w="793" w:type="dxa"/>
          </w:tcPr>
          <w:p w:rsidR="00DD7756" w:rsidRDefault="00AD1397">
            <w:pPr>
              <w:pStyle w:val="TableParagraph"/>
              <w:spacing w:before="7" w:line="262" w:lineRule="exact"/>
              <w:ind w:right="116"/>
              <w:rPr>
                <w:sz w:val="24"/>
              </w:rPr>
            </w:pPr>
            <w:r>
              <w:rPr>
                <w:w w:val="95"/>
                <w:sz w:val="24"/>
              </w:rPr>
              <w:t>121</w:t>
            </w:r>
          </w:p>
        </w:tc>
      </w:tr>
      <w:tr w:rsidR="00DD7756">
        <w:trPr>
          <w:trHeight w:val="288"/>
        </w:trPr>
        <w:tc>
          <w:tcPr>
            <w:tcW w:w="1109" w:type="dxa"/>
          </w:tcPr>
          <w:p w:rsidR="00DD7756" w:rsidRDefault="00AD1397">
            <w:pPr>
              <w:pStyle w:val="TableParagraph"/>
              <w:spacing w:before="7" w:line="262" w:lineRule="exact"/>
              <w:ind w:left="119"/>
              <w:jc w:val="left"/>
              <w:rPr>
                <w:sz w:val="24"/>
              </w:rPr>
            </w:pPr>
            <w:r>
              <w:rPr>
                <w:sz w:val="24"/>
              </w:rPr>
              <w:t>verb</w:t>
            </w:r>
          </w:p>
        </w:tc>
        <w:tc>
          <w:tcPr>
            <w:tcW w:w="1109" w:type="dxa"/>
          </w:tcPr>
          <w:p w:rsidR="00DD7756" w:rsidRDefault="00AD1397">
            <w:pPr>
              <w:pStyle w:val="TableParagraph"/>
              <w:spacing w:before="7" w:line="262" w:lineRule="exact"/>
              <w:ind w:left="119"/>
              <w:jc w:val="left"/>
              <w:rPr>
                <w:sz w:val="24"/>
              </w:rPr>
            </w:pPr>
            <w:r>
              <w:rPr>
                <w:sz w:val="24"/>
              </w:rPr>
              <w:t>noun</w:t>
            </w:r>
          </w:p>
        </w:tc>
        <w:tc>
          <w:tcPr>
            <w:tcW w:w="793" w:type="dxa"/>
          </w:tcPr>
          <w:p w:rsidR="00DD7756" w:rsidRDefault="00AD1397">
            <w:pPr>
              <w:pStyle w:val="TableParagraph"/>
              <w:spacing w:before="7" w:line="262" w:lineRule="exact"/>
              <w:ind w:right="116"/>
              <w:rPr>
                <w:sz w:val="24"/>
              </w:rPr>
            </w:pPr>
            <w:r>
              <w:rPr>
                <w:w w:val="95"/>
                <w:sz w:val="24"/>
              </w:rPr>
              <w:t>114</w:t>
            </w:r>
          </w:p>
        </w:tc>
      </w:tr>
      <w:tr w:rsidR="00DD7756">
        <w:trPr>
          <w:trHeight w:val="288"/>
        </w:trPr>
        <w:tc>
          <w:tcPr>
            <w:tcW w:w="1109" w:type="dxa"/>
          </w:tcPr>
          <w:p w:rsidR="00DD7756" w:rsidRDefault="00AD1397">
            <w:pPr>
              <w:pStyle w:val="TableParagraph"/>
              <w:spacing w:before="7" w:line="262" w:lineRule="exact"/>
              <w:ind w:left="119"/>
              <w:jc w:val="left"/>
              <w:rPr>
                <w:sz w:val="24"/>
              </w:rPr>
            </w:pPr>
            <w:r>
              <w:rPr>
                <w:sz w:val="24"/>
              </w:rPr>
              <w:t>noun</w:t>
            </w:r>
          </w:p>
        </w:tc>
        <w:tc>
          <w:tcPr>
            <w:tcW w:w="1109" w:type="dxa"/>
          </w:tcPr>
          <w:p w:rsidR="00DD7756" w:rsidRDefault="00AD1397">
            <w:pPr>
              <w:pStyle w:val="TableParagraph"/>
              <w:spacing w:before="7" w:line="262" w:lineRule="exact"/>
              <w:ind w:left="119"/>
              <w:jc w:val="left"/>
              <w:rPr>
                <w:sz w:val="24"/>
              </w:rPr>
            </w:pPr>
            <w:r>
              <w:rPr>
                <w:sz w:val="24"/>
              </w:rPr>
              <w:t>adjective</w:t>
            </w:r>
          </w:p>
        </w:tc>
        <w:tc>
          <w:tcPr>
            <w:tcW w:w="793" w:type="dxa"/>
          </w:tcPr>
          <w:p w:rsidR="00DD7756" w:rsidRDefault="00AD1397">
            <w:pPr>
              <w:pStyle w:val="TableParagraph"/>
              <w:spacing w:before="7" w:line="262" w:lineRule="exact"/>
              <w:ind w:right="115"/>
              <w:rPr>
                <w:sz w:val="24"/>
              </w:rPr>
            </w:pPr>
            <w:r>
              <w:rPr>
                <w:w w:val="95"/>
                <w:sz w:val="24"/>
              </w:rPr>
              <w:t>77</w:t>
            </w:r>
          </w:p>
        </w:tc>
      </w:tr>
      <w:tr w:rsidR="00DD7756">
        <w:trPr>
          <w:trHeight w:val="288"/>
        </w:trPr>
        <w:tc>
          <w:tcPr>
            <w:tcW w:w="1109" w:type="dxa"/>
          </w:tcPr>
          <w:p w:rsidR="00DD7756" w:rsidRDefault="00AD1397">
            <w:pPr>
              <w:pStyle w:val="TableParagraph"/>
              <w:spacing w:before="7" w:line="262" w:lineRule="exact"/>
              <w:ind w:left="119"/>
              <w:jc w:val="left"/>
              <w:rPr>
                <w:sz w:val="24"/>
              </w:rPr>
            </w:pPr>
            <w:r>
              <w:rPr>
                <w:sz w:val="24"/>
              </w:rPr>
              <w:t>verb</w:t>
            </w:r>
          </w:p>
        </w:tc>
        <w:tc>
          <w:tcPr>
            <w:tcW w:w="1109" w:type="dxa"/>
          </w:tcPr>
          <w:p w:rsidR="00DD7756" w:rsidRDefault="00AD1397">
            <w:pPr>
              <w:pStyle w:val="TableParagraph"/>
              <w:spacing w:before="7" w:line="262" w:lineRule="exact"/>
              <w:ind w:left="119"/>
              <w:jc w:val="left"/>
              <w:rPr>
                <w:sz w:val="24"/>
              </w:rPr>
            </w:pPr>
            <w:r>
              <w:rPr>
                <w:sz w:val="24"/>
              </w:rPr>
              <w:t>adjective</w:t>
            </w:r>
          </w:p>
        </w:tc>
        <w:tc>
          <w:tcPr>
            <w:tcW w:w="793" w:type="dxa"/>
          </w:tcPr>
          <w:p w:rsidR="00DD7756" w:rsidRDefault="00AD1397">
            <w:pPr>
              <w:pStyle w:val="TableParagraph"/>
              <w:spacing w:before="7" w:line="262" w:lineRule="exact"/>
              <w:ind w:right="115"/>
              <w:rPr>
                <w:sz w:val="24"/>
              </w:rPr>
            </w:pPr>
            <w:r>
              <w:rPr>
                <w:w w:val="95"/>
                <w:sz w:val="24"/>
              </w:rPr>
              <w:t>19</w:t>
            </w:r>
          </w:p>
        </w:tc>
      </w:tr>
      <w:tr w:rsidR="00DD7756">
        <w:trPr>
          <w:trHeight w:val="288"/>
        </w:trPr>
        <w:tc>
          <w:tcPr>
            <w:tcW w:w="1109" w:type="dxa"/>
          </w:tcPr>
          <w:p w:rsidR="00DD7756" w:rsidRDefault="00AD1397">
            <w:pPr>
              <w:pStyle w:val="TableParagraph"/>
              <w:spacing w:before="7" w:line="262" w:lineRule="exact"/>
              <w:ind w:left="119"/>
              <w:jc w:val="left"/>
              <w:rPr>
                <w:sz w:val="24"/>
              </w:rPr>
            </w:pPr>
            <w:r>
              <w:rPr>
                <w:sz w:val="24"/>
              </w:rPr>
              <w:t>adjective</w:t>
            </w:r>
          </w:p>
        </w:tc>
        <w:tc>
          <w:tcPr>
            <w:tcW w:w="1109" w:type="dxa"/>
          </w:tcPr>
          <w:p w:rsidR="00DD7756" w:rsidRDefault="00AD1397">
            <w:pPr>
              <w:pStyle w:val="TableParagraph"/>
              <w:spacing w:before="7" w:line="262" w:lineRule="exact"/>
              <w:ind w:left="120"/>
              <w:jc w:val="left"/>
              <w:rPr>
                <w:sz w:val="24"/>
              </w:rPr>
            </w:pPr>
            <w:r>
              <w:rPr>
                <w:sz w:val="24"/>
              </w:rPr>
              <w:t>verb</w:t>
            </w:r>
          </w:p>
        </w:tc>
        <w:tc>
          <w:tcPr>
            <w:tcW w:w="793" w:type="dxa"/>
          </w:tcPr>
          <w:p w:rsidR="00DD7756" w:rsidRDefault="00AD1397">
            <w:pPr>
              <w:pStyle w:val="TableParagraph"/>
              <w:spacing w:before="7" w:line="262" w:lineRule="exact"/>
              <w:ind w:right="116"/>
              <w:rPr>
                <w:sz w:val="24"/>
              </w:rPr>
            </w:pPr>
            <w:r>
              <w:rPr>
                <w:w w:val="95"/>
                <w:sz w:val="24"/>
              </w:rPr>
              <w:t>11</w:t>
            </w:r>
          </w:p>
        </w:tc>
      </w:tr>
      <w:tr w:rsidR="00DD7756">
        <w:trPr>
          <w:trHeight w:val="348"/>
        </w:trPr>
        <w:tc>
          <w:tcPr>
            <w:tcW w:w="1109" w:type="dxa"/>
            <w:tcBorders>
              <w:bottom w:val="single" w:sz="6" w:space="0" w:color="000000"/>
            </w:tcBorders>
          </w:tcPr>
          <w:p w:rsidR="00DD7756" w:rsidRDefault="00AD1397">
            <w:pPr>
              <w:pStyle w:val="TableParagraph"/>
              <w:spacing w:before="7" w:line="240" w:lineRule="auto"/>
              <w:ind w:left="119"/>
              <w:jc w:val="left"/>
              <w:rPr>
                <w:sz w:val="24"/>
              </w:rPr>
            </w:pPr>
            <w:r>
              <w:rPr>
                <w:sz w:val="24"/>
              </w:rPr>
              <w:t>adverb</w:t>
            </w:r>
          </w:p>
        </w:tc>
        <w:tc>
          <w:tcPr>
            <w:tcW w:w="1109" w:type="dxa"/>
            <w:tcBorders>
              <w:bottom w:val="single" w:sz="6" w:space="0" w:color="000000"/>
            </w:tcBorders>
          </w:tcPr>
          <w:p w:rsidR="00DD7756" w:rsidRDefault="00AD1397">
            <w:pPr>
              <w:pStyle w:val="TableParagraph"/>
              <w:spacing w:before="7" w:line="240" w:lineRule="auto"/>
              <w:ind w:left="120"/>
              <w:jc w:val="left"/>
              <w:rPr>
                <w:sz w:val="24"/>
              </w:rPr>
            </w:pPr>
            <w:r>
              <w:rPr>
                <w:sz w:val="24"/>
              </w:rPr>
              <w:t>adjective</w:t>
            </w:r>
          </w:p>
        </w:tc>
        <w:tc>
          <w:tcPr>
            <w:tcW w:w="793" w:type="dxa"/>
            <w:tcBorders>
              <w:bottom w:val="single" w:sz="6" w:space="0" w:color="000000"/>
            </w:tcBorders>
          </w:tcPr>
          <w:p w:rsidR="00DD7756" w:rsidRDefault="00AD1397">
            <w:pPr>
              <w:pStyle w:val="TableParagraph"/>
              <w:spacing w:before="7" w:line="240" w:lineRule="auto"/>
              <w:ind w:right="115"/>
              <w:rPr>
                <w:sz w:val="24"/>
              </w:rPr>
            </w:pPr>
            <w:r>
              <w:rPr>
                <w:w w:val="95"/>
                <w:sz w:val="24"/>
              </w:rPr>
              <w:t>10</w:t>
            </w:r>
          </w:p>
        </w:tc>
      </w:tr>
      <w:tr w:rsidR="00DD7756">
        <w:trPr>
          <w:trHeight w:val="395"/>
        </w:trPr>
        <w:tc>
          <w:tcPr>
            <w:tcW w:w="1109" w:type="dxa"/>
            <w:tcBorders>
              <w:top w:val="single" w:sz="6" w:space="0" w:color="000000"/>
              <w:bottom w:val="single" w:sz="8" w:space="0" w:color="000000"/>
            </w:tcBorders>
          </w:tcPr>
          <w:p w:rsidR="00DD7756" w:rsidRDefault="00DD7756">
            <w:pPr>
              <w:pStyle w:val="TableParagraph"/>
              <w:spacing w:before="0" w:line="240" w:lineRule="auto"/>
              <w:jc w:val="left"/>
              <w:rPr>
                <w:rFonts w:ascii="Times New Roman"/>
              </w:rPr>
            </w:pPr>
          </w:p>
        </w:tc>
        <w:tc>
          <w:tcPr>
            <w:tcW w:w="1109" w:type="dxa"/>
            <w:tcBorders>
              <w:top w:val="single" w:sz="6" w:space="0" w:color="000000"/>
              <w:bottom w:val="single" w:sz="8" w:space="0" w:color="000000"/>
            </w:tcBorders>
          </w:tcPr>
          <w:p w:rsidR="00DD7756" w:rsidRDefault="00AD1397">
            <w:pPr>
              <w:pStyle w:val="TableParagraph"/>
              <w:spacing w:before="53" w:line="240" w:lineRule="auto"/>
              <w:ind w:left="119"/>
              <w:jc w:val="left"/>
              <w:rPr>
                <w:sz w:val="24"/>
              </w:rPr>
            </w:pPr>
            <w:r>
              <w:rPr>
                <w:sz w:val="24"/>
              </w:rPr>
              <w:t>Total</w:t>
            </w:r>
          </w:p>
        </w:tc>
        <w:tc>
          <w:tcPr>
            <w:tcW w:w="793" w:type="dxa"/>
            <w:tcBorders>
              <w:top w:val="single" w:sz="6" w:space="0" w:color="000000"/>
              <w:bottom w:val="single" w:sz="8" w:space="0" w:color="000000"/>
            </w:tcBorders>
          </w:tcPr>
          <w:p w:rsidR="00DD7756" w:rsidRDefault="00AD1397">
            <w:pPr>
              <w:pStyle w:val="TableParagraph"/>
              <w:spacing w:before="53" w:line="240" w:lineRule="auto"/>
              <w:ind w:right="116"/>
              <w:rPr>
                <w:sz w:val="24"/>
              </w:rPr>
            </w:pPr>
            <w:r>
              <w:rPr>
                <w:w w:val="95"/>
                <w:sz w:val="24"/>
              </w:rPr>
              <w:t>541</w:t>
            </w:r>
          </w:p>
        </w:tc>
      </w:tr>
    </w:tbl>
    <w:p w:rsidR="00DD7756" w:rsidRDefault="00DD7756">
      <w:pPr>
        <w:rPr>
          <w:sz w:val="24"/>
        </w:rPr>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firstLine="358"/>
        <w:jc w:val="both"/>
      </w:pPr>
      <w:bookmarkStart w:id="43" w:name="_bookmark31"/>
      <w:bookmarkEnd w:id="43"/>
      <w:r>
        <w:lastRenderedPageBreak/>
        <w:t>Another</w:t>
      </w:r>
      <w:r>
        <w:rPr>
          <w:spacing w:val="-14"/>
        </w:rPr>
        <w:t xml:space="preserve"> </w:t>
      </w:r>
      <w:r>
        <w:t>lexicon-based</w:t>
      </w:r>
      <w:r>
        <w:rPr>
          <w:spacing w:val="-14"/>
        </w:rPr>
        <w:t xml:space="preserve"> </w:t>
      </w:r>
      <w:r>
        <w:rPr>
          <w:spacing w:val="-3"/>
        </w:rPr>
        <w:t>study,</w:t>
      </w:r>
      <w:r>
        <w:rPr>
          <w:spacing w:val="-12"/>
        </w:rPr>
        <w:t xml:space="preserve"> </w:t>
      </w:r>
      <w:r>
        <w:t>though</w:t>
      </w:r>
      <w:r>
        <w:rPr>
          <w:spacing w:val="-14"/>
        </w:rPr>
        <w:t xml:space="preserve"> </w:t>
      </w:r>
      <w:r>
        <w:t>not</w:t>
      </w:r>
      <w:r>
        <w:rPr>
          <w:spacing w:val="-13"/>
        </w:rPr>
        <w:t xml:space="preserve"> </w:t>
      </w:r>
      <w:r>
        <w:t>explicitly</w:t>
      </w:r>
      <w:r>
        <w:rPr>
          <w:spacing w:val="-14"/>
        </w:rPr>
        <w:t xml:space="preserve"> </w:t>
      </w:r>
      <w:r>
        <w:t>focused</w:t>
      </w:r>
      <w:r>
        <w:rPr>
          <w:spacing w:val="-14"/>
        </w:rPr>
        <w:t xml:space="preserve"> </w:t>
      </w:r>
      <w:r>
        <w:t>on</w:t>
      </w:r>
      <w:r>
        <w:rPr>
          <w:spacing w:val="-13"/>
        </w:rPr>
        <w:t xml:space="preserve"> </w:t>
      </w:r>
      <w:r>
        <w:t>lexical</w:t>
      </w:r>
      <w:r>
        <w:rPr>
          <w:spacing w:val="-14"/>
        </w:rPr>
        <w:t xml:space="preserve"> </w:t>
      </w:r>
      <w:r>
        <w:t>flexibility,</w:t>
      </w:r>
      <w:r>
        <w:rPr>
          <w:spacing w:val="-12"/>
        </w:rPr>
        <w:t xml:space="preserve"> </w:t>
      </w:r>
      <w:r>
        <w:t>is</w:t>
      </w:r>
      <w:r>
        <w:rPr>
          <w:spacing w:val="-14"/>
        </w:rPr>
        <w:t xml:space="preserve"> </w:t>
      </w:r>
      <w:r>
        <w:t>Croft’s (</w:t>
      </w:r>
      <w:hyperlink w:anchor="_bookmark287" w:history="1">
        <w:r>
          <w:rPr>
            <w:color w:val="007FFF"/>
          </w:rPr>
          <w:t>1984</w:t>
        </w:r>
      </w:hyperlink>
      <w:r>
        <w:t>) study of categories of Russian roots (summarized in Croft [</w:t>
      </w:r>
      <w:hyperlink w:anchor="_bookmark288" w:history="1">
        <w:r>
          <w:rPr>
            <w:color w:val="007FFF"/>
          </w:rPr>
          <w:t>1991</w:t>
        </w:r>
      </w:hyperlink>
      <w:r>
        <w:t xml:space="preserve">: 66]). </w:t>
      </w:r>
      <w:hyperlink w:anchor="_bookmark288" w:history="1">
        <w:r>
          <w:rPr>
            <w:color w:val="007FFF"/>
          </w:rPr>
          <w:t xml:space="preserve">Croft </w:t>
        </w:r>
      </w:hyperlink>
      <w:r>
        <w:t>finds that Russian</w:t>
      </w:r>
      <w:r>
        <w:rPr>
          <w:spacing w:val="-12"/>
        </w:rPr>
        <w:t xml:space="preserve"> </w:t>
      </w:r>
      <w:r>
        <w:t>roots</w:t>
      </w:r>
      <w:r>
        <w:rPr>
          <w:spacing w:val="-11"/>
        </w:rPr>
        <w:t xml:space="preserve"> </w:t>
      </w:r>
      <w:r>
        <w:t>are</w:t>
      </w:r>
      <w:r>
        <w:rPr>
          <w:spacing w:val="-11"/>
        </w:rPr>
        <w:t xml:space="preserve"> </w:t>
      </w:r>
      <w:r>
        <w:t>unmarked,</w:t>
      </w:r>
      <w:r>
        <w:rPr>
          <w:spacing w:val="-9"/>
        </w:rPr>
        <w:t xml:space="preserve"> </w:t>
      </w:r>
      <w:r>
        <w:t>or</w:t>
      </w:r>
      <w:r>
        <w:rPr>
          <w:spacing w:val="-11"/>
        </w:rPr>
        <w:t xml:space="preserve"> </w:t>
      </w:r>
      <w:r>
        <w:t>among</w:t>
      </w:r>
      <w:r>
        <w:rPr>
          <w:spacing w:val="-12"/>
        </w:rPr>
        <w:t xml:space="preserve"> </w:t>
      </w:r>
      <w:r>
        <w:t>the</w:t>
      </w:r>
      <w:r>
        <w:rPr>
          <w:spacing w:val="-11"/>
        </w:rPr>
        <w:t xml:space="preserve"> </w:t>
      </w:r>
      <w:r>
        <w:t>least</w:t>
      </w:r>
      <w:r>
        <w:rPr>
          <w:spacing w:val="-11"/>
        </w:rPr>
        <w:t xml:space="preserve"> </w:t>
      </w:r>
      <w:r>
        <w:t>marked</w:t>
      </w:r>
      <w:r>
        <w:rPr>
          <w:spacing w:val="-11"/>
        </w:rPr>
        <w:t xml:space="preserve"> </w:t>
      </w:r>
      <w:r>
        <w:t>forms,</w:t>
      </w:r>
      <w:r>
        <w:rPr>
          <w:spacing w:val="-9"/>
        </w:rPr>
        <w:t xml:space="preserve"> </w:t>
      </w:r>
      <w:r>
        <w:t>when</w:t>
      </w:r>
      <w:r>
        <w:rPr>
          <w:spacing w:val="-12"/>
        </w:rPr>
        <w:t xml:space="preserve"> </w:t>
      </w:r>
      <w:r>
        <w:t>their</w:t>
      </w:r>
      <w:r>
        <w:rPr>
          <w:spacing w:val="-11"/>
        </w:rPr>
        <w:t xml:space="preserve"> </w:t>
      </w:r>
      <w:r>
        <w:t>semantic</w:t>
      </w:r>
      <w:r>
        <w:rPr>
          <w:spacing w:val="-11"/>
        </w:rPr>
        <w:t xml:space="preserve"> </w:t>
      </w:r>
      <w:r>
        <w:t xml:space="preserve">category (object, action, or property) aligns with their discourse function (reference, predication, or modification respectively). When roots are used for discourse functions that are atypical for their meaning—in other words, when they are used flexibly—they are marked in some way (or at least as marked as their prototypical uses). These data suggest that lexical flexibility is constrained in a principled </w:t>
      </w:r>
      <w:r>
        <w:rPr>
          <w:spacing w:val="-4"/>
        </w:rPr>
        <w:t xml:space="preserve">way, </w:t>
      </w:r>
      <w:r>
        <w:t xml:space="preserve">by what Croft calls the </w:t>
      </w:r>
      <w:r>
        <w:rPr>
          <w:i/>
        </w:rPr>
        <w:t xml:space="preserve">typological markedness of parts of speech </w:t>
      </w:r>
      <w:r>
        <w:t>(explained in detail in</w:t>
      </w:r>
      <w:r>
        <w:rPr>
          <w:spacing w:val="-4"/>
        </w:rPr>
        <w:t xml:space="preserve"> </w:t>
      </w:r>
      <w:r>
        <w:t>§</w:t>
      </w:r>
      <w:hyperlink w:anchor="_bookmark133" w:history="1">
        <w:r>
          <w:rPr>
            <w:color w:val="007FFF"/>
          </w:rPr>
          <w:t>2.4</w:t>
        </w:r>
      </w:hyperlink>
      <w:r>
        <w:t>).</w:t>
      </w:r>
    </w:p>
    <w:p w:rsidR="00DD7756" w:rsidRDefault="00AD1397">
      <w:pPr>
        <w:pStyle w:val="BodyText"/>
        <w:spacing w:line="420" w:lineRule="auto"/>
        <w:ind w:left="120" w:right="533" w:firstLine="358"/>
        <w:jc w:val="both"/>
      </w:pPr>
      <w:r>
        <w:t>In</w:t>
      </w:r>
      <w:r>
        <w:rPr>
          <w:spacing w:val="-16"/>
        </w:rPr>
        <w:t xml:space="preserve"> </w:t>
      </w:r>
      <w:r>
        <w:t>a</w:t>
      </w:r>
      <w:r>
        <w:rPr>
          <w:spacing w:val="-16"/>
        </w:rPr>
        <w:t xml:space="preserve"> </w:t>
      </w:r>
      <w:r>
        <w:t>study</w:t>
      </w:r>
      <w:r>
        <w:rPr>
          <w:spacing w:val="-16"/>
        </w:rPr>
        <w:t xml:space="preserve"> </w:t>
      </w:r>
      <w:r>
        <w:t>of</w:t>
      </w:r>
      <w:r>
        <w:rPr>
          <w:spacing w:val="-16"/>
        </w:rPr>
        <w:t xml:space="preserve"> </w:t>
      </w:r>
      <w:r>
        <w:t>Mundari,</w:t>
      </w:r>
      <w:r>
        <w:rPr>
          <w:spacing w:val="-13"/>
        </w:rPr>
        <w:t xml:space="preserve"> </w:t>
      </w:r>
      <w:r>
        <w:t>Evans</w:t>
      </w:r>
      <w:r>
        <w:rPr>
          <w:spacing w:val="-15"/>
        </w:rPr>
        <w:t xml:space="preserve"> </w:t>
      </w:r>
      <w:r>
        <w:t>&amp;</w:t>
      </w:r>
      <w:r>
        <w:rPr>
          <w:spacing w:val="-16"/>
        </w:rPr>
        <w:t xml:space="preserve"> </w:t>
      </w:r>
      <w:r>
        <w:t>Osada</w:t>
      </w:r>
      <w:r>
        <w:rPr>
          <w:spacing w:val="-16"/>
        </w:rPr>
        <w:t xml:space="preserve"> </w:t>
      </w:r>
      <w:r>
        <w:t>(</w:t>
      </w:r>
      <w:hyperlink w:anchor="_bookmark321" w:history="1">
        <w:r>
          <w:rPr>
            <w:color w:val="007FFF"/>
          </w:rPr>
          <w:t>2005</w:t>
        </w:r>
      </w:hyperlink>
      <w:r>
        <w:t>)</w:t>
      </w:r>
      <w:r>
        <w:rPr>
          <w:spacing w:val="-16"/>
        </w:rPr>
        <w:t xml:space="preserve"> </w:t>
      </w:r>
      <w:r>
        <w:t>conduct</w:t>
      </w:r>
      <w:r>
        <w:rPr>
          <w:spacing w:val="-16"/>
        </w:rPr>
        <w:t xml:space="preserve"> </w:t>
      </w:r>
      <w:r>
        <w:t>a</w:t>
      </w:r>
      <w:r>
        <w:rPr>
          <w:spacing w:val="-15"/>
        </w:rPr>
        <w:t xml:space="preserve"> </w:t>
      </w:r>
      <w:r>
        <w:t>dictionary</w:t>
      </w:r>
      <w:r>
        <w:rPr>
          <w:spacing w:val="-16"/>
        </w:rPr>
        <w:t xml:space="preserve"> </w:t>
      </w:r>
      <w:r>
        <w:t>analysis</w:t>
      </w:r>
      <w:r>
        <w:rPr>
          <w:spacing w:val="-16"/>
        </w:rPr>
        <w:t xml:space="preserve"> </w:t>
      </w:r>
      <w:r>
        <w:t>using</w:t>
      </w:r>
      <w:r>
        <w:rPr>
          <w:spacing w:val="-16"/>
        </w:rPr>
        <w:t xml:space="preserve"> </w:t>
      </w:r>
      <w:r>
        <w:t>a</w:t>
      </w:r>
      <w:r>
        <w:rPr>
          <w:spacing w:val="-16"/>
        </w:rPr>
        <w:t xml:space="preserve"> </w:t>
      </w:r>
      <w:r>
        <w:t>focused 105-entry sample as well as a larger 5,000-entry-sample. In the 105-entry sample, 74 stems (72%) could be used as either noun or verb. In the larger sample, 1,953 stems (52%) could be used</w:t>
      </w:r>
      <w:r>
        <w:rPr>
          <w:spacing w:val="-14"/>
        </w:rPr>
        <w:t xml:space="preserve"> </w:t>
      </w:r>
      <w:r>
        <w:t>as</w:t>
      </w:r>
      <w:r>
        <w:rPr>
          <w:spacing w:val="-14"/>
        </w:rPr>
        <w:t xml:space="preserve"> </w:t>
      </w:r>
      <w:r>
        <w:t>both</w:t>
      </w:r>
      <w:r>
        <w:rPr>
          <w:spacing w:val="-13"/>
        </w:rPr>
        <w:t xml:space="preserve"> </w:t>
      </w:r>
      <w:r>
        <w:t>noun</w:t>
      </w:r>
      <w:r>
        <w:rPr>
          <w:spacing w:val="-14"/>
        </w:rPr>
        <w:t xml:space="preserve"> </w:t>
      </w:r>
      <w:r>
        <w:t>and</w:t>
      </w:r>
      <w:r>
        <w:rPr>
          <w:spacing w:val="-14"/>
        </w:rPr>
        <w:t xml:space="preserve"> </w:t>
      </w:r>
      <w:r>
        <w:t>verb.</w:t>
      </w:r>
      <w:r>
        <w:rPr>
          <w:spacing w:val="11"/>
        </w:rPr>
        <w:t xml:space="preserve"> </w:t>
      </w:r>
      <w:r>
        <w:t>The</w:t>
      </w:r>
      <w:r>
        <w:rPr>
          <w:spacing w:val="-14"/>
        </w:rPr>
        <w:t xml:space="preserve"> </w:t>
      </w:r>
      <w:r>
        <w:t>complete</w:t>
      </w:r>
      <w:r>
        <w:rPr>
          <w:spacing w:val="-13"/>
        </w:rPr>
        <w:t xml:space="preserve"> </w:t>
      </w:r>
      <w:r>
        <w:t>figures</w:t>
      </w:r>
      <w:r>
        <w:rPr>
          <w:spacing w:val="-15"/>
        </w:rPr>
        <w:t xml:space="preserve"> </w:t>
      </w:r>
      <w:r>
        <w:t>for</w:t>
      </w:r>
      <w:r>
        <w:rPr>
          <w:spacing w:val="-13"/>
        </w:rPr>
        <w:t xml:space="preserve"> </w:t>
      </w:r>
      <w:r>
        <w:t>the</w:t>
      </w:r>
      <w:r>
        <w:rPr>
          <w:spacing w:val="-14"/>
        </w:rPr>
        <w:t xml:space="preserve"> </w:t>
      </w:r>
      <w:r>
        <w:t>large</w:t>
      </w:r>
      <w:r>
        <w:rPr>
          <w:spacing w:val="-14"/>
        </w:rPr>
        <w:t xml:space="preserve"> </w:t>
      </w:r>
      <w:r>
        <w:t>sample</w:t>
      </w:r>
      <w:r>
        <w:rPr>
          <w:spacing w:val="-13"/>
        </w:rPr>
        <w:t xml:space="preserve"> </w:t>
      </w:r>
      <w:r>
        <w:t>are</w:t>
      </w:r>
      <w:r>
        <w:rPr>
          <w:spacing w:val="-14"/>
        </w:rPr>
        <w:t xml:space="preserve"> </w:t>
      </w:r>
      <w:r>
        <w:t>shown</w:t>
      </w:r>
      <w:r>
        <w:rPr>
          <w:spacing w:val="-14"/>
        </w:rPr>
        <w:t xml:space="preserve"> </w:t>
      </w:r>
      <w:r>
        <w:t>in</w:t>
      </w:r>
      <w:r>
        <w:rPr>
          <w:spacing w:val="-18"/>
        </w:rPr>
        <w:t xml:space="preserve"> </w:t>
      </w:r>
      <w:hyperlink w:anchor="_bookmark32" w:history="1">
        <w:r>
          <w:rPr>
            <w:color w:val="007FFF"/>
            <w:spacing w:val="-3"/>
          </w:rPr>
          <w:t>Table</w:t>
        </w:r>
        <w:r>
          <w:rPr>
            <w:color w:val="007FFF"/>
            <w:spacing w:val="-14"/>
          </w:rPr>
          <w:t xml:space="preserve"> </w:t>
        </w:r>
        <w:r>
          <w:rPr>
            <w:color w:val="007FFF"/>
          </w:rPr>
          <w:t>1.2</w:t>
        </w:r>
      </w:hyperlink>
      <w:r>
        <w:t xml:space="preserve">. </w:t>
      </w:r>
      <w:hyperlink w:anchor="_bookmark321" w:history="1">
        <w:r>
          <w:rPr>
            <w:color w:val="007FFF"/>
          </w:rPr>
          <w:t>Evans</w:t>
        </w:r>
        <w:r>
          <w:rPr>
            <w:color w:val="007FFF"/>
            <w:spacing w:val="-8"/>
          </w:rPr>
          <w:t xml:space="preserve"> </w:t>
        </w:r>
        <w:r>
          <w:rPr>
            <w:color w:val="007FFF"/>
          </w:rPr>
          <w:t>&amp;</w:t>
        </w:r>
        <w:r>
          <w:rPr>
            <w:color w:val="007FFF"/>
            <w:spacing w:val="-7"/>
          </w:rPr>
          <w:t xml:space="preserve"> </w:t>
        </w:r>
        <w:r>
          <w:rPr>
            <w:color w:val="007FFF"/>
          </w:rPr>
          <w:t>Osada</w:t>
        </w:r>
        <w:r>
          <w:rPr>
            <w:color w:val="007FFF"/>
            <w:spacing w:val="-9"/>
          </w:rPr>
          <w:t xml:space="preserve"> </w:t>
        </w:r>
      </w:hyperlink>
      <w:r>
        <w:t>argue</w:t>
      </w:r>
      <w:r>
        <w:rPr>
          <w:spacing w:val="-7"/>
        </w:rPr>
        <w:t xml:space="preserve"> </w:t>
      </w:r>
      <w:r>
        <w:t>on</w:t>
      </w:r>
      <w:r>
        <w:rPr>
          <w:spacing w:val="-8"/>
        </w:rPr>
        <w:t xml:space="preserve"> </w:t>
      </w:r>
      <w:r>
        <w:t>the</w:t>
      </w:r>
      <w:r>
        <w:rPr>
          <w:spacing w:val="-7"/>
        </w:rPr>
        <w:t xml:space="preserve"> </w:t>
      </w:r>
      <w:r>
        <w:t>basis</w:t>
      </w:r>
      <w:r>
        <w:rPr>
          <w:spacing w:val="-8"/>
        </w:rPr>
        <w:t xml:space="preserve"> </w:t>
      </w:r>
      <w:r>
        <w:t>of</w:t>
      </w:r>
      <w:r>
        <w:rPr>
          <w:spacing w:val="-7"/>
        </w:rPr>
        <w:t xml:space="preserve"> </w:t>
      </w:r>
      <w:r>
        <w:t>these</w:t>
      </w:r>
      <w:r>
        <w:rPr>
          <w:spacing w:val="-8"/>
        </w:rPr>
        <w:t xml:space="preserve"> </w:t>
      </w:r>
      <w:r>
        <w:t>data</w:t>
      </w:r>
      <w:r>
        <w:rPr>
          <w:spacing w:val="-7"/>
        </w:rPr>
        <w:t xml:space="preserve"> </w:t>
      </w:r>
      <w:r>
        <w:t>that,</w:t>
      </w:r>
      <w:r>
        <w:rPr>
          <w:spacing w:val="-7"/>
        </w:rPr>
        <w:t xml:space="preserve"> </w:t>
      </w:r>
      <w:r>
        <w:t>because</w:t>
      </w:r>
      <w:r>
        <w:rPr>
          <w:spacing w:val="-7"/>
        </w:rPr>
        <w:t xml:space="preserve"> </w:t>
      </w:r>
      <w:r>
        <w:t>not</w:t>
      </w:r>
      <w:r>
        <w:rPr>
          <w:spacing w:val="-8"/>
        </w:rPr>
        <w:t xml:space="preserve"> </w:t>
      </w:r>
      <w:r>
        <w:t>all</w:t>
      </w:r>
      <w:r>
        <w:rPr>
          <w:spacing w:val="-7"/>
        </w:rPr>
        <w:t xml:space="preserve"> </w:t>
      </w:r>
      <w:r>
        <w:t>the</w:t>
      </w:r>
      <w:r>
        <w:rPr>
          <w:spacing w:val="-8"/>
        </w:rPr>
        <w:t xml:space="preserve"> </w:t>
      </w:r>
      <w:r>
        <w:t>items</w:t>
      </w:r>
      <w:r>
        <w:rPr>
          <w:spacing w:val="-7"/>
        </w:rPr>
        <w:t xml:space="preserve"> </w:t>
      </w:r>
      <w:r>
        <w:t>in</w:t>
      </w:r>
      <w:r>
        <w:rPr>
          <w:spacing w:val="-8"/>
        </w:rPr>
        <w:t xml:space="preserve"> </w:t>
      </w:r>
      <w:r>
        <w:t>the</w:t>
      </w:r>
      <w:r>
        <w:rPr>
          <w:spacing w:val="-7"/>
        </w:rPr>
        <w:t xml:space="preserve"> </w:t>
      </w:r>
      <w:r>
        <w:t>Mundari lexicon</w:t>
      </w:r>
      <w:r>
        <w:rPr>
          <w:spacing w:val="-20"/>
        </w:rPr>
        <w:t xml:space="preserve"> </w:t>
      </w:r>
      <w:r>
        <w:t>are</w:t>
      </w:r>
      <w:r>
        <w:rPr>
          <w:spacing w:val="-19"/>
        </w:rPr>
        <w:t xml:space="preserve"> </w:t>
      </w:r>
      <w:r>
        <w:t>flexible,</w:t>
      </w:r>
      <w:r>
        <w:rPr>
          <w:spacing w:val="-17"/>
        </w:rPr>
        <w:t xml:space="preserve"> </w:t>
      </w:r>
      <w:r>
        <w:t>Mundari</w:t>
      </w:r>
      <w:r>
        <w:rPr>
          <w:spacing w:val="-19"/>
        </w:rPr>
        <w:t xml:space="preserve"> </w:t>
      </w:r>
      <w:r>
        <w:t>is</w:t>
      </w:r>
      <w:r>
        <w:rPr>
          <w:spacing w:val="-21"/>
        </w:rPr>
        <w:t xml:space="preserve"> </w:t>
      </w:r>
      <w:r>
        <w:rPr>
          <w:i/>
        </w:rPr>
        <w:t>not</w:t>
      </w:r>
      <w:r>
        <w:rPr>
          <w:i/>
          <w:spacing w:val="-7"/>
        </w:rPr>
        <w:t xml:space="preserve"> </w:t>
      </w:r>
      <w:r>
        <w:t>a</w:t>
      </w:r>
      <w:r>
        <w:rPr>
          <w:spacing w:val="-19"/>
        </w:rPr>
        <w:t xml:space="preserve"> </w:t>
      </w:r>
      <w:r>
        <w:t>flexible</w:t>
      </w:r>
      <w:r>
        <w:rPr>
          <w:spacing w:val="-19"/>
        </w:rPr>
        <w:t xml:space="preserve"> </w:t>
      </w:r>
      <w:r>
        <w:t>language.</w:t>
      </w:r>
      <w:r>
        <w:rPr>
          <w:spacing w:val="6"/>
        </w:rPr>
        <w:t xml:space="preserve"> </w:t>
      </w:r>
      <w:r>
        <w:t>As</w:t>
      </w:r>
      <w:r>
        <w:rPr>
          <w:spacing w:val="-19"/>
        </w:rPr>
        <w:t xml:space="preserve"> </w:t>
      </w:r>
      <w:r>
        <w:t>with</w:t>
      </w:r>
      <w:r>
        <w:rPr>
          <w:spacing w:val="-20"/>
        </w:rPr>
        <w:t xml:space="preserve"> </w:t>
      </w:r>
      <w:r>
        <w:t>any</w:t>
      </w:r>
      <w:r>
        <w:rPr>
          <w:spacing w:val="-19"/>
        </w:rPr>
        <w:t xml:space="preserve"> </w:t>
      </w:r>
      <w:r>
        <w:t>whole-language</w:t>
      </w:r>
      <w:r>
        <w:rPr>
          <w:spacing w:val="-20"/>
        </w:rPr>
        <w:t xml:space="preserve"> </w:t>
      </w:r>
      <w:r>
        <w:t xml:space="preserve">typology, </w:t>
      </w:r>
      <w:r>
        <w:rPr>
          <w:spacing w:val="-3"/>
        </w:rPr>
        <w:t xml:space="preserve">however, </w:t>
      </w:r>
      <w:r>
        <w:t xml:space="preserve">this is an oversimplification. </w:t>
      </w:r>
      <w:r>
        <w:rPr>
          <w:spacing w:val="-8"/>
        </w:rPr>
        <w:t xml:space="preserve">To </w:t>
      </w:r>
      <w:r>
        <w:t>overlook the flexibility of these items ignores the behavior</w:t>
      </w:r>
      <w:r>
        <w:rPr>
          <w:spacing w:val="-16"/>
        </w:rPr>
        <w:t xml:space="preserve"> </w:t>
      </w:r>
      <w:r>
        <w:t>of</w:t>
      </w:r>
      <w:r>
        <w:rPr>
          <w:spacing w:val="-15"/>
        </w:rPr>
        <w:t xml:space="preserve"> </w:t>
      </w:r>
      <w:r>
        <w:t>a</w:t>
      </w:r>
      <w:r>
        <w:rPr>
          <w:spacing w:val="-15"/>
        </w:rPr>
        <w:t xml:space="preserve"> </w:t>
      </w:r>
      <w:r>
        <w:t>vast</w:t>
      </w:r>
      <w:r>
        <w:rPr>
          <w:spacing w:val="-16"/>
        </w:rPr>
        <w:t xml:space="preserve"> </w:t>
      </w:r>
      <w:r>
        <w:t>portion</w:t>
      </w:r>
      <w:r>
        <w:rPr>
          <w:spacing w:val="-15"/>
        </w:rPr>
        <w:t xml:space="preserve"> </w:t>
      </w:r>
      <w:r>
        <w:t>of</w:t>
      </w:r>
      <w:r>
        <w:rPr>
          <w:spacing w:val="-15"/>
        </w:rPr>
        <w:t xml:space="preserve"> </w:t>
      </w:r>
      <w:r>
        <w:t>the</w:t>
      </w:r>
      <w:r>
        <w:rPr>
          <w:spacing w:val="-16"/>
        </w:rPr>
        <w:t xml:space="preserve"> </w:t>
      </w:r>
      <w:r>
        <w:t>lexicon.</w:t>
      </w:r>
      <w:r>
        <w:rPr>
          <w:spacing w:val="12"/>
        </w:rPr>
        <w:t xml:space="preserve"> </w:t>
      </w:r>
      <w:r>
        <w:t>It</w:t>
      </w:r>
      <w:r>
        <w:rPr>
          <w:spacing w:val="-16"/>
        </w:rPr>
        <w:t xml:space="preserve"> </w:t>
      </w:r>
      <w:r>
        <w:t>is</w:t>
      </w:r>
      <w:r>
        <w:rPr>
          <w:spacing w:val="-15"/>
        </w:rPr>
        <w:t xml:space="preserve"> </w:t>
      </w:r>
      <w:r>
        <w:t>exactly</w:t>
      </w:r>
      <w:r>
        <w:rPr>
          <w:spacing w:val="-15"/>
        </w:rPr>
        <w:t xml:space="preserve"> </w:t>
      </w:r>
      <w:r>
        <w:t>this</w:t>
      </w:r>
      <w:r>
        <w:rPr>
          <w:spacing w:val="-16"/>
        </w:rPr>
        <w:t xml:space="preserve"> </w:t>
      </w:r>
      <w:r>
        <w:t>flexible</w:t>
      </w:r>
      <w:r>
        <w:rPr>
          <w:spacing w:val="-15"/>
        </w:rPr>
        <w:t xml:space="preserve"> </w:t>
      </w:r>
      <w:r>
        <w:t>behavior</w:t>
      </w:r>
      <w:r>
        <w:rPr>
          <w:spacing w:val="-15"/>
        </w:rPr>
        <w:t xml:space="preserve"> </w:t>
      </w:r>
      <w:r>
        <w:t>which</w:t>
      </w:r>
      <w:r>
        <w:rPr>
          <w:spacing w:val="-15"/>
        </w:rPr>
        <w:t xml:space="preserve"> </w:t>
      </w:r>
      <w:r>
        <w:t>is</w:t>
      </w:r>
      <w:r>
        <w:rPr>
          <w:spacing w:val="-16"/>
        </w:rPr>
        <w:t xml:space="preserve"> </w:t>
      </w:r>
      <w:r>
        <w:t>of</w:t>
      </w:r>
      <w:r>
        <w:rPr>
          <w:spacing w:val="-15"/>
        </w:rPr>
        <w:t xml:space="preserve"> </w:t>
      </w:r>
      <w:r>
        <w:t>interest in this thesis. Evans &amp; Osada’s study nonetheless constitutes an important contribution to our knowledge of the empirical extent of lexical flexibility across</w:t>
      </w:r>
      <w:r>
        <w:rPr>
          <w:spacing w:val="-22"/>
        </w:rPr>
        <w:t xml:space="preserve"> </w:t>
      </w:r>
      <w:r>
        <w:t>languages.</w:t>
      </w:r>
    </w:p>
    <w:p w:rsidR="00DD7756" w:rsidRDefault="00AD1397">
      <w:pPr>
        <w:spacing w:before="31" w:line="259" w:lineRule="auto"/>
        <w:ind w:left="2254" w:right="1731" w:hanging="939"/>
        <w:jc w:val="both"/>
      </w:pPr>
      <w:bookmarkStart w:id="44" w:name="_bookmark32"/>
      <w:bookmarkEnd w:id="44"/>
      <w:r>
        <w:rPr>
          <w:b/>
        </w:rPr>
        <w:t xml:space="preserve">Table 1.2: </w:t>
      </w:r>
      <w:r>
        <w:t xml:space="preserve">Percentage of lexical items used as nouns, verbs, or both in Mundari (Austroasiatic &gt; Munda) (Evans &amp; Osada </w:t>
      </w:r>
      <w:hyperlink w:anchor="_bookmark321" w:history="1">
        <w:r>
          <w:rPr>
            <w:color w:val="007FFF"/>
          </w:rPr>
          <w:t>2005</w:t>
        </w:r>
      </w:hyperlink>
      <w:r>
        <w:t>: 383)</w:t>
      </w:r>
    </w:p>
    <w:p w:rsidR="00DD7756" w:rsidRDefault="00DD7756">
      <w:pPr>
        <w:pStyle w:val="BodyText"/>
        <w:spacing w:before="11"/>
        <w:rPr>
          <w:sz w:val="18"/>
        </w:rPr>
      </w:pPr>
    </w:p>
    <w:tbl>
      <w:tblPr>
        <w:tblW w:w="0" w:type="auto"/>
        <w:tblInd w:w="3069" w:type="dxa"/>
        <w:tblLayout w:type="fixed"/>
        <w:tblCellMar>
          <w:left w:w="0" w:type="dxa"/>
          <w:right w:w="0" w:type="dxa"/>
        </w:tblCellMar>
        <w:tblLook w:val="01E0"/>
      </w:tblPr>
      <w:tblGrid>
        <w:gridCol w:w="1656"/>
        <w:gridCol w:w="737"/>
        <w:gridCol w:w="725"/>
      </w:tblGrid>
      <w:tr w:rsidR="00DD7756">
        <w:trPr>
          <w:trHeight w:val="335"/>
        </w:trPr>
        <w:tc>
          <w:tcPr>
            <w:tcW w:w="1656" w:type="dxa"/>
            <w:tcBorders>
              <w:top w:val="single" w:sz="8" w:space="0" w:color="000000"/>
            </w:tcBorders>
          </w:tcPr>
          <w:p w:rsidR="00DD7756" w:rsidRDefault="00AD1397">
            <w:pPr>
              <w:pStyle w:val="TableParagraph"/>
              <w:spacing w:before="54" w:line="262" w:lineRule="exact"/>
              <w:ind w:left="119"/>
              <w:jc w:val="left"/>
              <w:rPr>
                <w:sz w:val="24"/>
              </w:rPr>
            </w:pPr>
            <w:r>
              <w:rPr>
                <w:sz w:val="24"/>
              </w:rPr>
              <w:t>noun only</w:t>
            </w:r>
          </w:p>
        </w:tc>
        <w:tc>
          <w:tcPr>
            <w:tcW w:w="737" w:type="dxa"/>
            <w:tcBorders>
              <w:top w:val="single" w:sz="8" w:space="0" w:color="000000"/>
            </w:tcBorders>
          </w:tcPr>
          <w:p w:rsidR="00DD7756" w:rsidRDefault="00AD1397">
            <w:pPr>
              <w:pStyle w:val="TableParagraph"/>
              <w:spacing w:before="54" w:line="262" w:lineRule="exact"/>
              <w:ind w:right="118"/>
              <w:rPr>
                <w:sz w:val="24"/>
              </w:rPr>
            </w:pPr>
            <w:r>
              <w:rPr>
                <w:w w:val="95"/>
                <w:sz w:val="24"/>
              </w:rPr>
              <w:t>772</w:t>
            </w:r>
          </w:p>
        </w:tc>
        <w:tc>
          <w:tcPr>
            <w:tcW w:w="725" w:type="dxa"/>
            <w:tcBorders>
              <w:top w:val="single" w:sz="8" w:space="0" w:color="000000"/>
            </w:tcBorders>
          </w:tcPr>
          <w:p w:rsidR="00DD7756" w:rsidRDefault="00AD1397">
            <w:pPr>
              <w:pStyle w:val="TableParagraph"/>
              <w:spacing w:before="54" w:line="262" w:lineRule="exact"/>
              <w:ind w:right="119"/>
              <w:rPr>
                <w:sz w:val="24"/>
              </w:rPr>
            </w:pPr>
            <w:r>
              <w:rPr>
                <w:w w:val="95"/>
                <w:sz w:val="24"/>
              </w:rPr>
              <w:t>20%</w:t>
            </w:r>
          </w:p>
        </w:tc>
      </w:tr>
      <w:tr w:rsidR="00DD7756">
        <w:trPr>
          <w:trHeight w:val="288"/>
        </w:trPr>
        <w:tc>
          <w:tcPr>
            <w:tcW w:w="1656" w:type="dxa"/>
          </w:tcPr>
          <w:p w:rsidR="00DD7756" w:rsidRDefault="00AD1397">
            <w:pPr>
              <w:pStyle w:val="TableParagraph"/>
              <w:spacing w:before="7" w:line="262" w:lineRule="exact"/>
              <w:ind w:left="119"/>
              <w:jc w:val="left"/>
              <w:rPr>
                <w:sz w:val="24"/>
              </w:rPr>
            </w:pPr>
            <w:r>
              <w:rPr>
                <w:sz w:val="24"/>
              </w:rPr>
              <w:t>verb only</w:t>
            </w:r>
          </w:p>
        </w:tc>
        <w:tc>
          <w:tcPr>
            <w:tcW w:w="737" w:type="dxa"/>
          </w:tcPr>
          <w:p w:rsidR="00DD7756" w:rsidRDefault="00AD1397">
            <w:pPr>
              <w:pStyle w:val="TableParagraph"/>
              <w:spacing w:before="7" w:line="262" w:lineRule="exact"/>
              <w:ind w:right="118"/>
              <w:rPr>
                <w:sz w:val="24"/>
              </w:rPr>
            </w:pPr>
            <w:r>
              <w:rPr>
                <w:w w:val="95"/>
                <w:sz w:val="24"/>
              </w:rPr>
              <w:t>1,099</w:t>
            </w:r>
          </w:p>
        </w:tc>
        <w:tc>
          <w:tcPr>
            <w:tcW w:w="725" w:type="dxa"/>
          </w:tcPr>
          <w:p w:rsidR="00DD7756" w:rsidRDefault="00AD1397">
            <w:pPr>
              <w:pStyle w:val="TableParagraph"/>
              <w:spacing w:before="7" w:line="262" w:lineRule="exact"/>
              <w:ind w:right="119"/>
              <w:rPr>
                <w:sz w:val="24"/>
              </w:rPr>
            </w:pPr>
            <w:r>
              <w:rPr>
                <w:w w:val="95"/>
                <w:sz w:val="24"/>
              </w:rPr>
              <w:t>28%</w:t>
            </w:r>
          </w:p>
        </w:tc>
      </w:tr>
      <w:tr w:rsidR="00DD7756">
        <w:trPr>
          <w:trHeight w:val="348"/>
        </w:trPr>
        <w:tc>
          <w:tcPr>
            <w:tcW w:w="1656" w:type="dxa"/>
            <w:tcBorders>
              <w:bottom w:val="single" w:sz="6" w:space="0" w:color="000000"/>
            </w:tcBorders>
          </w:tcPr>
          <w:p w:rsidR="00DD7756" w:rsidRDefault="00AD1397">
            <w:pPr>
              <w:pStyle w:val="TableParagraph"/>
              <w:spacing w:before="7" w:line="240" w:lineRule="auto"/>
              <w:ind w:left="119"/>
              <w:jc w:val="left"/>
              <w:rPr>
                <w:sz w:val="24"/>
              </w:rPr>
            </w:pPr>
            <w:r>
              <w:rPr>
                <w:sz w:val="24"/>
              </w:rPr>
              <w:t>noun and verb</w:t>
            </w:r>
          </w:p>
        </w:tc>
        <w:tc>
          <w:tcPr>
            <w:tcW w:w="737" w:type="dxa"/>
            <w:tcBorders>
              <w:bottom w:val="single" w:sz="6" w:space="0" w:color="000000"/>
            </w:tcBorders>
          </w:tcPr>
          <w:p w:rsidR="00DD7756" w:rsidRDefault="00AD1397">
            <w:pPr>
              <w:pStyle w:val="TableParagraph"/>
              <w:spacing w:before="7" w:line="240" w:lineRule="auto"/>
              <w:ind w:right="118"/>
              <w:rPr>
                <w:sz w:val="24"/>
              </w:rPr>
            </w:pPr>
            <w:r>
              <w:rPr>
                <w:w w:val="95"/>
                <w:sz w:val="24"/>
              </w:rPr>
              <w:t>1,953</w:t>
            </w:r>
          </w:p>
        </w:tc>
        <w:tc>
          <w:tcPr>
            <w:tcW w:w="725" w:type="dxa"/>
            <w:tcBorders>
              <w:bottom w:val="single" w:sz="6" w:space="0" w:color="000000"/>
            </w:tcBorders>
          </w:tcPr>
          <w:p w:rsidR="00DD7756" w:rsidRDefault="00AD1397">
            <w:pPr>
              <w:pStyle w:val="TableParagraph"/>
              <w:spacing w:before="7" w:line="240" w:lineRule="auto"/>
              <w:ind w:right="118"/>
              <w:rPr>
                <w:sz w:val="24"/>
              </w:rPr>
            </w:pPr>
            <w:r>
              <w:rPr>
                <w:w w:val="95"/>
                <w:sz w:val="24"/>
              </w:rPr>
              <w:t>52%</w:t>
            </w:r>
          </w:p>
        </w:tc>
      </w:tr>
      <w:tr w:rsidR="00DD7756">
        <w:trPr>
          <w:trHeight w:val="395"/>
        </w:trPr>
        <w:tc>
          <w:tcPr>
            <w:tcW w:w="1656" w:type="dxa"/>
            <w:tcBorders>
              <w:top w:val="single" w:sz="6" w:space="0" w:color="000000"/>
              <w:bottom w:val="single" w:sz="8" w:space="0" w:color="000000"/>
            </w:tcBorders>
          </w:tcPr>
          <w:p w:rsidR="00DD7756" w:rsidRDefault="00AD1397">
            <w:pPr>
              <w:pStyle w:val="TableParagraph"/>
              <w:spacing w:before="53" w:line="240" w:lineRule="auto"/>
              <w:ind w:left="119"/>
              <w:jc w:val="left"/>
              <w:rPr>
                <w:sz w:val="24"/>
              </w:rPr>
            </w:pPr>
            <w:r>
              <w:rPr>
                <w:sz w:val="24"/>
              </w:rPr>
              <w:t>Total</w:t>
            </w:r>
          </w:p>
        </w:tc>
        <w:tc>
          <w:tcPr>
            <w:tcW w:w="737" w:type="dxa"/>
            <w:tcBorders>
              <w:top w:val="single" w:sz="6" w:space="0" w:color="000000"/>
              <w:bottom w:val="single" w:sz="8" w:space="0" w:color="000000"/>
            </w:tcBorders>
          </w:tcPr>
          <w:p w:rsidR="00DD7756" w:rsidRDefault="00AD1397">
            <w:pPr>
              <w:pStyle w:val="TableParagraph"/>
              <w:spacing w:before="53" w:line="240" w:lineRule="auto"/>
              <w:ind w:right="118"/>
              <w:rPr>
                <w:sz w:val="24"/>
              </w:rPr>
            </w:pPr>
            <w:r>
              <w:rPr>
                <w:w w:val="95"/>
                <w:sz w:val="24"/>
              </w:rPr>
              <w:t>3,824</w:t>
            </w:r>
          </w:p>
        </w:tc>
        <w:tc>
          <w:tcPr>
            <w:tcW w:w="725" w:type="dxa"/>
            <w:tcBorders>
              <w:top w:val="single" w:sz="6" w:space="0" w:color="000000"/>
              <w:bottom w:val="single" w:sz="8" w:space="0" w:color="000000"/>
            </w:tcBorders>
          </w:tcPr>
          <w:p w:rsidR="00DD7756" w:rsidRDefault="00AD1397">
            <w:pPr>
              <w:pStyle w:val="TableParagraph"/>
              <w:spacing w:before="53" w:line="240" w:lineRule="auto"/>
              <w:ind w:right="118"/>
              <w:rPr>
                <w:sz w:val="24"/>
              </w:rPr>
            </w:pPr>
            <w:r>
              <w:rPr>
                <w:w w:val="95"/>
                <w:sz w:val="24"/>
              </w:rPr>
              <w:t>100%</w:t>
            </w:r>
          </w:p>
        </w:tc>
      </w:tr>
    </w:tbl>
    <w:p w:rsidR="00DD7756" w:rsidRDefault="00DD7756">
      <w:pPr>
        <w:pStyle w:val="BodyText"/>
      </w:pPr>
    </w:p>
    <w:p w:rsidR="00DD7756" w:rsidRDefault="00AD1397">
      <w:pPr>
        <w:pStyle w:val="BodyText"/>
        <w:spacing w:before="181" w:line="420" w:lineRule="auto"/>
        <w:ind w:left="120" w:right="533" w:firstLine="358"/>
        <w:jc w:val="both"/>
      </w:pPr>
      <w:r>
        <w:t>Mithun (</w:t>
      </w:r>
      <w:hyperlink w:anchor="_bookmark423" w:history="1">
        <w:r>
          <w:rPr>
            <w:color w:val="007FFF"/>
          </w:rPr>
          <w:t>2017</w:t>
        </w:r>
      </w:hyperlink>
      <w:r>
        <w:t xml:space="preserve">: 163) also conducts a lexicon-based analysis of roots in Central Alaskan </w:t>
      </w:r>
      <w:r>
        <w:rPr>
          <w:spacing w:val="-3"/>
        </w:rPr>
        <w:t xml:space="preserve">Yup’ik </w:t>
      </w:r>
      <w:r>
        <w:t>using Jacobson’s (</w:t>
      </w:r>
      <w:hyperlink w:anchor="_bookmark382" w:history="1">
        <w:r>
          <w:rPr>
            <w:color w:val="007FFF"/>
          </w:rPr>
          <w:t>2012</w:t>
        </w:r>
      </w:hyperlink>
      <w:r>
        <w:t>) exhaustive dictionary, and shows that only a small minority of</w:t>
      </w:r>
      <w:r>
        <w:rPr>
          <w:spacing w:val="-6"/>
        </w:rPr>
        <w:t xml:space="preserve"> </w:t>
      </w:r>
      <w:r>
        <w:t>roots</w:t>
      </w:r>
      <w:r>
        <w:rPr>
          <w:spacing w:val="-5"/>
        </w:rPr>
        <w:t xml:space="preserve"> </w:t>
      </w:r>
      <w:r>
        <w:t>(12%)</w:t>
      </w:r>
      <w:r>
        <w:rPr>
          <w:spacing w:val="-6"/>
        </w:rPr>
        <w:t xml:space="preserve"> </w:t>
      </w:r>
      <w:r>
        <w:t>are</w:t>
      </w:r>
      <w:r>
        <w:rPr>
          <w:spacing w:val="-6"/>
        </w:rPr>
        <w:t xml:space="preserve"> </w:t>
      </w:r>
      <w:r>
        <w:t>flexible,</w:t>
      </w:r>
      <w:r>
        <w:rPr>
          <w:spacing w:val="-5"/>
        </w:rPr>
        <w:t xml:space="preserve"> </w:t>
      </w:r>
      <w:r>
        <w:t>and</w:t>
      </w:r>
      <w:r>
        <w:rPr>
          <w:spacing w:val="-6"/>
        </w:rPr>
        <w:t xml:space="preserve"> </w:t>
      </w:r>
      <w:r>
        <w:t>can</w:t>
      </w:r>
      <w:r>
        <w:rPr>
          <w:spacing w:val="-5"/>
        </w:rPr>
        <w:t xml:space="preserve"> </w:t>
      </w:r>
      <w:r>
        <w:t>be</w:t>
      </w:r>
      <w:r>
        <w:rPr>
          <w:spacing w:val="-6"/>
        </w:rPr>
        <w:t xml:space="preserve"> </w:t>
      </w:r>
      <w:r>
        <w:t>used</w:t>
      </w:r>
      <w:r>
        <w:rPr>
          <w:spacing w:val="-5"/>
        </w:rPr>
        <w:t xml:space="preserve"> </w:t>
      </w:r>
      <w:r>
        <w:t>as</w:t>
      </w:r>
      <w:r>
        <w:rPr>
          <w:spacing w:val="-6"/>
        </w:rPr>
        <w:t xml:space="preserve"> </w:t>
      </w:r>
      <w:r>
        <w:t>both</w:t>
      </w:r>
      <w:r>
        <w:rPr>
          <w:spacing w:val="-5"/>
        </w:rPr>
        <w:t xml:space="preserve"> </w:t>
      </w:r>
      <w:r>
        <w:t>nouns</w:t>
      </w:r>
      <w:r>
        <w:rPr>
          <w:spacing w:val="-6"/>
        </w:rPr>
        <w:t xml:space="preserve"> </w:t>
      </w:r>
      <w:r>
        <w:t>and</w:t>
      </w:r>
      <w:r>
        <w:rPr>
          <w:spacing w:val="-5"/>
        </w:rPr>
        <w:t xml:space="preserve"> </w:t>
      </w:r>
      <w:r>
        <w:t>verbs.</w:t>
      </w:r>
      <w:r>
        <w:rPr>
          <w:spacing w:val="13"/>
        </w:rPr>
        <w:t xml:space="preserve"> </w:t>
      </w:r>
      <w:r>
        <w:t>The</w:t>
      </w:r>
      <w:r>
        <w:rPr>
          <w:spacing w:val="-5"/>
        </w:rPr>
        <w:t xml:space="preserve"> </w:t>
      </w:r>
      <w:r>
        <w:t>results</w:t>
      </w:r>
      <w:r>
        <w:rPr>
          <w:spacing w:val="-6"/>
        </w:rPr>
        <w:t xml:space="preserve"> </w:t>
      </w:r>
      <w:r>
        <w:t>of</w:t>
      </w:r>
      <w:r>
        <w:rPr>
          <w:spacing w:val="-5"/>
        </w:rPr>
        <w:t xml:space="preserve"> </w:t>
      </w:r>
      <w:r>
        <w:t>this</w:t>
      </w:r>
      <w:r>
        <w:rPr>
          <w:spacing w:val="-6"/>
        </w:rPr>
        <w:t xml:space="preserve"> </w:t>
      </w:r>
      <w:r>
        <w:t>study</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19" w:right="531"/>
        <w:jc w:val="both"/>
      </w:pPr>
      <w:bookmarkStart w:id="45" w:name="_bookmark33"/>
      <w:bookmarkEnd w:id="45"/>
      <w:r>
        <w:lastRenderedPageBreak/>
        <w:t>are</w:t>
      </w:r>
      <w:r>
        <w:rPr>
          <w:spacing w:val="-19"/>
        </w:rPr>
        <w:t xml:space="preserve"> </w:t>
      </w:r>
      <w:r>
        <w:t>shown</w:t>
      </w:r>
      <w:r>
        <w:rPr>
          <w:spacing w:val="-18"/>
        </w:rPr>
        <w:t xml:space="preserve"> </w:t>
      </w:r>
      <w:r>
        <w:t>in</w:t>
      </w:r>
      <w:r>
        <w:rPr>
          <w:spacing w:val="-18"/>
        </w:rPr>
        <w:t xml:space="preserve"> </w:t>
      </w:r>
      <w:hyperlink w:anchor="_bookmark34" w:history="1">
        <w:r>
          <w:rPr>
            <w:color w:val="007FFF"/>
            <w:spacing w:val="-3"/>
          </w:rPr>
          <w:t>Table</w:t>
        </w:r>
        <w:r>
          <w:rPr>
            <w:color w:val="007FFF"/>
            <w:spacing w:val="-19"/>
          </w:rPr>
          <w:t xml:space="preserve"> </w:t>
        </w:r>
        <w:r>
          <w:rPr>
            <w:color w:val="007FFF"/>
          </w:rPr>
          <w:t>1.3</w:t>
        </w:r>
      </w:hyperlink>
      <w:r>
        <w:t>.</w:t>
      </w:r>
      <w:r>
        <w:rPr>
          <w:spacing w:val="11"/>
        </w:rPr>
        <w:t xml:space="preserve"> </w:t>
      </w:r>
      <w:hyperlink w:anchor="_bookmark423" w:history="1">
        <w:r>
          <w:rPr>
            <w:color w:val="007FFF"/>
          </w:rPr>
          <w:t>Mithun</w:t>
        </w:r>
        <w:r>
          <w:rPr>
            <w:color w:val="007FFF"/>
            <w:spacing w:val="-19"/>
          </w:rPr>
          <w:t xml:space="preserve"> </w:t>
        </w:r>
      </w:hyperlink>
      <w:r>
        <w:t>reports</w:t>
      </w:r>
      <w:r>
        <w:rPr>
          <w:spacing w:val="-18"/>
        </w:rPr>
        <w:t xml:space="preserve"> </w:t>
      </w:r>
      <w:r>
        <w:t>that</w:t>
      </w:r>
      <w:r>
        <w:rPr>
          <w:spacing w:val="-18"/>
        </w:rPr>
        <w:t xml:space="preserve"> </w:t>
      </w:r>
      <w:r>
        <w:t>the</w:t>
      </w:r>
      <w:r>
        <w:rPr>
          <w:spacing w:val="-19"/>
        </w:rPr>
        <w:t xml:space="preserve"> </w:t>
      </w:r>
      <w:r>
        <w:t>words</w:t>
      </w:r>
      <w:r>
        <w:rPr>
          <w:spacing w:val="-18"/>
        </w:rPr>
        <w:t xml:space="preserve"> </w:t>
      </w:r>
      <w:r>
        <w:t>in</w:t>
      </w:r>
      <w:r>
        <w:rPr>
          <w:spacing w:val="-18"/>
        </w:rPr>
        <w:t xml:space="preserve"> </w:t>
      </w:r>
      <w:r>
        <w:t>these</w:t>
      </w:r>
      <w:r>
        <w:rPr>
          <w:spacing w:val="-18"/>
        </w:rPr>
        <w:t xml:space="preserve"> </w:t>
      </w:r>
      <w:r>
        <w:t>groups</w:t>
      </w:r>
      <w:r>
        <w:rPr>
          <w:spacing w:val="-19"/>
        </w:rPr>
        <w:t xml:space="preserve"> </w:t>
      </w:r>
      <w:r>
        <w:t>cannot</w:t>
      </w:r>
      <w:r>
        <w:rPr>
          <w:spacing w:val="-18"/>
        </w:rPr>
        <w:t xml:space="preserve"> </w:t>
      </w:r>
      <w:r>
        <w:t>be</w:t>
      </w:r>
      <w:r>
        <w:rPr>
          <w:spacing w:val="-18"/>
        </w:rPr>
        <w:t xml:space="preserve"> </w:t>
      </w:r>
      <w:r>
        <w:t xml:space="preserve">characterized in any general or semantic </w:t>
      </w:r>
      <w:r>
        <w:rPr>
          <w:spacing w:val="-4"/>
        </w:rPr>
        <w:t xml:space="preserve">way. </w:t>
      </w:r>
      <w:r>
        <w:t xml:space="preserve">Mithun’s finding that flexibility in </w:t>
      </w:r>
      <w:r>
        <w:rPr>
          <w:spacing w:val="-3"/>
        </w:rPr>
        <w:t xml:space="preserve">Yup’ik </w:t>
      </w:r>
      <w:r>
        <w:t>is rather</w:t>
      </w:r>
      <w:r>
        <w:rPr>
          <w:spacing w:val="-30"/>
        </w:rPr>
        <w:t xml:space="preserve"> </w:t>
      </w:r>
      <w:r>
        <w:t xml:space="preserve">marginal is surprising given that </w:t>
      </w:r>
      <w:r>
        <w:rPr>
          <w:spacing w:val="-3"/>
        </w:rPr>
        <w:t xml:space="preserve">Yup’ik </w:t>
      </w:r>
      <w:r>
        <w:t>was the focus of an extensive debate about whether the lan- guage</w:t>
      </w:r>
      <w:r>
        <w:rPr>
          <w:spacing w:val="-17"/>
        </w:rPr>
        <w:t xml:space="preserve"> </w:t>
      </w:r>
      <w:r>
        <w:t>distinguished</w:t>
      </w:r>
      <w:r>
        <w:rPr>
          <w:spacing w:val="-16"/>
        </w:rPr>
        <w:t xml:space="preserve"> </w:t>
      </w:r>
      <w:r>
        <w:t>nouns</w:t>
      </w:r>
      <w:r>
        <w:rPr>
          <w:spacing w:val="-16"/>
        </w:rPr>
        <w:t xml:space="preserve"> </w:t>
      </w:r>
      <w:r>
        <w:t>and</w:t>
      </w:r>
      <w:r>
        <w:rPr>
          <w:spacing w:val="-16"/>
        </w:rPr>
        <w:t xml:space="preserve"> </w:t>
      </w:r>
      <w:r>
        <w:t>verbs</w:t>
      </w:r>
      <w:r>
        <w:rPr>
          <w:spacing w:val="-17"/>
        </w:rPr>
        <w:t xml:space="preserve"> </w:t>
      </w:r>
      <w:r>
        <w:t>(Sadock</w:t>
      </w:r>
      <w:r>
        <w:rPr>
          <w:spacing w:val="-18"/>
        </w:rPr>
        <w:t xml:space="preserve"> </w:t>
      </w:r>
      <w:hyperlink w:anchor="_bookmark456" w:history="1">
        <w:r>
          <w:rPr>
            <w:color w:val="007FFF"/>
          </w:rPr>
          <w:t>1999</w:t>
        </w:r>
      </w:hyperlink>
      <w:r>
        <w:t>).</w:t>
      </w:r>
      <w:r>
        <w:rPr>
          <w:spacing w:val="8"/>
        </w:rPr>
        <w:t xml:space="preserve"> </w:t>
      </w:r>
      <w:r>
        <w:t>The</w:t>
      </w:r>
      <w:r>
        <w:rPr>
          <w:spacing w:val="-16"/>
        </w:rPr>
        <w:t xml:space="preserve"> </w:t>
      </w:r>
      <w:r>
        <w:t>fixation</w:t>
      </w:r>
      <w:r>
        <w:rPr>
          <w:spacing w:val="-16"/>
        </w:rPr>
        <w:t xml:space="preserve"> </w:t>
      </w:r>
      <w:r>
        <w:t>with</w:t>
      </w:r>
      <w:r>
        <w:rPr>
          <w:spacing w:val="-16"/>
        </w:rPr>
        <w:t xml:space="preserve"> </w:t>
      </w:r>
      <w:r>
        <w:t>these</w:t>
      </w:r>
      <w:r>
        <w:rPr>
          <w:spacing w:val="-17"/>
        </w:rPr>
        <w:t xml:space="preserve"> </w:t>
      </w:r>
      <w:r>
        <w:t>marginal</w:t>
      </w:r>
      <w:r>
        <w:rPr>
          <w:spacing w:val="-16"/>
        </w:rPr>
        <w:t xml:space="preserve"> </w:t>
      </w:r>
      <w:r>
        <w:t>cases</w:t>
      </w:r>
      <w:r>
        <w:rPr>
          <w:spacing w:val="-16"/>
        </w:rPr>
        <w:t xml:space="preserve"> </w:t>
      </w:r>
      <w:r>
        <w:t>in the</w:t>
      </w:r>
      <w:r>
        <w:rPr>
          <w:spacing w:val="-17"/>
        </w:rPr>
        <w:t xml:space="preserve"> </w:t>
      </w:r>
      <w:r>
        <w:t>literature</w:t>
      </w:r>
      <w:r>
        <w:rPr>
          <w:spacing w:val="-17"/>
        </w:rPr>
        <w:t xml:space="preserve"> </w:t>
      </w:r>
      <w:r>
        <w:t>seems</w:t>
      </w:r>
      <w:r>
        <w:rPr>
          <w:spacing w:val="-16"/>
        </w:rPr>
        <w:t xml:space="preserve"> </w:t>
      </w:r>
      <w:r>
        <w:t>disproportionate</w:t>
      </w:r>
      <w:r>
        <w:rPr>
          <w:spacing w:val="-17"/>
        </w:rPr>
        <w:t xml:space="preserve"> </w:t>
      </w:r>
      <w:r>
        <w:t>to</w:t>
      </w:r>
      <w:r>
        <w:rPr>
          <w:spacing w:val="-16"/>
        </w:rPr>
        <w:t xml:space="preserve"> </w:t>
      </w:r>
      <w:r>
        <w:t>their</w:t>
      </w:r>
      <w:r>
        <w:rPr>
          <w:spacing w:val="-16"/>
        </w:rPr>
        <w:t xml:space="preserve"> </w:t>
      </w:r>
      <w:r>
        <w:t>actual</w:t>
      </w:r>
      <w:r>
        <w:rPr>
          <w:spacing w:val="-17"/>
        </w:rPr>
        <w:t xml:space="preserve"> </w:t>
      </w:r>
      <w:r>
        <w:t>type</w:t>
      </w:r>
      <w:r>
        <w:rPr>
          <w:spacing w:val="-16"/>
        </w:rPr>
        <w:t xml:space="preserve"> </w:t>
      </w:r>
      <w:r>
        <w:t>frequency</w:t>
      </w:r>
      <w:r>
        <w:rPr>
          <w:spacing w:val="-16"/>
        </w:rPr>
        <w:t xml:space="preserve"> </w:t>
      </w:r>
      <w:r>
        <w:t>of</w:t>
      </w:r>
      <w:r>
        <w:rPr>
          <w:spacing w:val="-16"/>
        </w:rPr>
        <w:t xml:space="preserve"> </w:t>
      </w:r>
      <w:r>
        <w:t>occurrence,</w:t>
      </w:r>
      <w:r>
        <w:rPr>
          <w:spacing w:val="-14"/>
        </w:rPr>
        <w:t xml:space="preserve"> </w:t>
      </w:r>
      <w:r>
        <w:t>again</w:t>
      </w:r>
      <w:r>
        <w:rPr>
          <w:spacing w:val="-16"/>
        </w:rPr>
        <w:t xml:space="preserve"> </w:t>
      </w:r>
      <w:r>
        <w:t>illus- trating</w:t>
      </w:r>
      <w:r>
        <w:rPr>
          <w:spacing w:val="-8"/>
        </w:rPr>
        <w:t xml:space="preserve"> </w:t>
      </w:r>
      <w:r>
        <w:t>the</w:t>
      </w:r>
      <w:r>
        <w:rPr>
          <w:spacing w:val="-7"/>
        </w:rPr>
        <w:t xml:space="preserve"> </w:t>
      </w:r>
      <w:r>
        <w:t>disconnect</w:t>
      </w:r>
      <w:r>
        <w:rPr>
          <w:spacing w:val="-7"/>
        </w:rPr>
        <w:t xml:space="preserve"> </w:t>
      </w:r>
      <w:r>
        <w:t>between</w:t>
      </w:r>
      <w:r>
        <w:rPr>
          <w:spacing w:val="-8"/>
        </w:rPr>
        <w:t xml:space="preserve"> </w:t>
      </w:r>
      <w:r>
        <w:t>research</w:t>
      </w:r>
      <w:r>
        <w:rPr>
          <w:spacing w:val="-7"/>
        </w:rPr>
        <w:t xml:space="preserve"> </w:t>
      </w:r>
      <w:r>
        <w:t>advancing</w:t>
      </w:r>
      <w:r>
        <w:rPr>
          <w:spacing w:val="-6"/>
        </w:rPr>
        <w:t xml:space="preserve"> </w:t>
      </w:r>
      <w:r>
        <w:t>a</w:t>
      </w:r>
      <w:r>
        <w:rPr>
          <w:spacing w:val="-7"/>
        </w:rPr>
        <w:t xml:space="preserve"> </w:t>
      </w:r>
      <w:r>
        <w:t>particular</w:t>
      </w:r>
      <w:r>
        <w:rPr>
          <w:spacing w:val="-6"/>
        </w:rPr>
        <w:t xml:space="preserve"> </w:t>
      </w:r>
      <w:r>
        <w:t>analysis</w:t>
      </w:r>
      <w:r>
        <w:rPr>
          <w:spacing w:val="-6"/>
        </w:rPr>
        <w:t xml:space="preserve"> </w:t>
      </w:r>
      <w:r>
        <w:t>and</w:t>
      </w:r>
      <w:r>
        <w:rPr>
          <w:spacing w:val="-7"/>
        </w:rPr>
        <w:t xml:space="preserve"> </w:t>
      </w:r>
      <w:r>
        <w:t>research</w:t>
      </w:r>
      <w:r>
        <w:rPr>
          <w:spacing w:val="-7"/>
        </w:rPr>
        <w:t xml:space="preserve"> </w:t>
      </w:r>
      <w:r>
        <w:t xml:space="preserve">aiming to improve empirical coverage of the phenomenon. Just as with Mundari, </w:t>
      </w:r>
      <w:r>
        <w:rPr>
          <w:spacing w:val="-3"/>
        </w:rPr>
        <w:t xml:space="preserve">however, </w:t>
      </w:r>
      <w:r>
        <w:t>it would be an oversight to simply ignore these flexible cases. Instead we should ask what accounts for</w:t>
      </w:r>
      <w:r>
        <w:rPr>
          <w:spacing w:val="-4"/>
        </w:rPr>
        <w:t xml:space="preserve"> </w:t>
      </w:r>
      <w:r>
        <w:t>the</w:t>
      </w:r>
      <w:r>
        <w:rPr>
          <w:spacing w:val="-4"/>
        </w:rPr>
        <w:t xml:space="preserve"> </w:t>
      </w:r>
      <w:r>
        <w:t>large</w:t>
      </w:r>
      <w:r>
        <w:rPr>
          <w:spacing w:val="-4"/>
        </w:rPr>
        <w:t xml:space="preserve"> </w:t>
      </w:r>
      <w:r>
        <w:t>difference</w:t>
      </w:r>
      <w:r>
        <w:rPr>
          <w:spacing w:val="-4"/>
        </w:rPr>
        <w:t xml:space="preserve"> </w:t>
      </w:r>
      <w:r>
        <w:t>in</w:t>
      </w:r>
      <w:r>
        <w:rPr>
          <w:spacing w:val="-3"/>
        </w:rPr>
        <w:t xml:space="preserve"> </w:t>
      </w:r>
      <w:r>
        <w:t>the</w:t>
      </w:r>
      <w:r>
        <w:rPr>
          <w:spacing w:val="-4"/>
        </w:rPr>
        <w:t xml:space="preserve"> </w:t>
      </w:r>
      <w:r>
        <w:t>extent</w:t>
      </w:r>
      <w:r>
        <w:rPr>
          <w:spacing w:val="-4"/>
        </w:rPr>
        <w:t xml:space="preserve"> </w:t>
      </w:r>
      <w:r>
        <w:t>of</w:t>
      </w:r>
      <w:r>
        <w:rPr>
          <w:spacing w:val="-4"/>
        </w:rPr>
        <w:t xml:space="preserve"> </w:t>
      </w:r>
      <w:r>
        <w:t>flexibility</w:t>
      </w:r>
      <w:r>
        <w:rPr>
          <w:spacing w:val="-4"/>
        </w:rPr>
        <w:t xml:space="preserve"> </w:t>
      </w:r>
      <w:r>
        <w:t>in</w:t>
      </w:r>
      <w:r>
        <w:rPr>
          <w:spacing w:val="-3"/>
        </w:rPr>
        <w:t xml:space="preserve"> </w:t>
      </w:r>
      <w:r>
        <w:t>the</w:t>
      </w:r>
      <w:r>
        <w:rPr>
          <w:spacing w:val="-4"/>
        </w:rPr>
        <w:t xml:space="preserve"> </w:t>
      </w:r>
      <w:r>
        <w:t>lexicons</w:t>
      </w:r>
      <w:r>
        <w:rPr>
          <w:spacing w:val="-4"/>
        </w:rPr>
        <w:t xml:space="preserve"> </w:t>
      </w:r>
      <w:r>
        <w:t>of</w:t>
      </w:r>
      <w:r>
        <w:rPr>
          <w:spacing w:val="-4"/>
        </w:rPr>
        <w:t xml:space="preserve"> </w:t>
      </w:r>
      <w:r>
        <w:t>Mundari</w:t>
      </w:r>
      <w:r>
        <w:rPr>
          <w:spacing w:val="-4"/>
        </w:rPr>
        <w:t xml:space="preserve"> </w:t>
      </w:r>
      <w:r>
        <w:t>versus</w:t>
      </w:r>
      <w:r>
        <w:rPr>
          <w:spacing w:val="-3"/>
        </w:rPr>
        <w:t xml:space="preserve"> Yup’ik.</w:t>
      </w:r>
    </w:p>
    <w:p w:rsidR="00DD7756" w:rsidRDefault="00AD1397">
      <w:pPr>
        <w:spacing w:before="38" w:line="259" w:lineRule="auto"/>
        <w:ind w:left="2254" w:right="1731" w:hanging="939"/>
        <w:jc w:val="both"/>
      </w:pPr>
      <w:bookmarkStart w:id="46" w:name="_bookmark34"/>
      <w:bookmarkEnd w:id="46"/>
      <w:r>
        <w:rPr>
          <w:b/>
        </w:rPr>
        <w:t xml:space="preserve">Table 1.3: </w:t>
      </w:r>
      <w:r>
        <w:t xml:space="preserve">Percentage of roots used as nouns, verbs, or both in Central Alaskan Yup’ik (Eskimo-Aleut &gt; Yupik) (Mithun </w:t>
      </w:r>
      <w:hyperlink w:anchor="_bookmark423" w:history="1">
        <w:r>
          <w:rPr>
            <w:color w:val="007FFF"/>
          </w:rPr>
          <w:t>2017</w:t>
        </w:r>
      </w:hyperlink>
      <w:r>
        <w:t>: 163)</w:t>
      </w:r>
    </w:p>
    <w:p w:rsidR="00DD7756" w:rsidRDefault="00DD7756">
      <w:pPr>
        <w:pStyle w:val="BodyText"/>
        <w:spacing w:before="11"/>
        <w:rPr>
          <w:sz w:val="18"/>
        </w:rPr>
      </w:pPr>
    </w:p>
    <w:tbl>
      <w:tblPr>
        <w:tblW w:w="0" w:type="auto"/>
        <w:tblInd w:w="3437" w:type="dxa"/>
        <w:tblLayout w:type="fixed"/>
        <w:tblCellMar>
          <w:left w:w="0" w:type="dxa"/>
          <w:right w:w="0" w:type="dxa"/>
        </w:tblCellMar>
        <w:tblLook w:val="01E0"/>
      </w:tblPr>
      <w:tblGrid>
        <w:gridCol w:w="1656"/>
        <w:gridCol w:w="725"/>
      </w:tblGrid>
      <w:tr w:rsidR="00DD7756">
        <w:trPr>
          <w:trHeight w:val="335"/>
        </w:trPr>
        <w:tc>
          <w:tcPr>
            <w:tcW w:w="1656" w:type="dxa"/>
            <w:tcBorders>
              <w:top w:val="single" w:sz="8" w:space="0" w:color="000000"/>
            </w:tcBorders>
          </w:tcPr>
          <w:p w:rsidR="00DD7756" w:rsidRDefault="00AD1397">
            <w:pPr>
              <w:pStyle w:val="TableParagraph"/>
              <w:spacing w:before="54" w:line="262" w:lineRule="exact"/>
              <w:ind w:left="119"/>
              <w:jc w:val="left"/>
              <w:rPr>
                <w:sz w:val="24"/>
              </w:rPr>
            </w:pPr>
            <w:r>
              <w:rPr>
                <w:sz w:val="24"/>
              </w:rPr>
              <w:t>noun only</w:t>
            </w:r>
          </w:p>
        </w:tc>
        <w:tc>
          <w:tcPr>
            <w:tcW w:w="725" w:type="dxa"/>
            <w:tcBorders>
              <w:top w:val="single" w:sz="8" w:space="0" w:color="000000"/>
            </w:tcBorders>
          </w:tcPr>
          <w:p w:rsidR="00DD7756" w:rsidRDefault="00AD1397">
            <w:pPr>
              <w:pStyle w:val="TableParagraph"/>
              <w:spacing w:before="54" w:line="262" w:lineRule="exact"/>
              <w:ind w:right="118"/>
              <w:rPr>
                <w:sz w:val="24"/>
              </w:rPr>
            </w:pPr>
            <w:r>
              <w:rPr>
                <w:w w:val="95"/>
                <w:sz w:val="24"/>
              </w:rPr>
              <w:t>35%</w:t>
            </w:r>
          </w:p>
        </w:tc>
      </w:tr>
      <w:tr w:rsidR="00DD7756">
        <w:trPr>
          <w:trHeight w:val="288"/>
        </w:trPr>
        <w:tc>
          <w:tcPr>
            <w:tcW w:w="1656" w:type="dxa"/>
          </w:tcPr>
          <w:p w:rsidR="00DD7756" w:rsidRDefault="00AD1397">
            <w:pPr>
              <w:pStyle w:val="TableParagraph"/>
              <w:spacing w:before="7" w:line="262" w:lineRule="exact"/>
              <w:ind w:left="119"/>
              <w:jc w:val="left"/>
              <w:rPr>
                <w:sz w:val="24"/>
              </w:rPr>
            </w:pPr>
            <w:r>
              <w:rPr>
                <w:sz w:val="24"/>
              </w:rPr>
              <w:t>verb only</w:t>
            </w:r>
          </w:p>
        </w:tc>
        <w:tc>
          <w:tcPr>
            <w:tcW w:w="725" w:type="dxa"/>
          </w:tcPr>
          <w:p w:rsidR="00DD7756" w:rsidRDefault="00AD1397">
            <w:pPr>
              <w:pStyle w:val="TableParagraph"/>
              <w:spacing w:before="7" w:line="262" w:lineRule="exact"/>
              <w:ind w:right="118"/>
              <w:rPr>
                <w:sz w:val="24"/>
              </w:rPr>
            </w:pPr>
            <w:r>
              <w:rPr>
                <w:w w:val="95"/>
                <w:sz w:val="24"/>
              </w:rPr>
              <w:t>53%</w:t>
            </w:r>
          </w:p>
        </w:tc>
      </w:tr>
      <w:tr w:rsidR="00DD7756">
        <w:trPr>
          <w:trHeight w:val="348"/>
        </w:trPr>
        <w:tc>
          <w:tcPr>
            <w:tcW w:w="1656" w:type="dxa"/>
            <w:tcBorders>
              <w:bottom w:val="single" w:sz="6" w:space="0" w:color="000000"/>
            </w:tcBorders>
          </w:tcPr>
          <w:p w:rsidR="00DD7756" w:rsidRDefault="00AD1397">
            <w:pPr>
              <w:pStyle w:val="TableParagraph"/>
              <w:spacing w:before="7" w:line="240" w:lineRule="auto"/>
              <w:ind w:left="119"/>
              <w:jc w:val="left"/>
              <w:rPr>
                <w:sz w:val="24"/>
              </w:rPr>
            </w:pPr>
            <w:r>
              <w:rPr>
                <w:sz w:val="24"/>
              </w:rPr>
              <w:t>noun and verb</w:t>
            </w:r>
          </w:p>
        </w:tc>
        <w:tc>
          <w:tcPr>
            <w:tcW w:w="725" w:type="dxa"/>
            <w:tcBorders>
              <w:bottom w:val="single" w:sz="6" w:space="0" w:color="000000"/>
            </w:tcBorders>
          </w:tcPr>
          <w:p w:rsidR="00DD7756" w:rsidRDefault="00AD1397">
            <w:pPr>
              <w:pStyle w:val="TableParagraph"/>
              <w:spacing w:before="7" w:line="240" w:lineRule="auto"/>
              <w:ind w:right="117"/>
              <w:rPr>
                <w:sz w:val="24"/>
              </w:rPr>
            </w:pPr>
            <w:r>
              <w:rPr>
                <w:w w:val="95"/>
                <w:sz w:val="24"/>
              </w:rPr>
              <w:t>12%</w:t>
            </w:r>
          </w:p>
        </w:tc>
      </w:tr>
      <w:tr w:rsidR="00DD7756">
        <w:trPr>
          <w:trHeight w:val="395"/>
        </w:trPr>
        <w:tc>
          <w:tcPr>
            <w:tcW w:w="1656" w:type="dxa"/>
            <w:tcBorders>
              <w:top w:val="single" w:sz="6" w:space="0" w:color="000000"/>
              <w:bottom w:val="single" w:sz="8" w:space="0" w:color="000000"/>
            </w:tcBorders>
          </w:tcPr>
          <w:p w:rsidR="00DD7756" w:rsidRDefault="00AD1397">
            <w:pPr>
              <w:pStyle w:val="TableParagraph"/>
              <w:spacing w:before="53" w:line="240" w:lineRule="auto"/>
              <w:ind w:left="119"/>
              <w:jc w:val="left"/>
              <w:rPr>
                <w:sz w:val="24"/>
              </w:rPr>
            </w:pPr>
            <w:r>
              <w:rPr>
                <w:sz w:val="24"/>
              </w:rPr>
              <w:t>Total</w:t>
            </w:r>
          </w:p>
        </w:tc>
        <w:tc>
          <w:tcPr>
            <w:tcW w:w="725" w:type="dxa"/>
            <w:tcBorders>
              <w:top w:val="single" w:sz="6" w:space="0" w:color="000000"/>
              <w:bottom w:val="single" w:sz="8" w:space="0" w:color="000000"/>
            </w:tcBorders>
          </w:tcPr>
          <w:p w:rsidR="00DD7756" w:rsidRDefault="00AD1397">
            <w:pPr>
              <w:pStyle w:val="TableParagraph"/>
              <w:spacing w:before="53" w:line="240" w:lineRule="auto"/>
              <w:ind w:right="118"/>
              <w:rPr>
                <w:sz w:val="24"/>
              </w:rPr>
            </w:pPr>
            <w:r>
              <w:rPr>
                <w:w w:val="95"/>
                <w:sz w:val="24"/>
              </w:rPr>
              <w:t>100%</w:t>
            </w:r>
          </w:p>
        </w:tc>
      </w:tr>
    </w:tbl>
    <w:p w:rsidR="00DD7756" w:rsidRDefault="00DD7756">
      <w:pPr>
        <w:pStyle w:val="BodyText"/>
      </w:pPr>
    </w:p>
    <w:p w:rsidR="00DD7756" w:rsidRDefault="00AD1397">
      <w:pPr>
        <w:pStyle w:val="BodyText"/>
        <w:spacing w:before="181" w:line="420" w:lineRule="auto"/>
        <w:ind w:left="120" w:right="532" w:firstLine="358"/>
        <w:jc w:val="both"/>
      </w:pPr>
      <w:r>
        <w:t>In</w:t>
      </w:r>
      <w:r>
        <w:rPr>
          <w:spacing w:val="-10"/>
        </w:rPr>
        <w:t xml:space="preserve"> </w:t>
      </w:r>
      <w:r>
        <w:t>summary,</w:t>
      </w:r>
      <w:r>
        <w:rPr>
          <w:spacing w:val="-9"/>
        </w:rPr>
        <w:t xml:space="preserve"> </w:t>
      </w:r>
      <w:r>
        <w:t>existing</w:t>
      </w:r>
      <w:r>
        <w:rPr>
          <w:spacing w:val="-10"/>
        </w:rPr>
        <w:t xml:space="preserve"> </w:t>
      </w:r>
      <w:r>
        <w:t>lexicon-based</w:t>
      </w:r>
      <w:r>
        <w:rPr>
          <w:spacing w:val="-9"/>
        </w:rPr>
        <w:t xml:space="preserve"> </w:t>
      </w:r>
      <w:r>
        <w:t>studies</w:t>
      </w:r>
      <w:r>
        <w:rPr>
          <w:spacing w:val="-10"/>
        </w:rPr>
        <w:t xml:space="preserve"> </w:t>
      </w:r>
      <w:r>
        <w:t>have</w:t>
      </w:r>
      <w:r>
        <w:rPr>
          <w:spacing w:val="-9"/>
        </w:rPr>
        <w:t xml:space="preserve"> </w:t>
      </w:r>
      <w:r>
        <w:t>yielded</w:t>
      </w:r>
      <w:r>
        <w:rPr>
          <w:spacing w:val="-10"/>
        </w:rPr>
        <w:t xml:space="preserve"> </w:t>
      </w:r>
      <w:r>
        <w:t>differing</w:t>
      </w:r>
      <w:r>
        <w:rPr>
          <w:spacing w:val="-9"/>
        </w:rPr>
        <w:t xml:space="preserve"> </w:t>
      </w:r>
      <w:r>
        <w:t>results,</w:t>
      </w:r>
      <w:r>
        <w:rPr>
          <w:spacing w:val="-10"/>
        </w:rPr>
        <w:t xml:space="preserve"> </w:t>
      </w:r>
      <w:r>
        <w:t>each</w:t>
      </w:r>
      <w:r>
        <w:rPr>
          <w:spacing w:val="-9"/>
        </w:rPr>
        <w:t xml:space="preserve"> </w:t>
      </w:r>
      <w:r>
        <w:t>contribut- ing</w:t>
      </w:r>
      <w:r>
        <w:rPr>
          <w:spacing w:val="-4"/>
        </w:rPr>
        <w:t xml:space="preserve"> </w:t>
      </w:r>
      <w:r>
        <w:t>to</w:t>
      </w:r>
      <w:r>
        <w:rPr>
          <w:spacing w:val="-4"/>
        </w:rPr>
        <w:t xml:space="preserve"> </w:t>
      </w:r>
      <w:r>
        <w:t>our</w:t>
      </w:r>
      <w:r>
        <w:rPr>
          <w:spacing w:val="-4"/>
        </w:rPr>
        <w:t xml:space="preserve"> </w:t>
      </w:r>
      <w:r>
        <w:t>understanding</w:t>
      </w:r>
      <w:r>
        <w:rPr>
          <w:spacing w:val="-4"/>
        </w:rPr>
        <w:t xml:space="preserve"> </w:t>
      </w:r>
      <w:r>
        <w:t>of</w:t>
      </w:r>
      <w:r>
        <w:rPr>
          <w:spacing w:val="-4"/>
        </w:rPr>
        <w:t xml:space="preserve"> </w:t>
      </w:r>
      <w:r>
        <w:t>lexical</w:t>
      </w:r>
      <w:r>
        <w:rPr>
          <w:spacing w:val="-3"/>
        </w:rPr>
        <w:t xml:space="preserve"> </w:t>
      </w:r>
      <w:r>
        <w:t>flexibility,</w:t>
      </w:r>
      <w:r>
        <w:rPr>
          <w:spacing w:val="-4"/>
        </w:rPr>
        <w:t xml:space="preserve"> </w:t>
      </w:r>
      <w:r>
        <w:t>but</w:t>
      </w:r>
      <w:r>
        <w:rPr>
          <w:spacing w:val="-4"/>
        </w:rPr>
        <w:t xml:space="preserve"> </w:t>
      </w:r>
      <w:r>
        <w:t>there</w:t>
      </w:r>
      <w:r>
        <w:rPr>
          <w:spacing w:val="-4"/>
        </w:rPr>
        <w:t xml:space="preserve"> </w:t>
      </w:r>
      <w:r>
        <w:t>are</w:t>
      </w:r>
      <w:r>
        <w:rPr>
          <w:spacing w:val="-4"/>
        </w:rPr>
        <w:t xml:space="preserve"> </w:t>
      </w:r>
      <w:r>
        <w:t>still</w:t>
      </w:r>
      <w:r>
        <w:rPr>
          <w:spacing w:val="-4"/>
        </w:rPr>
        <w:t xml:space="preserve"> </w:t>
      </w:r>
      <w:r>
        <w:t>too</w:t>
      </w:r>
      <w:r>
        <w:rPr>
          <w:spacing w:val="-3"/>
        </w:rPr>
        <w:t xml:space="preserve"> </w:t>
      </w:r>
      <w:r>
        <w:t>few</w:t>
      </w:r>
      <w:r>
        <w:rPr>
          <w:spacing w:val="-4"/>
        </w:rPr>
        <w:t xml:space="preserve"> </w:t>
      </w:r>
      <w:r>
        <w:t>such</w:t>
      </w:r>
      <w:r>
        <w:rPr>
          <w:spacing w:val="-4"/>
        </w:rPr>
        <w:t xml:space="preserve"> </w:t>
      </w:r>
      <w:r>
        <w:t>studies</w:t>
      </w:r>
      <w:r>
        <w:rPr>
          <w:spacing w:val="-4"/>
        </w:rPr>
        <w:t xml:space="preserve"> </w:t>
      </w:r>
      <w:r>
        <w:t>to</w:t>
      </w:r>
      <w:r>
        <w:rPr>
          <w:spacing w:val="-4"/>
        </w:rPr>
        <w:t xml:space="preserve"> </w:t>
      </w:r>
      <w:r>
        <w:t>draw any</w:t>
      </w:r>
      <w:r>
        <w:rPr>
          <w:spacing w:val="-8"/>
        </w:rPr>
        <w:t xml:space="preserve"> </w:t>
      </w:r>
      <w:r>
        <w:t>general</w:t>
      </w:r>
      <w:r>
        <w:rPr>
          <w:spacing w:val="-8"/>
        </w:rPr>
        <w:t xml:space="preserve"> </w:t>
      </w:r>
      <w:r>
        <w:t>conclusions.</w:t>
      </w:r>
      <w:r>
        <w:rPr>
          <w:spacing w:val="14"/>
        </w:rPr>
        <w:t xml:space="preserve"> </w:t>
      </w:r>
      <w:r>
        <w:t>Since</w:t>
      </w:r>
      <w:r>
        <w:rPr>
          <w:spacing w:val="-8"/>
        </w:rPr>
        <w:t xml:space="preserve"> </w:t>
      </w:r>
      <w:r>
        <w:t>lexicon-based</w:t>
      </w:r>
      <w:r>
        <w:rPr>
          <w:spacing w:val="-7"/>
        </w:rPr>
        <w:t xml:space="preserve"> </w:t>
      </w:r>
      <w:r>
        <w:t>studies</w:t>
      </w:r>
      <w:r>
        <w:rPr>
          <w:spacing w:val="-8"/>
        </w:rPr>
        <w:t xml:space="preserve"> </w:t>
      </w:r>
      <w:r>
        <w:t>report</w:t>
      </w:r>
      <w:r>
        <w:rPr>
          <w:spacing w:val="-8"/>
        </w:rPr>
        <w:t xml:space="preserve"> </w:t>
      </w:r>
      <w:r>
        <w:t>only</w:t>
      </w:r>
      <w:r>
        <w:rPr>
          <w:spacing w:val="-8"/>
        </w:rPr>
        <w:t xml:space="preserve"> </w:t>
      </w:r>
      <w:r>
        <w:t>type</w:t>
      </w:r>
      <w:r>
        <w:rPr>
          <w:spacing w:val="-8"/>
        </w:rPr>
        <w:t xml:space="preserve"> </w:t>
      </w:r>
      <w:r>
        <w:t>frequencies,</w:t>
      </w:r>
      <w:r>
        <w:rPr>
          <w:spacing w:val="-6"/>
        </w:rPr>
        <w:t xml:space="preserve"> </w:t>
      </w:r>
      <w:r>
        <w:t>we</w:t>
      </w:r>
      <w:r>
        <w:rPr>
          <w:spacing w:val="-8"/>
        </w:rPr>
        <w:t xml:space="preserve"> </w:t>
      </w:r>
      <w:r>
        <w:t>do</w:t>
      </w:r>
      <w:r>
        <w:rPr>
          <w:spacing w:val="-8"/>
        </w:rPr>
        <w:t xml:space="preserve"> </w:t>
      </w:r>
      <w:r>
        <w:t>not know whether the flexible lexemes in these studies account for a greater or lesser portion</w:t>
      </w:r>
      <w:r>
        <w:rPr>
          <w:spacing w:val="-30"/>
        </w:rPr>
        <w:t xml:space="preserve"> </w:t>
      </w:r>
      <w:r>
        <w:t>of tokens in a</w:t>
      </w:r>
      <w:r>
        <w:rPr>
          <w:spacing w:val="-4"/>
        </w:rPr>
        <w:t xml:space="preserve"> </w:t>
      </w:r>
      <w:r>
        <w:t>corpus.</w:t>
      </w:r>
    </w:p>
    <w:p w:rsidR="00DD7756" w:rsidRDefault="00AD1397">
      <w:pPr>
        <w:pStyle w:val="BodyText"/>
        <w:spacing w:line="420" w:lineRule="auto"/>
        <w:ind w:left="120" w:right="532" w:firstLine="358"/>
        <w:jc w:val="both"/>
      </w:pPr>
      <w:r>
        <w:t>Corpus-based</w:t>
      </w:r>
      <w:r>
        <w:rPr>
          <w:spacing w:val="-13"/>
        </w:rPr>
        <w:t xml:space="preserve"> </w:t>
      </w:r>
      <w:r>
        <w:t>studies</w:t>
      </w:r>
      <w:r>
        <w:rPr>
          <w:spacing w:val="-11"/>
        </w:rPr>
        <w:t xml:space="preserve"> </w:t>
      </w:r>
      <w:r>
        <w:t>of</w:t>
      </w:r>
      <w:r>
        <w:rPr>
          <w:spacing w:val="-12"/>
        </w:rPr>
        <w:t xml:space="preserve"> </w:t>
      </w:r>
      <w:r>
        <w:t>lexical</w:t>
      </w:r>
      <w:r>
        <w:rPr>
          <w:spacing w:val="-12"/>
        </w:rPr>
        <w:t xml:space="preserve"> </w:t>
      </w:r>
      <w:r>
        <w:t>flexibility</w:t>
      </w:r>
      <w:r>
        <w:rPr>
          <w:spacing w:val="-12"/>
        </w:rPr>
        <w:t xml:space="preserve"> </w:t>
      </w:r>
      <w:r>
        <w:t>are</w:t>
      </w:r>
      <w:r>
        <w:rPr>
          <w:spacing w:val="-13"/>
        </w:rPr>
        <w:t xml:space="preserve"> </w:t>
      </w:r>
      <w:r>
        <w:t>also</w:t>
      </w:r>
      <w:r>
        <w:rPr>
          <w:spacing w:val="-11"/>
        </w:rPr>
        <w:t xml:space="preserve"> </w:t>
      </w:r>
      <w:r>
        <w:t>scarce.</w:t>
      </w:r>
      <w:r>
        <w:rPr>
          <w:spacing w:val="12"/>
        </w:rPr>
        <w:t xml:space="preserve"> </w:t>
      </w:r>
      <w:r>
        <w:t>In</w:t>
      </w:r>
      <w:r>
        <w:rPr>
          <w:spacing w:val="-12"/>
        </w:rPr>
        <w:t xml:space="preserve"> </w:t>
      </w:r>
      <w:r>
        <w:t>a</w:t>
      </w:r>
      <w:r>
        <w:rPr>
          <w:spacing w:val="-11"/>
        </w:rPr>
        <w:t xml:space="preserve"> </w:t>
      </w:r>
      <w:r>
        <w:t>study</w:t>
      </w:r>
      <w:r>
        <w:rPr>
          <w:spacing w:val="-12"/>
        </w:rPr>
        <w:t xml:space="preserve"> </w:t>
      </w:r>
      <w:r>
        <w:t>of</w:t>
      </w:r>
      <w:r>
        <w:rPr>
          <w:spacing w:val="-13"/>
        </w:rPr>
        <w:t xml:space="preserve"> </w:t>
      </w:r>
      <w:r>
        <w:t>the</w:t>
      </w:r>
      <w:r>
        <w:rPr>
          <w:spacing w:val="-11"/>
        </w:rPr>
        <w:t xml:space="preserve"> </w:t>
      </w:r>
      <w:r>
        <w:t>discourse</w:t>
      </w:r>
      <w:r>
        <w:rPr>
          <w:spacing w:val="-12"/>
        </w:rPr>
        <w:t xml:space="preserve"> </w:t>
      </w:r>
      <w:r>
        <w:t>func- tions of property words in English and Mandarin, Thompson (</w:t>
      </w:r>
      <w:hyperlink w:anchor="_bookmark477" w:history="1">
        <w:r>
          <w:rPr>
            <w:color w:val="007FFF"/>
          </w:rPr>
          <w:t>1989</w:t>
        </w:r>
      </w:hyperlink>
      <w:r>
        <w:t xml:space="preserve">) reports that predicative uses of adjectives are in fact more common than attributive (modifying) uses of adjectives in conversation. The resulting figures from this study are shown in </w:t>
      </w:r>
      <w:hyperlink w:anchor="_bookmark36" w:history="1">
        <w:r>
          <w:rPr>
            <w:color w:val="007FFF"/>
            <w:spacing w:val="-3"/>
          </w:rPr>
          <w:t xml:space="preserve">Table </w:t>
        </w:r>
        <w:r>
          <w:rPr>
            <w:color w:val="007FFF"/>
          </w:rPr>
          <w:t>1.4</w:t>
        </w:r>
      </w:hyperlink>
      <w:r>
        <w:t xml:space="preserve">. Some of the attributive adjectives reported in </w:t>
      </w:r>
      <w:hyperlink w:anchor="_bookmark36" w:history="1">
        <w:r>
          <w:rPr>
            <w:color w:val="007FFF"/>
            <w:spacing w:val="-3"/>
          </w:rPr>
          <w:t xml:space="preserve">Table </w:t>
        </w:r>
        <w:r>
          <w:rPr>
            <w:color w:val="007FFF"/>
          </w:rPr>
          <w:t xml:space="preserve">1.4 </w:t>
        </w:r>
      </w:hyperlink>
      <w:r>
        <w:t xml:space="preserve">have “anaphoric head nouns” (Thompson </w:t>
      </w:r>
      <w:hyperlink w:anchor="_bookmark477" w:history="1">
        <w:r>
          <w:rPr>
            <w:color w:val="007FFF"/>
          </w:rPr>
          <w:t>1989</w:t>
        </w:r>
      </w:hyperlink>
      <w:r>
        <w:t xml:space="preserve">: 258), meaning that they are adjectives functioning to </w:t>
      </w:r>
      <w:r>
        <w:rPr>
          <w:spacing w:val="-3"/>
        </w:rPr>
        <w:t xml:space="preserve">refer, </w:t>
      </w:r>
      <w:r>
        <w:t>so the figures presented are not entirely</w:t>
      </w:r>
      <w:r>
        <w:rPr>
          <w:spacing w:val="-13"/>
        </w:rPr>
        <w:t xml:space="preserve"> </w:t>
      </w:r>
      <w:r>
        <w:t>representative</w:t>
      </w:r>
      <w:r>
        <w:rPr>
          <w:spacing w:val="-13"/>
        </w:rPr>
        <w:t xml:space="preserve"> </w:t>
      </w:r>
      <w:r>
        <w:t>of</w:t>
      </w:r>
      <w:r>
        <w:rPr>
          <w:spacing w:val="-13"/>
        </w:rPr>
        <w:t xml:space="preserve"> </w:t>
      </w:r>
      <w:r>
        <w:t>the</w:t>
      </w:r>
      <w:r>
        <w:rPr>
          <w:spacing w:val="-13"/>
        </w:rPr>
        <w:t xml:space="preserve"> </w:t>
      </w:r>
      <w:r>
        <w:t>pragmatic</w:t>
      </w:r>
      <w:r>
        <w:rPr>
          <w:spacing w:val="-12"/>
        </w:rPr>
        <w:t xml:space="preserve"> </w:t>
      </w:r>
      <w:r>
        <w:t>functions</w:t>
      </w:r>
      <w:r>
        <w:rPr>
          <w:spacing w:val="-13"/>
        </w:rPr>
        <w:t xml:space="preserve"> </w:t>
      </w:r>
      <w:r>
        <w:t>of</w:t>
      </w:r>
      <w:r>
        <w:rPr>
          <w:spacing w:val="-13"/>
        </w:rPr>
        <w:t xml:space="preserve"> </w:t>
      </w:r>
      <w:r>
        <w:t>these</w:t>
      </w:r>
      <w:r>
        <w:rPr>
          <w:spacing w:val="-13"/>
        </w:rPr>
        <w:t xml:space="preserve"> </w:t>
      </w:r>
      <w:r>
        <w:t>items.</w:t>
      </w:r>
      <w:r>
        <w:rPr>
          <w:spacing w:val="11"/>
        </w:rPr>
        <w:t xml:space="preserve"> </w:t>
      </w:r>
      <w:r>
        <w:t>The</w:t>
      </w:r>
      <w:r>
        <w:rPr>
          <w:spacing w:val="-13"/>
        </w:rPr>
        <w:t xml:space="preserve"> </w:t>
      </w:r>
      <w:r>
        <w:t>study</w:t>
      </w:r>
      <w:r>
        <w:rPr>
          <w:spacing w:val="-13"/>
        </w:rPr>
        <w:t xml:space="preserve"> </w:t>
      </w:r>
      <w:r>
        <w:t>also</w:t>
      </w:r>
      <w:r>
        <w:rPr>
          <w:spacing w:val="-12"/>
        </w:rPr>
        <w:t xml:space="preserve"> </w:t>
      </w:r>
      <w:r>
        <w:t>does</w:t>
      </w:r>
      <w:r>
        <w:rPr>
          <w:spacing w:val="-13"/>
        </w:rPr>
        <w:t xml:space="preserve"> </w:t>
      </w:r>
      <w:r>
        <w:t>not</w:t>
      </w:r>
      <w:r>
        <w:rPr>
          <w:spacing w:val="-13"/>
        </w:rPr>
        <w:t xml:space="preserve"> </w:t>
      </w:r>
      <w:r>
        <w:t>dis- cuss</w:t>
      </w:r>
      <w:r>
        <w:rPr>
          <w:spacing w:val="-20"/>
        </w:rPr>
        <w:t xml:space="preserve"> </w:t>
      </w:r>
      <w:r>
        <w:t>the</w:t>
      </w:r>
      <w:r>
        <w:rPr>
          <w:spacing w:val="-20"/>
        </w:rPr>
        <w:t xml:space="preserve"> </w:t>
      </w:r>
      <w:r>
        <w:t>extent</w:t>
      </w:r>
      <w:r>
        <w:rPr>
          <w:spacing w:val="-20"/>
        </w:rPr>
        <w:t xml:space="preserve"> </w:t>
      </w:r>
      <w:r>
        <w:t>to</w:t>
      </w:r>
      <w:r>
        <w:rPr>
          <w:spacing w:val="-19"/>
        </w:rPr>
        <w:t xml:space="preserve"> </w:t>
      </w:r>
      <w:r>
        <w:t>which</w:t>
      </w:r>
      <w:r>
        <w:rPr>
          <w:spacing w:val="-21"/>
        </w:rPr>
        <w:t xml:space="preserve"> </w:t>
      </w:r>
      <w:r>
        <w:rPr>
          <w:i/>
        </w:rPr>
        <w:t>individual</w:t>
      </w:r>
      <w:r>
        <w:rPr>
          <w:i/>
          <w:spacing w:val="-10"/>
        </w:rPr>
        <w:t xml:space="preserve"> </w:t>
      </w:r>
      <w:r>
        <w:t>lexical</w:t>
      </w:r>
      <w:r>
        <w:rPr>
          <w:spacing w:val="-20"/>
        </w:rPr>
        <w:t xml:space="preserve"> </w:t>
      </w:r>
      <w:r>
        <w:t>items</w:t>
      </w:r>
      <w:r>
        <w:rPr>
          <w:spacing w:val="-19"/>
        </w:rPr>
        <w:t xml:space="preserve"> </w:t>
      </w:r>
      <w:r>
        <w:t>exhibit</w:t>
      </w:r>
      <w:r>
        <w:rPr>
          <w:spacing w:val="-20"/>
        </w:rPr>
        <w:t xml:space="preserve"> </w:t>
      </w:r>
      <w:r>
        <w:t>this</w:t>
      </w:r>
      <w:r>
        <w:rPr>
          <w:spacing w:val="-20"/>
        </w:rPr>
        <w:t xml:space="preserve"> </w:t>
      </w:r>
      <w:r>
        <w:t>predicate-modifier</w:t>
      </w:r>
      <w:r>
        <w:rPr>
          <w:spacing w:val="-20"/>
        </w:rPr>
        <w:t xml:space="preserve"> </w:t>
      </w:r>
      <w:r>
        <w:t>flexibility—we</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3"/>
        <w:jc w:val="both"/>
      </w:pPr>
      <w:bookmarkStart w:id="47" w:name="_bookmark35"/>
      <w:bookmarkEnd w:id="47"/>
      <w:r>
        <w:lastRenderedPageBreak/>
        <w:t>only have the data in aggregate—and it also excludes any prototypical nouns being used to modify. These methodological choices are appropriate for a study of the discourse uses of prototypical</w:t>
      </w:r>
      <w:r>
        <w:rPr>
          <w:spacing w:val="-10"/>
        </w:rPr>
        <w:t xml:space="preserve"> </w:t>
      </w:r>
      <w:r>
        <w:t>adjectives,</w:t>
      </w:r>
      <w:r>
        <w:rPr>
          <w:spacing w:val="-8"/>
        </w:rPr>
        <w:t xml:space="preserve"> </w:t>
      </w:r>
      <w:r>
        <w:t>but</w:t>
      </w:r>
      <w:r>
        <w:rPr>
          <w:spacing w:val="-8"/>
        </w:rPr>
        <w:t xml:space="preserve"> </w:t>
      </w:r>
      <w:r>
        <w:t>the</w:t>
      </w:r>
      <w:r>
        <w:rPr>
          <w:spacing w:val="-9"/>
        </w:rPr>
        <w:t xml:space="preserve"> </w:t>
      </w:r>
      <w:r>
        <w:t>result</w:t>
      </w:r>
      <w:r>
        <w:rPr>
          <w:spacing w:val="-9"/>
        </w:rPr>
        <w:t xml:space="preserve"> </w:t>
      </w:r>
      <w:r>
        <w:t>is</w:t>
      </w:r>
      <w:r>
        <w:rPr>
          <w:spacing w:val="-9"/>
        </w:rPr>
        <w:t xml:space="preserve"> </w:t>
      </w:r>
      <w:r>
        <w:t>that</w:t>
      </w:r>
      <w:r>
        <w:rPr>
          <w:spacing w:val="-9"/>
        </w:rPr>
        <w:t xml:space="preserve"> </w:t>
      </w:r>
      <w:r>
        <w:t>we</w:t>
      </w:r>
      <w:r>
        <w:rPr>
          <w:spacing w:val="-8"/>
        </w:rPr>
        <w:t xml:space="preserve"> </w:t>
      </w:r>
      <w:r>
        <w:t>cannot</w:t>
      </w:r>
      <w:r>
        <w:rPr>
          <w:spacing w:val="-9"/>
        </w:rPr>
        <w:t xml:space="preserve"> </w:t>
      </w:r>
      <w:r>
        <w:t>infer</w:t>
      </w:r>
      <w:r>
        <w:rPr>
          <w:spacing w:val="-9"/>
        </w:rPr>
        <w:t xml:space="preserve"> </w:t>
      </w:r>
      <w:r>
        <w:t>much</w:t>
      </w:r>
      <w:r>
        <w:rPr>
          <w:spacing w:val="-8"/>
        </w:rPr>
        <w:t xml:space="preserve"> </w:t>
      </w:r>
      <w:r>
        <w:t>about</w:t>
      </w:r>
      <w:r>
        <w:rPr>
          <w:spacing w:val="-9"/>
        </w:rPr>
        <w:t xml:space="preserve"> </w:t>
      </w:r>
      <w:r>
        <w:t>the</w:t>
      </w:r>
      <w:r>
        <w:rPr>
          <w:spacing w:val="-8"/>
        </w:rPr>
        <w:t xml:space="preserve"> </w:t>
      </w:r>
      <w:r>
        <w:t>extent</w:t>
      </w:r>
      <w:r>
        <w:rPr>
          <w:spacing w:val="-10"/>
        </w:rPr>
        <w:t xml:space="preserve"> </w:t>
      </w:r>
      <w:r>
        <w:t>of</w:t>
      </w:r>
      <w:r>
        <w:rPr>
          <w:spacing w:val="-9"/>
        </w:rPr>
        <w:t xml:space="preserve"> </w:t>
      </w:r>
      <w:r>
        <w:t>lexical flexibility in English or Mandarin from this</w:t>
      </w:r>
      <w:r>
        <w:rPr>
          <w:spacing w:val="-10"/>
        </w:rPr>
        <w:t xml:space="preserve"> </w:t>
      </w:r>
      <w:r>
        <w:rPr>
          <w:spacing w:val="-3"/>
        </w:rPr>
        <w:t>study.</w:t>
      </w:r>
    </w:p>
    <w:p w:rsidR="00DD7756" w:rsidRDefault="00AD1397">
      <w:pPr>
        <w:spacing w:before="63" w:line="259" w:lineRule="auto"/>
        <w:ind w:left="2254" w:right="1730" w:hanging="939"/>
        <w:jc w:val="both"/>
      </w:pPr>
      <w:bookmarkStart w:id="48" w:name="_bookmark36"/>
      <w:bookmarkEnd w:id="48"/>
      <w:r>
        <w:rPr>
          <w:b/>
        </w:rPr>
        <w:t xml:space="preserve">Table 1.4: </w:t>
      </w:r>
      <w:r>
        <w:t xml:space="preserve">Distribution of functions of property words in English (Indo- European &gt; Germanic) and Mandarin (Sino-Tibetan &gt; Sinitic) (Thompson </w:t>
      </w:r>
      <w:hyperlink w:anchor="_bookmark477" w:history="1">
        <w:r>
          <w:rPr>
            <w:color w:val="007FFF"/>
          </w:rPr>
          <w:t>1989</w:t>
        </w:r>
      </w:hyperlink>
      <w:r>
        <w:t>: 253, 257)</w:t>
      </w:r>
    </w:p>
    <w:p w:rsidR="00DD7756" w:rsidRDefault="00DD7756">
      <w:pPr>
        <w:pStyle w:val="BodyText"/>
        <w:spacing w:before="7"/>
        <w:rPr>
          <w:sz w:val="14"/>
        </w:rPr>
      </w:pPr>
      <w:r w:rsidRPr="00DD7756">
        <w:pict>
          <v:shape id="_x0000_s1163" style="position:absolute;margin-left:197pt;margin-top:10.8pt;width:236.05pt;height:.1pt;z-index:-15720448;mso-wrap-distance-left:0;mso-wrap-distance-right:0;mso-position-horizontal-relative:page" coordorigin="3940,216" coordsize="4721,0" path="m3940,216r4720,e" filled="f" strokeweight=".33739mm">
            <v:path arrowok="t"/>
            <w10:wrap type="topAndBottom" anchorx="page"/>
          </v:shape>
        </w:pict>
      </w:r>
    </w:p>
    <w:p w:rsidR="00DD7756" w:rsidRDefault="00AD1397">
      <w:pPr>
        <w:pStyle w:val="BodyText"/>
        <w:tabs>
          <w:tab w:val="left" w:pos="1079"/>
        </w:tabs>
        <w:spacing w:before="25" w:after="69"/>
        <w:ind w:right="2796"/>
        <w:jc w:val="right"/>
      </w:pPr>
      <w:r>
        <w:t>English</w:t>
      </w:r>
      <w:r>
        <w:tab/>
      </w:r>
      <w:r>
        <w:rPr>
          <w:spacing w:val="-1"/>
        </w:rPr>
        <w:t>Mandarin</w:t>
      </w:r>
    </w:p>
    <w:p w:rsidR="00DD7756" w:rsidRDefault="00DD7756">
      <w:pPr>
        <w:pStyle w:val="BodyText"/>
        <w:spacing w:line="20" w:lineRule="exact"/>
        <w:ind w:left="2253"/>
        <w:rPr>
          <w:sz w:val="2"/>
        </w:rPr>
      </w:pPr>
      <w:r>
        <w:rPr>
          <w:sz w:val="2"/>
        </w:rPr>
      </w:r>
      <w:r>
        <w:rPr>
          <w:sz w:val="2"/>
        </w:rPr>
        <w:pict>
          <v:group id="_x0000_s1161" style="width:236.05pt;height:.6pt;mso-position-horizontal-relative:char;mso-position-vertical-relative:line" coordsize="4721,12">
            <v:line id="_x0000_s1162" style="position:absolute" from="0,6" to="4721,6" strokeweight=".21089mm"/>
            <w10:wrap type="none"/>
            <w10:anchorlock/>
          </v:group>
        </w:pict>
      </w:r>
    </w:p>
    <w:p w:rsidR="00DD7756" w:rsidRDefault="00AD1397">
      <w:pPr>
        <w:pStyle w:val="BodyText"/>
        <w:tabs>
          <w:tab w:val="left" w:pos="2343"/>
          <w:tab w:val="left" w:pos="2916"/>
          <w:tab w:val="left" w:pos="3530"/>
          <w:tab w:val="left" w:pos="4108"/>
        </w:tabs>
        <w:spacing w:before="46"/>
        <w:ind w:right="2795"/>
        <w:jc w:val="right"/>
      </w:pPr>
      <w:r>
        <w:t>predicative</w:t>
      </w:r>
      <w:r>
        <w:rPr>
          <w:spacing w:val="-5"/>
        </w:rPr>
        <w:t xml:space="preserve"> </w:t>
      </w:r>
      <w:r>
        <w:t>adjectives</w:t>
      </w:r>
      <w:r>
        <w:tab/>
        <w:t>209</w:t>
      </w:r>
      <w:r>
        <w:tab/>
        <w:t>86%</w:t>
      </w:r>
      <w:r>
        <w:tab/>
        <w:t>243</w:t>
      </w:r>
      <w:r>
        <w:tab/>
      </w:r>
      <w:r>
        <w:rPr>
          <w:spacing w:val="-1"/>
        </w:rPr>
        <w:t>71%</w:t>
      </w:r>
    </w:p>
    <w:p w:rsidR="00DD7756" w:rsidRDefault="00DD7756">
      <w:pPr>
        <w:pStyle w:val="BodyText"/>
        <w:tabs>
          <w:tab w:val="left" w:pos="2455"/>
          <w:tab w:val="left" w:pos="2916"/>
          <w:tab w:val="left" w:pos="3641"/>
          <w:tab w:val="left" w:pos="4108"/>
        </w:tabs>
        <w:spacing w:before="16"/>
        <w:ind w:right="2795"/>
        <w:jc w:val="right"/>
      </w:pPr>
      <w:r>
        <w:pict>
          <v:shape id="_x0000_s1160" style="position:absolute;left:0;text-align:left;margin-left:197pt;margin-top:18.4pt;width:236.05pt;height:.1pt;z-index:-15719424;mso-wrap-distance-left:0;mso-wrap-distance-right:0;mso-position-horizontal-relative:page" coordorigin="3940,368" coordsize="4721,0" path="m3940,368r4720,e" filled="f" strokeweight=".33739mm">
            <v:path arrowok="t"/>
            <w10:wrap type="topAndBottom" anchorx="page"/>
          </v:shape>
        </w:pict>
      </w:r>
      <w:r w:rsidR="00AD1397">
        <w:t>attributive</w:t>
      </w:r>
      <w:r w:rsidR="00AD1397">
        <w:rPr>
          <w:spacing w:val="-6"/>
        </w:rPr>
        <w:t xml:space="preserve"> </w:t>
      </w:r>
      <w:r w:rsidR="00AD1397">
        <w:t>adjectives</w:t>
      </w:r>
      <w:r w:rsidR="00AD1397">
        <w:tab/>
        <w:t>34</w:t>
      </w:r>
      <w:r w:rsidR="00AD1397">
        <w:tab/>
        <w:t>14%</w:t>
      </w:r>
      <w:r w:rsidR="00AD1397">
        <w:tab/>
        <w:t>97</w:t>
      </w:r>
      <w:r w:rsidR="00AD1397">
        <w:tab/>
      </w:r>
      <w:r w:rsidR="00AD1397">
        <w:rPr>
          <w:spacing w:val="-1"/>
        </w:rPr>
        <w:t>29%</w:t>
      </w:r>
    </w:p>
    <w:p w:rsidR="00DD7756" w:rsidRDefault="00DD7756">
      <w:pPr>
        <w:pStyle w:val="BodyText"/>
        <w:rPr>
          <w:sz w:val="20"/>
        </w:rPr>
      </w:pPr>
    </w:p>
    <w:p w:rsidR="00DD7756" w:rsidRDefault="00AD1397">
      <w:pPr>
        <w:pStyle w:val="BodyText"/>
        <w:spacing w:before="228" w:line="420" w:lineRule="auto"/>
        <w:ind w:left="120" w:right="532" w:firstLine="358"/>
        <w:jc w:val="both"/>
      </w:pPr>
      <w:r>
        <w:t>Nonetheless,</w:t>
      </w:r>
      <w:r>
        <w:rPr>
          <w:spacing w:val="-7"/>
        </w:rPr>
        <w:t xml:space="preserve"> </w:t>
      </w:r>
      <w:r>
        <w:t>Thompson’s</w:t>
      </w:r>
      <w:r>
        <w:rPr>
          <w:spacing w:val="-7"/>
        </w:rPr>
        <w:t xml:space="preserve"> </w:t>
      </w:r>
      <w:r>
        <w:t>study</w:t>
      </w:r>
      <w:r>
        <w:rPr>
          <w:spacing w:val="-7"/>
        </w:rPr>
        <w:t xml:space="preserve"> </w:t>
      </w:r>
      <w:r>
        <w:t>suggests</w:t>
      </w:r>
      <w:r>
        <w:rPr>
          <w:spacing w:val="-7"/>
        </w:rPr>
        <w:t xml:space="preserve"> </w:t>
      </w:r>
      <w:r>
        <w:t>a</w:t>
      </w:r>
      <w:r>
        <w:rPr>
          <w:spacing w:val="-7"/>
        </w:rPr>
        <w:t xml:space="preserve"> </w:t>
      </w:r>
      <w:r>
        <w:t>functional</w:t>
      </w:r>
      <w:r>
        <w:rPr>
          <w:spacing w:val="-7"/>
        </w:rPr>
        <w:t xml:space="preserve"> </w:t>
      </w:r>
      <w:r>
        <w:t>underpinning</w:t>
      </w:r>
      <w:r>
        <w:rPr>
          <w:spacing w:val="-7"/>
        </w:rPr>
        <w:t xml:space="preserve"> </w:t>
      </w:r>
      <w:r>
        <w:t>to</w:t>
      </w:r>
      <w:r>
        <w:rPr>
          <w:spacing w:val="-7"/>
        </w:rPr>
        <w:t xml:space="preserve"> </w:t>
      </w:r>
      <w:r>
        <w:t>the</w:t>
      </w:r>
      <w:r>
        <w:rPr>
          <w:spacing w:val="-7"/>
        </w:rPr>
        <w:t xml:space="preserve"> </w:t>
      </w:r>
      <w:r>
        <w:t>observed</w:t>
      </w:r>
      <w:r>
        <w:rPr>
          <w:spacing w:val="-6"/>
        </w:rPr>
        <w:t xml:space="preserve"> </w:t>
      </w:r>
      <w:r>
        <w:t>flex- ibility in prototypical property words. She finds that property words have primarily two functions in discourse: 1) to introduce new referents; and 2) to predicate an attribute about a referent. It is therefore no surprise that property words in some languages have their own specialized</w:t>
      </w:r>
      <w:r>
        <w:rPr>
          <w:spacing w:val="-17"/>
        </w:rPr>
        <w:t xml:space="preserve"> </w:t>
      </w:r>
      <w:r>
        <w:t>constructions</w:t>
      </w:r>
      <w:r>
        <w:rPr>
          <w:spacing w:val="-16"/>
        </w:rPr>
        <w:t xml:space="preserve"> </w:t>
      </w:r>
      <w:r>
        <w:t>since</w:t>
      </w:r>
      <w:r>
        <w:rPr>
          <w:spacing w:val="-16"/>
        </w:rPr>
        <w:t xml:space="preserve"> </w:t>
      </w:r>
      <w:r>
        <w:t>they</w:t>
      </w:r>
      <w:r>
        <w:rPr>
          <w:spacing w:val="-16"/>
        </w:rPr>
        <w:t xml:space="preserve"> </w:t>
      </w:r>
      <w:r>
        <w:t>represent</w:t>
      </w:r>
      <w:r>
        <w:rPr>
          <w:spacing w:val="-16"/>
        </w:rPr>
        <w:t xml:space="preserve"> </w:t>
      </w:r>
      <w:r>
        <w:t>a</w:t>
      </w:r>
      <w:r>
        <w:rPr>
          <w:spacing w:val="-16"/>
        </w:rPr>
        <w:t xml:space="preserve"> </w:t>
      </w:r>
      <w:r>
        <w:t>unique</w:t>
      </w:r>
      <w:r>
        <w:rPr>
          <w:spacing w:val="-15"/>
        </w:rPr>
        <w:t xml:space="preserve"> </w:t>
      </w:r>
      <w:r>
        <w:t>mix</w:t>
      </w:r>
      <w:r>
        <w:rPr>
          <w:spacing w:val="-16"/>
        </w:rPr>
        <w:t xml:space="preserve"> </w:t>
      </w:r>
      <w:r>
        <w:t>of</w:t>
      </w:r>
      <w:r>
        <w:rPr>
          <w:spacing w:val="-16"/>
        </w:rPr>
        <w:t xml:space="preserve"> </w:t>
      </w:r>
      <w:r>
        <w:t>referring</w:t>
      </w:r>
      <w:r>
        <w:rPr>
          <w:spacing w:val="-16"/>
        </w:rPr>
        <w:t xml:space="preserve"> </w:t>
      </w:r>
      <w:r>
        <w:t>and</w:t>
      </w:r>
      <w:r>
        <w:rPr>
          <w:spacing w:val="-16"/>
        </w:rPr>
        <w:t xml:space="preserve"> </w:t>
      </w:r>
      <w:r>
        <w:t>predicating</w:t>
      </w:r>
      <w:r>
        <w:rPr>
          <w:spacing w:val="-15"/>
        </w:rPr>
        <w:t xml:space="preserve"> </w:t>
      </w:r>
      <w:r>
        <w:t>func- tions. However it is equally unsurprising that some languages encode property concepts using either referring or predicating constructions, since prototypical adjectives exhibit be- havior related to both</w:t>
      </w:r>
      <w:r>
        <w:rPr>
          <w:spacing w:val="-5"/>
        </w:rPr>
        <w:t xml:space="preserve"> </w:t>
      </w:r>
      <w:r>
        <w:t>functions.</w:t>
      </w:r>
    </w:p>
    <w:p w:rsidR="00DD7756" w:rsidRDefault="00DD7756">
      <w:pPr>
        <w:pStyle w:val="BodyText"/>
        <w:spacing w:line="420" w:lineRule="auto"/>
        <w:ind w:left="119" w:right="532" w:firstLine="358"/>
        <w:jc w:val="both"/>
      </w:pPr>
      <w:r>
        <w:pict>
          <v:line id="_x0000_s1159" style="position:absolute;left:0;text-align:left;z-index:-24040448;mso-position-horizontal-relative:page" from="90pt,188.9pt" to="270pt,188.9pt" strokeweight=".14058mm">
            <w10:wrap anchorx="page"/>
          </v:line>
        </w:pict>
      </w:r>
      <w:r w:rsidR="00AD1397">
        <w:t>A</w:t>
      </w:r>
      <w:r w:rsidR="00AD1397">
        <w:rPr>
          <w:spacing w:val="-15"/>
        </w:rPr>
        <w:t xml:space="preserve"> </w:t>
      </w:r>
      <w:r w:rsidR="00AD1397">
        <w:t>similar</w:t>
      </w:r>
      <w:r w:rsidR="00AD1397">
        <w:rPr>
          <w:spacing w:val="-14"/>
        </w:rPr>
        <w:t xml:space="preserve"> </w:t>
      </w:r>
      <w:r w:rsidR="00AD1397">
        <w:t>study</w:t>
      </w:r>
      <w:r w:rsidR="00AD1397">
        <w:rPr>
          <w:spacing w:val="-14"/>
        </w:rPr>
        <w:t xml:space="preserve"> </w:t>
      </w:r>
      <w:r w:rsidR="00AD1397">
        <w:t>to</w:t>
      </w:r>
      <w:r w:rsidR="00AD1397">
        <w:rPr>
          <w:spacing w:val="-14"/>
        </w:rPr>
        <w:t xml:space="preserve"> </w:t>
      </w:r>
      <w:r w:rsidR="00AD1397">
        <w:t>Thompson’s</w:t>
      </w:r>
      <w:r w:rsidR="00AD1397">
        <w:rPr>
          <w:spacing w:val="-14"/>
        </w:rPr>
        <w:t xml:space="preserve"> </w:t>
      </w:r>
      <w:r w:rsidR="00AD1397">
        <w:t>is</w:t>
      </w:r>
      <w:r w:rsidR="00AD1397">
        <w:rPr>
          <w:spacing w:val="-14"/>
        </w:rPr>
        <w:t xml:space="preserve"> </w:t>
      </w:r>
      <w:r w:rsidR="00AD1397">
        <w:t>Croft’s</w:t>
      </w:r>
      <w:r w:rsidR="00AD1397">
        <w:rPr>
          <w:spacing w:val="-15"/>
        </w:rPr>
        <w:t xml:space="preserve"> </w:t>
      </w:r>
      <w:r w:rsidR="00AD1397">
        <w:t>(</w:t>
      </w:r>
      <w:hyperlink w:anchor="_bookmark288" w:history="1">
        <w:r w:rsidR="00AD1397">
          <w:rPr>
            <w:color w:val="007FFF"/>
          </w:rPr>
          <w:t>1991</w:t>
        </w:r>
      </w:hyperlink>
      <w:r w:rsidR="00AD1397">
        <w:t>:</w:t>
      </w:r>
      <w:r w:rsidR="00AD1397">
        <w:rPr>
          <w:spacing w:val="8"/>
        </w:rPr>
        <w:t xml:space="preserve"> </w:t>
      </w:r>
      <w:r w:rsidR="00AD1397">
        <w:t>§2.5)</w:t>
      </w:r>
      <w:r w:rsidR="00AD1397">
        <w:rPr>
          <w:spacing w:val="-13"/>
        </w:rPr>
        <w:t xml:space="preserve"> </w:t>
      </w:r>
      <w:r w:rsidR="00AD1397">
        <w:t>investigation</w:t>
      </w:r>
      <w:r w:rsidR="00AD1397">
        <w:rPr>
          <w:spacing w:val="-15"/>
        </w:rPr>
        <w:t xml:space="preserve"> </w:t>
      </w:r>
      <w:r w:rsidR="00AD1397">
        <w:t>of</w:t>
      </w:r>
      <w:r w:rsidR="00AD1397">
        <w:rPr>
          <w:spacing w:val="-14"/>
        </w:rPr>
        <w:t xml:space="preserve"> </w:t>
      </w:r>
      <w:r w:rsidR="00AD1397">
        <w:t>the</w:t>
      </w:r>
      <w:r w:rsidR="00AD1397">
        <w:rPr>
          <w:spacing w:val="-14"/>
        </w:rPr>
        <w:t xml:space="preserve"> </w:t>
      </w:r>
      <w:r w:rsidR="00AD1397">
        <w:t>frequencies</w:t>
      </w:r>
      <w:r w:rsidR="00AD1397">
        <w:rPr>
          <w:spacing w:val="-14"/>
        </w:rPr>
        <w:t xml:space="preserve"> </w:t>
      </w:r>
      <w:r w:rsidR="00AD1397">
        <w:t>with which different semantic classes of lexical items (object words, action words, and property words)</w:t>
      </w:r>
      <w:hyperlink w:anchor="_bookmark37" w:history="1">
        <w:r w:rsidR="00AD1397">
          <w:rPr>
            <w:color w:val="007FFF"/>
            <w:vertAlign w:val="superscript"/>
          </w:rPr>
          <w:t>5</w:t>
        </w:r>
        <w:r w:rsidR="00AD1397">
          <w:rPr>
            <w:color w:val="007FFF"/>
          </w:rPr>
          <w:t xml:space="preserve"> </w:t>
        </w:r>
      </w:hyperlink>
      <w:r w:rsidR="00AD1397">
        <w:t>are used for different discourse functions (reference, predication, and modification) in four languages: Quiché Maya (Mayan), North Efate (Austronesian), Soddo</w:t>
      </w:r>
      <w:r w:rsidR="00AD1397">
        <w:rPr>
          <w:spacing w:val="-42"/>
        </w:rPr>
        <w:t xml:space="preserve"> </w:t>
      </w:r>
      <w:r w:rsidR="00AD1397">
        <w:t xml:space="preserve">(Austroasiatic), and Ute (Uto-Aztecan). In all four languages, the most frequent use of lexical items is when their discourse function aligns with their semantic class. Object words are most frequently used to </w:t>
      </w:r>
      <w:r w:rsidR="00AD1397">
        <w:rPr>
          <w:spacing w:val="-3"/>
        </w:rPr>
        <w:t xml:space="preserve">refer, </w:t>
      </w:r>
      <w:r w:rsidR="00AD1397">
        <w:t>action words are most frequently used to predicate, and property words are most</w:t>
      </w:r>
      <w:r w:rsidR="00AD1397">
        <w:rPr>
          <w:spacing w:val="20"/>
        </w:rPr>
        <w:t xml:space="preserve"> </w:t>
      </w:r>
      <w:r w:rsidR="00AD1397">
        <w:t>frequently</w:t>
      </w:r>
      <w:r w:rsidR="00AD1397">
        <w:rPr>
          <w:spacing w:val="20"/>
        </w:rPr>
        <w:t xml:space="preserve"> </w:t>
      </w:r>
      <w:r w:rsidR="00AD1397">
        <w:t>used</w:t>
      </w:r>
      <w:r w:rsidR="00AD1397">
        <w:rPr>
          <w:spacing w:val="20"/>
        </w:rPr>
        <w:t xml:space="preserve"> </w:t>
      </w:r>
      <w:r w:rsidR="00AD1397">
        <w:t>to</w:t>
      </w:r>
      <w:r w:rsidR="00AD1397">
        <w:rPr>
          <w:spacing w:val="20"/>
        </w:rPr>
        <w:t xml:space="preserve"> </w:t>
      </w:r>
      <w:r w:rsidR="00AD1397">
        <w:t xml:space="preserve">modify. </w:t>
      </w:r>
      <w:r w:rsidR="00AD1397">
        <w:rPr>
          <w:spacing w:val="26"/>
        </w:rPr>
        <w:t xml:space="preserve"> </w:t>
      </w:r>
      <w:r w:rsidR="00AD1397">
        <w:t>Together</w:t>
      </w:r>
      <w:r w:rsidR="00AD1397">
        <w:rPr>
          <w:spacing w:val="20"/>
        </w:rPr>
        <w:t xml:space="preserve"> </w:t>
      </w:r>
      <w:r w:rsidR="00AD1397">
        <w:t>with</w:t>
      </w:r>
      <w:r w:rsidR="00AD1397">
        <w:rPr>
          <w:spacing w:val="20"/>
        </w:rPr>
        <w:t xml:space="preserve"> </w:t>
      </w:r>
      <w:r w:rsidR="00AD1397">
        <w:t>data</w:t>
      </w:r>
      <w:r w:rsidR="00AD1397">
        <w:rPr>
          <w:spacing w:val="20"/>
        </w:rPr>
        <w:t xml:space="preserve"> </w:t>
      </w:r>
      <w:r w:rsidR="00AD1397">
        <w:t>from</w:t>
      </w:r>
      <w:r w:rsidR="00AD1397">
        <w:rPr>
          <w:spacing w:val="19"/>
        </w:rPr>
        <w:t xml:space="preserve"> </w:t>
      </w:r>
      <w:r w:rsidR="00AD1397">
        <w:t>morphological</w:t>
      </w:r>
      <w:r w:rsidR="00AD1397">
        <w:rPr>
          <w:spacing w:val="20"/>
        </w:rPr>
        <w:t xml:space="preserve"> </w:t>
      </w:r>
      <w:r w:rsidR="00AD1397">
        <w:t>markedness,</w:t>
      </w:r>
      <w:r w:rsidR="00AD1397">
        <w:rPr>
          <w:spacing w:val="26"/>
        </w:rPr>
        <w:t xml:space="preserve"> </w:t>
      </w:r>
      <w:r w:rsidR="00AD1397">
        <w:t>se-</w:t>
      </w:r>
    </w:p>
    <w:p w:rsidR="00DD7756" w:rsidRDefault="00AD1397">
      <w:pPr>
        <w:spacing w:line="219" w:lineRule="exact"/>
        <w:ind w:left="403"/>
        <w:rPr>
          <w:sz w:val="20"/>
        </w:rPr>
      </w:pPr>
      <w:r>
        <w:rPr>
          <w:spacing w:val="4"/>
          <w:position w:val="7"/>
          <w:sz w:val="14"/>
        </w:rPr>
        <w:t>5</w:t>
      </w:r>
      <w:bookmarkStart w:id="49" w:name="_bookmark37"/>
      <w:bookmarkEnd w:id="49"/>
      <w:r>
        <w:rPr>
          <w:spacing w:val="4"/>
          <w:sz w:val="20"/>
        </w:rPr>
        <w:t xml:space="preserve">I </w:t>
      </w:r>
      <w:r>
        <w:rPr>
          <w:sz w:val="20"/>
        </w:rPr>
        <w:t xml:space="preserve">use the terms </w:t>
      </w:r>
      <w:r>
        <w:rPr>
          <w:i/>
          <w:sz w:val="20"/>
        </w:rPr>
        <w:t>object word</w:t>
      </w:r>
      <w:r>
        <w:rPr>
          <w:sz w:val="20"/>
        </w:rPr>
        <w:t xml:space="preserve">, </w:t>
      </w:r>
      <w:r>
        <w:rPr>
          <w:i/>
          <w:sz w:val="20"/>
        </w:rPr>
        <w:t>action word</w:t>
      </w:r>
      <w:r>
        <w:rPr>
          <w:sz w:val="20"/>
        </w:rPr>
        <w:t xml:space="preserve">, and </w:t>
      </w:r>
      <w:r>
        <w:rPr>
          <w:i/>
          <w:sz w:val="20"/>
        </w:rPr>
        <w:t xml:space="preserve">property word </w:t>
      </w:r>
      <w:r>
        <w:rPr>
          <w:sz w:val="20"/>
        </w:rPr>
        <w:t>when referring to the semantic class of a</w:t>
      </w:r>
      <w:r>
        <w:rPr>
          <w:spacing w:val="35"/>
          <w:sz w:val="20"/>
        </w:rPr>
        <w:t xml:space="preserve"> </w:t>
      </w:r>
      <w:r>
        <w:rPr>
          <w:sz w:val="20"/>
        </w:rPr>
        <w:t>word</w:t>
      </w:r>
    </w:p>
    <w:p w:rsidR="00DD7756" w:rsidRDefault="00AD1397">
      <w:pPr>
        <w:spacing w:before="5" w:line="252" w:lineRule="auto"/>
        <w:ind w:left="119" w:right="654"/>
        <w:rPr>
          <w:sz w:val="20"/>
        </w:rPr>
      </w:pPr>
      <w:r>
        <w:rPr>
          <w:sz w:val="20"/>
        </w:rPr>
        <w:t>rather than its discourse function. Object words are object-denoting, action-words are action-denoting, and property words are property-denoting.</w:t>
      </w:r>
    </w:p>
    <w:p w:rsidR="00DD7756" w:rsidRDefault="00DD7756">
      <w:pPr>
        <w:spacing w:line="252" w:lineRule="auto"/>
        <w:rPr>
          <w:sz w:val="20"/>
        </w:rPr>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3"/>
        <w:jc w:val="both"/>
      </w:pPr>
      <w:bookmarkStart w:id="50" w:name="_bookmark38"/>
      <w:bookmarkEnd w:id="50"/>
      <w:r>
        <w:lastRenderedPageBreak/>
        <w:t xml:space="preserve">mantic shifts, and combinatorial possibilities, Croft takes this as evidence that these are the most prototypical discourse functions for those semantic classes. As with other prototype categories, then, lexical categories display prototype effects in grammar. This fact is a key component of Croft’s typological-markedness theory of lexical categories, to be explained fully in </w:t>
      </w:r>
      <w:hyperlink w:anchor="_bookmark140" w:history="1">
        <w:r>
          <w:rPr>
            <w:color w:val="007FFF"/>
          </w:rPr>
          <w:t>Section 2.4.2</w:t>
        </w:r>
      </w:hyperlink>
      <w:r>
        <w:t>. Like Thompson’s (</w:t>
      </w:r>
      <w:hyperlink w:anchor="_bookmark477" w:history="1">
        <w:r>
          <w:rPr>
            <w:color w:val="007FFF"/>
          </w:rPr>
          <w:t>1989</w:t>
        </w:r>
      </w:hyperlink>
      <w:r>
        <w:t xml:space="preserve">) </w:t>
      </w:r>
      <w:r>
        <w:rPr>
          <w:spacing w:val="-3"/>
        </w:rPr>
        <w:t xml:space="preserve">study, however, </w:t>
      </w:r>
      <w:r>
        <w:t>Croft’s study does not tell use the distributions for individual lexemes. Additionally, Croft’s data include cases of overtly marked uses of lexical items in non-prototypical functions, which would not be considered instances of lexical flexibility.</w:t>
      </w:r>
    </w:p>
    <w:p w:rsidR="00DD7756" w:rsidRDefault="00AD1397">
      <w:pPr>
        <w:pStyle w:val="BodyText"/>
        <w:spacing w:line="420" w:lineRule="auto"/>
        <w:ind w:left="120" w:right="533" w:firstLine="358"/>
        <w:jc w:val="both"/>
      </w:pPr>
      <w:r>
        <w:t xml:space="preserve">Finally, there are some studies which count the proportion of nouns vs. verbs. vs. ad- jectives in English texts (Hudson </w:t>
      </w:r>
      <w:hyperlink w:anchor="_bookmark379" w:history="1">
        <w:r>
          <w:rPr>
            <w:color w:val="007FFF"/>
          </w:rPr>
          <w:t>1994</w:t>
        </w:r>
      </w:hyperlink>
      <w:r>
        <w:t xml:space="preserve">; Polinsky &amp; Magyar </w:t>
      </w:r>
      <w:hyperlink w:anchor="_bookmark437" w:history="1">
        <w:r>
          <w:rPr>
            <w:color w:val="007FFF"/>
          </w:rPr>
          <w:t>2020</w:t>
        </w:r>
      </w:hyperlink>
      <w:r>
        <w:t>). Again, the data are not disaggregated</w:t>
      </w:r>
      <w:r>
        <w:rPr>
          <w:spacing w:val="-13"/>
        </w:rPr>
        <w:t xml:space="preserve"> </w:t>
      </w:r>
      <w:r>
        <w:t>to</w:t>
      </w:r>
      <w:r>
        <w:rPr>
          <w:spacing w:val="-12"/>
        </w:rPr>
        <w:t xml:space="preserve"> </w:t>
      </w:r>
      <w:r>
        <w:t>the</w:t>
      </w:r>
      <w:r>
        <w:rPr>
          <w:spacing w:val="-13"/>
        </w:rPr>
        <w:t xml:space="preserve"> </w:t>
      </w:r>
      <w:r>
        <w:t>item</w:t>
      </w:r>
      <w:r>
        <w:rPr>
          <w:spacing w:val="-12"/>
        </w:rPr>
        <w:t xml:space="preserve"> </w:t>
      </w:r>
      <w:r>
        <w:t>level,</w:t>
      </w:r>
      <w:r>
        <w:rPr>
          <w:spacing w:val="-11"/>
        </w:rPr>
        <w:t xml:space="preserve"> </w:t>
      </w:r>
      <w:r>
        <w:t>so</w:t>
      </w:r>
      <w:r>
        <w:rPr>
          <w:spacing w:val="-11"/>
        </w:rPr>
        <w:t xml:space="preserve"> </w:t>
      </w:r>
      <w:r>
        <w:t>no</w:t>
      </w:r>
      <w:r>
        <w:rPr>
          <w:spacing w:val="-13"/>
        </w:rPr>
        <w:t xml:space="preserve"> </w:t>
      </w:r>
      <w:r>
        <w:t>firm</w:t>
      </w:r>
      <w:r>
        <w:rPr>
          <w:spacing w:val="-11"/>
        </w:rPr>
        <w:t xml:space="preserve"> </w:t>
      </w:r>
      <w:r>
        <w:t>conclusions</w:t>
      </w:r>
      <w:r>
        <w:rPr>
          <w:spacing w:val="-12"/>
        </w:rPr>
        <w:t xml:space="preserve"> </w:t>
      </w:r>
      <w:r>
        <w:t>can</w:t>
      </w:r>
      <w:r>
        <w:rPr>
          <w:spacing w:val="-11"/>
        </w:rPr>
        <w:t xml:space="preserve"> </w:t>
      </w:r>
      <w:r>
        <w:t>be</w:t>
      </w:r>
      <w:r>
        <w:rPr>
          <w:spacing w:val="-13"/>
        </w:rPr>
        <w:t xml:space="preserve"> </w:t>
      </w:r>
      <w:r>
        <w:t>draw</w:t>
      </w:r>
      <w:r>
        <w:rPr>
          <w:spacing w:val="-12"/>
        </w:rPr>
        <w:t xml:space="preserve"> </w:t>
      </w:r>
      <w:r>
        <w:t>about</w:t>
      </w:r>
      <w:r>
        <w:rPr>
          <w:spacing w:val="-13"/>
        </w:rPr>
        <w:t xml:space="preserve"> </w:t>
      </w:r>
      <w:r>
        <w:t>the</w:t>
      </w:r>
      <w:r>
        <w:rPr>
          <w:spacing w:val="-12"/>
        </w:rPr>
        <w:t xml:space="preserve"> </w:t>
      </w:r>
      <w:r>
        <w:t>extent</w:t>
      </w:r>
      <w:r>
        <w:rPr>
          <w:spacing w:val="-13"/>
        </w:rPr>
        <w:t xml:space="preserve"> </w:t>
      </w:r>
      <w:r>
        <w:t>of</w:t>
      </w:r>
      <w:r>
        <w:rPr>
          <w:spacing w:val="-12"/>
        </w:rPr>
        <w:t xml:space="preserve"> </w:t>
      </w:r>
      <w:r>
        <w:t>lexical flexibility.</w:t>
      </w:r>
    </w:p>
    <w:p w:rsidR="00DD7756" w:rsidRDefault="00AD1397">
      <w:pPr>
        <w:pStyle w:val="BodyText"/>
        <w:spacing w:line="420" w:lineRule="auto"/>
        <w:ind w:left="120" w:right="532" w:firstLine="358"/>
        <w:jc w:val="both"/>
      </w:pPr>
      <w:r>
        <w:t>In</w:t>
      </w:r>
      <w:r>
        <w:rPr>
          <w:spacing w:val="-10"/>
        </w:rPr>
        <w:t xml:space="preserve"> </w:t>
      </w:r>
      <w:r>
        <w:t>sum,</w:t>
      </w:r>
      <w:r>
        <w:rPr>
          <w:spacing w:val="-9"/>
        </w:rPr>
        <w:t xml:space="preserve"> </w:t>
      </w:r>
      <w:r>
        <w:t>no</w:t>
      </w:r>
      <w:r>
        <w:rPr>
          <w:spacing w:val="-10"/>
        </w:rPr>
        <w:t xml:space="preserve"> </w:t>
      </w:r>
      <w:r>
        <w:t>existing</w:t>
      </w:r>
      <w:r>
        <w:rPr>
          <w:spacing w:val="-10"/>
        </w:rPr>
        <w:t xml:space="preserve"> </w:t>
      </w:r>
      <w:r>
        <w:t>studies</w:t>
      </w:r>
      <w:r>
        <w:rPr>
          <w:spacing w:val="-9"/>
        </w:rPr>
        <w:t xml:space="preserve"> </w:t>
      </w:r>
      <w:r>
        <w:t>examine</w:t>
      </w:r>
      <w:r>
        <w:rPr>
          <w:spacing w:val="-10"/>
        </w:rPr>
        <w:t xml:space="preserve"> </w:t>
      </w:r>
      <w:r>
        <w:t>the</w:t>
      </w:r>
      <w:r>
        <w:rPr>
          <w:spacing w:val="-10"/>
        </w:rPr>
        <w:t xml:space="preserve"> </w:t>
      </w:r>
      <w:r>
        <w:t>distribution</w:t>
      </w:r>
      <w:r>
        <w:rPr>
          <w:spacing w:val="-10"/>
        </w:rPr>
        <w:t xml:space="preserve"> </w:t>
      </w:r>
      <w:r>
        <w:t>of</w:t>
      </w:r>
      <w:r>
        <w:rPr>
          <w:spacing w:val="-9"/>
        </w:rPr>
        <w:t xml:space="preserve"> </w:t>
      </w:r>
      <w:r>
        <w:t>pragmatic</w:t>
      </w:r>
      <w:r>
        <w:rPr>
          <w:spacing w:val="-10"/>
        </w:rPr>
        <w:t xml:space="preserve"> </w:t>
      </w:r>
      <w:r>
        <w:t>functions</w:t>
      </w:r>
      <w:r>
        <w:rPr>
          <w:spacing w:val="-10"/>
        </w:rPr>
        <w:t xml:space="preserve"> </w:t>
      </w:r>
      <w:r>
        <w:t>for</w:t>
      </w:r>
      <w:r>
        <w:rPr>
          <w:spacing w:val="-10"/>
        </w:rPr>
        <w:t xml:space="preserve"> </w:t>
      </w:r>
      <w:r>
        <w:t>individual items</w:t>
      </w:r>
      <w:r>
        <w:rPr>
          <w:spacing w:val="-9"/>
        </w:rPr>
        <w:t xml:space="preserve"> </w:t>
      </w:r>
      <w:r>
        <w:t>and</w:t>
      </w:r>
      <w:r>
        <w:rPr>
          <w:spacing w:val="-8"/>
        </w:rPr>
        <w:t xml:space="preserve"> </w:t>
      </w:r>
      <w:r>
        <w:t>limit</w:t>
      </w:r>
      <w:r>
        <w:rPr>
          <w:spacing w:val="-9"/>
        </w:rPr>
        <w:t xml:space="preserve"> </w:t>
      </w:r>
      <w:r>
        <w:t>themselves</w:t>
      </w:r>
      <w:r>
        <w:rPr>
          <w:spacing w:val="-8"/>
        </w:rPr>
        <w:t xml:space="preserve"> </w:t>
      </w:r>
      <w:r>
        <w:t>to</w:t>
      </w:r>
      <w:r>
        <w:rPr>
          <w:spacing w:val="-8"/>
        </w:rPr>
        <w:t xml:space="preserve"> </w:t>
      </w:r>
      <w:r>
        <w:t>only</w:t>
      </w:r>
      <w:r>
        <w:rPr>
          <w:spacing w:val="-9"/>
        </w:rPr>
        <w:t xml:space="preserve"> </w:t>
      </w:r>
      <w:r>
        <w:t>flexible</w:t>
      </w:r>
      <w:r>
        <w:rPr>
          <w:spacing w:val="-8"/>
        </w:rPr>
        <w:t xml:space="preserve"> </w:t>
      </w:r>
      <w:r>
        <w:t>(morphologically</w:t>
      </w:r>
      <w:r>
        <w:rPr>
          <w:spacing w:val="-9"/>
        </w:rPr>
        <w:t xml:space="preserve"> </w:t>
      </w:r>
      <w:r>
        <w:t>unmarked)</w:t>
      </w:r>
      <w:r>
        <w:rPr>
          <w:spacing w:val="-8"/>
        </w:rPr>
        <w:t xml:space="preserve"> </w:t>
      </w:r>
      <w:r>
        <w:t>cases.</w:t>
      </w:r>
      <w:r>
        <w:rPr>
          <w:spacing w:val="13"/>
        </w:rPr>
        <w:t xml:space="preserve"> </w:t>
      </w:r>
      <w:r>
        <w:rPr>
          <w:spacing w:val="-8"/>
        </w:rPr>
        <w:t xml:space="preserve">To </w:t>
      </w:r>
      <w:r>
        <w:t>my</w:t>
      </w:r>
      <w:r>
        <w:rPr>
          <w:spacing w:val="-9"/>
        </w:rPr>
        <w:t xml:space="preserve"> </w:t>
      </w:r>
      <w:r>
        <w:t>knowl- edge,</w:t>
      </w:r>
      <w:r>
        <w:rPr>
          <w:spacing w:val="-8"/>
        </w:rPr>
        <w:t xml:space="preserve"> </w:t>
      </w:r>
      <w:r>
        <w:t>the</w:t>
      </w:r>
      <w:r>
        <w:rPr>
          <w:spacing w:val="-8"/>
        </w:rPr>
        <w:t xml:space="preserve"> </w:t>
      </w:r>
      <w:r>
        <w:t>studies</w:t>
      </w:r>
      <w:r>
        <w:rPr>
          <w:spacing w:val="-8"/>
        </w:rPr>
        <w:t xml:space="preserve"> </w:t>
      </w:r>
      <w:r>
        <w:t>just</w:t>
      </w:r>
      <w:r>
        <w:rPr>
          <w:spacing w:val="-8"/>
        </w:rPr>
        <w:t xml:space="preserve"> </w:t>
      </w:r>
      <w:r>
        <w:t>reviewed</w:t>
      </w:r>
      <w:r>
        <w:rPr>
          <w:spacing w:val="-9"/>
        </w:rPr>
        <w:t xml:space="preserve"> </w:t>
      </w:r>
      <w:r>
        <w:t>exhaust</w:t>
      </w:r>
      <w:r>
        <w:rPr>
          <w:spacing w:val="-8"/>
        </w:rPr>
        <w:t xml:space="preserve"> </w:t>
      </w:r>
      <w:r>
        <w:t>those</w:t>
      </w:r>
      <w:r>
        <w:rPr>
          <w:spacing w:val="-8"/>
        </w:rPr>
        <w:t xml:space="preserve"> </w:t>
      </w:r>
      <w:r>
        <w:t>that</w:t>
      </w:r>
      <w:r>
        <w:rPr>
          <w:spacing w:val="-8"/>
        </w:rPr>
        <w:t xml:space="preserve"> </w:t>
      </w:r>
      <w:r>
        <w:t>take</w:t>
      </w:r>
      <w:r>
        <w:rPr>
          <w:spacing w:val="-9"/>
        </w:rPr>
        <w:t xml:space="preserve"> </w:t>
      </w:r>
      <w:r>
        <w:t>an</w:t>
      </w:r>
      <w:r>
        <w:rPr>
          <w:spacing w:val="-8"/>
        </w:rPr>
        <w:t xml:space="preserve"> </w:t>
      </w:r>
      <w:r>
        <w:t>empirical</w:t>
      </w:r>
      <w:r>
        <w:rPr>
          <w:spacing w:val="-8"/>
        </w:rPr>
        <w:t xml:space="preserve"> </w:t>
      </w:r>
      <w:r>
        <w:t>approach</w:t>
      </w:r>
      <w:r>
        <w:rPr>
          <w:spacing w:val="-8"/>
        </w:rPr>
        <w:t xml:space="preserve"> </w:t>
      </w:r>
      <w:r>
        <w:t>to</w:t>
      </w:r>
      <w:r>
        <w:rPr>
          <w:spacing w:val="-8"/>
        </w:rPr>
        <w:t xml:space="preserve"> </w:t>
      </w:r>
      <w:r>
        <w:t>determining the extent of lexical flexibility in or across languages. There are numerous additional stud- ies</w:t>
      </w:r>
      <w:r>
        <w:rPr>
          <w:spacing w:val="-4"/>
        </w:rPr>
        <w:t xml:space="preserve"> </w:t>
      </w:r>
      <w:r>
        <w:t>of</w:t>
      </w:r>
      <w:r>
        <w:rPr>
          <w:spacing w:val="-3"/>
        </w:rPr>
        <w:t xml:space="preserve"> </w:t>
      </w:r>
      <w:r>
        <w:t>lexical</w:t>
      </w:r>
      <w:r>
        <w:rPr>
          <w:spacing w:val="-3"/>
        </w:rPr>
        <w:t xml:space="preserve"> </w:t>
      </w:r>
      <w:r>
        <w:t>flexibility,</w:t>
      </w:r>
      <w:r>
        <w:rPr>
          <w:spacing w:val="-3"/>
        </w:rPr>
        <w:t xml:space="preserve"> </w:t>
      </w:r>
      <w:r>
        <w:t>but</w:t>
      </w:r>
      <w:r>
        <w:rPr>
          <w:spacing w:val="-2"/>
        </w:rPr>
        <w:t xml:space="preserve"> </w:t>
      </w:r>
      <w:r>
        <w:t>these</w:t>
      </w:r>
      <w:r>
        <w:rPr>
          <w:spacing w:val="-3"/>
        </w:rPr>
        <w:t xml:space="preserve"> </w:t>
      </w:r>
      <w:r>
        <w:t>either</w:t>
      </w:r>
      <w:r>
        <w:rPr>
          <w:spacing w:val="-3"/>
        </w:rPr>
        <w:t xml:space="preserve"> </w:t>
      </w:r>
      <w:r>
        <w:t>a)</w:t>
      </w:r>
      <w:r>
        <w:rPr>
          <w:spacing w:val="-3"/>
        </w:rPr>
        <w:t xml:space="preserve"> </w:t>
      </w:r>
      <w:r>
        <w:t>focus</w:t>
      </w:r>
      <w:r>
        <w:rPr>
          <w:spacing w:val="-3"/>
        </w:rPr>
        <w:t xml:space="preserve"> </w:t>
      </w:r>
      <w:r>
        <w:t>on</w:t>
      </w:r>
      <w:r>
        <w:rPr>
          <w:spacing w:val="-3"/>
        </w:rPr>
        <w:t xml:space="preserve"> </w:t>
      </w:r>
      <w:r>
        <w:t>particular</w:t>
      </w:r>
      <w:r>
        <w:rPr>
          <w:spacing w:val="-3"/>
        </w:rPr>
        <w:t xml:space="preserve"> </w:t>
      </w:r>
      <w:r>
        <w:t>analyses</w:t>
      </w:r>
      <w:r>
        <w:rPr>
          <w:spacing w:val="-3"/>
        </w:rPr>
        <w:t xml:space="preserve"> </w:t>
      </w:r>
      <w:r>
        <w:t>or</w:t>
      </w:r>
      <w:r>
        <w:rPr>
          <w:spacing w:val="-3"/>
        </w:rPr>
        <w:t xml:space="preserve"> </w:t>
      </w:r>
      <w:r>
        <w:t>theories</w:t>
      </w:r>
      <w:r>
        <w:rPr>
          <w:spacing w:val="-3"/>
        </w:rPr>
        <w:t xml:space="preserve"> </w:t>
      </w:r>
      <w:r>
        <w:t>of</w:t>
      </w:r>
      <w:r>
        <w:rPr>
          <w:spacing w:val="-4"/>
        </w:rPr>
        <w:t xml:space="preserve"> </w:t>
      </w:r>
      <w:r>
        <w:t>flexible items</w:t>
      </w:r>
      <w:r>
        <w:rPr>
          <w:spacing w:val="-16"/>
        </w:rPr>
        <w:t xml:space="preserve"> </w:t>
      </w:r>
      <w:r>
        <w:t>rather</w:t>
      </w:r>
      <w:r>
        <w:rPr>
          <w:spacing w:val="-16"/>
        </w:rPr>
        <w:t xml:space="preserve"> </w:t>
      </w:r>
      <w:r>
        <w:t>than</w:t>
      </w:r>
      <w:r>
        <w:rPr>
          <w:spacing w:val="-15"/>
        </w:rPr>
        <w:t xml:space="preserve"> </w:t>
      </w:r>
      <w:r>
        <w:t>attempt</w:t>
      </w:r>
      <w:r>
        <w:rPr>
          <w:spacing w:val="-15"/>
        </w:rPr>
        <w:t xml:space="preserve"> </w:t>
      </w:r>
      <w:r>
        <w:t>to</w:t>
      </w:r>
      <w:r>
        <w:rPr>
          <w:spacing w:val="-15"/>
        </w:rPr>
        <w:t xml:space="preserve"> </w:t>
      </w:r>
      <w:r>
        <w:t>expand</w:t>
      </w:r>
      <w:r>
        <w:rPr>
          <w:spacing w:val="-15"/>
        </w:rPr>
        <w:t xml:space="preserve"> </w:t>
      </w:r>
      <w:r>
        <w:t>the</w:t>
      </w:r>
      <w:r>
        <w:rPr>
          <w:spacing w:val="-15"/>
        </w:rPr>
        <w:t xml:space="preserve"> </w:t>
      </w:r>
      <w:r>
        <w:t>empirical</w:t>
      </w:r>
      <w:r>
        <w:rPr>
          <w:spacing w:val="-15"/>
        </w:rPr>
        <w:t xml:space="preserve"> </w:t>
      </w:r>
      <w:r>
        <w:t>coverage</w:t>
      </w:r>
      <w:r>
        <w:rPr>
          <w:spacing w:val="-15"/>
        </w:rPr>
        <w:t xml:space="preserve"> </w:t>
      </w:r>
      <w:r>
        <w:t>of</w:t>
      </w:r>
      <w:r>
        <w:rPr>
          <w:spacing w:val="-15"/>
        </w:rPr>
        <w:t xml:space="preserve"> </w:t>
      </w:r>
      <w:r>
        <w:t>lexical</w:t>
      </w:r>
      <w:r>
        <w:rPr>
          <w:spacing w:val="-15"/>
        </w:rPr>
        <w:t xml:space="preserve"> </w:t>
      </w:r>
      <w:r>
        <w:t>flexibility,</w:t>
      </w:r>
      <w:r>
        <w:rPr>
          <w:spacing w:val="-15"/>
        </w:rPr>
        <w:t xml:space="preserve"> </w:t>
      </w:r>
      <w:r>
        <w:t>as</w:t>
      </w:r>
      <w:r>
        <w:rPr>
          <w:spacing w:val="-15"/>
        </w:rPr>
        <w:t xml:space="preserve"> </w:t>
      </w:r>
      <w:r>
        <w:t>mentioned earlier;</w:t>
      </w:r>
      <w:r>
        <w:rPr>
          <w:spacing w:val="-5"/>
        </w:rPr>
        <w:t xml:space="preserve"> </w:t>
      </w:r>
      <w:r>
        <w:t>or</w:t>
      </w:r>
      <w:r>
        <w:rPr>
          <w:spacing w:val="-4"/>
        </w:rPr>
        <w:t xml:space="preserve"> </w:t>
      </w:r>
      <w:r>
        <w:t>b)</w:t>
      </w:r>
      <w:r>
        <w:rPr>
          <w:spacing w:val="-5"/>
        </w:rPr>
        <w:t xml:space="preserve"> </w:t>
      </w:r>
      <w:r>
        <w:t>focus</w:t>
      </w:r>
      <w:r>
        <w:rPr>
          <w:spacing w:val="-4"/>
        </w:rPr>
        <w:t xml:space="preserve"> </w:t>
      </w:r>
      <w:r>
        <w:t>on</w:t>
      </w:r>
      <w:r>
        <w:rPr>
          <w:spacing w:val="-4"/>
        </w:rPr>
        <w:t xml:space="preserve"> </w:t>
      </w:r>
      <w:r>
        <w:t>various</w:t>
      </w:r>
      <w:r>
        <w:rPr>
          <w:spacing w:val="-5"/>
        </w:rPr>
        <w:t xml:space="preserve"> </w:t>
      </w:r>
      <w:r>
        <w:t>dimensions</w:t>
      </w:r>
      <w:r>
        <w:rPr>
          <w:spacing w:val="-4"/>
        </w:rPr>
        <w:t xml:space="preserve"> </w:t>
      </w:r>
      <w:r>
        <w:t>of</w:t>
      </w:r>
      <w:r>
        <w:rPr>
          <w:spacing w:val="-5"/>
        </w:rPr>
        <w:t xml:space="preserve"> </w:t>
      </w:r>
      <w:r>
        <w:t>the</w:t>
      </w:r>
      <w:r>
        <w:rPr>
          <w:spacing w:val="-6"/>
        </w:rPr>
        <w:t xml:space="preserve"> </w:t>
      </w:r>
      <w:r>
        <w:rPr>
          <w:i/>
        </w:rPr>
        <w:t>behavior</w:t>
      </w:r>
      <w:r>
        <w:rPr>
          <w:i/>
          <w:spacing w:val="12"/>
        </w:rPr>
        <w:t xml:space="preserve"> </w:t>
      </w:r>
      <w:r>
        <w:t>of</w:t>
      </w:r>
      <w:r>
        <w:rPr>
          <w:spacing w:val="-4"/>
        </w:rPr>
        <w:t xml:space="preserve"> </w:t>
      </w:r>
      <w:r>
        <w:t>flexible</w:t>
      </w:r>
      <w:r>
        <w:rPr>
          <w:spacing w:val="-5"/>
        </w:rPr>
        <w:t xml:space="preserve"> </w:t>
      </w:r>
      <w:r>
        <w:t>items</w:t>
      </w:r>
      <w:r>
        <w:rPr>
          <w:spacing w:val="-4"/>
        </w:rPr>
        <w:t xml:space="preserve"> </w:t>
      </w:r>
      <w:r>
        <w:t>rather</w:t>
      </w:r>
      <w:r>
        <w:rPr>
          <w:spacing w:val="-5"/>
        </w:rPr>
        <w:t xml:space="preserve"> </w:t>
      </w:r>
      <w:r>
        <w:t>than</w:t>
      </w:r>
      <w:r>
        <w:rPr>
          <w:spacing w:val="-4"/>
        </w:rPr>
        <w:t xml:space="preserve"> </w:t>
      </w:r>
      <w:r>
        <w:t>study- ing</w:t>
      </w:r>
      <w:r>
        <w:rPr>
          <w:spacing w:val="-6"/>
        </w:rPr>
        <w:t xml:space="preserve"> </w:t>
      </w:r>
      <w:r>
        <w:t>the</w:t>
      </w:r>
      <w:r>
        <w:rPr>
          <w:spacing w:val="-5"/>
        </w:rPr>
        <w:t xml:space="preserve"> </w:t>
      </w:r>
      <w:r>
        <w:t>overall</w:t>
      </w:r>
      <w:r>
        <w:rPr>
          <w:spacing w:val="-6"/>
        </w:rPr>
        <w:t xml:space="preserve"> </w:t>
      </w:r>
      <w:r>
        <w:rPr>
          <w:i/>
        </w:rPr>
        <w:t>prevalence</w:t>
      </w:r>
      <w:r>
        <w:rPr>
          <w:i/>
          <w:spacing w:val="-1"/>
        </w:rPr>
        <w:t xml:space="preserve"> </w:t>
      </w:r>
      <w:r>
        <w:t>of</w:t>
      </w:r>
      <w:r>
        <w:rPr>
          <w:spacing w:val="-6"/>
        </w:rPr>
        <w:t xml:space="preserve"> </w:t>
      </w:r>
      <w:r>
        <w:t>flexibility.</w:t>
      </w:r>
      <w:r>
        <w:rPr>
          <w:spacing w:val="14"/>
        </w:rPr>
        <w:t xml:space="preserve"> </w:t>
      </w:r>
      <w:r>
        <w:t>This</w:t>
      </w:r>
      <w:r>
        <w:rPr>
          <w:spacing w:val="-5"/>
        </w:rPr>
        <w:t xml:space="preserve"> </w:t>
      </w:r>
      <w:r>
        <w:t>point</w:t>
      </w:r>
      <w:r>
        <w:rPr>
          <w:spacing w:val="-6"/>
        </w:rPr>
        <w:t xml:space="preserve"> </w:t>
      </w:r>
      <w:r>
        <w:t>is</w:t>
      </w:r>
      <w:r>
        <w:rPr>
          <w:spacing w:val="-5"/>
        </w:rPr>
        <w:t xml:space="preserve"> </w:t>
      </w:r>
      <w:r>
        <w:t>not</w:t>
      </w:r>
      <w:r>
        <w:rPr>
          <w:spacing w:val="-5"/>
        </w:rPr>
        <w:t xml:space="preserve"> </w:t>
      </w:r>
      <w:r>
        <w:t>a</w:t>
      </w:r>
      <w:r>
        <w:rPr>
          <w:spacing w:val="-6"/>
        </w:rPr>
        <w:t xml:space="preserve"> </w:t>
      </w:r>
      <w:r>
        <w:t>criticism,</w:t>
      </w:r>
      <w:r>
        <w:rPr>
          <w:spacing w:val="-5"/>
        </w:rPr>
        <w:t xml:space="preserve"> </w:t>
      </w:r>
      <w:r>
        <w:t>but</w:t>
      </w:r>
      <w:r>
        <w:rPr>
          <w:spacing w:val="-5"/>
        </w:rPr>
        <w:t xml:space="preserve"> </w:t>
      </w:r>
      <w:r>
        <w:t>simply</w:t>
      </w:r>
      <w:r>
        <w:rPr>
          <w:spacing w:val="-6"/>
        </w:rPr>
        <w:t xml:space="preserve"> </w:t>
      </w:r>
      <w:r>
        <w:t>a</w:t>
      </w:r>
      <w:r>
        <w:rPr>
          <w:spacing w:val="-5"/>
        </w:rPr>
        <w:t xml:space="preserve"> </w:t>
      </w:r>
      <w:r>
        <w:t>recognition of a lacuna in existing research. The emergent literature which treats lexical flexibility as a phenomenon</w:t>
      </w:r>
      <w:r>
        <w:rPr>
          <w:spacing w:val="-11"/>
        </w:rPr>
        <w:t xml:space="preserve"> </w:t>
      </w:r>
      <w:r>
        <w:t>of</w:t>
      </w:r>
      <w:r>
        <w:rPr>
          <w:spacing w:val="-10"/>
        </w:rPr>
        <w:t xml:space="preserve"> </w:t>
      </w:r>
      <w:r>
        <w:t>interest</w:t>
      </w:r>
      <w:r>
        <w:rPr>
          <w:spacing w:val="-10"/>
        </w:rPr>
        <w:t xml:space="preserve"> </w:t>
      </w:r>
      <w:r>
        <w:t>in</w:t>
      </w:r>
      <w:r>
        <w:rPr>
          <w:spacing w:val="-10"/>
        </w:rPr>
        <w:t xml:space="preserve"> </w:t>
      </w:r>
      <w:r>
        <w:t>its</w:t>
      </w:r>
      <w:r>
        <w:rPr>
          <w:spacing w:val="-10"/>
        </w:rPr>
        <w:t xml:space="preserve"> </w:t>
      </w:r>
      <w:r>
        <w:t>own</w:t>
      </w:r>
      <w:r>
        <w:rPr>
          <w:spacing w:val="-10"/>
        </w:rPr>
        <w:t xml:space="preserve"> </w:t>
      </w:r>
      <w:r>
        <w:t>right</w:t>
      </w:r>
      <w:r>
        <w:rPr>
          <w:spacing w:val="-10"/>
        </w:rPr>
        <w:t xml:space="preserve"> </w:t>
      </w:r>
      <w:r>
        <w:t>and</w:t>
      </w:r>
      <w:r>
        <w:rPr>
          <w:spacing w:val="-10"/>
        </w:rPr>
        <w:t xml:space="preserve"> </w:t>
      </w:r>
      <w:r>
        <w:t>applies</w:t>
      </w:r>
      <w:r>
        <w:rPr>
          <w:spacing w:val="-10"/>
        </w:rPr>
        <w:t xml:space="preserve"> </w:t>
      </w:r>
      <w:r>
        <w:t>empirical</w:t>
      </w:r>
      <w:r>
        <w:rPr>
          <w:spacing w:val="-10"/>
        </w:rPr>
        <w:t xml:space="preserve"> </w:t>
      </w:r>
      <w:r>
        <w:t>data</w:t>
      </w:r>
      <w:r>
        <w:rPr>
          <w:spacing w:val="-10"/>
        </w:rPr>
        <w:t xml:space="preserve"> </w:t>
      </w:r>
      <w:r>
        <w:t>to</w:t>
      </w:r>
      <w:r>
        <w:rPr>
          <w:spacing w:val="-10"/>
        </w:rPr>
        <w:t xml:space="preserve"> </w:t>
      </w:r>
      <w:r>
        <w:t>the</w:t>
      </w:r>
      <w:r>
        <w:rPr>
          <w:spacing w:val="-10"/>
        </w:rPr>
        <w:t xml:space="preserve"> </w:t>
      </w:r>
      <w:r>
        <w:t>task</w:t>
      </w:r>
      <w:r>
        <w:rPr>
          <w:spacing w:val="-10"/>
        </w:rPr>
        <w:t xml:space="preserve"> </w:t>
      </w:r>
      <w:r>
        <w:t>of</w:t>
      </w:r>
      <w:r>
        <w:rPr>
          <w:spacing w:val="-10"/>
        </w:rPr>
        <w:t xml:space="preserve"> </w:t>
      </w:r>
      <w:r>
        <w:t>understand- ing its behavior has advanced our knowledge of the various ways lexical flexibility can be realized, and what the constraints on that variation are. Existing research shows, for exam- ple, that lexical flexibility is constrained and shaped by the very principles that give rise to the</w:t>
      </w:r>
      <w:r>
        <w:rPr>
          <w:spacing w:val="-3"/>
        </w:rPr>
        <w:t xml:space="preserve"> </w:t>
      </w:r>
      <w:r>
        <w:t>crosslinguistic</w:t>
      </w:r>
      <w:r>
        <w:rPr>
          <w:spacing w:val="-3"/>
        </w:rPr>
        <w:t xml:space="preserve"> </w:t>
      </w:r>
      <w:r>
        <w:t>categories</w:t>
      </w:r>
      <w:r>
        <w:rPr>
          <w:spacing w:val="-3"/>
        </w:rPr>
        <w:t xml:space="preserve"> </w:t>
      </w:r>
      <w:r>
        <w:t>of</w:t>
      </w:r>
      <w:r>
        <w:rPr>
          <w:spacing w:val="-3"/>
        </w:rPr>
        <w:t xml:space="preserve"> </w:t>
      </w:r>
      <w:r>
        <w:t>noun,</w:t>
      </w:r>
      <w:r>
        <w:rPr>
          <w:spacing w:val="-3"/>
        </w:rPr>
        <w:t xml:space="preserve"> </w:t>
      </w:r>
      <w:r>
        <w:t>verb,</w:t>
      </w:r>
      <w:r>
        <w:rPr>
          <w:spacing w:val="-3"/>
        </w:rPr>
        <w:t xml:space="preserve"> </w:t>
      </w:r>
      <w:r>
        <w:t>and</w:t>
      </w:r>
      <w:r>
        <w:rPr>
          <w:spacing w:val="-3"/>
        </w:rPr>
        <w:t xml:space="preserve"> </w:t>
      </w:r>
      <w:r>
        <w:t>adjective</w:t>
      </w:r>
      <w:r>
        <w:rPr>
          <w:spacing w:val="-3"/>
        </w:rPr>
        <w:t xml:space="preserve"> </w:t>
      </w:r>
      <w:r>
        <w:t>in</w:t>
      </w:r>
      <w:r>
        <w:rPr>
          <w:spacing w:val="-3"/>
        </w:rPr>
        <w:t xml:space="preserve"> </w:t>
      </w:r>
      <w:r>
        <w:t>the</w:t>
      </w:r>
      <w:r>
        <w:rPr>
          <w:spacing w:val="-3"/>
        </w:rPr>
        <w:t xml:space="preserve"> </w:t>
      </w:r>
      <w:r>
        <w:t>first</w:t>
      </w:r>
      <w:r>
        <w:rPr>
          <w:spacing w:val="-3"/>
        </w:rPr>
        <w:t xml:space="preserve"> </w:t>
      </w:r>
      <w:r>
        <w:t>place</w:t>
      </w:r>
      <w:r>
        <w:rPr>
          <w:spacing w:val="-3"/>
        </w:rPr>
        <w:t xml:space="preserve"> </w:t>
      </w:r>
      <w:r>
        <w:t>(Croft</w:t>
      </w:r>
      <w:r>
        <w:rPr>
          <w:spacing w:val="-7"/>
        </w:rPr>
        <w:t xml:space="preserve"> </w:t>
      </w:r>
      <w:hyperlink w:anchor="_bookmark290" w:history="1">
        <w:r>
          <w:rPr>
            <w:color w:val="007FFF"/>
          </w:rPr>
          <w:t>2000</w:t>
        </w:r>
      </w:hyperlink>
      <w:r>
        <w:t>;</w:t>
      </w:r>
      <w:r>
        <w:rPr>
          <w:spacing w:val="-2"/>
        </w:rPr>
        <w:t xml:space="preserve"> </w:t>
      </w:r>
      <w:hyperlink w:anchor="_bookmark294" w:history="1">
        <w:r>
          <w:rPr>
            <w:color w:val="007FFF"/>
          </w:rPr>
          <w:t>2005</w:t>
        </w:r>
      </w:hyperlink>
      <w:r>
        <w:t>; Croft</w:t>
      </w:r>
      <w:r>
        <w:rPr>
          <w:spacing w:val="-5"/>
        </w:rPr>
        <w:t xml:space="preserve"> </w:t>
      </w:r>
      <w:r>
        <w:t>&amp;</w:t>
      </w:r>
      <w:r>
        <w:rPr>
          <w:spacing w:val="-4"/>
        </w:rPr>
        <w:t xml:space="preserve"> </w:t>
      </w:r>
      <w:r>
        <w:t>van</w:t>
      </w:r>
      <w:r>
        <w:rPr>
          <w:spacing w:val="-4"/>
        </w:rPr>
        <w:t xml:space="preserve"> </w:t>
      </w:r>
      <w:r>
        <w:t>Lier</w:t>
      </w:r>
      <w:r>
        <w:rPr>
          <w:spacing w:val="-5"/>
        </w:rPr>
        <w:t xml:space="preserve"> </w:t>
      </w:r>
      <w:hyperlink w:anchor="_bookmark300" w:history="1">
        <w:r>
          <w:rPr>
            <w:color w:val="007FFF"/>
          </w:rPr>
          <w:t>2012</w:t>
        </w:r>
      </w:hyperlink>
      <w:r>
        <w:t>).</w:t>
      </w:r>
      <w:r>
        <w:rPr>
          <w:spacing w:val="15"/>
        </w:rPr>
        <w:t xml:space="preserve"> </w:t>
      </w:r>
      <w:r>
        <w:t>This</w:t>
      </w:r>
      <w:r>
        <w:rPr>
          <w:spacing w:val="-4"/>
        </w:rPr>
        <w:t xml:space="preserve"> </w:t>
      </w:r>
      <w:r>
        <w:t>literature</w:t>
      </w:r>
      <w:r>
        <w:rPr>
          <w:spacing w:val="-5"/>
        </w:rPr>
        <w:t xml:space="preserve"> </w:t>
      </w:r>
      <w:r>
        <w:t>and</w:t>
      </w:r>
      <w:r>
        <w:rPr>
          <w:spacing w:val="-4"/>
        </w:rPr>
        <w:t xml:space="preserve"> </w:t>
      </w:r>
      <w:r>
        <w:t>its</w:t>
      </w:r>
      <w:r>
        <w:rPr>
          <w:spacing w:val="-4"/>
        </w:rPr>
        <w:t xml:space="preserve"> </w:t>
      </w:r>
      <w:r>
        <w:t>many</w:t>
      </w:r>
      <w:r>
        <w:rPr>
          <w:spacing w:val="-5"/>
        </w:rPr>
        <w:t xml:space="preserve"> </w:t>
      </w:r>
      <w:r>
        <w:t>findings</w:t>
      </w:r>
      <w:r>
        <w:rPr>
          <w:spacing w:val="-4"/>
        </w:rPr>
        <w:t xml:space="preserve"> </w:t>
      </w:r>
      <w:r>
        <w:t>are</w:t>
      </w:r>
      <w:r>
        <w:rPr>
          <w:spacing w:val="-4"/>
        </w:rPr>
        <w:t xml:space="preserve"> </w:t>
      </w:r>
      <w:r>
        <w:t>reviewed</w:t>
      </w:r>
      <w:r>
        <w:rPr>
          <w:spacing w:val="-5"/>
        </w:rPr>
        <w:t xml:space="preserve"> </w:t>
      </w:r>
      <w:r>
        <w:t>in</w:t>
      </w:r>
      <w:r>
        <w:rPr>
          <w:spacing w:val="-7"/>
        </w:rPr>
        <w:t xml:space="preserve"> </w:t>
      </w:r>
      <w:hyperlink w:anchor="_bookmark68" w:history="1">
        <w:r>
          <w:rPr>
            <w:color w:val="007FFF"/>
          </w:rPr>
          <w:t>Section</w:t>
        </w:r>
        <w:r>
          <w:rPr>
            <w:color w:val="007FFF"/>
            <w:spacing w:val="-4"/>
          </w:rPr>
          <w:t xml:space="preserve"> </w:t>
        </w:r>
        <w:r>
          <w:rPr>
            <w:color w:val="007FFF"/>
          </w:rPr>
          <w:t>2.3</w:t>
        </w:r>
      </w:hyperlink>
      <w:r>
        <w:t>.</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firstLine="358"/>
        <w:jc w:val="both"/>
      </w:pPr>
      <w:r>
        <w:lastRenderedPageBreak/>
        <w:t>There</w:t>
      </w:r>
      <w:r>
        <w:rPr>
          <w:spacing w:val="-12"/>
        </w:rPr>
        <w:t xml:space="preserve"> </w:t>
      </w:r>
      <w:r>
        <w:t>is</w:t>
      </w:r>
      <w:r>
        <w:rPr>
          <w:spacing w:val="-11"/>
        </w:rPr>
        <w:t xml:space="preserve"> </w:t>
      </w:r>
      <w:r>
        <w:t>however</w:t>
      </w:r>
      <w:r>
        <w:rPr>
          <w:spacing w:val="-11"/>
        </w:rPr>
        <w:t xml:space="preserve"> </w:t>
      </w:r>
      <w:r>
        <w:t>still</w:t>
      </w:r>
      <w:r>
        <w:rPr>
          <w:spacing w:val="-11"/>
        </w:rPr>
        <w:t xml:space="preserve"> </w:t>
      </w:r>
      <w:r>
        <w:t>much</w:t>
      </w:r>
      <w:r>
        <w:rPr>
          <w:spacing w:val="-11"/>
        </w:rPr>
        <w:t xml:space="preserve"> </w:t>
      </w:r>
      <w:r>
        <w:t>to</w:t>
      </w:r>
      <w:r>
        <w:rPr>
          <w:spacing w:val="-11"/>
        </w:rPr>
        <w:t xml:space="preserve"> </w:t>
      </w:r>
      <w:r>
        <w:t>discover</w:t>
      </w:r>
      <w:r>
        <w:rPr>
          <w:spacing w:val="-11"/>
        </w:rPr>
        <w:t xml:space="preserve"> </w:t>
      </w:r>
      <w:r>
        <w:t>about</w:t>
      </w:r>
      <w:r>
        <w:rPr>
          <w:spacing w:val="-11"/>
        </w:rPr>
        <w:t xml:space="preserve"> </w:t>
      </w:r>
      <w:r>
        <w:t>lexical</w:t>
      </w:r>
      <w:r>
        <w:rPr>
          <w:spacing w:val="-11"/>
        </w:rPr>
        <w:t xml:space="preserve"> </w:t>
      </w:r>
      <w:r>
        <w:t>flexibility.</w:t>
      </w:r>
      <w:r>
        <w:rPr>
          <w:spacing w:val="7"/>
        </w:rPr>
        <w:t xml:space="preserve"> </w:t>
      </w:r>
      <w:r>
        <w:t>Most</w:t>
      </w:r>
      <w:r>
        <w:rPr>
          <w:spacing w:val="-11"/>
        </w:rPr>
        <w:t xml:space="preserve"> </w:t>
      </w:r>
      <w:r>
        <w:t>significantly,</w:t>
      </w:r>
      <w:r>
        <w:rPr>
          <w:spacing w:val="-11"/>
        </w:rPr>
        <w:t xml:space="preserve"> </w:t>
      </w:r>
      <w:r>
        <w:t>we</w:t>
      </w:r>
      <w:r>
        <w:rPr>
          <w:spacing w:val="-11"/>
        </w:rPr>
        <w:t xml:space="preserve"> </w:t>
      </w:r>
      <w:r>
        <w:t>do not yet know the overall prevalence of the phenomenon. Most grammatical descriptions of flexibility</w:t>
      </w:r>
      <w:r>
        <w:rPr>
          <w:spacing w:val="-10"/>
        </w:rPr>
        <w:t xml:space="preserve"> </w:t>
      </w:r>
      <w:r>
        <w:t>present</w:t>
      </w:r>
      <w:r>
        <w:rPr>
          <w:spacing w:val="-9"/>
        </w:rPr>
        <w:t xml:space="preserve"> </w:t>
      </w:r>
      <w:r>
        <w:t>a</w:t>
      </w:r>
      <w:r>
        <w:rPr>
          <w:spacing w:val="-10"/>
        </w:rPr>
        <w:t xml:space="preserve"> </w:t>
      </w:r>
      <w:r>
        <w:t>relatively</w:t>
      </w:r>
      <w:r>
        <w:rPr>
          <w:spacing w:val="-9"/>
        </w:rPr>
        <w:t xml:space="preserve"> </w:t>
      </w:r>
      <w:r>
        <w:t>small</w:t>
      </w:r>
      <w:r>
        <w:rPr>
          <w:spacing w:val="-10"/>
        </w:rPr>
        <w:t xml:space="preserve"> </w:t>
      </w:r>
      <w:r>
        <w:t>set</w:t>
      </w:r>
      <w:r>
        <w:rPr>
          <w:spacing w:val="-9"/>
        </w:rPr>
        <w:t xml:space="preserve"> </w:t>
      </w:r>
      <w:r>
        <w:t>of</w:t>
      </w:r>
      <w:r>
        <w:rPr>
          <w:spacing w:val="-10"/>
        </w:rPr>
        <w:t xml:space="preserve"> </w:t>
      </w:r>
      <w:r>
        <w:t>handpicked</w:t>
      </w:r>
      <w:r>
        <w:rPr>
          <w:spacing w:val="-9"/>
        </w:rPr>
        <w:t xml:space="preserve"> </w:t>
      </w:r>
      <w:r>
        <w:t>examples,</w:t>
      </w:r>
      <w:r>
        <w:rPr>
          <w:spacing w:val="-9"/>
        </w:rPr>
        <w:t xml:space="preserve"> </w:t>
      </w:r>
      <w:r>
        <w:t>so</w:t>
      </w:r>
      <w:r>
        <w:rPr>
          <w:spacing w:val="-9"/>
        </w:rPr>
        <w:t xml:space="preserve"> </w:t>
      </w:r>
      <w:r>
        <w:t>that</w:t>
      </w:r>
      <w:r>
        <w:rPr>
          <w:spacing w:val="-10"/>
        </w:rPr>
        <w:t xml:space="preserve"> </w:t>
      </w:r>
      <w:r>
        <w:t>we</w:t>
      </w:r>
      <w:r>
        <w:rPr>
          <w:spacing w:val="-9"/>
        </w:rPr>
        <w:t xml:space="preserve"> </w:t>
      </w:r>
      <w:r>
        <w:t>do</w:t>
      </w:r>
      <w:r>
        <w:rPr>
          <w:spacing w:val="-10"/>
        </w:rPr>
        <w:t xml:space="preserve"> </w:t>
      </w:r>
      <w:r>
        <w:t>not</w:t>
      </w:r>
      <w:r>
        <w:rPr>
          <w:spacing w:val="-9"/>
        </w:rPr>
        <w:t xml:space="preserve"> </w:t>
      </w:r>
      <w:r>
        <w:t>know</w:t>
      </w:r>
      <w:r>
        <w:rPr>
          <w:spacing w:val="-10"/>
        </w:rPr>
        <w:t xml:space="preserve"> </w:t>
      </w:r>
      <w:r>
        <w:t>how representative these examples are. Croft (</w:t>
      </w:r>
      <w:hyperlink w:anchor="_bookmark292" w:history="1">
        <w:r>
          <w:rPr>
            <w:color w:val="007FFF"/>
          </w:rPr>
          <w:t>2001b</w:t>
        </w:r>
      </w:hyperlink>
      <w:r>
        <w:t>: 70) makes this point</w:t>
      </w:r>
      <w:r>
        <w:rPr>
          <w:spacing w:val="15"/>
        </w:rPr>
        <w:t xml:space="preserve"> </w:t>
      </w:r>
      <w:r>
        <w:t>nicely:</w:t>
      </w:r>
    </w:p>
    <w:p w:rsidR="00DD7756" w:rsidRDefault="00DD7756">
      <w:pPr>
        <w:pStyle w:val="BodyText"/>
        <w:spacing w:before="7"/>
        <w:rPr>
          <w:sz w:val="20"/>
        </w:rPr>
      </w:pPr>
    </w:p>
    <w:p w:rsidR="00DD7756" w:rsidRDefault="00AD1397">
      <w:pPr>
        <w:spacing w:line="259" w:lineRule="auto"/>
        <w:ind w:left="717" w:right="1131"/>
        <w:jc w:val="both"/>
      </w:pPr>
      <w:r>
        <w:t>Does English have too few N/V lexemes to qualify as a flexible N/V language? If not, then how many is enough? […] How do we know that when we read a grammar of an obscure</w:t>
      </w:r>
      <w:r>
        <w:rPr>
          <w:spacing w:val="-23"/>
        </w:rPr>
        <w:t xml:space="preserve"> </w:t>
      </w:r>
      <w:r>
        <w:t>“flexible”</w:t>
      </w:r>
      <w:r>
        <w:rPr>
          <w:spacing w:val="-22"/>
        </w:rPr>
        <w:t xml:space="preserve"> </w:t>
      </w:r>
      <w:r>
        <w:t>language</w:t>
      </w:r>
      <w:r>
        <w:rPr>
          <w:spacing w:val="-22"/>
        </w:rPr>
        <w:t xml:space="preserve"> </w:t>
      </w:r>
      <w:r>
        <w:t>X</w:t>
      </w:r>
      <w:r>
        <w:rPr>
          <w:spacing w:val="-21"/>
        </w:rPr>
        <w:t xml:space="preserve"> </w:t>
      </w:r>
      <w:r>
        <w:t>that</w:t>
      </w:r>
      <w:r>
        <w:rPr>
          <w:spacing w:val="-23"/>
        </w:rPr>
        <w:t xml:space="preserve"> </w:t>
      </w:r>
      <w:r>
        <w:t>the</w:t>
      </w:r>
      <w:r>
        <w:rPr>
          <w:spacing w:val="-22"/>
        </w:rPr>
        <w:t xml:space="preserve"> </w:t>
      </w:r>
      <w:r>
        <w:t>author</w:t>
      </w:r>
      <w:r>
        <w:rPr>
          <w:spacing w:val="-22"/>
        </w:rPr>
        <w:t xml:space="preserve"> </w:t>
      </w:r>
      <w:r>
        <w:t>of</w:t>
      </w:r>
      <w:r>
        <w:rPr>
          <w:spacing w:val="-22"/>
        </w:rPr>
        <w:t xml:space="preserve"> </w:t>
      </w:r>
      <w:r>
        <w:t>the</w:t>
      </w:r>
      <w:r>
        <w:rPr>
          <w:spacing w:val="-23"/>
        </w:rPr>
        <w:t xml:space="preserve"> </w:t>
      </w:r>
      <w:r>
        <w:t>grammar</w:t>
      </w:r>
      <w:r>
        <w:rPr>
          <w:spacing w:val="-22"/>
        </w:rPr>
        <w:t xml:space="preserve"> </w:t>
      </w:r>
      <w:r>
        <w:t>has</w:t>
      </w:r>
      <w:r>
        <w:rPr>
          <w:spacing w:val="-22"/>
        </w:rPr>
        <w:t xml:space="preserve"> </w:t>
      </w:r>
      <w:r>
        <w:t>systematically</w:t>
      </w:r>
      <w:r>
        <w:rPr>
          <w:spacing w:val="-21"/>
        </w:rPr>
        <w:t xml:space="preserve"> </w:t>
      </w:r>
      <w:r>
        <w:t xml:space="preserve">surveyed the vocabulary in order to identify what proportion is flexible? If English were spoken by a small tribe in the Kordofan hills, and all we had was a 150 page grammar written fifty years ago, might it look like a highly flexible language? (Croft </w:t>
      </w:r>
      <w:hyperlink w:anchor="_bookmark292" w:history="1">
        <w:r>
          <w:rPr>
            <w:color w:val="007FFF"/>
          </w:rPr>
          <w:t>2001b</w:t>
        </w:r>
      </w:hyperlink>
      <w:r>
        <w:t>:</w:t>
      </w:r>
      <w:r>
        <w:rPr>
          <w:spacing w:val="-19"/>
        </w:rPr>
        <w:t xml:space="preserve"> </w:t>
      </w:r>
      <w:r>
        <w:t>70)</w:t>
      </w:r>
    </w:p>
    <w:p w:rsidR="00DD7756" w:rsidRDefault="00DD7756">
      <w:pPr>
        <w:pStyle w:val="BodyText"/>
        <w:spacing w:before="8"/>
        <w:rPr>
          <w:sz w:val="28"/>
        </w:rPr>
      </w:pPr>
    </w:p>
    <w:p w:rsidR="00DD7756" w:rsidRDefault="00AD1397">
      <w:pPr>
        <w:pStyle w:val="BodyText"/>
        <w:spacing w:line="420" w:lineRule="auto"/>
        <w:ind w:left="120" w:right="531"/>
        <w:jc w:val="both"/>
      </w:pPr>
      <w:r>
        <w:t>Equally significant (and equally unknown) is whether there are any commonalities among lexical items or languages which exhibit greater flexibility than others. These questions are relevant even if one adopts the position that flexible uses of lexical items are truly heterose- mous,</w:t>
      </w:r>
      <w:r>
        <w:rPr>
          <w:spacing w:val="-13"/>
        </w:rPr>
        <w:t xml:space="preserve"> </w:t>
      </w:r>
      <w:r>
        <w:t>related</w:t>
      </w:r>
      <w:r>
        <w:rPr>
          <w:spacing w:val="-12"/>
        </w:rPr>
        <w:t xml:space="preserve"> </w:t>
      </w:r>
      <w:r>
        <w:t>only</w:t>
      </w:r>
      <w:r>
        <w:rPr>
          <w:spacing w:val="-13"/>
        </w:rPr>
        <w:t xml:space="preserve"> </w:t>
      </w:r>
      <w:r>
        <w:t>historically.</w:t>
      </w:r>
      <w:r>
        <w:rPr>
          <w:spacing w:val="8"/>
        </w:rPr>
        <w:t xml:space="preserve"> </w:t>
      </w:r>
      <w:r>
        <w:t>There</w:t>
      </w:r>
      <w:r>
        <w:rPr>
          <w:spacing w:val="-14"/>
        </w:rPr>
        <w:t xml:space="preserve"> </w:t>
      </w:r>
      <w:r>
        <w:t>remains</w:t>
      </w:r>
      <w:r>
        <w:rPr>
          <w:spacing w:val="-13"/>
        </w:rPr>
        <w:t xml:space="preserve"> </w:t>
      </w:r>
      <w:r>
        <w:t>the</w:t>
      </w:r>
      <w:r>
        <w:rPr>
          <w:spacing w:val="-13"/>
        </w:rPr>
        <w:t xml:space="preserve"> </w:t>
      </w:r>
      <w:r>
        <w:t>question</w:t>
      </w:r>
      <w:r>
        <w:rPr>
          <w:spacing w:val="-13"/>
        </w:rPr>
        <w:t xml:space="preserve"> </w:t>
      </w:r>
      <w:r>
        <w:t>of</w:t>
      </w:r>
      <w:r>
        <w:rPr>
          <w:spacing w:val="-13"/>
        </w:rPr>
        <w:t xml:space="preserve"> </w:t>
      </w:r>
      <w:r>
        <w:t>how</w:t>
      </w:r>
      <w:r>
        <w:rPr>
          <w:spacing w:val="-14"/>
        </w:rPr>
        <w:t xml:space="preserve"> </w:t>
      </w:r>
      <w:r>
        <w:t>such</w:t>
      </w:r>
      <w:r>
        <w:rPr>
          <w:spacing w:val="-13"/>
        </w:rPr>
        <w:t xml:space="preserve"> </w:t>
      </w:r>
      <w:r>
        <w:t>rampant</w:t>
      </w:r>
      <w:r>
        <w:rPr>
          <w:spacing w:val="-13"/>
        </w:rPr>
        <w:t xml:space="preserve"> </w:t>
      </w:r>
      <w:r>
        <w:t>heterosemy arises</w:t>
      </w:r>
      <w:r>
        <w:rPr>
          <w:spacing w:val="-15"/>
        </w:rPr>
        <w:t xml:space="preserve"> </w:t>
      </w:r>
      <w:r>
        <w:t>in</w:t>
      </w:r>
      <w:r>
        <w:rPr>
          <w:spacing w:val="-14"/>
        </w:rPr>
        <w:t xml:space="preserve"> </w:t>
      </w:r>
      <w:r>
        <w:t>the</w:t>
      </w:r>
      <w:r>
        <w:rPr>
          <w:spacing w:val="-14"/>
        </w:rPr>
        <w:t xml:space="preserve"> </w:t>
      </w:r>
      <w:r>
        <w:t>first</w:t>
      </w:r>
      <w:r>
        <w:rPr>
          <w:spacing w:val="-14"/>
        </w:rPr>
        <w:t xml:space="preserve"> </w:t>
      </w:r>
      <w:r>
        <w:t>place.</w:t>
      </w:r>
      <w:r>
        <w:rPr>
          <w:spacing w:val="11"/>
        </w:rPr>
        <w:t xml:space="preserve"> </w:t>
      </w:r>
      <w:r>
        <w:t>Are</w:t>
      </w:r>
      <w:r>
        <w:rPr>
          <w:spacing w:val="-15"/>
        </w:rPr>
        <w:t xml:space="preserve"> </w:t>
      </w:r>
      <w:r>
        <w:t>there</w:t>
      </w:r>
      <w:r>
        <w:rPr>
          <w:spacing w:val="-15"/>
        </w:rPr>
        <w:t xml:space="preserve"> </w:t>
      </w:r>
      <w:r>
        <w:t>patterns</w:t>
      </w:r>
      <w:r>
        <w:rPr>
          <w:spacing w:val="-14"/>
        </w:rPr>
        <w:t xml:space="preserve"> </w:t>
      </w:r>
      <w:r>
        <w:t>or</w:t>
      </w:r>
      <w:r>
        <w:rPr>
          <w:spacing w:val="-14"/>
        </w:rPr>
        <w:t xml:space="preserve"> </w:t>
      </w:r>
      <w:r>
        <w:t>principles</w:t>
      </w:r>
      <w:r>
        <w:rPr>
          <w:spacing w:val="-14"/>
        </w:rPr>
        <w:t xml:space="preserve"> </w:t>
      </w:r>
      <w:r>
        <w:t>that</w:t>
      </w:r>
      <w:r>
        <w:rPr>
          <w:spacing w:val="-14"/>
        </w:rPr>
        <w:t xml:space="preserve"> </w:t>
      </w:r>
      <w:r>
        <w:t>guide</w:t>
      </w:r>
      <w:r>
        <w:rPr>
          <w:spacing w:val="-15"/>
        </w:rPr>
        <w:t xml:space="preserve"> </w:t>
      </w:r>
      <w:r>
        <w:t>the</w:t>
      </w:r>
      <w:r>
        <w:rPr>
          <w:spacing w:val="-14"/>
        </w:rPr>
        <w:t xml:space="preserve"> </w:t>
      </w:r>
      <w:r>
        <w:t>emergence</w:t>
      </w:r>
      <w:r>
        <w:rPr>
          <w:spacing w:val="-14"/>
        </w:rPr>
        <w:t xml:space="preserve"> </w:t>
      </w:r>
      <w:r>
        <w:t>of</w:t>
      </w:r>
      <w:r>
        <w:rPr>
          <w:spacing w:val="-14"/>
        </w:rPr>
        <w:t xml:space="preserve"> </w:t>
      </w:r>
      <w:r>
        <w:t>heterose- mous</w:t>
      </w:r>
      <w:r>
        <w:rPr>
          <w:spacing w:val="-23"/>
        </w:rPr>
        <w:t xml:space="preserve"> </w:t>
      </w:r>
      <w:r>
        <w:t>forms?</w:t>
      </w:r>
      <w:r>
        <w:rPr>
          <w:spacing w:val="7"/>
        </w:rPr>
        <w:t xml:space="preserve"> </w:t>
      </w:r>
      <w:r>
        <w:t>Whether</w:t>
      </w:r>
      <w:r>
        <w:rPr>
          <w:spacing w:val="-22"/>
        </w:rPr>
        <w:t xml:space="preserve"> </w:t>
      </w:r>
      <w:r>
        <w:t>one</w:t>
      </w:r>
      <w:r>
        <w:rPr>
          <w:spacing w:val="-23"/>
        </w:rPr>
        <w:t xml:space="preserve"> </w:t>
      </w:r>
      <w:r>
        <w:t>prefers</w:t>
      </w:r>
      <w:r>
        <w:rPr>
          <w:spacing w:val="-23"/>
        </w:rPr>
        <w:t xml:space="preserve"> </w:t>
      </w:r>
      <w:r>
        <w:t>to</w:t>
      </w:r>
      <w:r>
        <w:rPr>
          <w:spacing w:val="-23"/>
        </w:rPr>
        <w:t xml:space="preserve"> </w:t>
      </w:r>
      <w:r>
        <w:t>analyze</w:t>
      </w:r>
      <w:r>
        <w:rPr>
          <w:spacing w:val="-23"/>
        </w:rPr>
        <w:t xml:space="preserve"> </w:t>
      </w:r>
      <w:r>
        <w:t>this</w:t>
      </w:r>
      <w:r>
        <w:rPr>
          <w:spacing w:val="-23"/>
        </w:rPr>
        <w:t xml:space="preserve"> </w:t>
      </w:r>
      <w:r>
        <w:t>phenomenon</w:t>
      </w:r>
      <w:r>
        <w:rPr>
          <w:spacing w:val="-22"/>
        </w:rPr>
        <w:t xml:space="preserve"> </w:t>
      </w:r>
      <w:r>
        <w:t>as</w:t>
      </w:r>
      <w:r>
        <w:rPr>
          <w:spacing w:val="-23"/>
        </w:rPr>
        <w:t xml:space="preserve"> </w:t>
      </w:r>
      <w:r>
        <w:t>conversion,</w:t>
      </w:r>
      <w:r>
        <w:rPr>
          <w:spacing w:val="-19"/>
        </w:rPr>
        <w:t xml:space="preserve"> </w:t>
      </w:r>
      <w:r>
        <w:t>zero</w:t>
      </w:r>
      <w:r>
        <w:rPr>
          <w:spacing w:val="-24"/>
        </w:rPr>
        <w:t xml:space="preserve"> </w:t>
      </w:r>
      <w:r>
        <w:t>derivation, functional shift, polycategoriality, heterosemy, acategoriality, or something else, the fact is we do not yet have a strong empirical grasp of just how this phenomenon is realized in the world’s languages. This thesis is a first foray into filling that empirical gap. The following section describes the contribution made by this thesis to addressing this gap and gives an overview of the present</w:t>
      </w:r>
      <w:r>
        <w:rPr>
          <w:spacing w:val="-5"/>
        </w:rPr>
        <w:t xml:space="preserve"> </w:t>
      </w:r>
      <w:r>
        <w:rPr>
          <w:spacing w:val="-3"/>
        </w:rPr>
        <w:t>study.</w:t>
      </w:r>
    </w:p>
    <w:p w:rsidR="00DD7756" w:rsidRDefault="00DD7756">
      <w:pPr>
        <w:pStyle w:val="BodyText"/>
        <w:rPr>
          <w:sz w:val="26"/>
        </w:rPr>
      </w:pPr>
    </w:p>
    <w:p w:rsidR="00DD7756" w:rsidRDefault="00AD1397">
      <w:pPr>
        <w:pStyle w:val="Heading2"/>
        <w:numPr>
          <w:ilvl w:val="1"/>
          <w:numId w:val="13"/>
        </w:numPr>
        <w:tabs>
          <w:tab w:val="left" w:pos="885"/>
          <w:tab w:val="left" w:pos="886"/>
        </w:tabs>
        <w:spacing w:before="199"/>
        <w:rPr>
          <w:b/>
        </w:rPr>
      </w:pPr>
      <w:bookmarkStart w:id="51" w:name="1.3_Overview_of_this_study"/>
      <w:bookmarkStart w:id="52" w:name="_bookmark39"/>
      <w:bookmarkEnd w:id="51"/>
      <w:bookmarkEnd w:id="52"/>
      <w:r>
        <w:rPr>
          <w:b/>
        </w:rPr>
        <w:t>Overview of this</w:t>
      </w:r>
      <w:r>
        <w:rPr>
          <w:b/>
          <w:spacing w:val="3"/>
        </w:rPr>
        <w:t xml:space="preserve"> </w:t>
      </w:r>
      <w:r>
        <w:rPr>
          <w:b/>
        </w:rPr>
        <w:t>study</w:t>
      </w:r>
    </w:p>
    <w:p w:rsidR="00DD7756" w:rsidRDefault="00DD7756">
      <w:pPr>
        <w:pStyle w:val="BodyText"/>
        <w:spacing w:before="6"/>
        <w:rPr>
          <w:b/>
          <w:sz w:val="36"/>
        </w:rPr>
      </w:pPr>
    </w:p>
    <w:p w:rsidR="00DD7756" w:rsidRDefault="00AD1397">
      <w:pPr>
        <w:pStyle w:val="BodyText"/>
        <w:spacing w:before="1"/>
        <w:ind w:left="120"/>
        <w:jc w:val="both"/>
      </w:pPr>
      <w:r>
        <w:t>This thesis is a quantitative corpus-based study of lexical flexibility in English (Indo-European</w:t>
      </w:r>
    </w:p>
    <w:p w:rsidR="00DD7756" w:rsidRDefault="00AD1397">
      <w:pPr>
        <w:pStyle w:val="BodyText"/>
        <w:spacing w:before="204" w:line="420" w:lineRule="auto"/>
        <w:ind w:left="120" w:right="532"/>
        <w:jc w:val="both"/>
      </w:pPr>
      <w:r>
        <w:t>&gt; Germanic) and Nuuchahnulth (Wakashan &gt; Southern Wakashan). It is exploratory and descriptive, with the primary goal of describing the prevalence of lexical flexibility within and across languages. The specific research questions investigated are as follows:</w:t>
      </w:r>
    </w:p>
    <w:p w:rsidR="00DD7756" w:rsidRDefault="00AD1397">
      <w:pPr>
        <w:pStyle w:val="BodyText"/>
        <w:spacing w:before="136"/>
        <w:ind w:left="120"/>
        <w:jc w:val="both"/>
      </w:pPr>
      <w:bookmarkStart w:id="53" w:name="_bookmark40"/>
      <w:bookmarkEnd w:id="53"/>
      <w:r>
        <w:rPr>
          <w:b/>
        </w:rPr>
        <w:t xml:space="preserve">R1: </w:t>
      </w:r>
      <w:r>
        <w:t>How flexible are lexical items in English and Nuuchahnulth?</w:t>
      </w:r>
    </w:p>
    <w:p w:rsidR="00DD7756" w:rsidRDefault="00DD7756">
      <w:pPr>
        <w:jc w:val="both"/>
        <w:sectPr w:rsidR="00DD7756">
          <w:pgSz w:w="12240" w:h="15840"/>
          <w:pgMar w:top="1380" w:right="900" w:bottom="1040" w:left="1680" w:header="0" w:footer="856" w:gutter="0"/>
          <w:cols w:space="720"/>
        </w:sectPr>
      </w:pPr>
    </w:p>
    <w:p w:rsidR="00DD7756" w:rsidRDefault="00AD1397">
      <w:pPr>
        <w:pStyle w:val="BodyText"/>
        <w:spacing w:before="84"/>
        <w:ind w:left="120"/>
      </w:pPr>
      <w:bookmarkStart w:id="54" w:name="_bookmark41"/>
      <w:bookmarkEnd w:id="54"/>
      <w:r>
        <w:rPr>
          <w:b/>
        </w:rPr>
        <w:lastRenderedPageBreak/>
        <w:t xml:space="preserve">R2: </w:t>
      </w:r>
      <w:r>
        <w:t>Is there a correlation between degree of lexical flexibility and size of the corpus?</w:t>
      </w:r>
    </w:p>
    <w:p w:rsidR="00DD7756" w:rsidRDefault="00DD7756">
      <w:pPr>
        <w:pStyle w:val="BodyText"/>
        <w:spacing w:before="5"/>
        <w:rPr>
          <w:sz w:val="35"/>
        </w:rPr>
      </w:pPr>
    </w:p>
    <w:p w:rsidR="00DD7756" w:rsidRDefault="00AD1397">
      <w:pPr>
        <w:pStyle w:val="BodyText"/>
        <w:spacing w:line="420" w:lineRule="auto"/>
        <w:ind w:left="554" w:right="438" w:hanging="435"/>
      </w:pPr>
      <w:bookmarkStart w:id="55" w:name="_bookmark42"/>
      <w:bookmarkEnd w:id="55"/>
      <w:r>
        <w:rPr>
          <w:b/>
        </w:rPr>
        <w:t>R3:</w:t>
      </w:r>
      <w:r>
        <w:rPr>
          <w:b/>
          <w:spacing w:val="51"/>
        </w:rPr>
        <w:t xml:space="preserve"> </w:t>
      </w:r>
      <w:r>
        <w:t>Is</w:t>
      </w:r>
      <w:r>
        <w:rPr>
          <w:spacing w:val="-12"/>
        </w:rPr>
        <w:t xml:space="preserve"> </w:t>
      </w:r>
      <w:r>
        <w:t>there</w:t>
      </w:r>
      <w:r>
        <w:rPr>
          <w:spacing w:val="-13"/>
        </w:rPr>
        <w:t xml:space="preserve"> </w:t>
      </w:r>
      <w:r>
        <w:t>a</w:t>
      </w:r>
      <w:r>
        <w:rPr>
          <w:spacing w:val="-13"/>
        </w:rPr>
        <w:t xml:space="preserve"> </w:t>
      </w:r>
      <w:r>
        <w:t>correlation</w:t>
      </w:r>
      <w:r>
        <w:rPr>
          <w:spacing w:val="-13"/>
        </w:rPr>
        <w:t xml:space="preserve"> </w:t>
      </w:r>
      <w:r>
        <w:t>between</w:t>
      </w:r>
      <w:r>
        <w:rPr>
          <w:spacing w:val="-13"/>
        </w:rPr>
        <w:t xml:space="preserve"> </w:t>
      </w:r>
      <w:r>
        <w:t>degree</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for</w:t>
      </w:r>
      <w:r>
        <w:rPr>
          <w:spacing w:val="-13"/>
        </w:rPr>
        <w:t xml:space="preserve"> </w:t>
      </w:r>
      <w:r>
        <w:t>a</w:t>
      </w:r>
      <w:r>
        <w:rPr>
          <w:spacing w:val="-12"/>
        </w:rPr>
        <w:t xml:space="preserve"> </w:t>
      </w:r>
      <w:r>
        <w:t>lexical</w:t>
      </w:r>
      <w:r>
        <w:rPr>
          <w:spacing w:val="-13"/>
        </w:rPr>
        <w:t xml:space="preserve"> </w:t>
      </w:r>
      <w:r>
        <w:t>item</w:t>
      </w:r>
      <w:r>
        <w:rPr>
          <w:spacing w:val="-13"/>
        </w:rPr>
        <w:t xml:space="preserve"> </w:t>
      </w:r>
      <w:r>
        <w:t>and</w:t>
      </w:r>
      <w:r>
        <w:rPr>
          <w:spacing w:val="-13"/>
        </w:rPr>
        <w:t xml:space="preserve"> </w:t>
      </w:r>
      <w:r>
        <w:t>frequency (or corpus</w:t>
      </w:r>
      <w:r>
        <w:rPr>
          <w:spacing w:val="-3"/>
        </w:rPr>
        <w:t xml:space="preserve"> </w:t>
      </w:r>
      <w:r>
        <w:t>dispersion)?</w:t>
      </w:r>
    </w:p>
    <w:p w:rsidR="00DD7756" w:rsidRDefault="00AD1397">
      <w:pPr>
        <w:pStyle w:val="BodyText"/>
        <w:spacing w:before="198"/>
        <w:ind w:left="120"/>
      </w:pPr>
      <w:bookmarkStart w:id="56" w:name="_bookmark43"/>
      <w:bookmarkEnd w:id="56"/>
      <w:r>
        <w:rPr>
          <w:b/>
        </w:rPr>
        <w:t xml:space="preserve">R4: </w:t>
      </w:r>
      <w:r>
        <w:t>How do the semantic properties of lexical items pattern with respect to their flexibility?</w:t>
      </w:r>
    </w:p>
    <w:p w:rsidR="00DD7756" w:rsidRDefault="00DD7756">
      <w:pPr>
        <w:pStyle w:val="BodyText"/>
        <w:spacing w:before="6"/>
        <w:rPr>
          <w:sz w:val="22"/>
        </w:rPr>
      </w:pPr>
    </w:p>
    <w:p w:rsidR="00DD7756" w:rsidRDefault="00AD1397">
      <w:pPr>
        <w:pStyle w:val="BodyText"/>
        <w:spacing w:line="480" w:lineRule="atLeast"/>
        <w:ind w:left="119" w:right="532" w:firstLine="358"/>
        <w:jc w:val="both"/>
      </w:pPr>
      <w:r>
        <w:t>I</w:t>
      </w:r>
      <w:r>
        <w:rPr>
          <w:spacing w:val="-19"/>
        </w:rPr>
        <w:t xml:space="preserve"> </w:t>
      </w:r>
      <w:r>
        <w:t>explore</w:t>
      </w:r>
      <w:r>
        <w:rPr>
          <w:spacing w:val="-19"/>
        </w:rPr>
        <w:t xml:space="preserve"> </w:t>
      </w:r>
      <w:r>
        <w:t>each</w:t>
      </w:r>
      <w:r>
        <w:rPr>
          <w:spacing w:val="-18"/>
        </w:rPr>
        <w:t xml:space="preserve"> </w:t>
      </w:r>
      <w:r>
        <w:t>of</w:t>
      </w:r>
      <w:r>
        <w:rPr>
          <w:spacing w:val="-19"/>
        </w:rPr>
        <w:t xml:space="preserve"> </w:t>
      </w:r>
      <w:r>
        <w:t>these</w:t>
      </w:r>
      <w:r>
        <w:rPr>
          <w:spacing w:val="-18"/>
        </w:rPr>
        <w:t xml:space="preserve"> </w:t>
      </w:r>
      <w:r>
        <w:t>questions</w:t>
      </w:r>
      <w:r>
        <w:rPr>
          <w:spacing w:val="-19"/>
        </w:rPr>
        <w:t xml:space="preserve"> </w:t>
      </w:r>
      <w:r>
        <w:t>from</w:t>
      </w:r>
      <w:r>
        <w:rPr>
          <w:spacing w:val="-18"/>
        </w:rPr>
        <w:t xml:space="preserve"> </w:t>
      </w:r>
      <w:r>
        <w:t>several</w:t>
      </w:r>
      <w:r>
        <w:rPr>
          <w:spacing w:val="-19"/>
        </w:rPr>
        <w:t xml:space="preserve"> </w:t>
      </w:r>
      <w:r>
        <w:t>angles.</w:t>
      </w:r>
      <w:r>
        <w:rPr>
          <w:spacing w:val="7"/>
        </w:rPr>
        <w:t xml:space="preserve"> </w:t>
      </w:r>
      <w:hyperlink w:anchor="_bookmark40" w:history="1">
        <w:r>
          <w:rPr>
            <w:color w:val="007FFF"/>
          </w:rPr>
          <w:t>R1</w:t>
        </w:r>
      </w:hyperlink>
      <w:r>
        <w:t>,</w:t>
      </w:r>
      <w:r>
        <w:rPr>
          <w:spacing w:val="-16"/>
        </w:rPr>
        <w:t xml:space="preserve"> </w:t>
      </w:r>
      <w:r>
        <w:t>“How</w:t>
      </w:r>
      <w:r>
        <w:rPr>
          <w:spacing w:val="-18"/>
        </w:rPr>
        <w:t xml:space="preserve"> </w:t>
      </w:r>
      <w:r>
        <w:t>flexible</w:t>
      </w:r>
      <w:r>
        <w:rPr>
          <w:spacing w:val="-19"/>
        </w:rPr>
        <w:t xml:space="preserve"> </w:t>
      </w:r>
      <w:r>
        <w:t>are</w:t>
      </w:r>
      <w:r>
        <w:rPr>
          <w:spacing w:val="-18"/>
        </w:rPr>
        <w:t xml:space="preserve"> </w:t>
      </w:r>
      <w:r>
        <w:t>lexical</w:t>
      </w:r>
      <w:r>
        <w:rPr>
          <w:spacing w:val="-19"/>
        </w:rPr>
        <w:t xml:space="preserve"> </w:t>
      </w:r>
      <w:r>
        <w:t>items</w:t>
      </w:r>
      <w:r>
        <w:rPr>
          <w:spacing w:val="-18"/>
        </w:rPr>
        <w:t xml:space="preserve"> </w:t>
      </w:r>
      <w:r>
        <w:t>in English</w:t>
      </w:r>
      <w:r>
        <w:rPr>
          <w:spacing w:val="-21"/>
        </w:rPr>
        <w:t xml:space="preserve"> </w:t>
      </w:r>
      <w:r>
        <w:t>and</w:t>
      </w:r>
      <w:r>
        <w:rPr>
          <w:spacing w:val="-21"/>
        </w:rPr>
        <w:t xml:space="preserve"> </w:t>
      </w:r>
      <w:r>
        <w:t>Nuuchahnulth?”</w:t>
      </w:r>
      <w:r>
        <w:rPr>
          <w:spacing w:val="10"/>
        </w:rPr>
        <w:t xml:space="preserve"> </w:t>
      </w:r>
      <w:r>
        <w:t>is</w:t>
      </w:r>
      <w:r>
        <w:rPr>
          <w:spacing w:val="-21"/>
        </w:rPr>
        <w:t xml:space="preserve"> </w:t>
      </w:r>
      <w:r>
        <w:t>the</w:t>
      </w:r>
      <w:r>
        <w:rPr>
          <w:spacing w:val="-21"/>
        </w:rPr>
        <w:t xml:space="preserve"> </w:t>
      </w:r>
      <w:r>
        <w:t>core</w:t>
      </w:r>
      <w:r>
        <w:rPr>
          <w:spacing w:val="-21"/>
        </w:rPr>
        <w:t xml:space="preserve"> </w:t>
      </w:r>
      <w:r>
        <w:t>empirical</w:t>
      </w:r>
      <w:r>
        <w:rPr>
          <w:spacing w:val="-21"/>
        </w:rPr>
        <w:t xml:space="preserve"> </w:t>
      </w:r>
      <w:r>
        <w:t>focus</w:t>
      </w:r>
      <w:r>
        <w:rPr>
          <w:spacing w:val="-21"/>
        </w:rPr>
        <w:t xml:space="preserve"> </w:t>
      </w:r>
      <w:r>
        <w:t>of</w:t>
      </w:r>
      <w:r>
        <w:rPr>
          <w:spacing w:val="-20"/>
        </w:rPr>
        <w:t xml:space="preserve"> </w:t>
      </w:r>
      <w:r>
        <w:t>this</w:t>
      </w:r>
      <w:r>
        <w:rPr>
          <w:spacing w:val="-21"/>
        </w:rPr>
        <w:t xml:space="preserve"> </w:t>
      </w:r>
      <w:r>
        <w:t>thesis.</w:t>
      </w:r>
      <w:r>
        <w:rPr>
          <w:spacing w:val="10"/>
        </w:rPr>
        <w:t xml:space="preserve"> </w:t>
      </w:r>
      <w:r>
        <w:rPr>
          <w:spacing w:val="-8"/>
        </w:rPr>
        <w:t>To</w:t>
      </w:r>
      <w:r>
        <w:rPr>
          <w:spacing w:val="-21"/>
        </w:rPr>
        <w:t xml:space="preserve"> </w:t>
      </w:r>
      <w:r>
        <w:t>answer</w:t>
      </w:r>
      <w:r>
        <w:rPr>
          <w:spacing w:val="-21"/>
        </w:rPr>
        <w:t xml:space="preserve"> </w:t>
      </w:r>
      <w:r>
        <w:t>it,</w:t>
      </w:r>
      <w:r>
        <w:rPr>
          <w:spacing w:val="-17"/>
        </w:rPr>
        <w:t xml:space="preserve"> </w:t>
      </w:r>
      <w:r>
        <w:t>I</w:t>
      </w:r>
      <w:r>
        <w:rPr>
          <w:spacing w:val="-21"/>
        </w:rPr>
        <w:t xml:space="preserve"> </w:t>
      </w:r>
      <w:r>
        <w:t>count</w:t>
      </w:r>
      <w:r>
        <w:rPr>
          <w:spacing w:val="-21"/>
        </w:rPr>
        <w:t xml:space="preserve"> </w:t>
      </w:r>
      <w:r>
        <w:t>the frequency</w:t>
      </w:r>
      <w:r>
        <w:rPr>
          <w:spacing w:val="-14"/>
        </w:rPr>
        <w:t xml:space="preserve"> </w:t>
      </w:r>
      <w:r>
        <w:t>with</w:t>
      </w:r>
      <w:r>
        <w:rPr>
          <w:spacing w:val="-14"/>
        </w:rPr>
        <w:t xml:space="preserve"> </w:t>
      </w:r>
      <w:r>
        <w:t>which</w:t>
      </w:r>
      <w:r>
        <w:rPr>
          <w:spacing w:val="-14"/>
        </w:rPr>
        <w:t xml:space="preserve"> </w:t>
      </w:r>
      <w:r>
        <w:t>stems</w:t>
      </w:r>
      <w:r>
        <w:rPr>
          <w:spacing w:val="-14"/>
        </w:rPr>
        <w:t xml:space="preserve"> </w:t>
      </w:r>
      <w:r>
        <w:t>are</w:t>
      </w:r>
      <w:r>
        <w:rPr>
          <w:spacing w:val="-14"/>
        </w:rPr>
        <w:t xml:space="preserve"> </w:t>
      </w:r>
      <w:r>
        <w:t>used</w:t>
      </w:r>
      <w:r>
        <w:rPr>
          <w:spacing w:val="-14"/>
        </w:rPr>
        <w:t xml:space="preserve"> </w:t>
      </w:r>
      <w:r>
        <w:t>for</w:t>
      </w:r>
      <w:r>
        <w:rPr>
          <w:spacing w:val="-14"/>
        </w:rPr>
        <w:t xml:space="preserve"> </w:t>
      </w:r>
      <w:r>
        <w:t>each</w:t>
      </w:r>
      <w:r>
        <w:rPr>
          <w:spacing w:val="-14"/>
        </w:rPr>
        <w:t xml:space="preserve"> </w:t>
      </w:r>
      <w:r>
        <w:t>of</w:t>
      </w:r>
      <w:r>
        <w:rPr>
          <w:spacing w:val="-14"/>
        </w:rPr>
        <w:t xml:space="preserve"> </w:t>
      </w:r>
      <w:r>
        <w:t>the</w:t>
      </w:r>
      <w:r>
        <w:rPr>
          <w:spacing w:val="-14"/>
        </w:rPr>
        <w:t xml:space="preserve"> </w:t>
      </w:r>
      <w:r>
        <w:t>three</w:t>
      </w:r>
      <w:r>
        <w:rPr>
          <w:spacing w:val="-14"/>
        </w:rPr>
        <w:t xml:space="preserve"> </w:t>
      </w:r>
      <w:r>
        <w:t>functions</w:t>
      </w:r>
      <w:r>
        <w:rPr>
          <w:spacing w:val="-14"/>
        </w:rPr>
        <w:t xml:space="preserve"> </w:t>
      </w:r>
      <w:r>
        <w:t>of</w:t>
      </w:r>
      <w:r>
        <w:rPr>
          <w:spacing w:val="-14"/>
        </w:rPr>
        <w:t xml:space="preserve"> </w:t>
      </w:r>
      <w:r>
        <w:t>reference,</w:t>
      </w:r>
      <w:r>
        <w:rPr>
          <w:spacing w:val="-12"/>
        </w:rPr>
        <w:t xml:space="preserve"> </w:t>
      </w:r>
      <w:r>
        <w:t xml:space="preserve">predication, and modification in a corpus of spoken texts for each language. I annotated nearly 400,000 tokens of English and 9,000 tokens of Nuuchahnulth for their discourse function. Based on these data, each stem is then given a flexibility rating from </w:t>
      </w:r>
      <w:r>
        <w:rPr>
          <w:rFonts w:ascii="Tahoma" w:hAnsi="Tahoma"/>
        </w:rPr>
        <w:t xml:space="preserve">0 </w:t>
      </w:r>
      <w:r>
        <w:t xml:space="preserve">to </w:t>
      </w:r>
      <w:r>
        <w:rPr>
          <w:rFonts w:ascii="Tahoma" w:hAnsi="Tahoma"/>
        </w:rPr>
        <w:t xml:space="preserve">1 </w:t>
      </w:r>
      <w:r>
        <w:t xml:space="preserve">based on how evenly its uses are distributed across the three function, computed using a normalized Shannon diver- sity/entropy index (Shannon </w:t>
      </w:r>
      <w:hyperlink w:anchor="_bookmark461" w:history="1">
        <w:r>
          <w:rPr>
            <w:color w:val="007FFF"/>
          </w:rPr>
          <w:t>1948</w:t>
        </w:r>
      </w:hyperlink>
      <w:r>
        <w:t xml:space="preserve">). A rating of </w:t>
      </w:r>
      <w:r>
        <w:rPr>
          <w:rFonts w:ascii="Tahoma" w:hAnsi="Tahoma"/>
        </w:rPr>
        <w:t xml:space="preserve">0 </w:t>
      </w:r>
      <w:r>
        <w:t xml:space="preserve">indicates that the stem is highly inflexible, with all its occurrences being used for a single function; a rating of </w:t>
      </w:r>
      <w:r>
        <w:rPr>
          <w:rFonts w:ascii="Tahoma" w:hAnsi="Tahoma"/>
        </w:rPr>
        <w:t>1</w:t>
      </w:r>
      <w:r>
        <w:rPr>
          <w:rFonts w:ascii="Tahoma" w:hAnsi="Tahoma"/>
          <w:spacing w:val="-49"/>
        </w:rPr>
        <w:t xml:space="preserve"> </w:t>
      </w:r>
      <w:r>
        <w:t>indicates that the stem is maximally flexible, with its occurrences evenly distributed across the three functions. By quantifying</w:t>
      </w:r>
      <w:r>
        <w:rPr>
          <w:spacing w:val="-13"/>
        </w:rPr>
        <w:t xml:space="preserve"> </w:t>
      </w:r>
      <w:r>
        <w:t>the</w:t>
      </w:r>
      <w:r>
        <w:rPr>
          <w:spacing w:val="-12"/>
        </w:rPr>
        <w:t xml:space="preserve"> </w:t>
      </w:r>
      <w:r>
        <w:t>flexibility</w:t>
      </w:r>
      <w:r>
        <w:rPr>
          <w:spacing w:val="-12"/>
        </w:rPr>
        <w:t xml:space="preserve"> </w:t>
      </w:r>
      <w:r>
        <w:t>of</w:t>
      </w:r>
      <w:r>
        <w:rPr>
          <w:spacing w:val="-12"/>
        </w:rPr>
        <w:t xml:space="preserve"> </w:t>
      </w:r>
      <w:r>
        <w:t>each</w:t>
      </w:r>
      <w:r>
        <w:rPr>
          <w:spacing w:val="-12"/>
        </w:rPr>
        <w:t xml:space="preserve"> </w:t>
      </w:r>
      <w:r>
        <w:t>stem</w:t>
      </w:r>
      <w:r>
        <w:rPr>
          <w:spacing w:val="-12"/>
        </w:rPr>
        <w:t xml:space="preserve"> </w:t>
      </w:r>
      <w:r>
        <w:t>in</w:t>
      </w:r>
      <w:r>
        <w:rPr>
          <w:spacing w:val="-12"/>
        </w:rPr>
        <w:t xml:space="preserve"> </w:t>
      </w:r>
      <w:r>
        <w:t>this</w:t>
      </w:r>
      <w:r>
        <w:rPr>
          <w:spacing w:val="-12"/>
        </w:rPr>
        <w:t xml:space="preserve"> </w:t>
      </w:r>
      <w:r>
        <w:rPr>
          <w:spacing w:val="-4"/>
        </w:rPr>
        <w:t>way,</w:t>
      </w:r>
      <w:r>
        <w:rPr>
          <w:spacing w:val="-10"/>
        </w:rPr>
        <w:t xml:space="preserve"> </w:t>
      </w:r>
      <w:r>
        <w:t>it</w:t>
      </w:r>
      <w:r>
        <w:rPr>
          <w:spacing w:val="-12"/>
        </w:rPr>
        <w:t xml:space="preserve"> </w:t>
      </w:r>
      <w:r>
        <w:t>then</w:t>
      </w:r>
      <w:r>
        <w:rPr>
          <w:spacing w:val="-12"/>
        </w:rPr>
        <w:t xml:space="preserve"> </w:t>
      </w:r>
      <w:r>
        <w:t>becomes</w:t>
      </w:r>
      <w:r>
        <w:rPr>
          <w:spacing w:val="-12"/>
        </w:rPr>
        <w:t xml:space="preserve"> </w:t>
      </w:r>
      <w:r>
        <w:t>possible</w:t>
      </w:r>
      <w:r>
        <w:rPr>
          <w:spacing w:val="-12"/>
        </w:rPr>
        <w:t xml:space="preserve"> </w:t>
      </w:r>
      <w:r>
        <w:t>to</w:t>
      </w:r>
      <w:r>
        <w:rPr>
          <w:spacing w:val="-12"/>
        </w:rPr>
        <w:t xml:space="preserve"> </w:t>
      </w:r>
      <w:r>
        <w:t>look</w:t>
      </w:r>
      <w:r>
        <w:rPr>
          <w:spacing w:val="-12"/>
        </w:rPr>
        <w:t xml:space="preserve"> </w:t>
      </w:r>
      <w:r>
        <w:t>for</w:t>
      </w:r>
      <w:r>
        <w:rPr>
          <w:spacing w:val="-12"/>
        </w:rPr>
        <w:t xml:space="preserve"> </w:t>
      </w:r>
      <w:r>
        <w:t>statis- tical correlations between the flexibility of a stem and other factors, such as those</w:t>
      </w:r>
      <w:r>
        <w:rPr>
          <w:spacing w:val="-27"/>
        </w:rPr>
        <w:t xml:space="preserve"> </w:t>
      </w:r>
      <w:r>
        <w:t>addressed by the other two research questions. It also enables us to answer the question of just how pervasive flexibility is in the two</w:t>
      </w:r>
      <w:r>
        <w:rPr>
          <w:spacing w:val="-8"/>
        </w:rPr>
        <w:t xml:space="preserve"> </w:t>
      </w:r>
      <w:r>
        <w:t>languages.</w:t>
      </w:r>
    </w:p>
    <w:p w:rsidR="00DD7756" w:rsidRDefault="00DD7756">
      <w:pPr>
        <w:pStyle w:val="BodyText"/>
        <w:spacing w:before="181" w:line="420" w:lineRule="auto"/>
        <w:ind w:left="119" w:right="532" w:firstLine="358"/>
        <w:jc w:val="both"/>
      </w:pPr>
      <w:hyperlink w:anchor="_bookmark41" w:history="1">
        <w:r w:rsidR="00AD1397">
          <w:rPr>
            <w:color w:val="007FFF"/>
          </w:rPr>
          <w:t>R2</w:t>
        </w:r>
      </w:hyperlink>
      <w:r w:rsidR="00AD1397">
        <w:t>,</w:t>
      </w:r>
      <w:r w:rsidR="00AD1397">
        <w:rPr>
          <w:spacing w:val="-4"/>
        </w:rPr>
        <w:t xml:space="preserve"> </w:t>
      </w:r>
      <w:r w:rsidR="00AD1397">
        <w:t>“Is</w:t>
      </w:r>
      <w:r w:rsidR="00AD1397">
        <w:rPr>
          <w:spacing w:val="-4"/>
        </w:rPr>
        <w:t xml:space="preserve"> </w:t>
      </w:r>
      <w:r w:rsidR="00AD1397">
        <w:t>there</w:t>
      </w:r>
      <w:r w:rsidR="00AD1397">
        <w:rPr>
          <w:spacing w:val="-4"/>
        </w:rPr>
        <w:t xml:space="preserve"> </w:t>
      </w:r>
      <w:r w:rsidR="00AD1397">
        <w:t>a</w:t>
      </w:r>
      <w:r w:rsidR="00AD1397">
        <w:rPr>
          <w:spacing w:val="-4"/>
        </w:rPr>
        <w:t xml:space="preserve"> </w:t>
      </w:r>
      <w:r w:rsidR="00AD1397">
        <w:t>correlation</w:t>
      </w:r>
      <w:r w:rsidR="00AD1397">
        <w:rPr>
          <w:spacing w:val="-3"/>
        </w:rPr>
        <w:t xml:space="preserve"> </w:t>
      </w:r>
      <w:r w:rsidR="00AD1397">
        <w:t>between</w:t>
      </w:r>
      <w:r w:rsidR="00AD1397">
        <w:rPr>
          <w:spacing w:val="-4"/>
        </w:rPr>
        <w:t xml:space="preserve"> </w:t>
      </w:r>
      <w:r w:rsidR="00AD1397">
        <w:t>degree</w:t>
      </w:r>
      <w:r w:rsidR="00AD1397">
        <w:rPr>
          <w:spacing w:val="-4"/>
        </w:rPr>
        <w:t xml:space="preserve"> </w:t>
      </w:r>
      <w:r w:rsidR="00AD1397">
        <w:t>of</w:t>
      </w:r>
      <w:r w:rsidR="00AD1397">
        <w:rPr>
          <w:spacing w:val="-4"/>
        </w:rPr>
        <w:t xml:space="preserve"> </w:t>
      </w:r>
      <w:r w:rsidR="00AD1397">
        <w:t>lexical</w:t>
      </w:r>
      <w:r w:rsidR="00AD1397">
        <w:rPr>
          <w:spacing w:val="-4"/>
        </w:rPr>
        <w:t xml:space="preserve"> </w:t>
      </w:r>
      <w:r w:rsidR="00AD1397">
        <w:t>flexibility</w:t>
      </w:r>
      <w:r w:rsidR="00AD1397">
        <w:rPr>
          <w:spacing w:val="-3"/>
        </w:rPr>
        <w:t xml:space="preserve"> </w:t>
      </w:r>
      <w:r w:rsidR="00AD1397">
        <w:t>and</w:t>
      </w:r>
      <w:r w:rsidR="00AD1397">
        <w:rPr>
          <w:spacing w:val="-4"/>
        </w:rPr>
        <w:t xml:space="preserve"> </w:t>
      </w:r>
      <w:r w:rsidR="00AD1397">
        <w:t>size</w:t>
      </w:r>
      <w:r w:rsidR="00AD1397">
        <w:rPr>
          <w:spacing w:val="-4"/>
        </w:rPr>
        <w:t xml:space="preserve"> </w:t>
      </w:r>
      <w:r w:rsidR="00AD1397">
        <w:t>of</w:t>
      </w:r>
      <w:r w:rsidR="00AD1397">
        <w:rPr>
          <w:spacing w:val="-4"/>
        </w:rPr>
        <w:t xml:space="preserve"> </w:t>
      </w:r>
      <w:r w:rsidR="00AD1397">
        <w:t>the</w:t>
      </w:r>
      <w:r w:rsidR="00AD1397">
        <w:rPr>
          <w:spacing w:val="-4"/>
        </w:rPr>
        <w:t xml:space="preserve"> </w:t>
      </w:r>
      <w:r w:rsidR="00AD1397">
        <w:t>corpus?”,</w:t>
      </w:r>
      <w:r w:rsidR="00AD1397">
        <w:rPr>
          <w:spacing w:val="-3"/>
        </w:rPr>
        <w:t xml:space="preserve"> </w:t>
      </w:r>
      <w:r w:rsidR="00AD1397">
        <w:t>is motivated</w:t>
      </w:r>
      <w:r w:rsidR="00AD1397">
        <w:rPr>
          <w:spacing w:val="-15"/>
        </w:rPr>
        <w:t xml:space="preserve"> </w:t>
      </w:r>
      <w:r w:rsidR="00AD1397">
        <w:t>by</w:t>
      </w:r>
      <w:r w:rsidR="00AD1397">
        <w:rPr>
          <w:spacing w:val="-15"/>
        </w:rPr>
        <w:t xml:space="preserve"> </w:t>
      </w:r>
      <w:r w:rsidR="00AD1397">
        <w:t>claims</w:t>
      </w:r>
      <w:r w:rsidR="00AD1397">
        <w:rPr>
          <w:spacing w:val="-14"/>
        </w:rPr>
        <w:t xml:space="preserve"> </w:t>
      </w:r>
      <w:r w:rsidR="00AD1397">
        <w:t>made</w:t>
      </w:r>
      <w:r w:rsidR="00AD1397">
        <w:rPr>
          <w:spacing w:val="-15"/>
        </w:rPr>
        <w:t xml:space="preserve"> </w:t>
      </w:r>
      <w:r w:rsidR="00AD1397">
        <w:t>by</w:t>
      </w:r>
      <w:r w:rsidR="00AD1397">
        <w:rPr>
          <w:spacing w:val="-14"/>
        </w:rPr>
        <w:t xml:space="preserve"> </w:t>
      </w:r>
      <w:r w:rsidR="00AD1397">
        <w:t>some</w:t>
      </w:r>
      <w:r w:rsidR="00AD1397">
        <w:rPr>
          <w:spacing w:val="-15"/>
        </w:rPr>
        <w:t xml:space="preserve"> </w:t>
      </w:r>
      <w:r w:rsidR="00AD1397">
        <w:t>researchers</w:t>
      </w:r>
      <w:r w:rsidR="00AD1397">
        <w:rPr>
          <w:spacing w:val="-14"/>
        </w:rPr>
        <w:t xml:space="preserve"> </w:t>
      </w:r>
      <w:r w:rsidR="00AD1397">
        <w:t>that</w:t>
      </w:r>
      <w:r w:rsidR="00AD1397">
        <w:rPr>
          <w:spacing w:val="-15"/>
        </w:rPr>
        <w:t xml:space="preserve"> </w:t>
      </w:r>
      <w:r w:rsidR="00AD1397">
        <w:t>all</w:t>
      </w:r>
      <w:r w:rsidR="00AD1397">
        <w:rPr>
          <w:spacing w:val="-14"/>
        </w:rPr>
        <w:t xml:space="preserve"> </w:t>
      </w:r>
      <w:r w:rsidR="00AD1397">
        <w:t>items</w:t>
      </w:r>
      <w:r w:rsidR="00AD1397">
        <w:rPr>
          <w:spacing w:val="-15"/>
        </w:rPr>
        <w:t xml:space="preserve"> </w:t>
      </w:r>
      <w:r w:rsidR="00AD1397">
        <w:t>exhibit</w:t>
      </w:r>
      <w:r w:rsidR="00AD1397">
        <w:rPr>
          <w:spacing w:val="-14"/>
        </w:rPr>
        <w:t xml:space="preserve"> </w:t>
      </w:r>
      <w:r w:rsidR="00AD1397">
        <w:t>flexibility</w:t>
      </w:r>
      <w:r w:rsidR="00AD1397">
        <w:rPr>
          <w:spacing w:val="-15"/>
        </w:rPr>
        <w:t xml:space="preserve"> </w:t>
      </w:r>
      <w:r w:rsidR="00AD1397">
        <w:t>if</w:t>
      </w:r>
      <w:r w:rsidR="00AD1397">
        <w:rPr>
          <w:spacing w:val="-14"/>
        </w:rPr>
        <w:t xml:space="preserve"> </w:t>
      </w:r>
      <w:r w:rsidR="00AD1397">
        <w:t>you</w:t>
      </w:r>
      <w:r w:rsidR="00AD1397">
        <w:rPr>
          <w:spacing w:val="-15"/>
        </w:rPr>
        <w:t xml:space="preserve"> </w:t>
      </w:r>
      <w:r w:rsidR="00AD1397">
        <w:t>examine enough</w:t>
      </w:r>
      <w:r w:rsidR="00AD1397">
        <w:rPr>
          <w:spacing w:val="-7"/>
        </w:rPr>
        <w:t xml:space="preserve"> </w:t>
      </w:r>
      <w:r w:rsidR="00AD1397">
        <w:t>of</w:t>
      </w:r>
      <w:r w:rsidR="00AD1397">
        <w:rPr>
          <w:spacing w:val="-7"/>
        </w:rPr>
        <w:t xml:space="preserve"> </w:t>
      </w:r>
      <w:r w:rsidR="00AD1397">
        <w:t>their</w:t>
      </w:r>
      <w:r w:rsidR="00AD1397">
        <w:rPr>
          <w:spacing w:val="-6"/>
        </w:rPr>
        <w:t xml:space="preserve"> </w:t>
      </w:r>
      <w:r w:rsidR="00AD1397">
        <w:t>tokens</w:t>
      </w:r>
      <w:r w:rsidR="00AD1397">
        <w:rPr>
          <w:spacing w:val="-7"/>
        </w:rPr>
        <w:t xml:space="preserve"> </w:t>
      </w:r>
      <w:r w:rsidR="00AD1397">
        <w:t>(Mosel</w:t>
      </w:r>
      <w:r w:rsidR="00AD1397">
        <w:rPr>
          <w:spacing w:val="-6"/>
        </w:rPr>
        <w:t xml:space="preserve"> </w:t>
      </w:r>
      <w:r w:rsidR="00AD1397">
        <w:t>&amp;</w:t>
      </w:r>
      <w:r w:rsidR="00AD1397">
        <w:rPr>
          <w:spacing w:val="-7"/>
        </w:rPr>
        <w:t xml:space="preserve"> </w:t>
      </w:r>
      <w:r w:rsidR="00AD1397">
        <w:t>Hovdhaugen</w:t>
      </w:r>
      <w:r w:rsidR="00AD1397">
        <w:rPr>
          <w:spacing w:val="-7"/>
        </w:rPr>
        <w:t xml:space="preserve"> </w:t>
      </w:r>
      <w:hyperlink w:anchor="_bookmark427" w:history="1">
        <w:r w:rsidR="00AD1397">
          <w:rPr>
            <w:color w:val="007FFF"/>
          </w:rPr>
          <w:t>1992</w:t>
        </w:r>
      </w:hyperlink>
      <w:r w:rsidR="00AD1397">
        <w:t>:</w:t>
      </w:r>
      <w:r w:rsidR="00AD1397">
        <w:rPr>
          <w:spacing w:val="14"/>
        </w:rPr>
        <w:t xml:space="preserve"> </w:t>
      </w:r>
      <w:r w:rsidR="00AD1397">
        <w:t>77).</w:t>
      </w:r>
      <w:r w:rsidR="00AD1397">
        <w:rPr>
          <w:spacing w:val="14"/>
        </w:rPr>
        <w:t xml:space="preserve"> </w:t>
      </w:r>
      <w:r w:rsidR="00AD1397">
        <w:t>If</w:t>
      </w:r>
      <w:r w:rsidR="00AD1397">
        <w:rPr>
          <w:spacing w:val="-6"/>
        </w:rPr>
        <w:t xml:space="preserve"> </w:t>
      </w:r>
      <w:r w:rsidR="00AD1397">
        <w:t>true,</w:t>
      </w:r>
      <w:r w:rsidR="00AD1397">
        <w:rPr>
          <w:spacing w:val="-7"/>
        </w:rPr>
        <w:t xml:space="preserve"> </w:t>
      </w:r>
      <w:r w:rsidR="00AD1397">
        <w:t>this</w:t>
      </w:r>
      <w:r w:rsidR="00AD1397">
        <w:rPr>
          <w:spacing w:val="-6"/>
        </w:rPr>
        <w:t xml:space="preserve"> </w:t>
      </w:r>
      <w:r w:rsidR="00AD1397">
        <w:t>would</w:t>
      </w:r>
      <w:r w:rsidR="00AD1397">
        <w:rPr>
          <w:spacing w:val="-7"/>
        </w:rPr>
        <w:t xml:space="preserve"> </w:t>
      </w:r>
      <w:r w:rsidR="00AD1397">
        <w:t>lend</w:t>
      </w:r>
      <w:r w:rsidR="00AD1397">
        <w:rPr>
          <w:spacing w:val="-6"/>
        </w:rPr>
        <w:t xml:space="preserve"> </w:t>
      </w:r>
      <w:r w:rsidR="00AD1397">
        <w:t>some</w:t>
      </w:r>
      <w:r w:rsidR="00AD1397">
        <w:rPr>
          <w:spacing w:val="-7"/>
        </w:rPr>
        <w:t xml:space="preserve"> </w:t>
      </w:r>
      <w:r w:rsidR="00AD1397">
        <w:t>empir- ical</w:t>
      </w:r>
      <w:r w:rsidR="00AD1397">
        <w:rPr>
          <w:spacing w:val="-10"/>
        </w:rPr>
        <w:t xml:space="preserve"> </w:t>
      </w:r>
      <w:r w:rsidR="00AD1397">
        <w:t>support</w:t>
      </w:r>
      <w:r w:rsidR="00AD1397">
        <w:rPr>
          <w:spacing w:val="-10"/>
        </w:rPr>
        <w:t xml:space="preserve"> </w:t>
      </w:r>
      <w:r w:rsidR="00AD1397">
        <w:t>to</w:t>
      </w:r>
      <w:r w:rsidR="00AD1397">
        <w:rPr>
          <w:spacing w:val="-9"/>
        </w:rPr>
        <w:t xml:space="preserve"> </w:t>
      </w:r>
      <w:r w:rsidR="00AD1397">
        <w:t>the</w:t>
      </w:r>
      <w:r w:rsidR="00AD1397">
        <w:rPr>
          <w:spacing w:val="-10"/>
        </w:rPr>
        <w:t xml:space="preserve"> </w:t>
      </w:r>
      <w:r w:rsidR="00AD1397">
        <w:t>claim</w:t>
      </w:r>
      <w:r w:rsidR="00AD1397">
        <w:rPr>
          <w:spacing w:val="-9"/>
        </w:rPr>
        <w:t xml:space="preserve"> </w:t>
      </w:r>
      <w:r w:rsidR="00AD1397">
        <w:t>that</w:t>
      </w:r>
      <w:r w:rsidR="00AD1397">
        <w:rPr>
          <w:spacing w:val="-10"/>
        </w:rPr>
        <w:t xml:space="preserve"> </w:t>
      </w:r>
      <w:r w:rsidR="00AD1397">
        <w:t>all</w:t>
      </w:r>
      <w:r w:rsidR="00AD1397">
        <w:rPr>
          <w:spacing w:val="-9"/>
        </w:rPr>
        <w:t xml:space="preserve"> </w:t>
      </w:r>
      <w:r w:rsidR="00AD1397">
        <w:t>items</w:t>
      </w:r>
      <w:r w:rsidR="00AD1397">
        <w:rPr>
          <w:spacing w:val="-10"/>
        </w:rPr>
        <w:t xml:space="preserve"> </w:t>
      </w:r>
      <w:r w:rsidR="00AD1397">
        <w:t>are</w:t>
      </w:r>
      <w:r w:rsidR="00AD1397">
        <w:rPr>
          <w:spacing w:val="-10"/>
        </w:rPr>
        <w:t xml:space="preserve"> </w:t>
      </w:r>
      <w:r w:rsidR="00AD1397">
        <w:t>(or</w:t>
      </w:r>
      <w:r w:rsidR="00AD1397">
        <w:rPr>
          <w:spacing w:val="-11"/>
        </w:rPr>
        <w:t xml:space="preserve"> </w:t>
      </w:r>
      <w:r w:rsidR="00AD1397">
        <w:t>least</w:t>
      </w:r>
      <w:r w:rsidR="00AD1397">
        <w:rPr>
          <w:spacing w:val="-9"/>
        </w:rPr>
        <w:t xml:space="preserve"> </w:t>
      </w:r>
      <w:r w:rsidR="00AD1397">
        <w:t>can</w:t>
      </w:r>
      <w:r w:rsidR="00AD1397">
        <w:rPr>
          <w:spacing w:val="-10"/>
        </w:rPr>
        <w:t xml:space="preserve"> </w:t>
      </w:r>
      <w:r w:rsidR="00AD1397">
        <w:t>be)</w:t>
      </w:r>
      <w:r w:rsidR="00AD1397">
        <w:rPr>
          <w:spacing w:val="-9"/>
        </w:rPr>
        <w:t xml:space="preserve"> </w:t>
      </w:r>
      <w:r w:rsidR="00AD1397">
        <w:t>to</w:t>
      </w:r>
      <w:r w:rsidR="00AD1397">
        <w:rPr>
          <w:spacing w:val="-10"/>
        </w:rPr>
        <w:t xml:space="preserve"> </w:t>
      </w:r>
      <w:r w:rsidR="00AD1397">
        <w:t>some</w:t>
      </w:r>
      <w:r w:rsidR="00AD1397">
        <w:rPr>
          <w:spacing w:val="-9"/>
        </w:rPr>
        <w:t xml:space="preserve"> </w:t>
      </w:r>
      <w:r w:rsidR="00AD1397">
        <w:t>degree</w:t>
      </w:r>
      <w:r w:rsidR="00AD1397">
        <w:rPr>
          <w:spacing w:val="-10"/>
        </w:rPr>
        <w:t xml:space="preserve"> </w:t>
      </w:r>
      <w:r w:rsidR="00AD1397">
        <w:t>flexible,</w:t>
      </w:r>
      <w:r w:rsidR="00AD1397">
        <w:rPr>
          <w:spacing w:val="-8"/>
        </w:rPr>
        <w:t xml:space="preserve"> </w:t>
      </w:r>
      <w:r w:rsidR="00AD1397">
        <w:t>or</w:t>
      </w:r>
      <w:r w:rsidR="00AD1397">
        <w:rPr>
          <w:spacing w:val="-10"/>
        </w:rPr>
        <w:t xml:space="preserve"> </w:t>
      </w:r>
      <w:r w:rsidR="00AD1397">
        <w:t>perhaps even</w:t>
      </w:r>
      <w:r w:rsidR="00AD1397">
        <w:rPr>
          <w:spacing w:val="-2"/>
        </w:rPr>
        <w:t xml:space="preserve"> </w:t>
      </w:r>
      <w:r w:rsidR="00AD1397">
        <w:t>acategorial.</w:t>
      </w:r>
    </w:p>
    <w:p w:rsidR="00DD7756" w:rsidRDefault="00DD7756">
      <w:pPr>
        <w:pStyle w:val="BodyText"/>
        <w:spacing w:line="420" w:lineRule="auto"/>
        <w:ind w:left="120" w:right="533" w:firstLine="358"/>
        <w:jc w:val="both"/>
      </w:pPr>
      <w:hyperlink w:anchor="_bookmark42" w:history="1">
        <w:r w:rsidR="00AD1397">
          <w:rPr>
            <w:color w:val="007FFF"/>
          </w:rPr>
          <w:t>R3</w:t>
        </w:r>
      </w:hyperlink>
      <w:r w:rsidR="00AD1397">
        <w:t xml:space="preserve">, “Is there a correlation between degree of lexical flexibility for a lexical item and frequency (or corpus dispersion)?”, uses the flexibility ratings calculated in </w:t>
      </w:r>
      <w:hyperlink w:anchor="_bookmark40" w:history="1">
        <w:r w:rsidR="00AD1397">
          <w:rPr>
            <w:color w:val="007FFF"/>
          </w:rPr>
          <w:t xml:space="preserve">R1 </w:t>
        </w:r>
      </w:hyperlink>
      <w:r w:rsidR="00AD1397">
        <w:t>to consider whether</w:t>
      </w:r>
      <w:r w:rsidR="00AD1397">
        <w:rPr>
          <w:spacing w:val="-12"/>
        </w:rPr>
        <w:t xml:space="preserve"> </w:t>
      </w:r>
      <w:r w:rsidR="00AD1397">
        <w:t>the</w:t>
      </w:r>
      <w:r w:rsidR="00AD1397">
        <w:rPr>
          <w:spacing w:val="-11"/>
        </w:rPr>
        <w:t xml:space="preserve"> </w:t>
      </w:r>
      <w:r w:rsidR="00AD1397">
        <w:t>flexibility</w:t>
      </w:r>
      <w:r w:rsidR="00AD1397">
        <w:rPr>
          <w:spacing w:val="-11"/>
        </w:rPr>
        <w:t xml:space="preserve"> </w:t>
      </w:r>
      <w:r w:rsidR="00AD1397">
        <w:t>of</w:t>
      </w:r>
      <w:r w:rsidR="00AD1397">
        <w:rPr>
          <w:spacing w:val="-11"/>
        </w:rPr>
        <w:t xml:space="preserve"> </w:t>
      </w:r>
      <w:r w:rsidR="00AD1397">
        <w:t>a</w:t>
      </w:r>
      <w:r w:rsidR="00AD1397">
        <w:rPr>
          <w:spacing w:val="-11"/>
        </w:rPr>
        <w:t xml:space="preserve"> </w:t>
      </w:r>
      <w:r w:rsidR="00AD1397">
        <w:t>stem</w:t>
      </w:r>
      <w:r w:rsidR="00AD1397">
        <w:rPr>
          <w:spacing w:val="-11"/>
        </w:rPr>
        <w:t xml:space="preserve"> </w:t>
      </w:r>
      <w:r w:rsidR="00AD1397">
        <w:t>correlates</w:t>
      </w:r>
      <w:r w:rsidR="00AD1397">
        <w:rPr>
          <w:spacing w:val="-11"/>
        </w:rPr>
        <w:t xml:space="preserve"> </w:t>
      </w:r>
      <w:r w:rsidR="00AD1397">
        <w:t>with</w:t>
      </w:r>
      <w:r w:rsidR="00AD1397">
        <w:rPr>
          <w:spacing w:val="-12"/>
        </w:rPr>
        <w:t xml:space="preserve"> </w:t>
      </w:r>
      <w:r w:rsidR="00AD1397">
        <w:t>either</w:t>
      </w:r>
      <w:r w:rsidR="00AD1397">
        <w:rPr>
          <w:spacing w:val="-11"/>
        </w:rPr>
        <w:t xml:space="preserve"> </w:t>
      </w:r>
      <w:r w:rsidR="00AD1397">
        <w:t>its</w:t>
      </w:r>
      <w:r w:rsidR="00AD1397">
        <w:rPr>
          <w:spacing w:val="-11"/>
        </w:rPr>
        <w:t xml:space="preserve"> </w:t>
      </w:r>
      <w:r w:rsidR="00AD1397">
        <w:t>overall</w:t>
      </w:r>
      <w:r w:rsidR="00AD1397">
        <w:rPr>
          <w:spacing w:val="-11"/>
        </w:rPr>
        <w:t xml:space="preserve"> </w:t>
      </w:r>
      <w:r w:rsidR="00AD1397">
        <w:t>frequency</w:t>
      </w:r>
      <w:r w:rsidR="00AD1397">
        <w:rPr>
          <w:spacing w:val="-11"/>
        </w:rPr>
        <w:t xml:space="preserve"> </w:t>
      </w:r>
      <w:r w:rsidR="00AD1397">
        <w:t>or</w:t>
      </w:r>
      <w:r w:rsidR="00AD1397">
        <w:rPr>
          <w:spacing w:val="-11"/>
        </w:rPr>
        <w:t xml:space="preserve"> </w:t>
      </w:r>
      <w:r w:rsidR="00AD1397">
        <w:t>with</w:t>
      </w:r>
      <w:r w:rsidR="00AD1397">
        <w:rPr>
          <w:spacing w:val="-11"/>
        </w:rPr>
        <w:t xml:space="preserve"> </w:t>
      </w:r>
      <w:r w:rsidR="00AD1397">
        <w:t>its</w:t>
      </w:r>
      <w:r w:rsidR="00AD1397">
        <w:rPr>
          <w:spacing w:val="-11"/>
        </w:rPr>
        <w:t xml:space="preserve"> </w:t>
      </w:r>
      <w:r w:rsidR="00AD1397">
        <w:t>corpus</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3"/>
        <w:jc w:val="both"/>
      </w:pPr>
      <w:r>
        <w:lastRenderedPageBreak/>
        <w:t xml:space="preserve">dispersion. </w:t>
      </w:r>
      <w:r>
        <w:rPr>
          <w:i/>
        </w:rPr>
        <w:t xml:space="preserve">Corpus dispersion </w:t>
      </w:r>
      <w:r>
        <w:t xml:space="preserve">refers to how evenly/regularly the item appears in a corpus, a measure which is thought to more accurately capture the notion of frequency of exposure (Gries </w:t>
      </w:r>
      <w:hyperlink w:anchor="_bookmark342" w:history="1">
        <w:r>
          <w:rPr>
            <w:color w:val="007FFF"/>
          </w:rPr>
          <w:t>2008</w:t>
        </w:r>
      </w:hyperlink>
      <w:r>
        <w:t xml:space="preserve">; </w:t>
      </w:r>
      <w:hyperlink w:anchor="_bookmark346" w:history="1">
        <w:r>
          <w:rPr>
            <w:color w:val="007FFF"/>
          </w:rPr>
          <w:t>forthcoming</w:t>
        </w:r>
      </w:hyperlink>
      <w:r>
        <w:t xml:space="preserve">). This question has two motivations: First, higher-frequency items often preserve irregular or atypical forms or functions (Bybee </w:t>
      </w:r>
      <w:hyperlink w:anchor="_bookmark272" w:history="1">
        <w:r>
          <w:rPr>
            <w:color w:val="007FFF"/>
          </w:rPr>
          <w:t>2007</w:t>
        </w:r>
      </w:hyperlink>
      <w:r>
        <w:t>: Ch. 13), such that items with higher frequencies might be more likely to retain their non-prototypical, flexible uses. Second, the fact that a lexical item is flexible means that there is a wider range of construc- tions it can appear in. This could reasonably result in a higher overall frequency for flexible items. Both of these potential factors invite inquiry into the relationship between frequency and flexibility.</w:t>
      </w:r>
    </w:p>
    <w:p w:rsidR="00DD7756" w:rsidRDefault="00DD7756">
      <w:pPr>
        <w:pStyle w:val="BodyText"/>
        <w:spacing w:line="420" w:lineRule="auto"/>
        <w:ind w:left="120" w:right="532" w:firstLine="358"/>
        <w:jc w:val="both"/>
      </w:pPr>
      <w:hyperlink w:anchor="_bookmark43" w:history="1">
        <w:r w:rsidR="00AD1397">
          <w:rPr>
            <w:color w:val="007FFF"/>
          </w:rPr>
          <w:t>R4</w:t>
        </w:r>
      </w:hyperlink>
      <w:r w:rsidR="00AD1397">
        <w:t>, “How do the semantic properties of lexical items pattern with respect to their flexi- bility?”,</w:t>
      </w:r>
      <w:r w:rsidR="00AD1397">
        <w:rPr>
          <w:spacing w:val="-7"/>
        </w:rPr>
        <w:t xml:space="preserve"> </w:t>
      </w:r>
      <w:r w:rsidR="00AD1397">
        <w:t>is</w:t>
      </w:r>
      <w:r w:rsidR="00AD1397">
        <w:rPr>
          <w:spacing w:val="-6"/>
        </w:rPr>
        <w:t xml:space="preserve"> </w:t>
      </w:r>
      <w:r w:rsidR="00AD1397">
        <w:t>investigated</w:t>
      </w:r>
      <w:r w:rsidR="00AD1397">
        <w:rPr>
          <w:spacing w:val="-7"/>
        </w:rPr>
        <w:t xml:space="preserve"> </w:t>
      </w:r>
      <w:r w:rsidR="00AD1397">
        <w:t>using</w:t>
      </w:r>
      <w:r w:rsidR="00AD1397">
        <w:rPr>
          <w:spacing w:val="-6"/>
        </w:rPr>
        <w:t xml:space="preserve"> </w:t>
      </w:r>
      <w:r w:rsidR="00AD1397">
        <w:t>a</w:t>
      </w:r>
      <w:r w:rsidR="00AD1397">
        <w:rPr>
          <w:spacing w:val="-7"/>
        </w:rPr>
        <w:t xml:space="preserve"> </w:t>
      </w:r>
      <w:r w:rsidR="00AD1397">
        <w:t>mix</w:t>
      </w:r>
      <w:r w:rsidR="00AD1397">
        <w:rPr>
          <w:spacing w:val="-6"/>
        </w:rPr>
        <w:t xml:space="preserve"> </w:t>
      </w:r>
      <w:r w:rsidR="00AD1397">
        <w:t>of</w:t>
      </w:r>
      <w:r w:rsidR="00AD1397">
        <w:rPr>
          <w:spacing w:val="-6"/>
        </w:rPr>
        <w:t xml:space="preserve"> </w:t>
      </w:r>
      <w:r w:rsidR="00AD1397">
        <w:t>quantitative</w:t>
      </w:r>
      <w:r w:rsidR="00AD1397">
        <w:rPr>
          <w:spacing w:val="-7"/>
        </w:rPr>
        <w:t xml:space="preserve"> </w:t>
      </w:r>
      <w:r w:rsidR="00AD1397">
        <w:t>and</w:t>
      </w:r>
      <w:r w:rsidR="00AD1397">
        <w:rPr>
          <w:spacing w:val="-6"/>
        </w:rPr>
        <w:t xml:space="preserve"> </w:t>
      </w:r>
      <w:r w:rsidR="00AD1397">
        <w:t>qualitative</w:t>
      </w:r>
      <w:r w:rsidR="00AD1397">
        <w:rPr>
          <w:spacing w:val="-7"/>
        </w:rPr>
        <w:t xml:space="preserve"> </w:t>
      </w:r>
      <w:r w:rsidR="00AD1397">
        <w:t>methods.</w:t>
      </w:r>
      <w:r w:rsidR="00AD1397">
        <w:rPr>
          <w:spacing w:val="14"/>
        </w:rPr>
        <w:t xml:space="preserve"> </w:t>
      </w:r>
      <w:r w:rsidR="00AD1397">
        <w:t>Unlike</w:t>
      </w:r>
      <w:r w:rsidR="00AD1397">
        <w:rPr>
          <w:spacing w:val="-7"/>
        </w:rPr>
        <w:t xml:space="preserve"> </w:t>
      </w:r>
      <w:r w:rsidR="00AD1397">
        <w:t>the</w:t>
      </w:r>
      <w:r w:rsidR="00AD1397">
        <w:rPr>
          <w:spacing w:val="-6"/>
        </w:rPr>
        <w:t xml:space="preserve"> </w:t>
      </w:r>
      <w:r w:rsidR="00AD1397">
        <w:t>other two research questions, which are intended to capture the extent of flexibility in and across languages,</w:t>
      </w:r>
      <w:r w:rsidR="00AD1397">
        <w:rPr>
          <w:spacing w:val="-14"/>
        </w:rPr>
        <w:t xml:space="preserve"> </w:t>
      </w:r>
      <w:hyperlink w:anchor="_bookmark43" w:history="1">
        <w:r w:rsidR="00AD1397">
          <w:rPr>
            <w:color w:val="007FFF"/>
          </w:rPr>
          <w:t>R4</w:t>
        </w:r>
        <w:r w:rsidR="00AD1397">
          <w:rPr>
            <w:color w:val="007FFF"/>
            <w:spacing w:val="-16"/>
          </w:rPr>
          <w:t xml:space="preserve"> </w:t>
        </w:r>
      </w:hyperlink>
      <w:r w:rsidR="00AD1397">
        <w:t>is</w:t>
      </w:r>
      <w:r w:rsidR="00AD1397">
        <w:rPr>
          <w:spacing w:val="-15"/>
        </w:rPr>
        <w:t xml:space="preserve"> </w:t>
      </w:r>
      <w:r w:rsidR="00AD1397">
        <w:t>an</w:t>
      </w:r>
      <w:r w:rsidR="00AD1397">
        <w:rPr>
          <w:spacing w:val="-15"/>
        </w:rPr>
        <w:t xml:space="preserve"> </w:t>
      </w:r>
      <w:r w:rsidR="00AD1397">
        <w:t>inquiry</w:t>
      </w:r>
      <w:r w:rsidR="00AD1397">
        <w:rPr>
          <w:spacing w:val="-15"/>
        </w:rPr>
        <w:t xml:space="preserve"> </w:t>
      </w:r>
      <w:r w:rsidR="00AD1397">
        <w:t>into</w:t>
      </w:r>
      <w:r w:rsidR="00AD1397">
        <w:rPr>
          <w:spacing w:val="-15"/>
        </w:rPr>
        <w:t xml:space="preserve"> </w:t>
      </w:r>
      <w:r w:rsidR="00AD1397">
        <w:t>the</w:t>
      </w:r>
      <w:r w:rsidR="00AD1397">
        <w:rPr>
          <w:spacing w:val="-15"/>
        </w:rPr>
        <w:t xml:space="preserve"> </w:t>
      </w:r>
      <w:r w:rsidR="00AD1397">
        <w:t>semantic</w:t>
      </w:r>
      <w:r w:rsidR="00AD1397">
        <w:rPr>
          <w:spacing w:val="-16"/>
        </w:rPr>
        <w:t xml:space="preserve"> </w:t>
      </w:r>
      <w:r w:rsidR="00AD1397">
        <w:rPr>
          <w:i/>
        </w:rPr>
        <w:t>behavior</w:t>
      </w:r>
      <w:r w:rsidR="00AD1397">
        <w:rPr>
          <w:i/>
          <w:spacing w:val="1"/>
        </w:rPr>
        <w:t xml:space="preserve"> </w:t>
      </w:r>
      <w:r w:rsidR="00AD1397">
        <w:t>of</w:t>
      </w:r>
      <w:r w:rsidR="00AD1397">
        <w:rPr>
          <w:spacing w:val="-15"/>
        </w:rPr>
        <w:t xml:space="preserve"> </w:t>
      </w:r>
      <w:r w:rsidR="00AD1397">
        <w:t>flexible</w:t>
      </w:r>
      <w:r w:rsidR="00AD1397">
        <w:rPr>
          <w:spacing w:val="-16"/>
        </w:rPr>
        <w:t xml:space="preserve"> </w:t>
      </w:r>
      <w:r w:rsidR="00AD1397">
        <w:t>(and</w:t>
      </w:r>
      <w:r w:rsidR="00AD1397">
        <w:rPr>
          <w:spacing w:val="-15"/>
        </w:rPr>
        <w:t xml:space="preserve"> </w:t>
      </w:r>
      <w:r w:rsidR="00AD1397">
        <w:t>inflexible)</w:t>
      </w:r>
      <w:r w:rsidR="00AD1397">
        <w:rPr>
          <w:spacing w:val="-16"/>
        </w:rPr>
        <w:t xml:space="preserve"> </w:t>
      </w:r>
      <w:r w:rsidR="00AD1397">
        <w:t>lexical</w:t>
      </w:r>
      <w:r w:rsidR="00AD1397">
        <w:rPr>
          <w:spacing w:val="-15"/>
        </w:rPr>
        <w:t xml:space="preserve"> </w:t>
      </w:r>
      <w:r w:rsidR="00AD1397">
        <w:t>items. This</w:t>
      </w:r>
      <w:r w:rsidR="00AD1397">
        <w:rPr>
          <w:spacing w:val="-13"/>
        </w:rPr>
        <w:t xml:space="preserve"> </w:t>
      </w:r>
      <w:r w:rsidR="00AD1397">
        <w:t>research</w:t>
      </w:r>
      <w:r w:rsidR="00AD1397">
        <w:rPr>
          <w:spacing w:val="-14"/>
        </w:rPr>
        <w:t xml:space="preserve"> </w:t>
      </w:r>
      <w:r w:rsidR="00AD1397">
        <w:t>question</w:t>
      </w:r>
      <w:r w:rsidR="00AD1397">
        <w:rPr>
          <w:spacing w:val="-13"/>
        </w:rPr>
        <w:t xml:space="preserve"> </w:t>
      </w:r>
      <w:r w:rsidR="00AD1397">
        <w:t>is</w:t>
      </w:r>
      <w:r w:rsidR="00AD1397">
        <w:rPr>
          <w:spacing w:val="-12"/>
        </w:rPr>
        <w:t xml:space="preserve"> </w:t>
      </w:r>
      <w:r w:rsidR="00AD1397">
        <w:t>directly</w:t>
      </w:r>
      <w:r w:rsidR="00AD1397">
        <w:rPr>
          <w:spacing w:val="-13"/>
        </w:rPr>
        <w:t xml:space="preserve"> </w:t>
      </w:r>
      <w:r w:rsidR="00AD1397">
        <w:t>motivated</w:t>
      </w:r>
      <w:r w:rsidR="00AD1397">
        <w:rPr>
          <w:spacing w:val="-13"/>
        </w:rPr>
        <w:t xml:space="preserve"> </w:t>
      </w:r>
      <w:r w:rsidR="00AD1397">
        <w:t>by</w:t>
      </w:r>
      <w:r w:rsidR="00AD1397">
        <w:rPr>
          <w:spacing w:val="-13"/>
        </w:rPr>
        <w:t xml:space="preserve"> </w:t>
      </w:r>
      <w:r w:rsidR="00AD1397">
        <w:t>Croft’s</w:t>
      </w:r>
      <w:r w:rsidR="00AD1397">
        <w:rPr>
          <w:spacing w:val="-13"/>
        </w:rPr>
        <w:t xml:space="preserve"> </w:t>
      </w:r>
      <w:r w:rsidR="00AD1397">
        <w:t>(</w:t>
      </w:r>
      <w:hyperlink w:anchor="_bookmark288" w:history="1">
        <w:r w:rsidR="00AD1397">
          <w:rPr>
            <w:color w:val="007FFF"/>
          </w:rPr>
          <w:t>1991</w:t>
        </w:r>
      </w:hyperlink>
      <w:r w:rsidR="00AD1397">
        <w:t>;</w:t>
      </w:r>
      <w:r w:rsidR="00AD1397">
        <w:rPr>
          <w:spacing w:val="-11"/>
        </w:rPr>
        <w:t xml:space="preserve"> </w:t>
      </w:r>
      <w:hyperlink w:anchor="_bookmark290" w:history="1">
        <w:r w:rsidR="00AD1397">
          <w:rPr>
            <w:color w:val="007FFF"/>
          </w:rPr>
          <w:t>2000</w:t>
        </w:r>
      </w:hyperlink>
      <w:r w:rsidR="00AD1397">
        <w:t>;</w:t>
      </w:r>
      <w:r w:rsidR="00AD1397">
        <w:rPr>
          <w:spacing w:val="-11"/>
        </w:rPr>
        <w:t xml:space="preserve"> </w:t>
      </w:r>
      <w:hyperlink w:anchor="_bookmark292" w:history="1">
        <w:r w:rsidR="00AD1397">
          <w:rPr>
            <w:color w:val="007FFF"/>
          </w:rPr>
          <w:t>2001b</w:t>
        </w:r>
      </w:hyperlink>
      <w:r w:rsidR="00AD1397">
        <w:t>;</w:t>
      </w:r>
      <w:r w:rsidR="00AD1397">
        <w:rPr>
          <w:spacing w:val="-11"/>
        </w:rPr>
        <w:t xml:space="preserve"> </w:t>
      </w:r>
      <w:hyperlink w:anchor="_bookmark298" w:history="1">
        <w:r w:rsidR="00AD1397">
          <w:rPr>
            <w:color w:val="007FFF"/>
          </w:rPr>
          <w:t>forthcoming</w:t>
        </w:r>
      </w:hyperlink>
      <w:r w:rsidR="00AD1397">
        <w:t>)</w:t>
      </w:r>
      <w:r w:rsidR="00AD1397">
        <w:rPr>
          <w:spacing w:val="-13"/>
        </w:rPr>
        <w:t xml:space="preserve"> </w:t>
      </w:r>
      <w:r w:rsidR="00AD1397">
        <w:t>typo- logical</w:t>
      </w:r>
      <w:r w:rsidR="00AD1397">
        <w:rPr>
          <w:spacing w:val="-9"/>
        </w:rPr>
        <w:t xml:space="preserve"> </w:t>
      </w:r>
      <w:r w:rsidR="00AD1397">
        <w:t>markedness</w:t>
      </w:r>
      <w:r w:rsidR="00AD1397">
        <w:rPr>
          <w:spacing w:val="-8"/>
        </w:rPr>
        <w:t xml:space="preserve"> </w:t>
      </w:r>
      <w:r w:rsidR="00AD1397">
        <w:t>theory</w:t>
      </w:r>
      <w:r w:rsidR="00AD1397">
        <w:rPr>
          <w:spacing w:val="-9"/>
        </w:rPr>
        <w:t xml:space="preserve"> </w:t>
      </w:r>
      <w:r w:rsidR="00AD1397">
        <w:t>of</w:t>
      </w:r>
      <w:r w:rsidR="00AD1397">
        <w:rPr>
          <w:spacing w:val="-8"/>
        </w:rPr>
        <w:t xml:space="preserve"> </w:t>
      </w:r>
      <w:r w:rsidR="00AD1397">
        <w:t>lexical</w:t>
      </w:r>
      <w:r w:rsidR="00AD1397">
        <w:rPr>
          <w:spacing w:val="-9"/>
        </w:rPr>
        <w:t xml:space="preserve"> </w:t>
      </w:r>
      <w:r w:rsidR="00AD1397">
        <w:t>categories,</w:t>
      </w:r>
      <w:r w:rsidR="00AD1397">
        <w:rPr>
          <w:spacing w:val="-7"/>
        </w:rPr>
        <w:t xml:space="preserve"> </w:t>
      </w:r>
      <w:r w:rsidR="00AD1397">
        <w:t>which</w:t>
      </w:r>
      <w:r w:rsidR="00AD1397">
        <w:rPr>
          <w:spacing w:val="-9"/>
        </w:rPr>
        <w:t xml:space="preserve"> </w:t>
      </w:r>
      <w:r w:rsidR="00AD1397">
        <w:t>claims</w:t>
      </w:r>
      <w:r w:rsidR="00AD1397">
        <w:rPr>
          <w:spacing w:val="-8"/>
        </w:rPr>
        <w:t xml:space="preserve"> </w:t>
      </w:r>
      <w:r w:rsidR="00AD1397">
        <w:t>among</w:t>
      </w:r>
      <w:r w:rsidR="00AD1397">
        <w:rPr>
          <w:spacing w:val="-9"/>
        </w:rPr>
        <w:t xml:space="preserve"> </w:t>
      </w:r>
      <w:r w:rsidR="00AD1397">
        <w:t>other</w:t>
      </w:r>
      <w:r w:rsidR="00AD1397">
        <w:rPr>
          <w:spacing w:val="-8"/>
        </w:rPr>
        <w:t xml:space="preserve"> </w:t>
      </w:r>
      <w:r w:rsidR="00AD1397">
        <w:t>things</w:t>
      </w:r>
      <w:r w:rsidR="00AD1397">
        <w:rPr>
          <w:spacing w:val="-9"/>
        </w:rPr>
        <w:t xml:space="preserve"> </w:t>
      </w:r>
      <w:r w:rsidR="00AD1397">
        <w:t>that</w:t>
      </w:r>
      <w:r w:rsidR="00AD1397">
        <w:rPr>
          <w:spacing w:val="-8"/>
        </w:rPr>
        <w:t xml:space="preserve"> </w:t>
      </w:r>
      <w:r w:rsidR="00AD1397">
        <w:t xml:space="preserve">lexical items used in non-prototypical functions (for example, a property word being used to </w:t>
      </w:r>
      <w:r w:rsidR="00AD1397">
        <w:rPr>
          <w:spacing w:val="-3"/>
        </w:rPr>
        <w:t xml:space="preserve">refer, </w:t>
      </w:r>
      <w:r w:rsidR="00AD1397">
        <w:t xml:space="preserve">as a noun) will always show a semantic shift in the direction of the meaning typically as- sociated with that function. So, if a property word is used to </w:t>
      </w:r>
      <w:r w:rsidR="00AD1397">
        <w:rPr>
          <w:spacing w:val="-3"/>
        </w:rPr>
        <w:t xml:space="preserve">refer, </w:t>
      </w:r>
      <w:r w:rsidR="00AD1397">
        <w:t>its meaning should be more object-like than property-like; that is, it should mean something like ‘an entity with the</w:t>
      </w:r>
      <w:r w:rsidR="00AD1397">
        <w:rPr>
          <w:spacing w:val="-9"/>
        </w:rPr>
        <w:t xml:space="preserve"> </w:t>
      </w:r>
      <w:r w:rsidR="00AD1397">
        <w:t>property</w:t>
      </w:r>
      <w:r w:rsidR="00AD1397">
        <w:rPr>
          <w:spacing w:val="-8"/>
        </w:rPr>
        <w:t xml:space="preserve"> </w:t>
      </w:r>
      <w:r w:rsidR="00AD1397">
        <w:t>X’</w:t>
      </w:r>
      <w:r w:rsidR="00AD1397">
        <w:rPr>
          <w:spacing w:val="-8"/>
        </w:rPr>
        <w:t xml:space="preserve"> </w:t>
      </w:r>
      <w:r w:rsidR="00AD1397">
        <w:t>rather</w:t>
      </w:r>
      <w:r w:rsidR="00AD1397">
        <w:rPr>
          <w:spacing w:val="-9"/>
        </w:rPr>
        <w:t xml:space="preserve"> </w:t>
      </w:r>
      <w:r w:rsidR="00AD1397">
        <w:t>than</w:t>
      </w:r>
      <w:r w:rsidR="00AD1397">
        <w:rPr>
          <w:spacing w:val="-8"/>
        </w:rPr>
        <w:t xml:space="preserve"> </w:t>
      </w:r>
      <w:r w:rsidR="00AD1397">
        <w:t>‘the</w:t>
      </w:r>
      <w:r w:rsidR="00AD1397">
        <w:rPr>
          <w:spacing w:val="-8"/>
        </w:rPr>
        <w:t xml:space="preserve"> </w:t>
      </w:r>
      <w:r w:rsidR="00AD1397">
        <w:t>abstract</w:t>
      </w:r>
      <w:r w:rsidR="00AD1397">
        <w:rPr>
          <w:spacing w:val="-9"/>
        </w:rPr>
        <w:t xml:space="preserve"> </w:t>
      </w:r>
      <w:r w:rsidR="00AD1397">
        <w:t>property</w:t>
      </w:r>
      <w:r w:rsidR="00AD1397">
        <w:rPr>
          <w:spacing w:val="-8"/>
        </w:rPr>
        <w:t xml:space="preserve"> </w:t>
      </w:r>
      <w:r w:rsidR="00AD1397">
        <w:rPr>
          <w:spacing w:val="-4"/>
        </w:rPr>
        <w:t>X’.</w:t>
      </w:r>
      <w:r w:rsidR="00AD1397">
        <w:rPr>
          <w:spacing w:val="-8"/>
        </w:rPr>
        <w:t xml:space="preserve"> </w:t>
      </w:r>
      <w:r w:rsidR="00AD1397">
        <w:t>Croft’s</w:t>
      </w:r>
      <w:r w:rsidR="00AD1397">
        <w:rPr>
          <w:spacing w:val="-8"/>
        </w:rPr>
        <w:t xml:space="preserve"> </w:t>
      </w:r>
      <w:r w:rsidR="00AD1397">
        <w:t>(</w:t>
      </w:r>
      <w:hyperlink w:anchor="_bookmark288" w:history="1">
        <w:r w:rsidR="00AD1397">
          <w:rPr>
            <w:color w:val="007FFF"/>
          </w:rPr>
          <w:t>1991</w:t>
        </w:r>
      </w:hyperlink>
      <w:r w:rsidR="00AD1397">
        <w:t>)</w:t>
      </w:r>
      <w:r w:rsidR="00AD1397">
        <w:rPr>
          <w:spacing w:val="-9"/>
        </w:rPr>
        <w:t xml:space="preserve"> </w:t>
      </w:r>
      <w:r w:rsidR="00AD1397">
        <w:t>seminal</w:t>
      </w:r>
      <w:r w:rsidR="00AD1397">
        <w:rPr>
          <w:spacing w:val="-8"/>
        </w:rPr>
        <w:t xml:space="preserve"> </w:t>
      </w:r>
      <w:r w:rsidR="00AD1397">
        <w:t>work</w:t>
      </w:r>
      <w:r w:rsidR="00AD1397">
        <w:rPr>
          <w:spacing w:val="-8"/>
        </w:rPr>
        <w:t xml:space="preserve"> </w:t>
      </w:r>
      <w:r w:rsidR="00AD1397">
        <w:t>in</w:t>
      </w:r>
      <w:r w:rsidR="00AD1397">
        <w:rPr>
          <w:spacing w:val="-9"/>
        </w:rPr>
        <w:t xml:space="preserve"> </w:t>
      </w:r>
      <w:r w:rsidR="00AD1397">
        <w:t>this</w:t>
      </w:r>
      <w:r w:rsidR="00AD1397">
        <w:rPr>
          <w:spacing w:val="-8"/>
        </w:rPr>
        <w:t xml:space="preserve"> </w:t>
      </w:r>
      <w:r w:rsidR="00AD1397">
        <w:t>area provides</w:t>
      </w:r>
      <w:r w:rsidR="00AD1397">
        <w:rPr>
          <w:spacing w:val="-15"/>
        </w:rPr>
        <w:t xml:space="preserve"> </w:t>
      </w:r>
      <w:r w:rsidR="00AD1397">
        <w:t>strong</w:t>
      </w:r>
      <w:r w:rsidR="00AD1397">
        <w:rPr>
          <w:spacing w:val="-15"/>
        </w:rPr>
        <w:t xml:space="preserve"> </w:t>
      </w:r>
      <w:r w:rsidR="00AD1397">
        <w:t>empirical</w:t>
      </w:r>
      <w:r w:rsidR="00AD1397">
        <w:rPr>
          <w:spacing w:val="-15"/>
        </w:rPr>
        <w:t xml:space="preserve"> </w:t>
      </w:r>
      <w:r w:rsidR="00AD1397">
        <w:t>evidence</w:t>
      </w:r>
      <w:r w:rsidR="00AD1397">
        <w:rPr>
          <w:spacing w:val="-14"/>
        </w:rPr>
        <w:t xml:space="preserve"> </w:t>
      </w:r>
      <w:r w:rsidR="00AD1397">
        <w:t>for</w:t>
      </w:r>
      <w:r w:rsidR="00AD1397">
        <w:rPr>
          <w:spacing w:val="-15"/>
        </w:rPr>
        <w:t xml:space="preserve"> </w:t>
      </w:r>
      <w:r w:rsidR="00AD1397">
        <w:t>this</w:t>
      </w:r>
      <w:r w:rsidR="00AD1397">
        <w:rPr>
          <w:spacing w:val="-15"/>
        </w:rPr>
        <w:t xml:space="preserve"> </w:t>
      </w:r>
      <w:r w:rsidR="00AD1397">
        <w:t>semantic</w:t>
      </w:r>
      <w:r w:rsidR="00AD1397">
        <w:rPr>
          <w:spacing w:val="-14"/>
        </w:rPr>
        <w:t xml:space="preserve"> </w:t>
      </w:r>
      <w:r w:rsidR="00AD1397">
        <w:t>markedness</w:t>
      </w:r>
      <w:r w:rsidR="00AD1397">
        <w:rPr>
          <w:spacing w:val="-15"/>
        </w:rPr>
        <w:t xml:space="preserve"> </w:t>
      </w:r>
      <w:r w:rsidR="00AD1397">
        <w:t>principle,</w:t>
      </w:r>
      <w:r w:rsidR="00AD1397">
        <w:rPr>
          <w:spacing w:val="-13"/>
        </w:rPr>
        <w:t xml:space="preserve"> </w:t>
      </w:r>
      <w:r w:rsidR="00AD1397">
        <w:t>but</w:t>
      </w:r>
      <w:r w:rsidR="00AD1397">
        <w:rPr>
          <w:spacing w:val="-14"/>
        </w:rPr>
        <w:t xml:space="preserve"> </w:t>
      </w:r>
      <w:r w:rsidR="00AD1397">
        <w:t>is</w:t>
      </w:r>
      <w:r w:rsidR="00AD1397">
        <w:rPr>
          <w:spacing w:val="-15"/>
        </w:rPr>
        <w:t xml:space="preserve"> </w:t>
      </w:r>
      <w:r w:rsidR="00AD1397">
        <w:t>nonetheless somewhat preliminary. Croft himself has in various places implored linguists to investigate the</w:t>
      </w:r>
      <w:r w:rsidR="00AD1397">
        <w:rPr>
          <w:spacing w:val="-13"/>
        </w:rPr>
        <w:t xml:space="preserve"> </w:t>
      </w:r>
      <w:r w:rsidR="00AD1397">
        <w:t>lexical</w:t>
      </w:r>
      <w:r w:rsidR="00AD1397">
        <w:rPr>
          <w:spacing w:val="-13"/>
        </w:rPr>
        <w:t xml:space="preserve"> </w:t>
      </w:r>
      <w:r w:rsidR="00AD1397">
        <w:t>semantics</w:t>
      </w:r>
      <w:r w:rsidR="00AD1397">
        <w:rPr>
          <w:spacing w:val="-13"/>
        </w:rPr>
        <w:t xml:space="preserve"> </w:t>
      </w:r>
      <w:r w:rsidR="00AD1397">
        <w:t>of</w:t>
      </w:r>
      <w:r w:rsidR="00AD1397">
        <w:rPr>
          <w:spacing w:val="-13"/>
        </w:rPr>
        <w:t xml:space="preserve"> </w:t>
      </w:r>
      <w:r w:rsidR="00AD1397">
        <w:t>these</w:t>
      </w:r>
      <w:r w:rsidR="00AD1397">
        <w:rPr>
          <w:spacing w:val="-12"/>
        </w:rPr>
        <w:t xml:space="preserve"> </w:t>
      </w:r>
      <w:r w:rsidR="00AD1397">
        <w:t>functional</w:t>
      </w:r>
      <w:r w:rsidR="00AD1397">
        <w:rPr>
          <w:spacing w:val="-13"/>
        </w:rPr>
        <w:t xml:space="preserve"> </w:t>
      </w:r>
      <w:r w:rsidR="00AD1397">
        <w:t>shifts</w:t>
      </w:r>
      <w:r w:rsidR="00AD1397">
        <w:rPr>
          <w:spacing w:val="-13"/>
        </w:rPr>
        <w:t xml:space="preserve"> </w:t>
      </w:r>
      <w:r w:rsidR="00AD1397">
        <w:t>further</w:t>
      </w:r>
      <w:r w:rsidR="00AD1397">
        <w:rPr>
          <w:spacing w:val="-13"/>
        </w:rPr>
        <w:t xml:space="preserve"> </w:t>
      </w:r>
      <w:r w:rsidR="00AD1397">
        <w:t>(Croft</w:t>
      </w:r>
      <w:r w:rsidR="00AD1397">
        <w:rPr>
          <w:spacing w:val="-15"/>
        </w:rPr>
        <w:t xml:space="preserve"> </w:t>
      </w:r>
      <w:hyperlink w:anchor="_bookmark294" w:history="1">
        <w:r w:rsidR="00AD1397">
          <w:rPr>
            <w:color w:val="007FFF"/>
          </w:rPr>
          <w:t>2005</w:t>
        </w:r>
      </w:hyperlink>
      <w:r w:rsidR="00AD1397">
        <w:t>:</w:t>
      </w:r>
      <w:r w:rsidR="00AD1397">
        <w:rPr>
          <w:spacing w:val="9"/>
        </w:rPr>
        <w:t xml:space="preserve"> </w:t>
      </w:r>
      <w:r w:rsidR="00AD1397">
        <w:t>440;</w:t>
      </w:r>
      <w:r w:rsidR="00AD1397">
        <w:rPr>
          <w:spacing w:val="-10"/>
        </w:rPr>
        <w:t xml:space="preserve"> </w:t>
      </w:r>
      <w:r w:rsidR="00AD1397">
        <w:t>Croft</w:t>
      </w:r>
      <w:r w:rsidR="00AD1397">
        <w:rPr>
          <w:spacing w:val="-12"/>
        </w:rPr>
        <w:t xml:space="preserve"> </w:t>
      </w:r>
      <w:r w:rsidR="00AD1397">
        <w:t>&amp;</w:t>
      </w:r>
      <w:r w:rsidR="00AD1397">
        <w:rPr>
          <w:spacing w:val="-13"/>
        </w:rPr>
        <w:t xml:space="preserve"> </w:t>
      </w:r>
      <w:r w:rsidR="00AD1397">
        <w:t>van</w:t>
      </w:r>
      <w:r w:rsidR="00AD1397">
        <w:rPr>
          <w:spacing w:val="-13"/>
        </w:rPr>
        <w:t xml:space="preserve"> </w:t>
      </w:r>
      <w:r w:rsidR="00AD1397">
        <w:t>Lier</w:t>
      </w:r>
      <w:r w:rsidR="00AD1397">
        <w:rPr>
          <w:spacing w:val="-13"/>
        </w:rPr>
        <w:t xml:space="preserve"> </w:t>
      </w:r>
      <w:hyperlink w:anchor="_bookmark300" w:history="1">
        <w:r w:rsidR="00AD1397">
          <w:rPr>
            <w:color w:val="007FFF"/>
          </w:rPr>
          <w:t>2012</w:t>
        </w:r>
      </w:hyperlink>
      <w:r w:rsidR="00AD1397">
        <w:t>: 70),</w:t>
      </w:r>
      <w:r w:rsidR="00AD1397">
        <w:rPr>
          <w:spacing w:val="-8"/>
        </w:rPr>
        <w:t xml:space="preserve"> </w:t>
      </w:r>
      <w:r w:rsidR="00AD1397">
        <w:t>but</w:t>
      </w:r>
      <w:r w:rsidR="00AD1397">
        <w:rPr>
          <w:spacing w:val="-9"/>
        </w:rPr>
        <w:t xml:space="preserve"> </w:t>
      </w:r>
      <w:r w:rsidR="00AD1397">
        <w:t>as</w:t>
      </w:r>
      <w:r w:rsidR="00AD1397">
        <w:rPr>
          <w:spacing w:val="-9"/>
        </w:rPr>
        <w:t xml:space="preserve"> </w:t>
      </w:r>
      <w:r w:rsidR="00AD1397">
        <w:t>yet</w:t>
      </w:r>
      <w:r w:rsidR="00AD1397">
        <w:rPr>
          <w:spacing w:val="-8"/>
        </w:rPr>
        <w:t xml:space="preserve"> </w:t>
      </w:r>
      <w:r w:rsidR="00AD1397">
        <w:t>little</w:t>
      </w:r>
      <w:r w:rsidR="00AD1397">
        <w:rPr>
          <w:spacing w:val="-9"/>
        </w:rPr>
        <w:t xml:space="preserve"> </w:t>
      </w:r>
      <w:r w:rsidR="00AD1397">
        <w:t>research</w:t>
      </w:r>
      <w:r w:rsidR="00AD1397">
        <w:rPr>
          <w:spacing w:val="-9"/>
        </w:rPr>
        <w:t xml:space="preserve"> </w:t>
      </w:r>
      <w:r w:rsidR="00AD1397">
        <w:t>has</w:t>
      </w:r>
      <w:r w:rsidR="00AD1397">
        <w:rPr>
          <w:spacing w:val="-9"/>
        </w:rPr>
        <w:t xml:space="preserve"> </w:t>
      </w:r>
      <w:r w:rsidR="00AD1397">
        <w:t>responded</w:t>
      </w:r>
      <w:r w:rsidR="00AD1397">
        <w:rPr>
          <w:spacing w:val="-8"/>
        </w:rPr>
        <w:t xml:space="preserve"> </w:t>
      </w:r>
      <w:r w:rsidR="00AD1397">
        <w:t>to</w:t>
      </w:r>
      <w:r w:rsidR="00AD1397">
        <w:rPr>
          <w:spacing w:val="-9"/>
        </w:rPr>
        <w:t xml:space="preserve"> </w:t>
      </w:r>
      <w:r w:rsidR="00AD1397">
        <w:t>this</w:t>
      </w:r>
      <w:r w:rsidR="00AD1397">
        <w:rPr>
          <w:spacing w:val="-9"/>
        </w:rPr>
        <w:t xml:space="preserve"> </w:t>
      </w:r>
      <w:r w:rsidR="00AD1397">
        <w:t>call</w:t>
      </w:r>
      <w:r w:rsidR="00AD1397">
        <w:rPr>
          <w:spacing w:val="-8"/>
        </w:rPr>
        <w:t xml:space="preserve"> </w:t>
      </w:r>
      <w:r w:rsidR="00AD1397">
        <w:t>(though</w:t>
      </w:r>
      <w:r w:rsidR="00AD1397">
        <w:rPr>
          <w:spacing w:val="-9"/>
        </w:rPr>
        <w:t xml:space="preserve"> </w:t>
      </w:r>
      <w:r w:rsidR="00AD1397">
        <w:t>see</w:t>
      </w:r>
      <w:r w:rsidR="00AD1397">
        <w:rPr>
          <w:spacing w:val="-9"/>
        </w:rPr>
        <w:t xml:space="preserve"> </w:t>
      </w:r>
      <w:r w:rsidR="00AD1397">
        <w:t>Rogers</w:t>
      </w:r>
      <w:r w:rsidR="00AD1397">
        <w:rPr>
          <w:spacing w:val="-9"/>
        </w:rPr>
        <w:t xml:space="preserve"> </w:t>
      </w:r>
      <w:r w:rsidR="00AD1397">
        <w:t>[</w:t>
      </w:r>
      <w:hyperlink w:anchor="_bookmark448" w:history="1">
        <w:r w:rsidR="00AD1397">
          <w:rPr>
            <w:color w:val="007FFF"/>
          </w:rPr>
          <w:t>2016</w:t>
        </w:r>
      </w:hyperlink>
      <w:r w:rsidR="00AD1397">
        <w:t>]</w:t>
      </w:r>
      <w:r w:rsidR="00AD1397">
        <w:rPr>
          <w:spacing w:val="-8"/>
        </w:rPr>
        <w:t xml:space="preserve"> </w:t>
      </w:r>
      <w:r w:rsidR="00AD1397">
        <w:t>and</w:t>
      </w:r>
      <w:r w:rsidR="00AD1397">
        <w:rPr>
          <w:spacing w:val="-9"/>
        </w:rPr>
        <w:t xml:space="preserve"> </w:t>
      </w:r>
      <w:r w:rsidR="00AD1397">
        <w:t>Mithun [</w:t>
      </w:r>
      <w:hyperlink w:anchor="_bookmark423" w:history="1">
        <w:r w:rsidR="00AD1397">
          <w:rPr>
            <w:color w:val="007FFF"/>
          </w:rPr>
          <w:t>2017</w:t>
        </w:r>
      </w:hyperlink>
      <w:r w:rsidR="00AD1397">
        <w:t>]).</w:t>
      </w:r>
      <w:r w:rsidR="00AD1397">
        <w:rPr>
          <w:spacing w:val="12"/>
        </w:rPr>
        <w:t xml:space="preserve"> </w:t>
      </w:r>
      <w:r w:rsidR="00AD1397">
        <w:t>Investigating</w:t>
      </w:r>
      <w:r w:rsidR="00AD1397">
        <w:rPr>
          <w:spacing w:val="-7"/>
        </w:rPr>
        <w:t xml:space="preserve"> </w:t>
      </w:r>
      <w:r w:rsidR="00AD1397">
        <w:t>the</w:t>
      </w:r>
      <w:r w:rsidR="00AD1397">
        <w:rPr>
          <w:spacing w:val="-7"/>
        </w:rPr>
        <w:t xml:space="preserve"> </w:t>
      </w:r>
      <w:r w:rsidR="00AD1397">
        <w:t>semantic</w:t>
      </w:r>
      <w:r w:rsidR="00AD1397">
        <w:rPr>
          <w:spacing w:val="-7"/>
        </w:rPr>
        <w:t xml:space="preserve"> </w:t>
      </w:r>
      <w:r w:rsidR="00AD1397">
        <w:t>patterns</w:t>
      </w:r>
      <w:r w:rsidR="00AD1397">
        <w:rPr>
          <w:spacing w:val="-7"/>
        </w:rPr>
        <w:t xml:space="preserve"> </w:t>
      </w:r>
      <w:r w:rsidR="00AD1397">
        <w:t>that</w:t>
      </w:r>
      <w:r w:rsidR="00AD1397">
        <w:rPr>
          <w:spacing w:val="-6"/>
        </w:rPr>
        <w:t xml:space="preserve"> </w:t>
      </w:r>
      <w:r w:rsidR="00AD1397">
        <w:t>appear</w:t>
      </w:r>
      <w:r w:rsidR="00AD1397">
        <w:rPr>
          <w:spacing w:val="-7"/>
        </w:rPr>
        <w:t xml:space="preserve"> </w:t>
      </w:r>
      <w:r w:rsidR="00AD1397">
        <w:t>in</w:t>
      </w:r>
      <w:r w:rsidR="00AD1397">
        <w:rPr>
          <w:spacing w:val="-7"/>
        </w:rPr>
        <w:t xml:space="preserve"> </w:t>
      </w:r>
      <w:r w:rsidR="00AD1397">
        <w:t>cases</w:t>
      </w:r>
      <w:r w:rsidR="00AD1397">
        <w:rPr>
          <w:spacing w:val="-7"/>
        </w:rPr>
        <w:t xml:space="preserve"> </w:t>
      </w:r>
      <w:r w:rsidR="00AD1397">
        <w:t>of</w:t>
      </w:r>
      <w:r w:rsidR="00AD1397">
        <w:rPr>
          <w:spacing w:val="-6"/>
        </w:rPr>
        <w:t xml:space="preserve"> </w:t>
      </w:r>
      <w:r w:rsidR="00AD1397">
        <w:t>lexical</w:t>
      </w:r>
      <w:r w:rsidR="00AD1397">
        <w:rPr>
          <w:spacing w:val="-7"/>
        </w:rPr>
        <w:t xml:space="preserve"> </w:t>
      </w:r>
      <w:r w:rsidR="00AD1397">
        <w:t>flexibility</w:t>
      </w:r>
      <w:r w:rsidR="00AD1397">
        <w:rPr>
          <w:spacing w:val="-7"/>
        </w:rPr>
        <w:t xml:space="preserve"> </w:t>
      </w:r>
      <w:r w:rsidR="00AD1397">
        <w:t>is</w:t>
      </w:r>
      <w:r w:rsidR="00AD1397">
        <w:rPr>
          <w:spacing w:val="-7"/>
        </w:rPr>
        <w:t xml:space="preserve"> </w:t>
      </w:r>
      <w:r w:rsidR="00AD1397">
        <w:t>there- fore another contribution of this thesis, addressed by question</w:t>
      </w:r>
      <w:r w:rsidR="00AD1397">
        <w:rPr>
          <w:spacing w:val="-17"/>
        </w:rPr>
        <w:t xml:space="preserve"> </w:t>
      </w:r>
      <w:hyperlink w:anchor="_bookmark43" w:history="1">
        <w:r w:rsidR="00AD1397">
          <w:rPr>
            <w:color w:val="007FFF"/>
          </w:rPr>
          <w:t>R4</w:t>
        </w:r>
      </w:hyperlink>
      <w:r w:rsidR="00AD1397">
        <w:t>.</w:t>
      </w:r>
    </w:p>
    <w:p w:rsidR="00DD7756" w:rsidRDefault="00AD1397">
      <w:pPr>
        <w:pStyle w:val="BodyText"/>
        <w:spacing w:line="262" w:lineRule="exact"/>
        <w:ind w:left="478"/>
        <w:jc w:val="both"/>
      </w:pPr>
      <w:r>
        <w:t>The preceding notes are a high-level summary of the principal research questions investi-</w:t>
      </w:r>
    </w:p>
    <w:p w:rsidR="00DD7756" w:rsidRDefault="00DD7756">
      <w:pPr>
        <w:spacing w:line="262" w:lineRule="exact"/>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4"/>
        <w:jc w:val="both"/>
      </w:pPr>
      <w:r>
        <w:lastRenderedPageBreak/>
        <w:t xml:space="preserve">gated in this thesis. A complete description of the methods used in answering each question is given in </w:t>
      </w:r>
      <w:hyperlink w:anchor="_bookmark149" w:history="1">
        <w:r>
          <w:rPr>
            <w:color w:val="007FFF"/>
          </w:rPr>
          <w:t>Chapter 3</w:t>
        </w:r>
      </w:hyperlink>
      <w:r>
        <w:t>.</w:t>
      </w:r>
    </w:p>
    <w:p w:rsidR="00DD7756" w:rsidRDefault="00AD1397">
      <w:pPr>
        <w:pStyle w:val="BodyText"/>
        <w:spacing w:line="420" w:lineRule="auto"/>
        <w:ind w:left="120" w:right="532" w:firstLine="358"/>
        <w:jc w:val="both"/>
      </w:pPr>
      <w:r>
        <w:t>This</w:t>
      </w:r>
      <w:r>
        <w:rPr>
          <w:spacing w:val="-6"/>
        </w:rPr>
        <w:t xml:space="preserve"> </w:t>
      </w:r>
      <w:r>
        <w:t>study</w:t>
      </w:r>
      <w:r>
        <w:rPr>
          <w:spacing w:val="-5"/>
        </w:rPr>
        <w:t xml:space="preserve"> </w:t>
      </w:r>
      <w:r>
        <w:t>aims</w:t>
      </w:r>
      <w:r>
        <w:rPr>
          <w:spacing w:val="-5"/>
        </w:rPr>
        <w:t xml:space="preserve"> </w:t>
      </w:r>
      <w:r>
        <w:t>to</w:t>
      </w:r>
      <w:r>
        <w:rPr>
          <w:spacing w:val="-5"/>
        </w:rPr>
        <w:t xml:space="preserve"> </w:t>
      </w:r>
      <w:r>
        <w:t>be</w:t>
      </w:r>
      <w:r>
        <w:rPr>
          <w:spacing w:val="-5"/>
        </w:rPr>
        <w:t xml:space="preserve"> </w:t>
      </w:r>
      <w:r>
        <w:t>framework</w:t>
      </w:r>
      <w:r>
        <w:rPr>
          <w:spacing w:val="-6"/>
        </w:rPr>
        <w:t xml:space="preserve"> </w:t>
      </w:r>
      <w:r>
        <w:t>neutral</w:t>
      </w:r>
      <w:r>
        <w:rPr>
          <w:spacing w:val="-5"/>
        </w:rPr>
        <w:t xml:space="preserve"> </w:t>
      </w:r>
      <w:r>
        <w:t>in</w:t>
      </w:r>
      <w:r>
        <w:rPr>
          <w:spacing w:val="-5"/>
        </w:rPr>
        <w:t xml:space="preserve"> </w:t>
      </w:r>
      <w:r>
        <w:t>the</w:t>
      </w:r>
      <w:r>
        <w:rPr>
          <w:spacing w:val="-5"/>
        </w:rPr>
        <w:t xml:space="preserve"> </w:t>
      </w:r>
      <w:r>
        <w:t>sense</w:t>
      </w:r>
      <w:r>
        <w:rPr>
          <w:spacing w:val="-5"/>
        </w:rPr>
        <w:t xml:space="preserve"> </w:t>
      </w:r>
      <w:r>
        <w:t>of</w:t>
      </w:r>
      <w:r>
        <w:rPr>
          <w:spacing w:val="-6"/>
        </w:rPr>
        <w:t xml:space="preserve"> </w:t>
      </w:r>
      <w:r>
        <w:t>Haspelmath</w:t>
      </w:r>
      <w:r>
        <w:rPr>
          <w:spacing w:val="-5"/>
        </w:rPr>
        <w:t xml:space="preserve"> </w:t>
      </w:r>
      <w:r>
        <w:t>(</w:t>
      </w:r>
      <w:hyperlink w:anchor="_bookmark359" w:history="1">
        <w:r>
          <w:rPr>
            <w:color w:val="007FFF"/>
          </w:rPr>
          <w:t>2010b</w:t>
        </w:r>
      </w:hyperlink>
      <w:r>
        <w:t>).</w:t>
      </w:r>
      <w:r>
        <w:rPr>
          <w:spacing w:val="14"/>
        </w:rPr>
        <w:t xml:space="preserve"> </w:t>
      </w:r>
      <w:r>
        <w:t>Its</w:t>
      </w:r>
      <w:r>
        <w:rPr>
          <w:spacing w:val="-5"/>
        </w:rPr>
        <w:t xml:space="preserve"> </w:t>
      </w:r>
      <w:r>
        <w:t>findings should</w:t>
      </w:r>
      <w:r>
        <w:rPr>
          <w:spacing w:val="-13"/>
        </w:rPr>
        <w:t xml:space="preserve"> </w:t>
      </w:r>
      <w:r>
        <w:t>be</w:t>
      </w:r>
      <w:r>
        <w:rPr>
          <w:spacing w:val="-13"/>
        </w:rPr>
        <w:t xml:space="preserve"> </w:t>
      </w:r>
      <w:r>
        <w:t>interpretable</w:t>
      </w:r>
      <w:r>
        <w:rPr>
          <w:spacing w:val="-13"/>
        </w:rPr>
        <w:t xml:space="preserve"> </w:t>
      </w:r>
      <w:r>
        <w:t>and</w:t>
      </w:r>
      <w:r>
        <w:rPr>
          <w:spacing w:val="-12"/>
        </w:rPr>
        <w:t xml:space="preserve"> </w:t>
      </w:r>
      <w:r>
        <w:t>of</w:t>
      </w:r>
      <w:r>
        <w:rPr>
          <w:spacing w:val="-13"/>
        </w:rPr>
        <w:t xml:space="preserve"> </w:t>
      </w:r>
      <w:r>
        <w:t>interest</w:t>
      </w:r>
      <w:r>
        <w:rPr>
          <w:spacing w:val="-14"/>
        </w:rPr>
        <w:t xml:space="preserve"> </w:t>
      </w:r>
      <w:r>
        <w:t>to</w:t>
      </w:r>
      <w:r>
        <w:rPr>
          <w:spacing w:val="-12"/>
        </w:rPr>
        <w:t xml:space="preserve"> </w:t>
      </w:r>
      <w:r>
        <w:t>researchers</w:t>
      </w:r>
      <w:r>
        <w:rPr>
          <w:spacing w:val="-14"/>
        </w:rPr>
        <w:t xml:space="preserve"> </w:t>
      </w:r>
      <w:r>
        <w:t>working</w:t>
      </w:r>
      <w:r>
        <w:rPr>
          <w:spacing w:val="-13"/>
        </w:rPr>
        <w:t xml:space="preserve"> </w:t>
      </w:r>
      <w:r>
        <w:t>in</w:t>
      </w:r>
      <w:r>
        <w:rPr>
          <w:spacing w:val="-14"/>
        </w:rPr>
        <w:t xml:space="preserve"> </w:t>
      </w:r>
      <w:r>
        <w:t>a</w:t>
      </w:r>
      <w:r>
        <w:rPr>
          <w:spacing w:val="-13"/>
        </w:rPr>
        <w:t xml:space="preserve"> </w:t>
      </w:r>
      <w:r>
        <w:t>range</w:t>
      </w:r>
      <w:r>
        <w:rPr>
          <w:spacing w:val="-13"/>
        </w:rPr>
        <w:t xml:space="preserve"> </w:t>
      </w:r>
      <w:r>
        <w:t>of</w:t>
      </w:r>
      <w:r>
        <w:rPr>
          <w:spacing w:val="-12"/>
        </w:rPr>
        <w:t xml:space="preserve"> </w:t>
      </w:r>
      <w:r>
        <w:t>linguistic</w:t>
      </w:r>
      <w:r>
        <w:rPr>
          <w:spacing w:val="-13"/>
        </w:rPr>
        <w:t xml:space="preserve"> </w:t>
      </w:r>
      <w:r>
        <w:t>theories and with different approaches to lexical categories. As mentioned in §</w:t>
      </w:r>
      <w:hyperlink w:anchor="_bookmark29" w:history="1">
        <w:r>
          <w:rPr>
            <w:color w:val="007FFF"/>
          </w:rPr>
          <w:t>1.2</w:t>
        </w:r>
      </w:hyperlink>
      <w:r>
        <w:t>, the results of this study</w:t>
      </w:r>
      <w:r>
        <w:rPr>
          <w:spacing w:val="-4"/>
        </w:rPr>
        <w:t xml:space="preserve"> </w:t>
      </w:r>
      <w:r>
        <w:t>do</w:t>
      </w:r>
      <w:r>
        <w:rPr>
          <w:spacing w:val="-4"/>
        </w:rPr>
        <w:t xml:space="preserve"> </w:t>
      </w:r>
      <w:r>
        <w:t>not</w:t>
      </w:r>
      <w:r>
        <w:rPr>
          <w:spacing w:val="-4"/>
        </w:rPr>
        <w:t xml:space="preserve"> </w:t>
      </w:r>
      <w:r>
        <w:t>depend</w:t>
      </w:r>
      <w:r>
        <w:rPr>
          <w:spacing w:val="-4"/>
        </w:rPr>
        <w:t xml:space="preserve"> </w:t>
      </w:r>
      <w:r>
        <w:t>on</w:t>
      </w:r>
      <w:r>
        <w:rPr>
          <w:spacing w:val="-4"/>
        </w:rPr>
        <w:t xml:space="preserve"> </w:t>
      </w:r>
      <w:r>
        <w:t>whether</w:t>
      </w:r>
      <w:r>
        <w:rPr>
          <w:spacing w:val="-4"/>
        </w:rPr>
        <w:t xml:space="preserve"> </w:t>
      </w:r>
      <w:r>
        <w:t>one</w:t>
      </w:r>
      <w:r>
        <w:rPr>
          <w:spacing w:val="-4"/>
        </w:rPr>
        <w:t xml:space="preserve"> </w:t>
      </w:r>
      <w:r>
        <w:t>analyzes</w:t>
      </w:r>
      <w:r>
        <w:rPr>
          <w:spacing w:val="-4"/>
        </w:rPr>
        <w:t xml:space="preserve"> </w:t>
      </w:r>
      <w:r>
        <w:t>lexical</w:t>
      </w:r>
      <w:r>
        <w:rPr>
          <w:spacing w:val="-4"/>
        </w:rPr>
        <w:t xml:space="preserve"> </w:t>
      </w:r>
      <w:r>
        <w:t>flexibility</w:t>
      </w:r>
      <w:r>
        <w:rPr>
          <w:spacing w:val="-3"/>
        </w:rPr>
        <w:t xml:space="preserve"> </w:t>
      </w:r>
      <w:r>
        <w:t>as</w:t>
      </w:r>
      <w:r>
        <w:rPr>
          <w:spacing w:val="-4"/>
        </w:rPr>
        <w:t xml:space="preserve"> </w:t>
      </w:r>
      <w:r>
        <w:t>polycategoriality,</w:t>
      </w:r>
      <w:r>
        <w:rPr>
          <w:spacing w:val="-4"/>
        </w:rPr>
        <w:t xml:space="preserve"> </w:t>
      </w:r>
      <w:r>
        <w:t>conver- sion, or something else. While my own perspective on language is decidedly functional, this is</w:t>
      </w:r>
      <w:r>
        <w:rPr>
          <w:spacing w:val="-5"/>
        </w:rPr>
        <w:t xml:space="preserve"> </w:t>
      </w:r>
      <w:r>
        <w:t>of</w:t>
      </w:r>
      <w:r>
        <w:rPr>
          <w:spacing w:val="-4"/>
        </w:rPr>
        <w:t xml:space="preserve"> </w:t>
      </w:r>
      <w:r>
        <w:t>little</w:t>
      </w:r>
      <w:r>
        <w:rPr>
          <w:spacing w:val="-4"/>
        </w:rPr>
        <w:t xml:space="preserve"> </w:t>
      </w:r>
      <w:r>
        <w:t>relevance</w:t>
      </w:r>
      <w:r>
        <w:rPr>
          <w:spacing w:val="-5"/>
        </w:rPr>
        <w:t xml:space="preserve"> </w:t>
      </w:r>
      <w:r>
        <w:t>to</w:t>
      </w:r>
      <w:r>
        <w:rPr>
          <w:spacing w:val="-4"/>
        </w:rPr>
        <w:t xml:space="preserve"> </w:t>
      </w:r>
      <w:r>
        <w:t>how</w:t>
      </w:r>
      <w:r>
        <w:rPr>
          <w:spacing w:val="-5"/>
        </w:rPr>
        <w:t xml:space="preserve"> </w:t>
      </w:r>
      <w:r>
        <w:t>I</w:t>
      </w:r>
      <w:r>
        <w:rPr>
          <w:spacing w:val="-4"/>
        </w:rPr>
        <w:t xml:space="preserve"> </w:t>
      </w:r>
      <w:r>
        <w:t>coded</w:t>
      </w:r>
      <w:r>
        <w:rPr>
          <w:spacing w:val="-5"/>
        </w:rPr>
        <w:t xml:space="preserve"> </w:t>
      </w:r>
      <w:r>
        <w:t>the</w:t>
      </w:r>
      <w:r>
        <w:rPr>
          <w:spacing w:val="-4"/>
        </w:rPr>
        <w:t xml:space="preserve"> </w:t>
      </w:r>
      <w:r>
        <w:t>data,</w:t>
      </w:r>
      <w:r>
        <w:rPr>
          <w:spacing w:val="-4"/>
        </w:rPr>
        <w:t xml:space="preserve"> </w:t>
      </w:r>
      <w:r>
        <w:t>the</w:t>
      </w:r>
      <w:r>
        <w:rPr>
          <w:spacing w:val="-5"/>
        </w:rPr>
        <w:t xml:space="preserve"> </w:t>
      </w:r>
      <w:r>
        <w:t>procedures</w:t>
      </w:r>
      <w:r>
        <w:rPr>
          <w:spacing w:val="-5"/>
        </w:rPr>
        <w:t xml:space="preserve"> </w:t>
      </w:r>
      <w:r>
        <w:t>for</w:t>
      </w:r>
      <w:r>
        <w:rPr>
          <w:spacing w:val="-4"/>
        </w:rPr>
        <w:t xml:space="preserve"> </w:t>
      </w:r>
      <w:r>
        <w:t>which</w:t>
      </w:r>
      <w:r>
        <w:rPr>
          <w:spacing w:val="-4"/>
        </w:rPr>
        <w:t xml:space="preserve"> </w:t>
      </w:r>
      <w:r>
        <w:t>are</w:t>
      </w:r>
      <w:r>
        <w:rPr>
          <w:spacing w:val="-6"/>
        </w:rPr>
        <w:t xml:space="preserve"> </w:t>
      </w:r>
      <w:r>
        <w:t>described</w:t>
      </w:r>
      <w:r>
        <w:rPr>
          <w:spacing w:val="-4"/>
        </w:rPr>
        <w:t xml:space="preserve"> </w:t>
      </w:r>
      <w:r>
        <w:t>in</w:t>
      </w:r>
      <w:r>
        <w:rPr>
          <w:spacing w:val="-4"/>
        </w:rPr>
        <w:t xml:space="preserve"> </w:t>
      </w:r>
      <w:r>
        <w:t xml:space="preserve">detail in </w:t>
      </w:r>
      <w:hyperlink w:anchor="_bookmark149" w:history="1">
        <w:r>
          <w:rPr>
            <w:color w:val="007FFF"/>
          </w:rPr>
          <w:t>Chapter 3</w:t>
        </w:r>
      </w:hyperlink>
      <w:r>
        <w:t>. The relevant factors in this study are operationalized in a theory-neutral way (to the extent such a thing is possible), and I expect that my coding decisions for individual data</w:t>
      </w:r>
      <w:r>
        <w:rPr>
          <w:spacing w:val="-15"/>
        </w:rPr>
        <w:t xml:space="preserve"> </w:t>
      </w:r>
      <w:r>
        <w:t>points</w:t>
      </w:r>
      <w:r>
        <w:rPr>
          <w:spacing w:val="-14"/>
        </w:rPr>
        <w:t xml:space="preserve"> </w:t>
      </w:r>
      <w:r>
        <w:t>will</w:t>
      </w:r>
      <w:r>
        <w:rPr>
          <w:spacing w:val="-14"/>
        </w:rPr>
        <w:t xml:space="preserve"> </w:t>
      </w:r>
      <w:r>
        <w:t>be</w:t>
      </w:r>
      <w:r>
        <w:rPr>
          <w:spacing w:val="-14"/>
        </w:rPr>
        <w:t xml:space="preserve"> </w:t>
      </w:r>
      <w:r>
        <w:t>found</w:t>
      </w:r>
      <w:r>
        <w:rPr>
          <w:spacing w:val="-14"/>
        </w:rPr>
        <w:t xml:space="preserve"> </w:t>
      </w:r>
      <w:r>
        <w:t>largely</w:t>
      </w:r>
      <w:r>
        <w:rPr>
          <w:spacing w:val="-14"/>
        </w:rPr>
        <w:t xml:space="preserve"> </w:t>
      </w:r>
      <w:r>
        <w:t>unobjectionable.</w:t>
      </w:r>
      <w:r>
        <w:rPr>
          <w:spacing w:val="10"/>
        </w:rPr>
        <w:t xml:space="preserve"> </w:t>
      </w:r>
      <w:r>
        <w:t>Thus</w:t>
      </w:r>
      <w:r>
        <w:rPr>
          <w:spacing w:val="-14"/>
        </w:rPr>
        <w:t xml:space="preserve"> </w:t>
      </w:r>
      <w:r>
        <w:t>some</w:t>
      </w:r>
      <w:r>
        <w:rPr>
          <w:spacing w:val="-14"/>
        </w:rPr>
        <w:t xml:space="preserve"> </w:t>
      </w:r>
      <w:r>
        <w:t>researchers</w:t>
      </w:r>
      <w:r>
        <w:rPr>
          <w:spacing w:val="-14"/>
        </w:rPr>
        <w:t xml:space="preserve"> </w:t>
      </w:r>
      <w:r>
        <w:t>may</w:t>
      </w:r>
      <w:r>
        <w:rPr>
          <w:spacing w:val="-14"/>
        </w:rPr>
        <w:t xml:space="preserve"> </w:t>
      </w:r>
      <w:r>
        <w:t>choose</w:t>
      </w:r>
      <w:r>
        <w:rPr>
          <w:spacing w:val="-14"/>
        </w:rPr>
        <w:t xml:space="preserve"> </w:t>
      </w:r>
      <w:r>
        <w:t>to</w:t>
      </w:r>
      <w:r>
        <w:rPr>
          <w:spacing w:val="-14"/>
        </w:rPr>
        <w:t xml:space="preserve"> </w:t>
      </w:r>
      <w:r>
        <w:t>view this</w:t>
      </w:r>
      <w:r>
        <w:rPr>
          <w:spacing w:val="-5"/>
        </w:rPr>
        <w:t xml:space="preserve"> </w:t>
      </w:r>
      <w:r>
        <w:t>study</w:t>
      </w:r>
      <w:r>
        <w:rPr>
          <w:spacing w:val="-5"/>
        </w:rPr>
        <w:t xml:space="preserve"> </w:t>
      </w:r>
      <w:r>
        <w:t>as</w:t>
      </w:r>
      <w:r>
        <w:rPr>
          <w:spacing w:val="-5"/>
        </w:rPr>
        <w:t xml:space="preserve"> </w:t>
      </w:r>
      <w:r>
        <w:t>an</w:t>
      </w:r>
      <w:r>
        <w:rPr>
          <w:spacing w:val="-4"/>
        </w:rPr>
        <w:t xml:space="preserve"> </w:t>
      </w:r>
      <w:r>
        <w:t>empirical</w:t>
      </w:r>
      <w:r>
        <w:rPr>
          <w:spacing w:val="-5"/>
        </w:rPr>
        <w:t xml:space="preserve"> </w:t>
      </w:r>
      <w:r>
        <w:t>investigation</w:t>
      </w:r>
      <w:r>
        <w:rPr>
          <w:spacing w:val="-5"/>
        </w:rPr>
        <w:t xml:space="preserve"> </w:t>
      </w:r>
      <w:r>
        <w:t>into</w:t>
      </w:r>
      <w:r>
        <w:rPr>
          <w:spacing w:val="-4"/>
        </w:rPr>
        <w:t xml:space="preserve"> </w:t>
      </w:r>
      <w:r>
        <w:t>the</w:t>
      </w:r>
      <w:r>
        <w:rPr>
          <w:spacing w:val="-5"/>
        </w:rPr>
        <w:t xml:space="preserve"> </w:t>
      </w:r>
      <w:r>
        <w:t>frequency</w:t>
      </w:r>
      <w:r>
        <w:rPr>
          <w:spacing w:val="-5"/>
        </w:rPr>
        <w:t xml:space="preserve"> </w:t>
      </w:r>
      <w:r>
        <w:t>of</w:t>
      </w:r>
      <w:r>
        <w:rPr>
          <w:spacing w:val="-5"/>
        </w:rPr>
        <w:t xml:space="preserve"> </w:t>
      </w:r>
      <w:r>
        <w:t>conversion</w:t>
      </w:r>
      <w:r>
        <w:rPr>
          <w:spacing w:val="-4"/>
        </w:rPr>
        <w:t xml:space="preserve"> </w:t>
      </w:r>
      <w:r>
        <w:t>in</w:t>
      </w:r>
      <w:r>
        <w:rPr>
          <w:spacing w:val="-5"/>
        </w:rPr>
        <w:t xml:space="preserve"> </w:t>
      </w:r>
      <w:r>
        <w:t>languages</w:t>
      </w:r>
      <w:r>
        <w:rPr>
          <w:spacing w:val="-5"/>
        </w:rPr>
        <w:t xml:space="preserve"> </w:t>
      </w:r>
      <w:r>
        <w:t>rather frequency or degree of lexical</w:t>
      </w:r>
      <w:r>
        <w:rPr>
          <w:spacing w:val="-8"/>
        </w:rPr>
        <w:t xml:space="preserve"> </w:t>
      </w:r>
      <w:r>
        <w:t>flexibility.</w:t>
      </w:r>
    </w:p>
    <w:p w:rsidR="00DD7756" w:rsidRDefault="00DD7756">
      <w:pPr>
        <w:pStyle w:val="BodyText"/>
        <w:spacing w:line="420" w:lineRule="auto"/>
        <w:ind w:left="120" w:right="252" w:firstLine="358"/>
      </w:pPr>
      <w:r>
        <w:pict>
          <v:line id="_x0000_s1158" style="position:absolute;left:0;text-align:left;z-index:15738880;mso-position-horizontal-relative:page" from="556.3pt,37.5pt" to="556.3pt,26.3pt" strokeweight="1.75731mm">
            <w10:wrap anchorx="page"/>
          </v:line>
        </w:pict>
      </w:r>
      <w:r w:rsidR="00AD1397">
        <w:t>While the methods used in this study are compatible with a variety of theories of lexical flexibility,</w:t>
      </w:r>
      <w:r w:rsidR="00AD1397">
        <w:rPr>
          <w:spacing w:val="-23"/>
        </w:rPr>
        <w:t xml:space="preserve"> </w:t>
      </w:r>
      <w:r w:rsidR="00AD1397">
        <w:t>I</w:t>
      </w:r>
      <w:r w:rsidR="00AD1397">
        <w:rPr>
          <w:spacing w:val="-26"/>
        </w:rPr>
        <w:t xml:space="preserve"> </w:t>
      </w:r>
      <w:r w:rsidR="00AD1397">
        <w:t>nonetheless</w:t>
      </w:r>
      <w:r w:rsidR="00AD1397">
        <w:rPr>
          <w:spacing w:val="-26"/>
        </w:rPr>
        <w:t xml:space="preserve"> </w:t>
      </w:r>
      <w:r w:rsidR="00AD1397">
        <w:t>argue</w:t>
      </w:r>
      <w:r w:rsidR="00AD1397">
        <w:rPr>
          <w:spacing w:val="-25"/>
        </w:rPr>
        <w:t xml:space="preserve"> </w:t>
      </w:r>
      <w:r w:rsidR="00AD1397">
        <w:t>in</w:t>
      </w:r>
      <w:r w:rsidR="00AD1397">
        <w:rPr>
          <w:spacing w:val="-27"/>
        </w:rPr>
        <w:t xml:space="preserve"> </w:t>
      </w:r>
      <w:hyperlink w:anchor="_bookmark48" w:history="1">
        <w:r w:rsidR="00AD1397">
          <w:rPr>
            <w:color w:val="007FFF"/>
          </w:rPr>
          <w:t>Chapter</w:t>
        </w:r>
        <w:r w:rsidR="00AD1397">
          <w:rPr>
            <w:color w:val="007FFF"/>
            <w:spacing w:val="-26"/>
          </w:rPr>
          <w:t xml:space="preserve"> </w:t>
        </w:r>
        <w:r w:rsidR="00AD1397">
          <w:rPr>
            <w:color w:val="007FFF"/>
          </w:rPr>
          <w:t>2</w:t>
        </w:r>
        <w:r w:rsidR="00AD1397">
          <w:rPr>
            <w:color w:val="007FFF"/>
            <w:spacing w:val="-25"/>
          </w:rPr>
          <w:t xml:space="preserve"> </w:t>
        </w:r>
      </w:hyperlink>
      <w:r w:rsidR="00AD1397">
        <w:t>for</w:t>
      </w:r>
      <w:r w:rsidR="00AD1397">
        <w:rPr>
          <w:spacing w:val="-26"/>
        </w:rPr>
        <w:t xml:space="preserve"> </w:t>
      </w:r>
      <w:r w:rsidR="00AD1397">
        <w:t>a</w:t>
      </w:r>
      <w:r w:rsidR="00AD1397">
        <w:rPr>
          <w:spacing w:val="-25"/>
        </w:rPr>
        <w:t xml:space="preserve"> </w:t>
      </w:r>
      <w:r w:rsidR="00AD1397">
        <w:t>cognitively</w:t>
      </w:r>
      <w:r w:rsidR="00AD1397">
        <w:rPr>
          <w:spacing w:val="-26"/>
        </w:rPr>
        <w:t xml:space="preserve"> </w:t>
      </w:r>
      <w:r w:rsidR="00AD1397">
        <w:t>informed,</w:t>
      </w:r>
      <w:r w:rsidR="00AD1397">
        <w:rPr>
          <w:spacing w:val="-23"/>
        </w:rPr>
        <w:t xml:space="preserve"> </w:t>
      </w:r>
      <w:r w:rsidR="00AD1397">
        <w:t>typological-constructional theory of word classes and flexible items. It is cognitively informed in that it treats mental categories</w:t>
      </w:r>
      <w:r w:rsidR="00AD1397">
        <w:rPr>
          <w:spacing w:val="-15"/>
        </w:rPr>
        <w:t xml:space="preserve"> </w:t>
      </w:r>
      <w:r w:rsidR="00AD1397">
        <w:t>as</w:t>
      </w:r>
      <w:r w:rsidR="00AD1397">
        <w:rPr>
          <w:spacing w:val="-15"/>
        </w:rPr>
        <w:t xml:space="preserve"> </w:t>
      </w:r>
      <w:r w:rsidR="00AD1397">
        <w:rPr>
          <w:i/>
        </w:rPr>
        <w:t>prototypal</w:t>
      </w:r>
      <w:r w:rsidR="00AD1397">
        <w:rPr>
          <w:i/>
          <w:spacing w:val="-4"/>
        </w:rPr>
        <w:t xml:space="preserve"> </w:t>
      </w:r>
      <w:r w:rsidR="00AD1397">
        <w:t>and</w:t>
      </w:r>
      <w:r w:rsidR="00AD1397">
        <w:rPr>
          <w:spacing w:val="-15"/>
        </w:rPr>
        <w:t xml:space="preserve"> </w:t>
      </w:r>
      <w:r w:rsidR="00AD1397">
        <w:t>recognizes</w:t>
      </w:r>
      <w:r w:rsidR="00AD1397">
        <w:rPr>
          <w:spacing w:val="-13"/>
        </w:rPr>
        <w:t xml:space="preserve"> </w:t>
      </w:r>
      <w:r w:rsidR="00AD1397">
        <w:t>the</w:t>
      </w:r>
      <w:r w:rsidR="00AD1397">
        <w:rPr>
          <w:spacing w:val="-14"/>
        </w:rPr>
        <w:t xml:space="preserve"> </w:t>
      </w:r>
      <w:r w:rsidR="00AD1397">
        <w:t>existence</w:t>
      </w:r>
      <w:r w:rsidR="00AD1397">
        <w:rPr>
          <w:spacing w:val="-15"/>
        </w:rPr>
        <w:t xml:space="preserve"> </w:t>
      </w:r>
      <w:r w:rsidR="00AD1397">
        <w:t>of</w:t>
      </w:r>
      <w:r w:rsidR="00AD1397">
        <w:rPr>
          <w:spacing w:val="-13"/>
        </w:rPr>
        <w:t xml:space="preserve"> </w:t>
      </w:r>
      <w:r w:rsidR="00AD1397">
        <w:t>various</w:t>
      </w:r>
      <w:r w:rsidR="00AD1397">
        <w:rPr>
          <w:spacing w:val="-14"/>
        </w:rPr>
        <w:t xml:space="preserve"> </w:t>
      </w:r>
      <w:r w:rsidR="00AD1397">
        <w:t>prototype</w:t>
      </w:r>
      <w:r w:rsidR="00AD1397">
        <w:rPr>
          <w:spacing w:val="-14"/>
        </w:rPr>
        <w:t xml:space="preserve"> </w:t>
      </w:r>
      <w:r w:rsidR="00AD1397">
        <w:t>effects</w:t>
      </w:r>
      <w:r w:rsidR="00AD1397">
        <w:rPr>
          <w:spacing w:val="-13"/>
        </w:rPr>
        <w:t xml:space="preserve"> </w:t>
      </w:r>
      <w:r w:rsidR="00AD1397">
        <w:t>in</w:t>
      </w:r>
      <w:r w:rsidR="00AD1397">
        <w:rPr>
          <w:spacing w:val="-14"/>
        </w:rPr>
        <w:t xml:space="preserve"> </w:t>
      </w:r>
      <w:r w:rsidR="00AD1397">
        <w:t>language.</w:t>
      </w:r>
    </w:p>
    <w:p w:rsidR="00DD7756" w:rsidRDefault="00AD1397">
      <w:pPr>
        <w:pStyle w:val="BodyText"/>
        <w:spacing w:line="420" w:lineRule="auto"/>
        <w:ind w:left="120" w:right="533"/>
        <w:jc w:val="both"/>
      </w:pPr>
      <w:r>
        <w:t xml:space="preserve">I also adopt a Radical Construction Grammar approach (Croft </w:t>
      </w:r>
      <w:hyperlink w:anchor="_bookmark292" w:history="1">
        <w:r>
          <w:rPr>
            <w:color w:val="007FFF"/>
          </w:rPr>
          <w:t>2001b</w:t>
        </w:r>
      </w:hyperlink>
      <w:r>
        <w:t xml:space="preserve">) in which the basic cat- egories in language are </w:t>
      </w:r>
      <w:r>
        <w:rPr>
          <w:i/>
        </w:rPr>
        <w:t xml:space="preserve">constructions </w:t>
      </w:r>
      <w:r>
        <w:t xml:space="preserve">rather than </w:t>
      </w:r>
      <w:r>
        <w:rPr>
          <w:i/>
        </w:rPr>
        <w:t xml:space="preserve">parts of speech </w:t>
      </w:r>
      <w:r>
        <w:t xml:space="preserve">(see also [Langacker </w:t>
      </w:r>
      <w:hyperlink w:anchor="_bookmark391" w:history="1">
        <w:r>
          <w:rPr>
            <w:color w:val="007FFF"/>
          </w:rPr>
          <w:t>1987</w:t>
        </w:r>
      </w:hyperlink>
      <w:r>
        <w:t xml:space="preserve">; Fillmore, Kay &amp; O’Connor </w:t>
      </w:r>
      <w:hyperlink w:anchor="_bookmark325" w:history="1">
        <w:r>
          <w:rPr>
            <w:color w:val="007FFF"/>
          </w:rPr>
          <w:t>1988</w:t>
        </w:r>
      </w:hyperlink>
      <w:r>
        <w:t xml:space="preserve">; Goldberg </w:t>
      </w:r>
      <w:hyperlink w:anchor="_bookmark338" w:history="1">
        <w:r>
          <w:rPr>
            <w:color w:val="007FFF"/>
          </w:rPr>
          <w:t>1995</w:t>
        </w:r>
      </w:hyperlink>
      <w:r>
        <w:t xml:space="preserve">; </w:t>
      </w:r>
      <w:hyperlink w:anchor="_bookmark339" w:history="1">
        <w:r>
          <w:rPr>
            <w:color w:val="007FFF"/>
          </w:rPr>
          <w:t>2006</w:t>
        </w:r>
      </w:hyperlink>
      <w:r>
        <w:t xml:space="preserve">]). In construction grammar, language is viewed as a structured taxonomic network of constructions, whether those constructions are </w:t>
      </w:r>
      <w:r>
        <w:rPr>
          <w:i/>
        </w:rPr>
        <w:t xml:space="preserve">substantive </w:t>
      </w:r>
      <w:r>
        <w:t xml:space="preserve">(like words and morphemes) or </w:t>
      </w:r>
      <w:r>
        <w:rPr>
          <w:i/>
        </w:rPr>
        <w:t xml:space="preserve">schematic </w:t>
      </w:r>
      <w:r>
        <w:t>(like grammatical relations).</w:t>
      </w:r>
    </w:p>
    <w:p w:rsidR="00DD7756" w:rsidRDefault="00AD1397">
      <w:pPr>
        <w:pStyle w:val="BodyText"/>
        <w:spacing w:line="420" w:lineRule="auto"/>
        <w:ind w:left="120" w:right="532" w:firstLine="358"/>
        <w:jc w:val="both"/>
      </w:pPr>
      <w:r>
        <w:t xml:space="preserve">Several principles guided the choice of data used for this </w:t>
      </w:r>
      <w:r>
        <w:rPr>
          <w:spacing w:val="-3"/>
        </w:rPr>
        <w:t xml:space="preserve">study. </w:t>
      </w:r>
      <w:r>
        <w:t xml:space="preserve">First, a self-imposed requirement for this project is that of empirical accountability and replicability. It should be possible for other researchers to apply the measure of lexical flexibility defined in </w:t>
      </w:r>
      <w:hyperlink w:anchor="_bookmark149" w:history="1">
        <w:r>
          <w:rPr>
            <w:color w:val="007FFF"/>
          </w:rPr>
          <w:t>Chapter</w:t>
        </w:r>
        <w:r>
          <w:rPr>
            <w:color w:val="007FFF"/>
            <w:spacing w:val="-27"/>
          </w:rPr>
          <w:t xml:space="preserve"> </w:t>
        </w:r>
        <w:r>
          <w:rPr>
            <w:color w:val="007FFF"/>
          </w:rPr>
          <w:t>3</w:t>
        </w:r>
      </w:hyperlink>
      <w:r>
        <w:rPr>
          <w:color w:val="007FFF"/>
        </w:rPr>
        <w:t xml:space="preserve"> </w:t>
      </w:r>
      <w:r>
        <w:t>to new corpora, or to replicate the results of the present study on the existing dataset. As such,</w:t>
      </w:r>
      <w:r>
        <w:rPr>
          <w:spacing w:val="-8"/>
        </w:rPr>
        <w:t xml:space="preserve"> </w:t>
      </w:r>
      <w:r>
        <w:t>I</w:t>
      </w:r>
      <w:r>
        <w:rPr>
          <w:spacing w:val="-9"/>
        </w:rPr>
        <w:t xml:space="preserve"> </w:t>
      </w:r>
      <w:r>
        <w:t>only</w:t>
      </w:r>
      <w:r>
        <w:rPr>
          <w:spacing w:val="-8"/>
        </w:rPr>
        <w:t xml:space="preserve"> </w:t>
      </w:r>
      <w:r>
        <w:t>used</w:t>
      </w:r>
      <w:r>
        <w:rPr>
          <w:spacing w:val="-9"/>
        </w:rPr>
        <w:t xml:space="preserve"> </w:t>
      </w:r>
      <w:r>
        <w:t>data</w:t>
      </w:r>
      <w:r>
        <w:rPr>
          <w:spacing w:val="-8"/>
        </w:rPr>
        <w:t xml:space="preserve"> </w:t>
      </w:r>
      <w:r>
        <w:t>that</w:t>
      </w:r>
      <w:r>
        <w:rPr>
          <w:spacing w:val="-8"/>
        </w:rPr>
        <w:t xml:space="preserve"> </w:t>
      </w:r>
      <w:r>
        <w:t>were</w:t>
      </w:r>
      <w:r>
        <w:rPr>
          <w:spacing w:val="-9"/>
        </w:rPr>
        <w:t xml:space="preserve"> </w:t>
      </w:r>
      <w:r>
        <w:t>publicly</w:t>
      </w:r>
      <w:r>
        <w:rPr>
          <w:spacing w:val="-8"/>
        </w:rPr>
        <w:t xml:space="preserve"> </w:t>
      </w:r>
      <w:r>
        <w:t>available</w:t>
      </w:r>
      <w:r>
        <w:rPr>
          <w:spacing w:val="-8"/>
        </w:rPr>
        <w:t xml:space="preserve"> </w:t>
      </w:r>
      <w:r>
        <w:t>and,</w:t>
      </w:r>
      <w:r>
        <w:rPr>
          <w:spacing w:val="-7"/>
        </w:rPr>
        <w:t xml:space="preserve"> </w:t>
      </w:r>
      <w:r>
        <w:t>if</w:t>
      </w:r>
      <w:r>
        <w:rPr>
          <w:spacing w:val="-8"/>
        </w:rPr>
        <w:t xml:space="preserve"> </w:t>
      </w:r>
      <w:r>
        <w:t>possible,</w:t>
      </w:r>
      <w:r>
        <w:rPr>
          <w:spacing w:val="-8"/>
        </w:rPr>
        <w:t xml:space="preserve"> </w:t>
      </w:r>
      <w:r>
        <w:t>open</w:t>
      </w:r>
      <w:r>
        <w:rPr>
          <w:spacing w:val="-9"/>
        </w:rPr>
        <w:t xml:space="preserve"> </w:t>
      </w:r>
      <w:r>
        <w:t>access.</w:t>
      </w:r>
      <w:r>
        <w:rPr>
          <w:spacing w:val="15"/>
        </w:rPr>
        <w:t xml:space="preserve"> </w:t>
      </w:r>
      <w:r>
        <w:t>Second,</w:t>
      </w:r>
      <w:r>
        <w:rPr>
          <w:spacing w:val="-7"/>
        </w:rPr>
        <w:t xml:space="preserve"> </w:t>
      </w:r>
      <w:r>
        <w:t>since</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bookmarkStart w:id="57" w:name="_bookmark44"/>
      <w:bookmarkEnd w:id="57"/>
      <w:r>
        <w:lastRenderedPageBreak/>
        <w:t>the</w:t>
      </w:r>
      <w:r>
        <w:rPr>
          <w:spacing w:val="-7"/>
        </w:rPr>
        <w:t xml:space="preserve"> </w:t>
      </w:r>
      <w:r>
        <w:t>aim</w:t>
      </w:r>
      <w:r>
        <w:rPr>
          <w:spacing w:val="-6"/>
        </w:rPr>
        <w:t xml:space="preserve"> </w:t>
      </w:r>
      <w:r>
        <w:t>of</w:t>
      </w:r>
      <w:r>
        <w:rPr>
          <w:spacing w:val="-5"/>
        </w:rPr>
        <w:t xml:space="preserve"> </w:t>
      </w:r>
      <w:r>
        <w:t>this</w:t>
      </w:r>
      <w:r>
        <w:rPr>
          <w:spacing w:val="-6"/>
        </w:rPr>
        <w:t xml:space="preserve"> </w:t>
      </w:r>
      <w:r>
        <w:t>study</w:t>
      </w:r>
      <w:r>
        <w:rPr>
          <w:spacing w:val="-6"/>
        </w:rPr>
        <w:t xml:space="preserve"> </w:t>
      </w:r>
      <w:r>
        <w:t>is</w:t>
      </w:r>
      <w:r>
        <w:rPr>
          <w:spacing w:val="-6"/>
        </w:rPr>
        <w:t xml:space="preserve"> </w:t>
      </w:r>
      <w:r>
        <w:t>to</w:t>
      </w:r>
      <w:r>
        <w:rPr>
          <w:spacing w:val="-5"/>
        </w:rPr>
        <w:t xml:space="preserve"> </w:t>
      </w:r>
      <w:r>
        <w:t>investigate</w:t>
      </w:r>
      <w:r>
        <w:rPr>
          <w:spacing w:val="-7"/>
        </w:rPr>
        <w:t xml:space="preserve"> </w:t>
      </w:r>
      <w:r>
        <w:t>lexical</w:t>
      </w:r>
      <w:r>
        <w:rPr>
          <w:spacing w:val="-7"/>
        </w:rPr>
        <w:t xml:space="preserve"> </w:t>
      </w:r>
      <w:r>
        <w:t>flexibility</w:t>
      </w:r>
      <w:r>
        <w:rPr>
          <w:spacing w:val="-6"/>
        </w:rPr>
        <w:t xml:space="preserve"> </w:t>
      </w:r>
      <w:r>
        <w:t>in</w:t>
      </w:r>
      <w:r>
        <w:rPr>
          <w:spacing w:val="-6"/>
        </w:rPr>
        <w:t xml:space="preserve"> </w:t>
      </w:r>
      <w:r>
        <w:t>actual</w:t>
      </w:r>
      <w:r>
        <w:rPr>
          <w:spacing w:val="-6"/>
        </w:rPr>
        <w:t xml:space="preserve"> </w:t>
      </w:r>
      <w:r>
        <w:t>language</w:t>
      </w:r>
      <w:r>
        <w:rPr>
          <w:spacing w:val="-9"/>
        </w:rPr>
        <w:t xml:space="preserve"> </w:t>
      </w:r>
      <w:r>
        <w:rPr>
          <w:i/>
        </w:rPr>
        <w:t>use</w:t>
      </w:r>
      <w:r>
        <w:t>,</w:t>
      </w:r>
      <w:r>
        <w:rPr>
          <w:spacing w:val="-6"/>
        </w:rPr>
        <w:t xml:space="preserve"> </w:t>
      </w:r>
      <w:r>
        <w:t>I</w:t>
      </w:r>
      <w:r>
        <w:rPr>
          <w:spacing w:val="-5"/>
        </w:rPr>
        <w:t xml:space="preserve"> </w:t>
      </w:r>
      <w:r>
        <w:t>rely</w:t>
      </w:r>
      <w:r>
        <w:rPr>
          <w:spacing w:val="-7"/>
        </w:rPr>
        <w:t xml:space="preserve"> </w:t>
      </w:r>
      <w:r>
        <w:t>solely</w:t>
      </w:r>
      <w:r>
        <w:rPr>
          <w:spacing w:val="-6"/>
        </w:rPr>
        <w:t xml:space="preserve"> </w:t>
      </w:r>
      <w:r>
        <w:t>on naturalistic</w:t>
      </w:r>
      <w:r>
        <w:rPr>
          <w:spacing w:val="-15"/>
        </w:rPr>
        <w:t xml:space="preserve"> </w:t>
      </w:r>
      <w:r>
        <w:t>data</w:t>
      </w:r>
      <w:r>
        <w:rPr>
          <w:spacing w:val="-14"/>
        </w:rPr>
        <w:t xml:space="preserve"> </w:t>
      </w:r>
      <w:r>
        <w:t>from</w:t>
      </w:r>
      <w:r>
        <w:rPr>
          <w:spacing w:val="-15"/>
        </w:rPr>
        <w:t xml:space="preserve"> </w:t>
      </w:r>
      <w:r>
        <w:t>spoken</w:t>
      </w:r>
      <w:r>
        <w:rPr>
          <w:spacing w:val="-14"/>
        </w:rPr>
        <w:t xml:space="preserve"> </w:t>
      </w:r>
      <w:r>
        <w:t>texts.</w:t>
      </w:r>
      <w:r>
        <w:rPr>
          <w:spacing w:val="9"/>
        </w:rPr>
        <w:t xml:space="preserve"> </w:t>
      </w:r>
      <w:r>
        <w:t>This</w:t>
      </w:r>
      <w:r>
        <w:rPr>
          <w:spacing w:val="-15"/>
        </w:rPr>
        <w:t xml:space="preserve"> </w:t>
      </w:r>
      <w:r>
        <w:t>has</w:t>
      </w:r>
      <w:r>
        <w:rPr>
          <w:spacing w:val="-14"/>
        </w:rPr>
        <w:t xml:space="preserve"> </w:t>
      </w:r>
      <w:r>
        <w:t>the</w:t>
      </w:r>
      <w:r>
        <w:rPr>
          <w:spacing w:val="-14"/>
        </w:rPr>
        <w:t xml:space="preserve"> </w:t>
      </w:r>
      <w:r>
        <w:t>additional</w:t>
      </w:r>
      <w:r>
        <w:rPr>
          <w:spacing w:val="-14"/>
        </w:rPr>
        <w:t xml:space="preserve"> </w:t>
      </w:r>
      <w:r>
        <w:t>advantage</w:t>
      </w:r>
      <w:r>
        <w:rPr>
          <w:spacing w:val="-14"/>
        </w:rPr>
        <w:t xml:space="preserve"> </w:t>
      </w:r>
      <w:r>
        <w:t>of</w:t>
      </w:r>
      <w:r>
        <w:rPr>
          <w:spacing w:val="-15"/>
        </w:rPr>
        <w:t xml:space="preserve"> </w:t>
      </w:r>
      <w:r>
        <w:t>abetting</w:t>
      </w:r>
      <w:r>
        <w:rPr>
          <w:spacing w:val="-14"/>
        </w:rPr>
        <w:t xml:space="preserve"> </w:t>
      </w:r>
      <w:r>
        <w:t xml:space="preserve">comparison between </w:t>
      </w:r>
      <w:r>
        <w:rPr>
          <w:spacing w:val="-3"/>
        </w:rPr>
        <w:t xml:space="preserve">other, </w:t>
      </w:r>
      <w:r>
        <w:t>less well documented languages since most corpora of minority languages consist mainly of spoken texts. Third, I sought to examine data from languages that have featured</w:t>
      </w:r>
      <w:r>
        <w:rPr>
          <w:spacing w:val="-16"/>
        </w:rPr>
        <w:t xml:space="preserve"> </w:t>
      </w:r>
      <w:r>
        <w:t>prominently</w:t>
      </w:r>
      <w:r>
        <w:rPr>
          <w:spacing w:val="-17"/>
        </w:rPr>
        <w:t xml:space="preserve"> </w:t>
      </w:r>
      <w:r>
        <w:t>in</w:t>
      </w:r>
      <w:r>
        <w:rPr>
          <w:spacing w:val="-16"/>
        </w:rPr>
        <w:t xml:space="preserve"> </w:t>
      </w:r>
      <w:r>
        <w:t>discussions</w:t>
      </w:r>
      <w:r>
        <w:rPr>
          <w:spacing w:val="-16"/>
        </w:rPr>
        <w:t xml:space="preserve"> </w:t>
      </w:r>
      <w:r>
        <w:t>of</w:t>
      </w:r>
      <w:r>
        <w:rPr>
          <w:spacing w:val="-16"/>
        </w:rPr>
        <w:t xml:space="preserve"> </w:t>
      </w:r>
      <w:r>
        <w:t>lexical</w:t>
      </w:r>
      <w:r>
        <w:rPr>
          <w:spacing w:val="-17"/>
        </w:rPr>
        <w:t xml:space="preserve"> </w:t>
      </w:r>
      <w:r>
        <w:t>flexibility</w:t>
      </w:r>
      <w:r>
        <w:rPr>
          <w:spacing w:val="-16"/>
        </w:rPr>
        <w:t xml:space="preserve"> </w:t>
      </w:r>
      <w:r>
        <w:t>in</w:t>
      </w:r>
      <w:r>
        <w:rPr>
          <w:spacing w:val="-16"/>
        </w:rPr>
        <w:t xml:space="preserve"> </w:t>
      </w:r>
      <w:r>
        <w:t>the</w:t>
      </w:r>
      <w:r>
        <w:rPr>
          <w:spacing w:val="-16"/>
        </w:rPr>
        <w:t xml:space="preserve"> </w:t>
      </w:r>
      <w:r>
        <w:t>literature,</w:t>
      </w:r>
      <w:r>
        <w:rPr>
          <w:spacing w:val="-14"/>
        </w:rPr>
        <w:t xml:space="preserve"> </w:t>
      </w:r>
      <w:r>
        <w:t>with</w:t>
      </w:r>
      <w:r>
        <w:rPr>
          <w:spacing w:val="-16"/>
        </w:rPr>
        <w:t xml:space="preserve"> </w:t>
      </w:r>
      <w:r>
        <w:t>the</w:t>
      </w:r>
      <w:r>
        <w:rPr>
          <w:spacing w:val="-16"/>
        </w:rPr>
        <w:t xml:space="preserve"> </w:t>
      </w:r>
      <w:r>
        <w:t>intention</w:t>
      </w:r>
      <w:r>
        <w:rPr>
          <w:spacing w:val="-16"/>
        </w:rPr>
        <w:t xml:space="preserve"> </w:t>
      </w:r>
      <w:r>
        <w:t>of offering</w:t>
      </w:r>
      <w:r>
        <w:rPr>
          <w:spacing w:val="-7"/>
        </w:rPr>
        <w:t xml:space="preserve"> </w:t>
      </w:r>
      <w:r>
        <w:t>a</w:t>
      </w:r>
      <w:r>
        <w:rPr>
          <w:spacing w:val="-6"/>
        </w:rPr>
        <w:t xml:space="preserve"> </w:t>
      </w:r>
      <w:r>
        <w:t>more</w:t>
      </w:r>
      <w:r>
        <w:rPr>
          <w:spacing w:val="-6"/>
        </w:rPr>
        <w:t xml:space="preserve"> </w:t>
      </w:r>
      <w:r>
        <w:t>expansive</w:t>
      </w:r>
      <w:r>
        <w:rPr>
          <w:spacing w:val="-6"/>
        </w:rPr>
        <w:t xml:space="preserve"> </w:t>
      </w:r>
      <w:r>
        <w:t>empirical</w:t>
      </w:r>
      <w:r>
        <w:rPr>
          <w:spacing w:val="-6"/>
        </w:rPr>
        <w:t xml:space="preserve"> </w:t>
      </w:r>
      <w:r>
        <w:t>foundation</w:t>
      </w:r>
      <w:r>
        <w:rPr>
          <w:spacing w:val="-6"/>
        </w:rPr>
        <w:t xml:space="preserve"> </w:t>
      </w:r>
      <w:r>
        <w:t>for</w:t>
      </w:r>
      <w:r>
        <w:rPr>
          <w:spacing w:val="-7"/>
        </w:rPr>
        <w:t xml:space="preserve"> </w:t>
      </w:r>
      <w:r>
        <w:t>future</w:t>
      </w:r>
      <w:r>
        <w:rPr>
          <w:spacing w:val="-6"/>
        </w:rPr>
        <w:t xml:space="preserve"> </w:t>
      </w:r>
      <w:r>
        <w:t>discussions.</w:t>
      </w:r>
      <w:r>
        <w:rPr>
          <w:spacing w:val="14"/>
        </w:rPr>
        <w:t xml:space="preserve"> </w:t>
      </w:r>
      <w:r>
        <w:t>With</w:t>
      </w:r>
      <w:r>
        <w:rPr>
          <w:spacing w:val="-7"/>
        </w:rPr>
        <w:t xml:space="preserve"> </w:t>
      </w:r>
      <w:r>
        <w:t>these</w:t>
      </w:r>
      <w:r>
        <w:rPr>
          <w:spacing w:val="-6"/>
        </w:rPr>
        <w:t xml:space="preserve"> </w:t>
      </w:r>
      <w:r>
        <w:t>principles in mind, I chose to focus this study on English and</w:t>
      </w:r>
      <w:r>
        <w:rPr>
          <w:spacing w:val="-16"/>
        </w:rPr>
        <w:t xml:space="preserve"> </w:t>
      </w:r>
      <w:r>
        <w:t>Nuuchahnulth.</w:t>
      </w:r>
    </w:p>
    <w:p w:rsidR="00DD7756" w:rsidRDefault="00AD1397">
      <w:pPr>
        <w:pStyle w:val="BodyText"/>
        <w:spacing w:line="420" w:lineRule="auto"/>
        <w:ind w:left="120" w:right="532" w:firstLine="358"/>
        <w:jc w:val="both"/>
      </w:pPr>
      <w:r>
        <w:t xml:space="preserve">English has at various times been described as both a highly flexible language with fluid category membership (Crystal </w:t>
      </w:r>
      <w:hyperlink w:anchor="_bookmark301" w:history="1">
        <w:r>
          <w:rPr>
            <w:color w:val="007FFF"/>
          </w:rPr>
          <w:t>1967</w:t>
        </w:r>
      </w:hyperlink>
      <w:r>
        <w:t xml:space="preserve">: 47–48; </w:t>
      </w:r>
      <w:r>
        <w:rPr>
          <w:spacing w:val="-4"/>
        </w:rPr>
        <w:t xml:space="preserve">Vonen </w:t>
      </w:r>
      <w:hyperlink w:anchor="_bookmark486" w:history="1">
        <w:r>
          <w:rPr>
            <w:color w:val="007FFF"/>
          </w:rPr>
          <w:t>1994</w:t>
        </w:r>
      </w:hyperlink>
      <w:r>
        <w:t xml:space="preserve">; Croft </w:t>
      </w:r>
      <w:hyperlink w:anchor="_bookmark290" w:history="1">
        <w:r>
          <w:rPr>
            <w:color w:val="007FFF"/>
          </w:rPr>
          <w:t>2000</w:t>
        </w:r>
      </w:hyperlink>
      <w:r>
        <w:t xml:space="preserve">: 75–76; </w:t>
      </w:r>
      <w:hyperlink w:anchor="_bookmark292" w:history="1">
        <w:r>
          <w:rPr>
            <w:color w:val="007FFF"/>
          </w:rPr>
          <w:t>2001b</w:t>
        </w:r>
      </w:hyperlink>
      <w:r>
        <w:t>: 69;</w:t>
      </w:r>
      <w:r>
        <w:rPr>
          <w:spacing w:val="-29"/>
        </w:rPr>
        <w:t xml:space="preserve"> </w:t>
      </w:r>
      <w:r>
        <w:t xml:space="preserve">Farrell </w:t>
      </w:r>
      <w:hyperlink w:anchor="_bookmark324" w:history="1">
        <w:r>
          <w:rPr>
            <w:color w:val="007FFF"/>
          </w:rPr>
          <w:t>2001</w:t>
        </w:r>
      </w:hyperlink>
      <w:r>
        <w:t xml:space="preserve">; Cannon </w:t>
      </w:r>
      <w:hyperlink w:anchor="_bookmark274" w:history="1">
        <w:r>
          <w:rPr>
            <w:color w:val="007FFF"/>
          </w:rPr>
          <w:t>1985</w:t>
        </w:r>
      </w:hyperlink>
      <w:r>
        <w:t xml:space="preserve">) and a fairly rigid language with clearly-delineated categories (Rijkhoff </w:t>
      </w:r>
      <w:hyperlink w:anchor="_bookmark444" w:history="1">
        <w:r>
          <w:rPr>
            <w:color w:val="007FFF"/>
          </w:rPr>
          <w:t>2007</w:t>
        </w:r>
      </w:hyperlink>
      <w:r>
        <w:t xml:space="preserve">: 710; Schachter &amp; Shopen </w:t>
      </w:r>
      <w:hyperlink w:anchor="_bookmark459" w:history="1">
        <w:r>
          <w:rPr>
            <w:color w:val="007FFF"/>
          </w:rPr>
          <w:t>2007</w:t>
        </w:r>
      </w:hyperlink>
      <w:r>
        <w:t xml:space="preserve">: 4, 11, 12; Velupillai </w:t>
      </w:r>
      <w:hyperlink w:anchor="_bookmark483" w:history="1">
        <w:r>
          <w:rPr>
            <w:color w:val="007FFF"/>
          </w:rPr>
          <w:t>2012</w:t>
        </w:r>
      </w:hyperlink>
      <w:r>
        <w:t xml:space="preserve">: 122,  126).  It is used as a point of comparison for nearly every discussion of lexical flexibility, but we do not have a clear idea of just how flexible items in English are. Its inclusion in this study is therefore well justified. The data for English are from the </w:t>
      </w:r>
      <w:hyperlink r:id="rId25">
        <w:r>
          <w:rPr>
            <w:color w:val="0000FF"/>
          </w:rPr>
          <w:t xml:space="preserve">Open American National Corpus </w:t>
        </w:r>
      </w:hyperlink>
      <w:r>
        <w:t>(OANC), a 15-million-token corpus of American English comprising numerous genres of both</w:t>
      </w:r>
      <w:r>
        <w:rPr>
          <w:spacing w:val="-32"/>
        </w:rPr>
        <w:t xml:space="preserve"> </w:t>
      </w:r>
      <w:r>
        <w:t xml:space="preserve">spoken and written data, all of which is open access (Ide &amp; Suderman </w:t>
      </w:r>
      <w:hyperlink w:anchor="_bookmark380" w:history="1">
        <w:r>
          <w:rPr>
            <w:color w:val="007FFF"/>
          </w:rPr>
          <w:t>2005</w:t>
        </w:r>
      </w:hyperlink>
      <w:r>
        <w:t>). This study uses just</w:t>
      </w:r>
      <w:r>
        <w:rPr>
          <w:spacing w:val="-37"/>
        </w:rPr>
        <w:t xml:space="preserve"> </w:t>
      </w:r>
      <w:r>
        <w:t>the spoken portion of the corpus, consisting of approximately 3.2 million tokens, which is itself composed</w:t>
      </w:r>
      <w:r>
        <w:rPr>
          <w:spacing w:val="-11"/>
        </w:rPr>
        <w:t xml:space="preserve"> </w:t>
      </w:r>
      <w:r>
        <w:t>of</w:t>
      </w:r>
      <w:r>
        <w:rPr>
          <w:spacing w:val="-10"/>
        </w:rPr>
        <w:t xml:space="preserve"> </w:t>
      </w:r>
      <w:r>
        <w:t>two</w:t>
      </w:r>
      <w:r>
        <w:rPr>
          <w:spacing w:val="-10"/>
        </w:rPr>
        <w:t xml:space="preserve"> </w:t>
      </w:r>
      <w:r>
        <w:t>distinct</w:t>
      </w:r>
      <w:r>
        <w:rPr>
          <w:spacing w:val="-10"/>
        </w:rPr>
        <w:t xml:space="preserve"> </w:t>
      </w:r>
      <w:r>
        <w:t>subcorpora—the</w:t>
      </w:r>
      <w:r>
        <w:rPr>
          <w:spacing w:val="-12"/>
        </w:rPr>
        <w:t xml:space="preserve"> </w:t>
      </w:r>
      <w:hyperlink r:id="rId26">
        <w:r>
          <w:rPr>
            <w:color w:val="0000FF"/>
          </w:rPr>
          <w:t>Charlotte</w:t>
        </w:r>
        <w:r>
          <w:rPr>
            <w:color w:val="0000FF"/>
            <w:spacing w:val="-11"/>
          </w:rPr>
          <w:t xml:space="preserve"> </w:t>
        </w:r>
        <w:r>
          <w:rPr>
            <w:color w:val="0000FF"/>
          </w:rPr>
          <w:t>Narrative</w:t>
        </w:r>
        <w:r>
          <w:rPr>
            <w:color w:val="0000FF"/>
            <w:spacing w:val="-11"/>
          </w:rPr>
          <w:t xml:space="preserve"> </w:t>
        </w:r>
        <w:r>
          <w:rPr>
            <w:color w:val="0000FF"/>
          </w:rPr>
          <w:t>&amp;</w:t>
        </w:r>
        <w:r>
          <w:rPr>
            <w:color w:val="0000FF"/>
            <w:spacing w:val="-10"/>
          </w:rPr>
          <w:t xml:space="preserve"> </w:t>
        </w:r>
        <w:r>
          <w:rPr>
            <w:color w:val="0000FF"/>
          </w:rPr>
          <w:t>Conversation</w:t>
        </w:r>
        <w:r>
          <w:rPr>
            <w:color w:val="0000FF"/>
            <w:spacing w:val="-11"/>
          </w:rPr>
          <w:t xml:space="preserve"> </w:t>
        </w:r>
        <w:r>
          <w:rPr>
            <w:color w:val="0000FF"/>
          </w:rPr>
          <w:t>Collection</w:t>
        </w:r>
        <w:r>
          <w:rPr>
            <w:color w:val="0000FF"/>
            <w:spacing w:val="-12"/>
          </w:rPr>
          <w:t xml:space="preserve"> </w:t>
        </w:r>
      </w:hyperlink>
      <w:r>
        <w:t xml:space="preserve">(or simply “the Charlotte corpus”) and the </w:t>
      </w:r>
      <w:hyperlink r:id="rId27">
        <w:r>
          <w:rPr>
            <w:color w:val="0000FF"/>
          </w:rPr>
          <w:t>Switchboard</w:t>
        </w:r>
        <w:r>
          <w:rPr>
            <w:color w:val="0000FF"/>
            <w:spacing w:val="-11"/>
          </w:rPr>
          <w:t xml:space="preserve"> </w:t>
        </w:r>
        <w:r>
          <w:rPr>
            <w:color w:val="0000FF"/>
          </w:rPr>
          <w:t>Corpus</w:t>
        </w:r>
      </w:hyperlink>
      <w:r>
        <w:t>.</w:t>
      </w:r>
    </w:p>
    <w:p w:rsidR="00DD7756" w:rsidRDefault="00DD7756">
      <w:pPr>
        <w:pStyle w:val="BodyText"/>
        <w:spacing w:line="420" w:lineRule="auto"/>
        <w:ind w:left="120" w:right="481" w:firstLine="358"/>
        <w:jc w:val="both"/>
      </w:pPr>
      <w:r>
        <w:pict>
          <v:line id="_x0000_s1157" style="position:absolute;left:0;text-align:left;z-index:15739392;mso-position-horizontal-relative:page" from="545.15pt,37.45pt" to="545.15pt,26.3pt" strokeweight="1.75731mm">
            <w10:wrap anchorx="page"/>
          </v:line>
        </w:pict>
      </w:r>
      <w:r w:rsidR="00AD1397">
        <w:t>Nuuchahnulth (formerly referred to in the literature as Nootka) is a Wakashan language presently</w:t>
      </w:r>
      <w:r w:rsidR="00AD1397">
        <w:rPr>
          <w:spacing w:val="-25"/>
        </w:rPr>
        <w:t xml:space="preserve"> </w:t>
      </w:r>
      <w:r w:rsidR="00AD1397">
        <w:t>spoken</w:t>
      </w:r>
      <w:r w:rsidR="00AD1397">
        <w:rPr>
          <w:spacing w:val="-24"/>
        </w:rPr>
        <w:t xml:space="preserve"> </w:t>
      </w:r>
      <w:r w:rsidR="00AD1397">
        <w:t>by</w:t>
      </w:r>
      <w:r w:rsidR="00AD1397">
        <w:rPr>
          <w:spacing w:val="-24"/>
        </w:rPr>
        <w:t xml:space="preserve"> </w:t>
      </w:r>
      <w:r w:rsidR="00AD1397">
        <w:t>a</w:t>
      </w:r>
      <w:r w:rsidR="00AD1397">
        <w:rPr>
          <w:spacing w:val="-24"/>
        </w:rPr>
        <w:t xml:space="preserve"> </w:t>
      </w:r>
      <w:r w:rsidR="00AD1397">
        <w:t>hundred</w:t>
      </w:r>
      <w:r w:rsidR="00AD1397">
        <w:rPr>
          <w:spacing w:val="-25"/>
        </w:rPr>
        <w:t xml:space="preserve"> </w:t>
      </w:r>
      <w:r w:rsidR="00AD1397">
        <w:t>or</w:t>
      </w:r>
      <w:r w:rsidR="00AD1397">
        <w:rPr>
          <w:spacing w:val="-24"/>
        </w:rPr>
        <w:t xml:space="preserve"> </w:t>
      </w:r>
      <w:r w:rsidR="00AD1397">
        <w:t>so</w:t>
      </w:r>
      <w:r w:rsidR="00AD1397">
        <w:rPr>
          <w:spacing w:val="-25"/>
        </w:rPr>
        <w:t xml:space="preserve"> </w:t>
      </w:r>
      <w:r w:rsidR="00AD1397">
        <w:t>people</w:t>
      </w:r>
      <w:r w:rsidR="00AD1397">
        <w:rPr>
          <w:spacing w:val="-24"/>
        </w:rPr>
        <w:t xml:space="preserve"> </w:t>
      </w:r>
      <w:r w:rsidR="00AD1397">
        <w:t>on</w:t>
      </w:r>
      <w:r w:rsidR="00AD1397">
        <w:rPr>
          <w:spacing w:val="-25"/>
        </w:rPr>
        <w:t xml:space="preserve"> </w:t>
      </w:r>
      <w:r w:rsidR="00AD1397">
        <w:t>and</w:t>
      </w:r>
      <w:r w:rsidR="00AD1397">
        <w:rPr>
          <w:spacing w:val="-23"/>
        </w:rPr>
        <w:t xml:space="preserve"> </w:t>
      </w:r>
      <w:r w:rsidR="00AD1397">
        <w:t>around</w:t>
      </w:r>
      <w:r w:rsidR="00AD1397">
        <w:rPr>
          <w:spacing w:val="-25"/>
        </w:rPr>
        <w:t xml:space="preserve"> </w:t>
      </w:r>
      <w:r w:rsidR="00AD1397">
        <w:t>Vancouver</w:t>
      </w:r>
      <w:r w:rsidR="00AD1397">
        <w:rPr>
          <w:spacing w:val="-24"/>
        </w:rPr>
        <w:t xml:space="preserve"> </w:t>
      </w:r>
      <w:r w:rsidR="00AD1397">
        <w:t>Island,</w:t>
      </w:r>
      <w:r w:rsidR="00AD1397">
        <w:rPr>
          <w:spacing w:val="-21"/>
        </w:rPr>
        <w:t xml:space="preserve"> </w:t>
      </w:r>
      <w:r w:rsidR="00AD1397">
        <w:t>British</w:t>
      </w:r>
      <w:r w:rsidR="00AD1397">
        <w:rPr>
          <w:spacing w:val="-25"/>
        </w:rPr>
        <w:t xml:space="preserve"> </w:t>
      </w:r>
      <w:r w:rsidR="00AD1397">
        <w:t>Columbia, in the Pacific Northwest. Nuuchahnulth, together with the other members of the Wakashan family</w:t>
      </w:r>
      <w:r w:rsidR="00AD1397">
        <w:rPr>
          <w:spacing w:val="-14"/>
        </w:rPr>
        <w:t xml:space="preserve"> </w:t>
      </w:r>
      <w:r w:rsidR="00AD1397">
        <w:t>(especially</w:t>
      </w:r>
      <w:r w:rsidR="00AD1397">
        <w:rPr>
          <w:spacing w:val="-13"/>
        </w:rPr>
        <w:t xml:space="preserve"> </w:t>
      </w:r>
      <w:r w:rsidR="00AD1397">
        <w:t>Makah</w:t>
      </w:r>
      <w:r w:rsidR="00AD1397">
        <w:rPr>
          <w:spacing w:val="-13"/>
        </w:rPr>
        <w:t xml:space="preserve"> </w:t>
      </w:r>
      <w:r w:rsidR="00AD1397">
        <w:t>and</w:t>
      </w:r>
      <w:r w:rsidR="00AD1397">
        <w:rPr>
          <w:spacing w:val="-13"/>
        </w:rPr>
        <w:t xml:space="preserve"> </w:t>
      </w:r>
      <w:r w:rsidR="00AD1397">
        <w:t>Kwakʼwala</w:t>
      </w:r>
      <w:r w:rsidR="00AD1397">
        <w:rPr>
          <w:spacing w:val="-13"/>
        </w:rPr>
        <w:t xml:space="preserve"> </w:t>
      </w:r>
      <w:r w:rsidR="00AD1397">
        <w:t>/</w:t>
      </w:r>
      <w:r w:rsidR="00AD1397">
        <w:rPr>
          <w:spacing w:val="-14"/>
        </w:rPr>
        <w:t xml:space="preserve"> </w:t>
      </w:r>
      <w:r w:rsidR="00AD1397">
        <w:t>Kwakiutl)</w:t>
      </w:r>
      <w:r w:rsidR="00AD1397">
        <w:rPr>
          <w:spacing w:val="-13"/>
        </w:rPr>
        <w:t xml:space="preserve"> </w:t>
      </w:r>
      <w:r w:rsidR="00AD1397">
        <w:t>is</w:t>
      </w:r>
      <w:r w:rsidR="00AD1397">
        <w:rPr>
          <w:spacing w:val="-14"/>
        </w:rPr>
        <w:t xml:space="preserve"> </w:t>
      </w:r>
      <w:r w:rsidR="00AD1397">
        <w:t>one</w:t>
      </w:r>
      <w:r w:rsidR="00AD1397">
        <w:rPr>
          <w:spacing w:val="-13"/>
        </w:rPr>
        <w:t xml:space="preserve"> </w:t>
      </w:r>
      <w:r w:rsidR="00AD1397">
        <w:t>of</w:t>
      </w:r>
      <w:r w:rsidR="00AD1397">
        <w:rPr>
          <w:spacing w:val="-14"/>
        </w:rPr>
        <w:t xml:space="preserve"> </w:t>
      </w:r>
      <w:r w:rsidR="00AD1397">
        <w:t>the</w:t>
      </w:r>
      <w:r w:rsidR="00AD1397">
        <w:rPr>
          <w:spacing w:val="-13"/>
        </w:rPr>
        <w:t xml:space="preserve"> </w:t>
      </w:r>
      <w:r w:rsidR="00AD1397">
        <w:t>widely</w:t>
      </w:r>
      <w:r w:rsidR="00AD1397">
        <w:rPr>
          <w:spacing w:val="-13"/>
        </w:rPr>
        <w:t xml:space="preserve"> </w:t>
      </w:r>
      <w:r w:rsidR="00AD1397">
        <w:t>discussed</w:t>
      </w:r>
      <w:r w:rsidR="00AD1397">
        <w:rPr>
          <w:spacing w:val="-14"/>
        </w:rPr>
        <w:t xml:space="preserve"> </w:t>
      </w:r>
      <w:r w:rsidR="00AD1397">
        <w:t xml:space="preserve">languages in the literature on lexical flexibility (Swadesh </w:t>
      </w:r>
      <w:hyperlink w:anchor="_bookmark474" w:history="1">
        <w:r w:rsidR="00AD1397">
          <w:rPr>
            <w:color w:val="007FFF"/>
          </w:rPr>
          <w:t>1939b</w:t>
        </w:r>
      </w:hyperlink>
      <w:r w:rsidR="00AD1397">
        <w:t xml:space="preserve">; Jacobsen </w:t>
      </w:r>
      <w:hyperlink w:anchor="_bookmark381" w:history="1">
        <w:r w:rsidR="00AD1397">
          <w:rPr>
            <w:color w:val="007FFF"/>
          </w:rPr>
          <w:t>1979</w:t>
        </w:r>
      </w:hyperlink>
      <w:r w:rsidR="00AD1397">
        <w:t xml:space="preserve">; Braithwaite </w:t>
      </w:r>
      <w:hyperlink w:anchor="_bookmark269" w:history="1">
        <w:r w:rsidR="00AD1397">
          <w:rPr>
            <w:color w:val="007FFF"/>
          </w:rPr>
          <w:t>2015</w:t>
        </w:r>
      </w:hyperlink>
      <w:r w:rsidR="00AD1397">
        <w:t>). This is due largely to the following examples of flexible items from Swadesh</w:t>
      </w:r>
      <w:r w:rsidR="00AD1397">
        <w:rPr>
          <w:spacing w:val="-29"/>
        </w:rPr>
        <w:t xml:space="preserve"> </w:t>
      </w:r>
      <w:r w:rsidR="00AD1397">
        <w:t>(</w:t>
      </w:r>
      <w:hyperlink w:anchor="_bookmark474" w:history="1">
        <w:r w:rsidR="00AD1397">
          <w:rPr>
            <w:color w:val="007FFF"/>
          </w:rPr>
          <w:t>1939b</w:t>
        </w:r>
      </w:hyperlink>
      <w:r w:rsidR="00AD1397">
        <w:t>).</w:t>
      </w:r>
    </w:p>
    <w:p w:rsidR="00DD7756" w:rsidRDefault="00AD1397">
      <w:pPr>
        <w:pStyle w:val="BodyText"/>
        <w:spacing w:line="269" w:lineRule="exact"/>
        <w:ind w:left="478"/>
        <w:jc w:val="both"/>
      </w:pPr>
      <w:r>
        <w:rPr>
          <w:u w:val="single"/>
        </w:rPr>
        <w:t>Nuuchahnulth (Wakashan &gt; Southern Wakashan)</w:t>
      </w:r>
    </w:p>
    <w:p w:rsidR="00DD7756" w:rsidRDefault="00DD7756">
      <w:pPr>
        <w:spacing w:line="269" w:lineRule="exact"/>
        <w:jc w:val="both"/>
        <w:sectPr w:rsidR="00DD7756">
          <w:pgSz w:w="12240" w:h="15840"/>
          <w:pgMar w:top="1380" w:right="900" w:bottom="1040" w:left="1680" w:header="0" w:footer="856" w:gutter="0"/>
          <w:cols w:space="720"/>
        </w:sectPr>
      </w:pPr>
    </w:p>
    <w:p w:rsidR="00DD7756" w:rsidRDefault="00AD1397">
      <w:pPr>
        <w:pStyle w:val="ListParagraph"/>
        <w:numPr>
          <w:ilvl w:val="0"/>
          <w:numId w:val="12"/>
        </w:numPr>
        <w:tabs>
          <w:tab w:val="left" w:pos="895"/>
          <w:tab w:val="left" w:pos="896"/>
        </w:tabs>
        <w:spacing w:before="84"/>
        <w:ind w:hanging="554"/>
        <w:jc w:val="left"/>
        <w:rPr>
          <w:sz w:val="24"/>
        </w:rPr>
      </w:pPr>
      <w:bookmarkStart w:id="58" w:name="_bookmark45"/>
      <w:bookmarkEnd w:id="58"/>
      <w:r>
        <w:rPr>
          <w:sz w:val="24"/>
        </w:rPr>
        <w:lastRenderedPageBreak/>
        <w:t>a.</w:t>
      </w:r>
      <w:r>
        <w:rPr>
          <w:spacing w:val="31"/>
          <w:sz w:val="24"/>
        </w:rPr>
        <w:t xml:space="preserve"> </w:t>
      </w:r>
      <w:r>
        <w:rPr>
          <w:sz w:val="24"/>
        </w:rPr>
        <w:t>qo·ʔas‑ma</w:t>
      </w:r>
    </w:p>
    <w:p w:rsidR="00DD7756" w:rsidRDefault="00AD1397">
      <w:pPr>
        <w:pStyle w:val="BodyText"/>
        <w:spacing w:before="16"/>
        <w:ind w:left="1210"/>
      </w:pPr>
      <w:r>
        <w:t>man‑3sg.ind</w:t>
      </w:r>
    </w:p>
    <w:p w:rsidR="00DD7756" w:rsidRDefault="00AD1397">
      <w:pPr>
        <w:pStyle w:val="BodyText"/>
        <w:spacing w:before="84" w:line="254" w:lineRule="auto"/>
        <w:ind w:left="257" w:right="5961"/>
      </w:pPr>
      <w:r>
        <w:br w:type="column"/>
      </w:r>
      <w:r>
        <w:rPr>
          <w:w w:val="105"/>
        </w:rPr>
        <w:lastRenderedPageBreak/>
        <w:t>ʔi·ḥ‑ʔi large‑def</w:t>
      </w:r>
    </w:p>
    <w:p w:rsidR="00DD7756" w:rsidRDefault="00DD7756">
      <w:pPr>
        <w:spacing w:line="254" w:lineRule="auto"/>
        <w:sectPr w:rsidR="00DD7756">
          <w:pgSz w:w="12240" w:h="15840"/>
          <w:pgMar w:top="1380" w:right="900" w:bottom="1040" w:left="1680" w:header="0" w:footer="856" w:gutter="0"/>
          <w:cols w:num="2" w:space="720" w:equalWidth="0">
            <w:col w:w="2465" w:space="40"/>
            <w:col w:w="7155"/>
          </w:cols>
        </w:sectPr>
      </w:pPr>
    </w:p>
    <w:p w:rsidR="00DD7756" w:rsidRDefault="00AD1397">
      <w:pPr>
        <w:tabs>
          <w:tab w:val="left" w:pos="7473"/>
        </w:tabs>
        <w:spacing w:before="9"/>
        <w:ind w:left="1210"/>
        <w:rPr>
          <w:sz w:val="20"/>
        </w:rPr>
      </w:pPr>
      <w:r>
        <w:rPr>
          <w:sz w:val="24"/>
        </w:rPr>
        <w:lastRenderedPageBreak/>
        <w:t>‘The large one is</w:t>
      </w:r>
      <w:r>
        <w:rPr>
          <w:spacing w:val="-20"/>
          <w:sz w:val="24"/>
        </w:rPr>
        <w:t xml:space="preserve"> </w:t>
      </w:r>
      <w:r>
        <w:rPr>
          <w:sz w:val="24"/>
        </w:rPr>
        <w:t>a</w:t>
      </w:r>
      <w:r>
        <w:rPr>
          <w:spacing w:val="-4"/>
          <w:sz w:val="24"/>
        </w:rPr>
        <w:t xml:space="preserve"> </w:t>
      </w:r>
      <w:r>
        <w:rPr>
          <w:spacing w:val="-6"/>
          <w:sz w:val="24"/>
        </w:rPr>
        <w:t>man.’</w:t>
      </w:r>
      <w:r>
        <w:rPr>
          <w:spacing w:val="-6"/>
          <w:sz w:val="24"/>
        </w:rPr>
        <w:tab/>
      </w:r>
      <w:r>
        <w:rPr>
          <w:sz w:val="20"/>
        </w:rPr>
        <w:t xml:space="preserve">(Swadesh </w:t>
      </w:r>
      <w:hyperlink w:anchor="_bookmark474" w:history="1">
        <w:r>
          <w:rPr>
            <w:color w:val="007FFF"/>
            <w:sz w:val="20"/>
          </w:rPr>
          <w:t>1939b</w:t>
        </w:r>
      </w:hyperlink>
      <w:r>
        <w:rPr>
          <w:sz w:val="20"/>
        </w:rPr>
        <w:t>:</w:t>
      </w:r>
      <w:r>
        <w:rPr>
          <w:spacing w:val="14"/>
          <w:sz w:val="20"/>
        </w:rPr>
        <w:t xml:space="preserve"> </w:t>
      </w:r>
      <w:r>
        <w:rPr>
          <w:sz w:val="20"/>
        </w:rPr>
        <w:t>78)</w:t>
      </w:r>
    </w:p>
    <w:p w:rsidR="00DD7756" w:rsidRDefault="00DD7756">
      <w:pPr>
        <w:pStyle w:val="BodyText"/>
        <w:spacing w:before="1"/>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BodyText"/>
        <w:spacing w:before="99"/>
        <w:ind w:left="891"/>
      </w:pPr>
      <w:r>
        <w:lastRenderedPageBreak/>
        <w:t>b. ʔi·ḥ‑ma</w:t>
      </w:r>
    </w:p>
    <w:p w:rsidR="00DD7756" w:rsidRDefault="00AD1397">
      <w:pPr>
        <w:pStyle w:val="BodyText"/>
        <w:spacing w:before="16"/>
        <w:ind w:left="1210"/>
      </w:pPr>
      <w:r>
        <w:t>large‑3sg.ind</w:t>
      </w:r>
    </w:p>
    <w:p w:rsidR="00DD7756" w:rsidRDefault="00AD1397">
      <w:pPr>
        <w:pStyle w:val="BodyText"/>
        <w:spacing w:before="99" w:line="254" w:lineRule="auto"/>
        <w:ind w:left="257" w:right="5964"/>
      </w:pPr>
      <w:r>
        <w:br w:type="column"/>
      </w:r>
      <w:r>
        <w:lastRenderedPageBreak/>
        <w:t xml:space="preserve">ʔo·ʔas‑ʔi </w:t>
      </w:r>
      <w:r>
        <w:rPr>
          <w:w w:val="105"/>
        </w:rPr>
        <w:t>man‑def</w:t>
      </w:r>
    </w:p>
    <w:p w:rsidR="00DD7756" w:rsidRDefault="00DD7756">
      <w:pPr>
        <w:spacing w:line="254" w:lineRule="auto"/>
        <w:sectPr w:rsidR="00DD7756">
          <w:type w:val="continuous"/>
          <w:pgSz w:w="12240" w:h="15840"/>
          <w:pgMar w:top="1300" w:right="900" w:bottom="280" w:left="1680" w:header="720" w:footer="720" w:gutter="0"/>
          <w:cols w:num="2" w:space="720" w:equalWidth="0">
            <w:col w:w="2525" w:space="40"/>
            <w:col w:w="7095"/>
          </w:cols>
        </w:sectPr>
      </w:pPr>
    </w:p>
    <w:p w:rsidR="00DD7756" w:rsidRDefault="00AD1397">
      <w:pPr>
        <w:tabs>
          <w:tab w:val="left" w:pos="7473"/>
        </w:tabs>
        <w:spacing w:before="9"/>
        <w:ind w:left="1210"/>
        <w:rPr>
          <w:sz w:val="20"/>
        </w:rPr>
      </w:pPr>
      <w:r>
        <w:rPr>
          <w:sz w:val="24"/>
        </w:rPr>
        <w:lastRenderedPageBreak/>
        <w:t>‘The man</w:t>
      </w:r>
      <w:r>
        <w:rPr>
          <w:spacing w:val="-11"/>
          <w:sz w:val="24"/>
        </w:rPr>
        <w:t xml:space="preserve"> </w:t>
      </w:r>
      <w:r>
        <w:rPr>
          <w:sz w:val="24"/>
        </w:rPr>
        <w:t>is</w:t>
      </w:r>
      <w:r>
        <w:rPr>
          <w:spacing w:val="-6"/>
          <w:sz w:val="24"/>
        </w:rPr>
        <w:t xml:space="preserve"> </w:t>
      </w:r>
      <w:r>
        <w:rPr>
          <w:spacing w:val="-5"/>
          <w:sz w:val="24"/>
        </w:rPr>
        <w:t>large.’</w:t>
      </w:r>
      <w:r>
        <w:rPr>
          <w:spacing w:val="-5"/>
          <w:sz w:val="24"/>
        </w:rPr>
        <w:tab/>
      </w:r>
      <w:r>
        <w:rPr>
          <w:sz w:val="20"/>
        </w:rPr>
        <w:t xml:space="preserve">(Swadesh </w:t>
      </w:r>
      <w:hyperlink w:anchor="_bookmark474" w:history="1">
        <w:r>
          <w:rPr>
            <w:color w:val="007FFF"/>
            <w:sz w:val="20"/>
          </w:rPr>
          <w:t>1939b</w:t>
        </w:r>
      </w:hyperlink>
      <w:r>
        <w:rPr>
          <w:sz w:val="20"/>
        </w:rPr>
        <w:t>:</w:t>
      </w:r>
      <w:r>
        <w:rPr>
          <w:spacing w:val="14"/>
          <w:sz w:val="20"/>
        </w:rPr>
        <w:t xml:space="preserve"> </w:t>
      </w:r>
      <w:r>
        <w:rPr>
          <w:sz w:val="20"/>
        </w:rPr>
        <w:t>78)</w:t>
      </w:r>
    </w:p>
    <w:p w:rsidR="00DD7756" w:rsidRDefault="00DD7756">
      <w:pPr>
        <w:pStyle w:val="BodyText"/>
        <w:spacing w:before="1"/>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ListParagraph"/>
        <w:numPr>
          <w:ilvl w:val="0"/>
          <w:numId w:val="12"/>
        </w:numPr>
        <w:tabs>
          <w:tab w:val="left" w:pos="895"/>
          <w:tab w:val="left" w:pos="896"/>
        </w:tabs>
        <w:spacing w:before="99"/>
        <w:ind w:hanging="554"/>
        <w:jc w:val="left"/>
        <w:rPr>
          <w:sz w:val="24"/>
        </w:rPr>
      </w:pPr>
      <w:r>
        <w:rPr>
          <w:sz w:val="24"/>
        </w:rPr>
        <w:lastRenderedPageBreak/>
        <w:t>a.</w:t>
      </w:r>
      <w:r>
        <w:rPr>
          <w:spacing w:val="30"/>
          <w:sz w:val="24"/>
        </w:rPr>
        <w:t xml:space="preserve"> </w:t>
      </w:r>
      <w:r>
        <w:rPr>
          <w:sz w:val="24"/>
        </w:rPr>
        <w:t>mamo·k‑ma</w:t>
      </w:r>
    </w:p>
    <w:p w:rsidR="00DD7756" w:rsidRDefault="00AD1397">
      <w:pPr>
        <w:pStyle w:val="BodyText"/>
        <w:spacing w:before="16"/>
        <w:ind w:left="1210"/>
      </w:pPr>
      <w:r>
        <w:t>work‑3sg.ind</w:t>
      </w:r>
    </w:p>
    <w:p w:rsidR="00DD7756" w:rsidRDefault="00AD1397">
      <w:pPr>
        <w:pStyle w:val="BodyText"/>
        <w:spacing w:before="99" w:line="254" w:lineRule="auto"/>
        <w:ind w:left="258" w:right="5942"/>
      </w:pPr>
      <w:r>
        <w:br w:type="column"/>
      </w:r>
      <w:r>
        <w:lastRenderedPageBreak/>
        <w:t xml:space="preserve">ʔo·ʔas‑ʔi </w:t>
      </w:r>
      <w:r>
        <w:rPr>
          <w:w w:val="105"/>
        </w:rPr>
        <w:t>man‑def</w:t>
      </w:r>
    </w:p>
    <w:p w:rsidR="00DD7756" w:rsidRDefault="00DD7756">
      <w:pPr>
        <w:spacing w:line="254" w:lineRule="auto"/>
        <w:sectPr w:rsidR="00DD7756">
          <w:type w:val="continuous"/>
          <w:pgSz w:w="12240" w:h="15840"/>
          <w:pgMar w:top="1300" w:right="900" w:bottom="280" w:left="1680" w:header="720" w:footer="720" w:gutter="0"/>
          <w:cols w:num="2" w:space="720" w:equalWidth="0">
            <w:col w:w="2546" w:space="40"/>
            <w:col w:w="7074"/>
          </w:cols>
        </w:sectPr>
      </w:pPr>
    </w:p>
    <w:p w:rsidR="00DD7756" w:rsidRDefault="00AD1397">
      <w:pPr>
        <w:tabs>
          <w:tab w:val="left" w:pos="7473"/>
        </w:tabs>
        <w:spacing w:before="9"/>
        <w:ind w:left="1210"/>
        <w:rPr>
          <w:sz w:val="20"/>
        </w:rPr>
      </w:pPr>
      <w:r>
        <w:rPr>
          <w:sz w:val="24"/>
        </w:rPr>
        <w:lastRenderedPageBreak/>
        <w:t>‘The man</w:t>
      </w:r>
      <w:r>
        <w:rPr>
          <w:spacing w:val="-12"/>
          <w:sz w:val="24"/>
        </w:rPr>
        <w:t xml:space="preserve"> </w:t>
      </w:r>
      <w:r>
        <w:rPr>
          <w:sz w:val="24"/>
        </w:rPr>
        <w:t>is</w:t>
      </w:r>
      <w:r>
        <w:rPr>
          <w:spacing w:val="-5"/>
          <w:sz w:val="24"/>
        </w:rPr>
        <w:t xml:space="preserve"> </w:t>
      </w:r>
      <w:r>
        <w:rPr>
          <w:spacing w:val="-4"/>
          <w:sz w:val="24"/>
        </w:rPr>
        <w:t>working.’</w:t>
      </w:r>
      <w:r>
        <w:rPr>
          <w:spacing w:val="-4"/>
          <w:sz w:val="24"/>
        </w:rPr>
        <w:tab/>
      </w:r>
      <w:r>
        <w:rPr>
          <w:sz w:val="20"/>
        </w:rPr>
        <w:t xml:space="preserve">(Swadesh </w:t>
      </w:r>
      <w:hyperlink w:anchor="_bookmark474" w:history="1">
        <w:r>
          <w:rPr>
            <w:color w:val="007FFF"/>
            <w:sz w:val="20"/>
          </w:rPr>
          <w:t>1939b</w:t>
        </w:r>
      </w:hyperlink>
      <w:r>
        <w:rPr>
          <w:sz w:val="20"/>
        </w:rPr>
        <w:t>:</w:t>
      </w:r>
      <w:r>
        <w:rPr>
          <w:spacing w:val="14"/>
          <w:sz w:val="20"/>
        </w:rPr>
        <w:t xml:space="preserve"> </w:t>
      </w:r>
      <w:r>
        <w:rPr>
          <w:sz w:val="20"/>
        </w:rPr>
        <w:t>78)</w:t>
      </w:r>
    </w:p>
    <w:p w:rsidR="00DD7756" w:rsidRDefault="00DD7756">
      <w:pPr>
        <w:pStyle w:val="BodyText"/>
        <w:spacing w:before="1"/>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BodyText"/>
        <w:spacing w:before="100" w:line="254" w:lineRule="auto"/>
        <w:ind w:left="1210" w:hanging="320"/>
      </w:pPr>
      <w:r>
        <w:lastRenderedPageBreak/>
        <w:t>b. ʔo·ʔas‑ma man‑3sg.ind</w:t>
      </w:r>
    </w:p>
    <w:p w:rsidR="00DD7756" w:rsidRDefault="00AD1397">
      <w:pPr>
        <w:pStyle w:val="BodyText"/>
        <w:spacing w:before="100" w:line="254" w:lineRule="auto"/>
        <w:ind w:left="257" w:right="4987"/>
      </w:pPr>
      <w:r>
        <w:br w:type="column"/>
      </w:r>
      <w:r>
        <w:rPr>
          <w:w w:val="95"/>
        </w:rPr>
        <w:lastRenderedPageBreak/>
        <w:t xml:space="preserve">mamo·k‑ʔi </w:t>
      </w:r>
      <w:r>
        <w:rPr>
          <w:w w:val="105"/>
        </w:rPr>
        <w:t>work‑def</w:t>
      </w:r>
    </w:p>
    <w:p w:rsidR="00DD7756" w:rsidRDefault="00DD7756">
      <w:pPr>
        <w:spacing w:line="254" w:lineRule="auto"/>
        <w:sectPr w:rsidR="00DD7756">
          <w:type w:val="continuous"/>
          <w:pgSz w:w="12240" w:h="15840"/>
          <w:pgMar w:top="1300" w:right="900" w:bottom="280" w:left="1680" w:header="720" w:footer="720" w:gutter="0"/>
          <w:cols w:num="2" w:space="720" w:equalWidth="0">
            <w:col w:w="2465" w:space="40"/>
            <w:col w:w="7155"/>
          </w:cols>
        </w:sectPr>
      </w:pPr>
    </w:p>
    <w:p w:rsidR="00DD7756" w:rsidRDefault="00AD1397">
      <w:pPr>
        <w:tabs>
          <w:tab w:val="left" w:pos="7473"/>
        </w:tabs>
        <w:spacing w:before="8"/>
        <w:ind w:left="1210"/>
        <w:rPr>
          <w:sz w:val="20"/>
        </w:rPr>
      </w:pPr>
      <w:r>
        <w:rPr>
          <w:sz w:val="24"/>
        </w:rPr>
        <w:lastRenderedPageBreak/>
        <w:t>‘The working one is</w:t>
      </w:r>
      <w:r>
        <w:rPr>
          <w:spacing w:val="-21"/>
          <w:sz w:val="24"/>
        </w:rPr>
        <w:t xml:space="preserve"> </w:t>
      </w:r>
      <w:r>
        <w:rPr>
          <w:sz w:val="24"/>
        </w:rPr>
        <w:t>a</w:t>
      </w:r>
      <w:r>
        <w:rPr>
          <w:spacing w:val="-6"/>
          <w:sz w:val="24"/>
        </w:rPr>
        <w:t xml:space="preserve"> man.’</w:t>
      </w:r>
      <w:r>
        <w:rPr>
          <w:spacing w:val="-6"/>
          <w:sz w:val="24"/>
        </w:rPr>
        <w:tab/>
      </w:r>
      <w:r>
        <w:rPr>
          <w:sz w:val="20"/>
        </w:rPr>
        <w:t xml:space="preserve">(Swadesh </w:t>
      </w:r>
      <w:hyperlink w:anchor="_bookmark474" w:history="1">
        <w:r>
          <w:rPr>
            <w:color w:val="007FFF"/>
            <w:sz w:val="20"/>
          </w:rPr>
          <w:t>1939b</w:t>
        </w:r>
      </w:hyperlink>
      <w:r>
        <w:rPr>
          <w:sz w:val="20"/>
        </w:rPr>
        <w:t>:</w:t>
      </w:r>
      <w:r>
        <w:rPr>
          <w:spacing w:val="9"/>
          <w:sz w:val="20"/>
        </w:rPr>
        <w:t xml:space="preserve"> </w:t>
      </w:r>
      <w:r>
        <w:rPr>
          <w:sz w:val="20"/>
        </w:rPr>
        <w:t>78)</w:t>
      </w:r>
    </w:p>
    <w:p w:rsidR="00DD7756" w:rsidRDefault="00DD7756">
      <w:pPr>
        <w:pStyle w:val="BodyText"/>
        <w:spacing w:before="9"/>
        <w:rPr>
          <w:sz w:val="28"/>
        </w:rPr>
      </w:pPr>
    </w:p>
    <w:p w:rsidR="00DD7756" w:rsidRDefault="00AD1397">
      <w:pPr>
        <w:pStyle w:val="BodyText"/>
        <w:spacing w:line="420" w:lineRule="auto"/>
        <w:ind w:left="120" w:right="532" w:firstLine="358"/>
        <w:jc w:val="both"/>
      </w:pPr>
      <w:r>
        <w:t xml:space="preserve">Hardly a single typological survey of lexical categories or study of lexical flexibility has failed to include these examples since (see especially the much-cited chapter by </w:t>
      </w:r>
      <w:hyperlink w:anchor="_bookmark459" w:history="1">
        <w:r>
          <w:rPr>
            <w:color w:val="007FFF"/>
          </w:rPr>
          <w:t>Schachter</w:t>
        </w:r>
      </w:hyperlink>
      <w:r>
        <w:rPr>
          <w:color w:val="007FFF"/>
        </w:rPr>
        <w:t xml:space="preserve"> </w:t>
      </w:r>
      <w:hyperlink w:anchor="_bookmark459" w:history="1">
        <w:r>
          <w:rPr>
            <w:color w:val="007FFF"/>
          </w:rPr>
          <w:t xml:space="preserve">&amp; Shopen </w:t>
        </w:r>
      </w:hyperlink>
      <w:r>
        <w:t xml:space="preserve">[[1985] </w:t>
      </w:r>
      <w:hyperlink w:anchor="_bookmark459" w:history="1">
        <w:r>
          <w:rPr>
            <w:color w:val="007FFF"/>
          </w:rPr>
          <w:t>2007</w:t>
        </w:r>
      </w:hyperlink>
      <w:r>
        <w:t xml:space="preserve">: 12]). </w:t>
      </w:r>
      <w:r>
        <w:rPr>
          <w:spacing w:val="-6"/>
        </w:rPr>
        <w:t xml:space="preserve">Yet </w:t>
      </w:r>
      <w:r>
        <w:t>we still do not know how representative these examples are of Nuuchahnulth in general. What is more, lexical flexibility is an areal feature of the entire Pacific Northwest. The nearby Chimakuan, Chinookan, Coosan, Sahaptian, Salishan, and</w:t>
      </w:r>
      <w:r>
        <w:rPr>
          <w:spacing w:val="-11"/>
        </w:rPr>
        <w:t xml:space="preserve"> </w:t>
      </w:r>
      <w:r>
        <w:t>Tsimshianic</w:t>
      </w:r>
      <w:r>
        <w:rPr>
          <w:spacing w:val="-11"/>
        </w:rPr>
        <w:t xml:space="preserve"> </w:t>
      </w:r>
      <w:r>
        <w:t>families</w:t>
      </w:r>
      <w:r>
        <w:rPr>
          <w:spacing w:val="-10"/>
        </w:rPr>
        <w:t xml:space="preserve"> </w:t>
      </w:r>
      <w:r>
        <w:t>as</w:t>
      </w:r>
      <w:r>
        <w:rPr>
          <w:spacing w:val="-11"/>
        </w:rPr>
        <w:t xml:space="preserve"> </w:t>
      </w:r>
      <w:r>
        <w:t>well</w:t>
      </w:r>
      <w:r>
        <w:rPr>
          <w:spacing w:val="-11"/>
        </w:rPr>
        <w:t xml:space="preserve"> </w:t>
      </w:r>
      <w:r>
        <w:t>as</w:t>
      </w:r>
      <w:r>
        <w:rPr>
          <w:spacing w:val="-11"/>
        </w:rPr>
        <w:t xml:space="preserve"> </w:t>
      </w:r>
      <w:r>
        <w:t>the</w:t>
      </w:r>
      <w:r>
        <w:rPr>
          <w:spacing w:val="-10"/>
        </w:rPr>
        <w:t xml:space="preserve"> </w:t>
      </w:r>
      <w:r>
        <w:t>isolate</w:t>
      </w:r>
      <w:r>
        <w:rPr>
          <w:spacing w:val="-11"/>
        </w:rPr>
        <w:t xml:space="preserve"> </w:t>
      </w:r>
      <w:r>
        <w:t>Kutenai</w:t>
      </w:r>
      <w:r>
        <w:rPr>
          <w:spacing w:val="-11"/>
        </w:rPr>
        <w:t xml:space="preserve"> </w:t>
      </w:r>
      <w:r>
        <w:t>each</w:t>
      </w:r>
      <w:r>
        <w:rPr>
          <w:spacing w:val="-10"/>
        </w:rPr>
        <w:t xml:space="preserve"> </w:t>
      </w:r>
      <w:r>
        <w:t>exhibit</w:t>
      </w:r>
      <w:r>
        <w:rPr>
          <w:spacing w:val="-11"/>
        </w:rPr>
        <w:t xml:space="preserve"> </w:t>
      </w:r>
      <w:r>
        <w:t>lexical</w:t>
      </w:r>
      <w:r>
        <w:rPr>
          <w:spacing w:val="-11"/>
        </w:rPr>
        <w:t xml:space="preserve"> </w:t>
      </w:r>
      <w:r>
        <w:t>flexibility</w:t>
      </w:r>
      <w:r>
        <w:rPr>
          <w:spacing w:val="-11"/>
        </w:rPr>
        <w:t xml:space="preserve"> </w:t>
      </w:r>
      <w:r>
        <w:t>to</w:t>
      </w:r>
      <w:r>
        <w:rPr>
          <w:spacing w:val="-10"/>
        </w:rPr>
        <w:t xml:space="preserve"> </w:t>
      </w:r>
      <w:r>
        <w:t>a</w:t>
      </w:r>
      <w:r>
        <w:rPr>
          <w:spacing w:val="-11"/>
        </w:rPr>
        <w:t xml:space="preserve"> </w:t>
      </w:r>
      <w:r>
        <w:t>pre- sumably strong degree, since they have caught the attention of so many researchers in this regard (Chimakuan: Andrade [</w:t>
      </w:r>
      <w:hyperlink w:anchor="_bookmark244" w:history="1">
        <w:r>
          <w:rPr>
            <w:color w:val="007FFF"/>
          </w:rPr>
          <w:t>1933</w:t>
        </w:r>
      </w:hyperlink>
      <w:r>
        <w:t>: 179]; Chinookan: Duncan, Switzler &amp; Zenk [</w:t>
      </w:r>
      <w:hyperlink w:anchor="_bookmark318" w:history="1">
        <w:r>
          <w:rPr>
            <w:color w:val="007FFF"/>
          </w:rPr>
          <w:t>forthcom-</w:t>
        </w:r>
      </w:hyperlink>
      <w:r>
        <w:rPr>
          <w:color w:val="007FFF"/>
        </w:rPr>
        <w:t xml:space="preserve"> </w:t>
      </w:r>
      <w:hyperlink w:anchor="_bookmark318" w:history="1">
        <w:r>
          <w:rPr>
            <w:color w:val="007FFF"/>
          </w:rPr>
          <w:t>ing</w:t>
        </w:r>
      </w:hyperlink>
      <w:r>
        <w:t>]; Coosan:  Frachtenberg [</w:t>
      </w:r>
      <w:hyperlink w:anchor="_bookmark328" w:history="1">
        <w:r>
          <w:rPr>
            <w:color w:val="007FFF"/>
          </w:rPr>
          <w:t>1922</w:t>
        </w:r>
      </w:hyperlink>
      <w:r>
        <w:t xml:space="preserve">:  318];  Sahaptian:  </w:t>
      </w:r>
      <w:r>
        <w:rPr>
          <w:spacing w:val="-4"/>
        </w:rPr>
        <w:t xml:space="preserve">Wetzer </w:t>
      </w:r>
      <w:r>
        <w:t>[</w:t>
      </w:r>
      <w:hyperlink w:anchor="_bookmark489" w:history="1">
        <w:r>
          <w:rPr>
            <w:color w:val="007FFF"/>
          </w:rPr>
          <w:t>1996</w:t>
        </w:r>
      </w:hyperlink>
      <w:r>
        <w:t>:  142];  Salishan:</w:t>
      </w:r>
      <w:r>
        <w:rPr>
          <w:spacing w:val="23"/>
        </w:rPr>
        <w:t xml:space="preserve"> </w:t>
      </w:r>
      <w:r>
        <w:t>Kuipers</w:t>
      </w:r>
    </w:p>
    <w:p w:rsidR="00DD7756" w:rsidRDefault="00AD1397">
      <w:pPr>
        <w:pStyle w:val="BodyText"/>
        <w:spacing w:line="267" w:lineRule="exact"/>
        <w:ind w:left="120"/>
        <w:jc w:val="both"/>
      </w:pPr>
      <w:r>
        <w:t>[</w:t>
      </w:r>
      <w:hyperlink w:anchor="_bookmark388" w:history="1">
        <w:r>
          <w:rPr>
            <w:color w:val="007FFF"/>
          </w:rPr>
          <w:t>1968</w:t>
        </w:r>
      </w:hyperlink>
      <w:r>
        <w:t>],</w:t>
      </w:r>
      <w:r>
        <w:rPr>
          <w:spacing w:val="-9"/>
        </w:rPr>
        <w:t xml:space="preserve"> </w:t>
      </w:r>
      <w:r>
        <w:t>Hébert</w:t>
      </w:r>
      <w:r>
        <w:rPr>
          <w:spacing w:val="-11"/>
        </w:rPr>
        <w:t xml:space="preserve"> </w:t>
      </w:r>
      <w:r>
        <w:t>[</w:t>
      </w:r>
      <w:hyperlink w:anchor="_bookmark364" w:history="1">
        <w:r>
          <w:rPr>
            <w:color w:val="007FFF"/>
          </w:rPr>
          <w:t>1983</w:t>
        </w:r>
      </w:hyperlink>
      <w:r>
        <w:t>],</w:t>
      </w:r>
      <w:r>
        <w:rPr>
          <w:spacing w:val="-9"/>
        </w:rPr>
        <w:t xml:space="preserve"> </w:t>
      </w:r>
      <w:r>
        <w:t>Kinkade</w:t>
      </w:r>
      <w:r>
        <w:rPr>
          <w:spacing w:val="-9"/>
        </w:rPr>
        <w:t xml:space="preserve"> </w:t>
      </w:r>
      <w:r>
        <w:t>[</w:t>
      </w:r>
      <w:hyperlink w:anchor="_bookmark387" w:history="1">
        <w:r>
          <w:rPr>
            <w:color w:val="007FFF"/>
          </w:rPr>
          <w:t>1983</w:t>
        </w:r>
      </w:hyperlink>
      <w:r>
        <w:t>],</w:t>
      </w:r>
      <w:r>
        <w:rPr>
          <w:spacing w:val="-9"/>
        </w:rPr>
        <w:t xml:space="preserve"> </w:t>
      </w:r>
      <w:r>
        <w:t>van</w:t>
      </w:r>
      <w:r>
        <w:rPr>
          <w:spacing w:val="-10"/>
        </w:rPr>
        <w:t xml:space="preserve"> </w:t>
      </w:r>
      <w:r>
        <w:t>Eijk</w:t>
      </w:r>
      <w:r>
        <w:rPr>
          <w:spacing w:val="-10"/>
        </w:rPr>
        <w:t xml:space="preserve"> </w:t>
      </w:r>
      <w:r>
        <w:t>&amp;</w:t>
      </w:r>
      <w:r>
        <w:rPr>
          <w:spacing w:val="-10"/>
        </w:rPr>
        <w:t xml:space="preserve"> </w:t>
      </w:r>
      <w:r>
        <w:t>Hess</w:t>
      </w:r>
      <w:r>
        <w:rPr>
          <w:spacing w:val="-10"/>
        </w:rPr>
        <w:t xml:space="preserve"> </w:t>
      </w:r>
      <w:r>
        <w:t>[</w:t>
      </w:r>
      <w:hyperlink w:anchor="_bookmark319" w:history="1">
        <w:r>
          <w:rPr>
            <w:color w:val="007FFF"/>
          </w:rPr>
          <w:t>1986</w:t>
        </w:r>
      </w:hyperlink>
      <w:r>
        <w:t>],</w:t>
      </w:r>
      <w:r>
        <w:rPr>
          <w:spacing w:val="-9"/>
        </w:rPr>
        <w:t xml:space="preserve"> </w:t>
      </w:r>
      <w:r>
        <w:t>Jelinek</w:t>
      </w:r>
      <w:r>
        <w:rPr>
          <w:spacing w:val="-9"/>
        </w:rPr>
        <w:t xml:space="preserve"> </w:t>
      </w:r>
      <w:r>
        <w:t>&amp;</w:t>
      </w:r>
      <w:r>
        <w:rPr>
          <w:spacing w:val="-11"/>
        </w:rPr>
        <w:t xml:space="preserve"> </w:t>
      </w:r>
      <w:r>
        <w:t>Demers</w:t>
      </w:r>
      <w:r>
        <w:rPr>
          <w:spacing w:val="-10"/>
        </w:rPr>
        <w:t xml:space="preserve"> </w:t>
      </w:r>
      <w:r>
        <w:t>[</w:t>
      </w:r>
      <w:hyperlink w:anchor="_bookmark383" w:history="1">
        <w:r>
          <w:rPr>
            <w:color w:val="007FFF"/>
          </w:rPr>
          <w:t>1994</w:t>
        </w:r>
      </w:hyperlink>
      <w:r>
        <w:t>],</w:t>
      </w:r>
      <w:r>
        <w:rPr>
          <w:spacing w:val="-8"/>
        </w:rPr>
        <w:t xml:space="preserve"> </w:t>
      </w:r>
      <w:r>
        <w:t>Mat-</w:t>
      </w:r>
    </w:p>
    <w:p w:rsidR="00DD7756" w:rsidRDefault="00AD1397">
      <w:pPr>
        <w:pStyle w:val="BodyText"/>
        <w:spacing w:before="205" w:line="420" w:lineRule="auto"/>
        <w:ind w:left="120" w:right="533"/>
        <w:jc w:val="both"/>
      </w:pPr>
      <w:r>
        <w:t>tina [</w:t>
      </w:r>
      <w:hyperlink w:anchor="_bookmark412" w:history="1">
        <w:r>
          <w:rPr>
            <w:color w:val="007FFF"/>
          </w:rPr>
          <w:t>1996</w:t>
        </w:r>
      </w:hyperlink>
      <w:r>
        <w:t>], Beck [</w:t>
      </w:r>
      <w:hyperlink w:anchor="_bookmark255" w:history="1">
        <w:r>
          <w:rPr>
            <w:color w:val="007FFF"/>
          </w:rPr>
          <w:t>2002</w:t>
        </w:r>
      </w:hyperlink>
      <w:r>
        <w:t>: §4.1.1], Montler [</w:t>
      </w:r>
      <w:hyperlink w:anchor="_bookmark425" w:history="1">
        <w:r>
          <w:rPr>
            <w:color w:val="007FFF"/>
          </w:rPr>
          <w:t>2003</w:t>
        </w:r>
      </w:hyperlink>
      <w:r>
        <w:t>], Beck [</w:t>
      </w:r>
      <w:hyperlink w:anchor="_bookmark256" w:history="1">
        <w:r>
          <w:rPr>
            <w:color w:val="007FFF"/>
          </w:rPr>
          <w:t>2013</w:t>
        </w:r>
      </w:hyperlink>
      <w:r>
        <w:t>], Davis, Gillon &amp; Matthewson [</w:t>
      </w:r>
      <w:hyperlink w:anchor="_bookmark305" w:history="1">
        <w:r>
          <w:rPr>
            <w:color w:val="007FFF"/>
          </w:rPr>
          <w:t>2014</w:t>
        </w:r>
      </w:hyperlink>
      <w:r>
        <w:t>]; Tsimshianic: Davis, Gillon &amp; Matthewson [</w:t>
      </w:r>
      <w:hyperlink w:anchor="_bookmark305" w:history="1">
        <w:r>
          <w:rPr>
            <w:color w:val="007FFF"/>
          </w:rPr>
          <w:t>2014</w:t>
        </w:r>
      </w:hyperlink>
      <w:r>
        <w:t>]; Kutenai: Morgan [</w:t>
      </w:r>
      <w:hyperlink w:anchor="_bookmark426" w:history="1">
        <w:r>
          <w:rPr>
            <w:color w:val="007FFF"/>
          </w:rPr>
          <w:t>1991</w:t>
        </w:r>
      </w:hyperlink>
      <w:r>
        <w:t>]). Again, we do not actually know whether this literature is truly representative of the pervasiveness of</w:t>
      </w:r>
      <w:r>
        <w:rPr>
          <w:spacing w:val="-5"/>
        </w:rPr>
        <w:t xml:space="preserve"> </w:t>
      </w:r>
      <w:r>
        <w:lastRenderedPageBreak/>
        <w:t>the</w:t>
      </w:r>
      <w:r>
        <w:rPr>
          <w:spacing w:val="-5"/>
        </w:rPr>
        <w:t xml:space="preserve"> </w:t>
      </w:r>
      <w:r>
        <w:t>phenomenon,</w:t>
      </w:r>
      <w:r>
        <w:rPr>
          <w:spacing w:val="-4"/>
        </w:rPr>
        <w:t xml:space="preserve"> </w:t>
      </w:r>
      <w:r>
        <w:t>or</w:t>
      </w:r>
      <w:r>
        <w:rPr>
          <w:spacing w:val="-5"/>
        </w:rPr>
        <w:t xml:space="preserve"> </w:t>
      </w:r>
      <w:r>
        <w:t>whether</w:t>
      </w:r>
      <w:r>
        <w:rPr>
          <w:spacing w:val="-4"/>
        </w:rPr>
        <w:t xml:space="preserve"> </w:t>
      </w:r>
      <w:r>
        <w:t>its</w:t>
      </w:r>
      <w:r>
        <w:rPr>
          <w:spacing w:val="-5"/>
        </w:rPr>
        <w:t xml:space="preserve"> </w:t>
      </w:r>
      <w:r>
        <w:t>“exotic”</w:t>
      </w:r>
      <w:r>
        <w:rPr>
          <w:spacing w:val="-5"/>
        </w:rPr>
        <w:t xml:space="preserve"> </w:t>
      </w:r>
      <w:r>
        <w:t>nature</w:t>
      </w:r>
      <w:r>
        <w:rPr>
          <w:spacing w:val="-6"/>
        </w:rPr>
        <w:t xml:space="preserve"> </w:t>
      </w:r>
      <w:r>
        <w:t>as</w:t>
      </w:r>
      <w:r>
        <w:rPr>
          <w:spacing w:val="-4"/>
        </w:rPr>
        <w:t xml:space="preserve"> </w:t>
      </w:r>
      <w:r>
        <w:t>compared</w:t>
      </w:r>
      <w:r>
        <w:rPr>
          <w:spacing w:val="-5"/>
        </w:rPr>
        <w:t xml:space="preserve"> </w:t>
      </w:r>
      <w:r>
        <w:t>to</w:t>
      </w:r>
      <w:r>
        <w:rPr>
          <w:spacing w:val="-4"/>
        </w:rPr>
        <w:t xml:space="preserve"> </w:t>
      </w:r>
      <w:r>
        <w:t>Indo-European</w:t>
      </w:r>
      <w:r>
        <w:rPr>
          <w:spacing w:val="-5"/>
        </w:rPr>
        <w:t xml:space="preserve"> </w:t>
      </w:r>
      <w:r>
        <w:t>languages has simply garnered undue attention to the topic in this geographic region. Nuuchahnulth, being the most discussed of these languages, is therefore nearly obligatory to include in a study such as this</w:t>
      </w:r>
      <w:r>
        <w:rPr>
          <w:spacing w:val="-5"/>
        </w:rPr>
        <w:t xml:space="preserve"> </w:t>
      </w:r>
      <w:r>
        <w:t>one.</w:t>
      </w:r>
    </w:p>
    <w:p w:rsidR="00DD7756" w:rsidRDefault="00AD1397">
      <w:pPr>
        <w:pStyle w:val="BodyText"/>
        <w:spacing w:line="269" w:lineRule="exact"/>
        <w:ind w:left="478"/>
        <w:jc w:val="both"/>
      </w:pPr>
      <w:r>
        <w:t>The data used for the investigation of Nuuchahnulth come from a corpus of texts collected</w:t>
      </w:r>
    </w:p>
    <w:p w:rsidR="00DD7756" w:rsidRDefault="00DD7756">
      <w:pPr>
        <w:spacing w:line="269" w:lineRule="exact"/>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420" w:lineRule="auto"/>
        <w:ind w:left="120" w:right="533"/>
        <w:jc w:val="both"/>
      </w:pPr>
      <w:bookmarkStart w:id="59" w:name="_bookmark46"/>
      <w:bookmarkEnd w:id="59"/>
      <w:r>
        <w:lastRenderedPageBreak/>
        <w:t>and</w:t>
      </w:r>
      <w:r>
        <w:rPr>
          <w:spacing w:val="-21"/>
        </w:rPr>
        <w:t xml:space="preserve"> </w:t>
      </w:r>
      <w:r>
        <w:t>edited</w:t>
      </w:r>
      <w:r>
        <w:rPr>
          <w:spacing w:val="-21"/>
        </w:rPr>
        <w:t xml:space="preserve"> </w:t>
      </w:r>
      <w:r>
        <w:t>by</w:t>
      </w:r>
      <w:r>
        <w:rPr>
          <w:spacing w:val="-21"/>
        </w:rPr>
        <w:t xml:space="preserve"> </w:t>
      </w:r>
      <w:r>
        <w:t>Toshihide</w:t>
      </w:r>
      <w:r>
        <w:rPr>
          <w:spacing w:val="-21"/>
        </w:rPr>
        <w:t xml:space="preserve"> </w:t>
      </w:r>
      <w:r>
        <w:t>Nakayama</w:t>
      </w:r>
      <w:r>
        <w:rPr>
          <w:spacing w:val="-21"/>
        </w:rPr>
        <w:t xml:space="preserve"> </w:t>
      </w:r>
      <w:r>
        <w:t>and</w:t>
      </w:r>
      <w:r>
        <w:rPr>
          <w:spacing w:val="-21"/>
        </w:rPr>
        <w:t xml:space="preserve"> </w:t>
      </w:r>
      <w:r>
        <w:t>published</w:t>
      </w:r>
      <w:r>
        <w:rPr>
          <w:spacing w:val="-21"/>
        </w:rPr>
        <w:t xml:space="preserve"> </w:t>
      </w:r>
      <w:r>
        <w:t>in</w:t>
      </w:r>
      <w:r>
        <w:rPr>
          <w:spacing w:val="-21"/>
        </w:rPr>
        <w:t xml:space="preserve"> </w:t>
      </w:r>
      <w:r>
        <w:t>Little</w:t>
      </w:r>
      <w:r>
        <w:rPr>
          <w:spacing w:val="-21"/>
        </w:rPr>
        <w:t xml:space="preserve"> </w:t>
      </w:r>
      <w:r>
        <w:t>(</w:t>
      </w:r>
      <w:hyperlink w:anchor="_bookmark403" w:history="1">
        <w:r>
          <w:rPr>
            <w:color w:val="007FFF"/>
          </w:rPr>
          <w:t>2003</w:t>
        </w:r>
      </w:hyperlink>
      <w:r>
        <w:t>)</w:t>
      </w:r>
      <w:r>
        <w:rPr>
          <w:spacing w:val="-21"/>
        </w:rPr>
        <w:t xml:space="preserve"> </w:t>
      </w:r>
      <w:r>
        <w:t>and</w:t>
      </w:r>
      <w:r>
        <w:rPr>
          <w:spacing w:val="-20"/>
        </w:rPr>
        <w:t xml:space="preserve"> </w:t>
      </w:r>
      <w:r>
        <w:t>Louie</w:t>
      </w:r>
      <w:r>
        <w:rPr>
          <w:spacing w:val="-21"/>
        </w:rPr>
        <w:t xml:space="preserve"> </w:t>
      </w:r>
      <w:r>
        <w:t>(</w:t>
      </w:r>
      <w:hyperlink w:anchor="_bookmark406" w:history="1">
        <w:r>
          <w:rPr>
            <w:color w:val="007FFF"/>
          </w:rPr>
          <w:t>2003</w:t>
        </w:r>
      </w:hyperlink>
      <w:r>
        <w:t>).</w:t>
      </w:r>
      <w:r>
        <w:rPr>
          <w:spacing w:val="5"/>
        </w:rPr>
        <w:t xml:space="preserve"> </w:t>
      </w:r>
      <w:r>
        <w:t>The</w:t>
      </w:r>
      <w:r>
        <w:rPr>
          <w:spacing w:val="-20"/>
        </w:rPr>
        <w:t xml:space="preserve"> </w:t>
      </w:r>
      <w:r>
        <w:t>corpus consists of 24 texts dictated by speakers Caroline Little and George Louie, containing 2,081 utterances</w:t>
      </w:r>
      <w:r>
        <w:rPr>
          <w:spacing w:val="-6"/>
        </w:rPr>
        <w:t xml:space="preserve"> </w:t>
      </w:r>
      <w:r>
        <w:t>and</w:t>
      </w:r>
      <w:r>
        <w:rPr>
          <w:spacing w:val="-6"/>
        </w:rPr>
        <w:t xml:space="preserve"> </w:t>
      </w:r>
      <w:r>
        <w:t>8,366</w:t>
      </w:r>
      <w:r>
        <w:rPr>
          <w:spacing w:val="-5"/>
        </w:rPr>
        <w:t xml:space="preserve"> </w:t>
      </w:r>
      <w:r>
        <w:t>tokens</w:t>
      </w:r>
      <w:r>
        <w:rPr>
          <w:spacing w:val="-6"/>
        </w:rPr>
        <w:t xml:space="preserve"> </w:t>
      </w:r>
      <w:r>
        <w:t>(comprising</w:t>
      </w:r>
      <w:r>
        <w:rPr>
          <w:spacing w:val="-5"/>
        </w:rPr>
        <w:t xml:space="preserve"> </w:t>
      </w:r>
      <w:r>
        <w:t>4,216</w:t>
      </w:r>
      <w:r>
        <w:rPr>
          <w:spacing w:val="-6"/>
        </w:rPr>
        <w:t xml:space="preserve"> </w:t>
      </w:r>
      <w:r>
        <w:t>distinct</w:t>
      </w:r>
      <w:r>
        <w:rPr>
          <w:spacing w:val="-5"/>
        </w:rPr>
        <w:t xml:space="preserve"> </w:t>
      </w:r>
      <w:r>
        <w:t>wordforms).</w:t>
      </w:r>
      <w:r>
        <w:rPr>
          <w:spacing w:val="14"/>
        </w:rPr>
        <w:t xml:space="preserve"> </w:t>
      </w:r>
      <w:r>
        <w:t>The</w:t>
      </w:r>
      <w:r>
        <w:rPr>
          <w:spacing w:val="-5"/>
        </w:rPr>
        <w:t xml:space="preserve"> </w:t>
      </w:r>
      <w:r>
        <w:t>texts</w:t>
      </w:r>
      <w:r>
        <w:rPr>
          <w:spacing w:val="-6"/>
        </w:rPr>
        <w:t xml:space="preserve"> </w:t>
      </w:r>
      <w:r>
        <w:t>cover</w:t>
      </w:r>
      <w:r>
        <w:rPr>
          <w:spacing w:val="-5"/>
        </w:rPr>
        <w:t xml:space="preserve"> </w:t>
      </w:r>
      <w:r>
        <w:t>a</w:t>
      </w:r>
      <w:r>
        <w:rPr>
          <w:spacing w:val="-6"/>
        </w:rPr>
        <w:t xml:space="preserve"> </w:t>
      </w:r>
      <w:r>
        <w:t>variety of genres, including procedural texts, personal narratives, and traditional stories. I</w:t>
      </w:r>
      <w:r>
        <w:rPr>
          <w:spacing w:val="-15"/>
        </w:rPr>
        <w:t xml:space="preserve"> </w:t>
      </w:r>
      <w:r>
        <w:t xml:space="preserve">manually retyped these texts as </w:t>
      </w:r>
      <w:hyperlink r:id="rId28">
        <w:r>
          <w:rPr>
            <w:color w:val="0000FF"/>
          </w:rPr>
          <w:t xml:space="preserve">scription </w:t>
        </w:r>
      </w:hyperlink>
      <w:r>
        <w:t xml:space="preserve">files for analysis. Scription is a simple text format for rep- resenting interlinear glosses in a way that is both familiar to linguists and computationally parseable (Hieber </w:t>
      </w:r>
      <w:hyperlink w:anchor="_bookmark373" w:history="1">
        <w:r>
          <w:rPr>
            <w:color w:val="007FFF"/>
          </w:rPr>
          <w:t>2021a</w:t>
        </w:r>
      </w:hyperlink>
      <w:r>
        <w:t xml:space="preserve">). The resulting digitally searchable corpus is available on GitHub at </w:t>
      </w:r>
      <w:hyperlink r:id="rId29">
        <w:r>
          <w:rPr>
            <w:rFonts w:ascii="Linux Libertine Mono"/>
            <w:color w:val="0000FF"/>
            <w:sz w:val="20"/>
          </w:rPr>
          <w:t>https://github.com/dwhieb/Nuuchahnulth</w:t>
        </w:r>
      </w:hyperlink>
      <w:r>
        <w:t>.</w:t>
      </w:r>
    </w:p>
    <w:p w:rsidR="00DD7756" w:rsidRDefault="00AD1397">
      <w:pPr>
        <w:pStyle w:val="BodyText"/>
        <w:spacing w:line="420" w:lineRule="auto"/>
        <w:ind w:left="120" w:right="532" w:firstLine="358"/>
        <w:jc w:val="both"/>
      </w:pPr>
      <w:r>
        <w:t xml:space="preserve">Other languages that would have been obvious choices for inclusion in this study are Riau Indonesian (Austronesian &gt; Malayo-Polynesian) (Gil </w:t>
      </w:r>
      <w:hyperlink w:anchor="_bookmark332" w:history="1">
        <w:r>
          <w:rPr>
            <w:color w:val="007FFF"/>
          </w:rPr>
          <w:t>1994</w:t>
        </w:r>
      </w:hyperlink>
      <w:r>
        <w:t xml:space="preserve">), Mundari (Evans &amp; Osada </w:t>
      </w:r>
      <w:hyperlink w:anchor="_bookmark321" w:history="1">
        <w:r>
          <w:rPr>
            <w:color w:val="007FFF"/>
          </w:rPr>
          <w:t>2005</w:t>
        </w:r>
      </w:hyperlink>
      <w:r>
        <w:t xml:space="preserve">; Hengeveld &amp; Rijkhoff </w:t>
      </w:r>
      <w:hyperlink w:anchor="_bookmark369" w:history="1">
        <w:r>
          <w:rPr>
            <w:color w:val="007FFF"/>
          </w:rPr>
          <w:t>2005</w:t>
        </w:r>
      </w:hyperlink>
      <w:r>
        <w:t xml:space="preserve">), Classical Nahuatl (Uto-Aztecan) (Launey </w:t>
      </w:r>
      <w:hyperlink w:anchor="_bookmark394" w:history="1">
        <w:r>
          <w:rPr>
            <w:color w:val="007FFF"/>
          </w:rPr>
          <w:t>1994</w:t>
        </w:r>
      </w:hyperlink>
      <w:r>
        <w:t xml:space="preserve">; </w:t>
      </w:r>
      <w:hyperlink w:anchor="_bookmark395" w:history="1">
        <w:r>
          <w:rPr>
            <w:color w:val="007FFF"/>
          </w:rPr>
          <w:t>2004</w:t>
        </w:r>
      </w:hyperlink>
      <w:r>
        <w:t>), and Central</w:t>
      </w:r>
      <w:r>
        <w:rPr>
          <w:spacing w:val="-9"/>
        </w:rPr>
        <w:t xml:space="preserve"> </w:t>
      </w:r>
      <w:r>
        <w:t>Alaskan</w:t>
      </w:r>
      <w:r>
        <w:rPr>
          <w:spacing w:val="-8"/>
        </w:rPr>
        <w:t xml:space="preserve"> </w:t>
      </w:r>
      <w:r>
        <w:rPr>
          <w:spacing w:val="-3"/>
        </w:rPr>
        <w:t>Yup’ik</w:t>
      </w:r>
      <w:r>
        <w:rPr>
          <w:spacing w:val="-8"/>
        </w:rPr>
        <w:t xml:space="preserve"> </w:t>
      </w:r>
      <w:r>
        <w:t>(Eskimo-Aleut</w:t>
      </w:r>
      <w:r>
        <w:rPr>
          <w:spacing w:val="-9"/>
        </w:rPr>
        <w:t xml:space="preserve"> </w:t>
      </w:r>
      <w:r>
        <w:t>&gt;</w:t>
      </w:r>
      <w:r>
        <w:rPr>
          <w:spacing w:val="-8"/>
        </w:rPr>
        <w:t xml:space="preserve"> </w:t>
      </w:r>
      <w:r>
        <w:t>Yupik)</w:t>
      </w:r>
      <w:r>
        <w:rPr>
          <w:spacing w:val="-8"/>
        </w:rPr>
        <w:t xml:space="preserve"> </w:t>
      </w:r>
      <w:r>
        <w:t>(Thalbitzer</w:t>
      </w:r>
      <w:r>
        <w:rPr>
          <w:spacing w:val="-10"/>
        </w:rPr>
        <w:t xml:space="preserve"> </w:t>
      </w:r>
      <w:hyperlink w:anchor="_bookmark476" w:history="1">
        <w:r>
          <w:rPr>
            <w:color w:val="007FFF"/>
          </w:rPr>
          <w:t>1922</w:t>
        </w:r>
      </w:hyperlink>
      <w:r>
        <w:t>;</w:t>
      </w:r>
      <w:r>
        <w:rPr>
          <w:spacing w:val="-8"/>
        </w:rPr>
        <w:t xml:space="preserve"> </w:t>
      </w:r>
      <w:r>
        <w:t>Sadock</w:t>
      </w:r>
      <w:r>
        <w:rPr>
          <w:spacing w:val="-9"/>
        </w:rPr>
        <w:t xml:space="preserve"> </w:t>
      </w:r>
      <w:hyperlink w:anchor="_bookmark456" w:history="1">
        <w:r>
          <w:rPr>
            <w:color w:val="007FFF"/>
          </w:rPr>
          <w:t>1999</w:t>
        </w:r>
      </w:hyperlink>
      <w:r>
        <w:t>;</w:t>
      </w:r>
      <w:r>
        <w:rPr>
          <w:spacing w:val="-8"/>
        </w:rPr>
        <w:t xml:space="preserve"> </w:t>
      </w:r>
      <w:r>
        <w:t>Mithun</w:t>
      </w:r>
      <w:r>
        <w:rPr>
          <w:spacing w:val="-8"/>
        </w:rPr>
        <w:t xml:space="preserve"> </w:t>
      </w:r>
      <w:hyperlink w:anchor="_bookmark423" w:history="1">
        <w:r>
          <w:rPr>
            <w:color w:val="007FFF"/>
          </w:rPr>
          <w:t>2017</w:t>
        </w:r>
      </w:hyperlink>
      <w:r>
        <w:t>). Each</w:t>
      </w:r>
      <w:r>
        <w:rPr>
          <w:spacing w:val="-10"/>
        </w:rPr>
        <w:t xml:space="preserve"> </w:t>
      </w:r>
      <w:r>
        <w:t>of</w:t>
      </w:r>
      <w:r>
        <w:rPr>
          <w:spacing w:val="-9"/>
        </w:rPr>
        <w:t xml:space="preserve"> </w:t>
      </w:r>
      <w:r>
        <w:t>these</w:t>
      </w:r>
      <w:r>
        <w:rPr>
          <w:spacing w:val="-10"/>
        </w:rPr>
        <w:t xml:space="preserve"> </w:t>
      </w:r>
      <w:r>
        <w:t>has</w:t>
      </w:r>
      <w:r>
        <w:rPr>
          <w:spacing w:val="-9"/>
        </w:rPr>
        <w:t xml:space="preserve"> </w:t>
      </w:r>
      <w:r>
        <w:t>generated</w:t>
      </w:r>
      <w:r>
        <w:rPr>
          <w:spacing w:val="-10"/>
        </w:rPr>
        <w:t xml:space="preserve"> </w:t>
      </w:r>
      <w:r>
        <w:t>contested</w:t>
      </w:r>
      <w:r>
        <w:rPr>
          <w:spacing w:val="-9"/>
        </w:rPr>
        <w:t xml:space="preserve"> </w:t>
      </w:r>
      <w:r>
        <w:t>claims</w:t>
      </w:r>
      <w:r>
        <w:rPr>
          <w:spacing w:val="-9"/>
        </w:rPr>
        <w:t xml:space="preserve"> </w:t>
      </w:r>
      <w:r>
        <w:t>about</w:t>
      </w:r>
      <w:r>
        <w:rPr>
          <w:spacing w:val="-10"/>
        </w:rPr>
        <w:t xml:space="preserve"> </w:t>
      </w:r>
      <w:r>
        <w:t>their</w:t>
      </w:r>
      <w:r>
        <w:rPr>
          <w:spacing w:val="-9"/>
        </w:rPr>
        <w:t xml:space="preserve"> </w:t>
      </w:r>
      <w:r>
        <w:t>flexibility</w:t>
      </w:r>
      <w:r>
        <w:rPr>
          <w:spacing w:val="-10"/>
        </w:rPr>
        <w:t xml:space="preserve"> </w:t>
      </w:r>
      <w:r>
        <w:t>and</w:t>
      </w:r>
      <w:r>
        <w:rPr>
          <w:spacing w:val="-9"/>
        </w:rPr>
        <w:t xml:space="preserve"> </w:t>
      </w:r>
      <w:r>
        <w:t>the</w:t>
      </w:r>
      <w:r>
        <w:rPr>
          <w:spacing w:val="-9"/>
        </w:rPr>
        <w:t xml:space="preserve"> </w:t>
      </w:r>
      <w:r>
        <w:t>existence</w:t>
      </w:r>
      <w:r>
        <w:rPr>
          <w:spacing w:val="-10"/>
        </w:rPr>
        <w:t xml:space="preserve"> </w:t>
      </w:r>
      <w:r>
        <w:t>of</w:t>
      </w:r>
      <w:r>
        <w:rPr>
          <w:spacing w:val="-9"/>
        </w:rPr>
        <w:t xml:space="preserve"> </w:t>
      </w:r>
      <w:r>
        <w:t xml:space="preserve">flexi- bility more generally. </w:t>
      </w:r>
      <w:r>
        <w:rPr>
          <w:spacing w:val="-3"/>
        </w:rPr>
        <w:t xml:space="preserve">However, </w:t>
      </w:r>
      <w:r>
        <w:t>practicalities have limited me to examining just English</w:t>
      </w:r>
      <w:r>
        <w:rPr>
          <w:spacing w:val="-24"/>
        </w:rPr>
        <w:t xml:space="preserve"> </w:t>
      </w:r>
      <w:r>
        <w:t>and Nuuchahnulth</w:t>
      </w:r>
      <w:r>
        <w:rPr>
          <w:spacing w:val="-10"/>
        </w:rPr>
        <w:t xml:space="preserve"> </w:t>
      </w:r>
      <w:r>
        <w:t>for</w:t>
      </w:r>
      <w:r>
        <w:rPr>
          <w:spacing w:val="-10"/>
        </w:rPr>
        <w:t xml:space="preserve"> </w:t>
      </w:r>
      <w:r>
        <w:t>the</w:t>
      </w:r>
      <w:r>
        <w:rPr>
          <w:spacing w:val="-10"/>
        </w:rPr>
        <w:t xml:space="preserve"> </w:t>
      </w:r>
      <w:r>
        <w:t>time</w:t>
      </w:r>
      <w:r>
        <w:rPr>
          <w:spacing w:val="-10"/>
        </w:rPr>
        <w:t xml:space="preserve"> </w:t>
      </w:r>
      <w:r>
        <w:t>being.</w:t>
      </w:r>
      <w:r>
        <w:rPr>
          <w:spacing w:val="13"/>
        </w:rPr>
        <w:t xml:space="preserve"> </w:t>
      </w:r>
      <w:r>
        <w:t>I</w:t>
      </w:r>
      <w:r>
        <w:rPr>
          <w:spacing w:val="-10"/>
        </w:rPr>
        <w:t xml:space="preserve"> </w:t>
      </w:r>
      <w:r>
        <w:t>leave</w:t>
      </w:r>
      <w:r>
        <w:rPr>
          <w:spacing w:val="-10"/>
        </w:rPr>
        <w:t xml:space="preserve"> </w:t>
      </w:r>
      <w:r>
        <w:t>investigations</w:t>
      </w:r>
      <w:r>
        <w:rPr>
          <w:spacing w:val="-9"/>
        </w:rPr>
        <w:t xml:space="preserve"> </w:t>
      </w:r>
      <w:r>
        <w:t>of</w:t>
      </w:r>
      <w:r>
        <w:rPr>
          <w:spacing w:val="-10"/>
        </w:rPr>
        <w:t xml:space="preserve"> </w:t>
      </w:r>
      <w:r>
        <w:t>other</w:t>
      </w:r>
      <w:r>
        <w:rPr>
          <w:spacing w:val="-10"/>
        </w:rPr>
        <w:t xml:space="preserve"> </w:t>
      </w:r>
      <w:r>
        <w:t>languages</w:t>
      </w:r>
      <w:r>
        <w:rPr>
          <w:spacing w:val="-10"/>
        </w:rPr>
        <w:t xml:space="preserve"> </w:t>
      </w:r>
      <w:r>
        <w:t>to</w:t>
      </w:r>
      <w:r>
        <w:rPr>
          <w:spacing w:val="-10"/>
        </w:rPr>
        <w:t xml:space="preserve"> </w:t>
      </w:r>
      <w:r>
        <w:t>future</w:t>
      </w:r>
      <w:r>
        <w:rPr>
          <w:spacing w:val="-10"/>
        </w:rPr>
        <w:t xml:space="preserve"> </w:t>
      </w:r>
      <w:r>
        <w:t>research and</w:t>
      </w:r>
      <w:r>
        <w:rPr>
          <w:spacing w:val="-2"/>
        </w:rPr>
        <w:t xml:space="preserve"> </w:t>
      </w:r>
      <w:r>
        <w:t>researchers.</w:t>
      </w:r>
    </w:p>
    <w:p w:rsidR="00DD7756" w:rsidRDefault="00AD1397">
      <w:pPr>
        <w:pStyle w:val="BodyText"/>
        <w:spacing w:line="420" w:lineRule="auto"/>
        <w:ind w:left="120" w:right="534" w:firstLine="358"/>
        <w:jc w:val="both"/>
      </w:pPr>
      <w:r>
        <w:t>Both</w:t>
      </w:r>
      <w:r>
        <w:rPr>
          <w:spacing w:val="-22"/>
        </w:rPr>
        <w:t xml:space="preserve"> </w:t>
      </w:r>
      <w:r>
        <w:t>the</w:t>
      </w:r>
      <w:r>
        <w:rPr>
          <w:spacing w:val="-22"/>
        </w:rPr>
        <w:t xml:space="preserve"> </w:t>
      </w:r>
      <w:r>
        <w:t>English</w:t>
      </w:r>
      <w:r>
        <w:rPr>
          <w:spacing w:val="-21"/>
        </w:rPr>
        <w:t xml:space="preserve"> </w:t>
      </w:r>
      <w:r>
        <w:t>and</w:t>
      </w:r>
      <w:r>
        <w:rPr>
          <w:spacing w:val="-22"/>
        </w:rPr>
        <w:t xml:space="preserve"> </w:t>
      </w:r>
      <w:r>
        <w:t>Nuuchahnulth</w:t>
      </w:r>
      <w:r>
        <w:rPr>
          <w:spacing w:val="-21"/>
        </w:rPr>
        <w:t xml:space="preserve"> </w:t>
      </w:r>
      <w:r>
        <w:t>corpora</w:t>
      </w:r>
      <w:r>
        <w:rPr>
          <w:spacing w:val="-22"/>
        </w:rPr>
        <w:t xml:space="preserve"> </w:t>
      </w:r>
      <w:r>
        <w:t>were</w:t>
      </w:r>
      <w:r>
        <w:rPr>
          <w:spacing w:val="-21"/>
        </w:rPr>
        <w:t xml:space="preserve"> </w:t>
      </w:r>
      <w:r>
        <w:t>converted</w:t>
      </w:r>
      <w:r>
        <w:rPr>
          <w:spacing w:val="-22"/>
        </w:rPr>
        <w:t xml:space="preserve"> </w:t>
      </w:r>
      <w:r>
        <w:t>to</w:t>
      </w:r>
      <w:r>
        <w:rPr>
          <w:spacing w:val="-21"/>
        </w:rPr>
        <w:t xml:space="preserve"> </w:t>
      </w:r>
      <w:r>
        <w:t>the</w:t>
      </w:r>
      <w:r>
        <w:rPr>
          <w:spacing w:val="-25"/>
        </w:rPr>
        <w:t xml:space="preserve"> </w:t>
      </w:r>
      <w:hyperlink r:id="rId30">
        <w:r>
          <w:rPr>
            <w:color w:val="0000FF"/>
          </w:rPr>
          <w:t>Data</w:t>
        </w:r>
        <w:r>
          <w:rPr>
            <w:color w:val="0000FF"/>
            <w:spacing w:val="-21"/>
          </w:rPr>
          <w:t xml:space="preserve"> </w:t>
        </w:r>
        <w:r>
          <w:rPr>
            <w:color w:val="0000FF"/>
          </w:rPr>
          <w:t>Format</w:t>
        </w:r>
        <w:r>
          <w:rPr>
            <w:color w:val="0000FF"/>
            <w:spacing w:val="-22"/>
          </w:rPr>
          <w:t xml:space="preserve"> </w:t>
        </w:r>
        <w:r>
          <w:rPr>
            <w:color w:val="0000FF"/>
          </w:rPr>
          <w:t>for</w:t>
        </w:r>
        <w:r>
          <w:rPr>
            <w:color w:val="0000FF"/>
            <w:spacing w:val="-21"/>
          </w:rPr>
          <w:t xml:space="preserve"> </w:t>
        </w:r>
        <w:r>
          <w:rPr>
            <w:color w:val="0000FF"/>
          </w:rPr>
          <w:t>Digital</w:t>
        </w:r>
      </w:hyperlink>
      <w:r>
        <w:rPr>
          <w:color w:val="0000FF"/>
        </w:rPr>
        <w:t xml:space="preserve"> </w:t>
      </w:r>
      <w:hyperlink r:id="rId31">
        <w:r>
          <w:rPr>
            <w:color w:val="0000FF"/>
          </w:rPr>
          <w:t xml:space="preserve">Linguistics </w:t>
        </w:r>
      </w:hyperlink>
      <w:r>
        <w:t>(DaFoDiL) (a JSON format for representing linguistic data; Hieber [</w:t>
      </w:r>
      <w:hyperlink w:anchor="_bookmark374" w:history="1">
        <w:r>
          <w:rPr>
            <w:color w:val="007FFF"/>
          </w:rPr>
          <w:t>2021b</w:t>
        </w:r>
      </w:hyperlink>
      <w:r>
        <w:t xml:space="preserve">]) for tagging and scripting purposes. This made it possible to use the </w:t>
      </w:r>
      <w:hyperlink r:id="rId32">
        <w:r>
          <w:rPr>
            <w:color w:val="0000FF"/>
          </w:rPr>
          <w:t xml:space="preserve">Digital Linguistics </w:t>
        </w:r>
      </w:hyperlink>
      <w:r>
        <w:t>(DLx) ecosystem</w:t>
      </w:r>
      <w:r>
        <w:rPr>
          <w:spacing w:val="-5"/>
        </w:rPr>
        <w:t xml:space="preserve"> </w:t>
      </w:r>
      <w:r>
        <w:t>of</w:t>
      </w:r>
      <w:r>
        <w:rPr>
          <w:spacing w:val="-5"/>
        </w:rPr>
        <w:t xml:space="preserve"> </w:t>
      </w:r>
      <w:r>
        <w:t>tools</w:t>
      </w:r>
      <w:r>
        <w:rPr>
          <w:spacing w:val="-5"/>
        </w:rPr>
        <w:t xml:space="preserve"> </w:t>
      </w:r>
      <w:r>
        <w:t>and</w:t>
      </w:r>
      <w:r>
        <w:rPr>
          <w:spacing w:val="-5"/>
        </w:rPr>
        <w:t xml:space="preserve"> </w:t>
      </w:r>
      <w:r>
        <w:t>software</w:t>
      </w:r>
      <w:r>
        <w:rPr>
          <w:spacing w:val="-6"/>
        </w:rPr>
        <w:t xml:space="preserve"> </w:t>
      </w:r>
      <w:r>
        <w:t>to</w:t>
      </w:r>
      <w:r>
        <w:rPr>
          <w:spacing w:val="-5"/>
        </w:rPr>
        <w:t xml:space="preserve"> </w:t>
      </w:r>
      <w:r>
        <w:t>more</w:t>
      </w:r>
      <w:r>
        <w:rPr>
          <w:spacing w:val="-5"/>
        </w:rPr>
        <w:t xml:space="preserve"> </w:t>
      </w:r>
      <w:r>
        <w:t>quickly</w:t>
      </w:r>
      <w:r>
        <w:rPr>
          <w:spacing w:val="-5"/>
        </w:rPr>
        <w:t xml:space="preserve"> </w:t>
      </w:r>
      <w:r>
        <w:t>tag</w:t>
      </w:r>
      <w:r>
        <w:rPr>
          <w:spacing w:val="-5"/>
        </w:rPr>
        <w:t xml:space="preserve"> </w:t>
      </w:r>
      <w:r>
        <w:t>and</w:t>
      </w:r>
      <w:r>
        <w:rPr>
          <w:spacing w:val="-5"/>
        </w:rPr>
        <w:t xml:space="preserve"> </w:t>
      </w:r>
      <w:r>
        <w:t>analyze</w:t>
      </w:r>
      <w:r>
        <w:rPr>
          <w:spacing w:val="-5"/>
        </w:rPr>
        <w:t xml:space="preserve"> </w:t>
      </w:r>
      <w:r>
        <w:t>the</w:t>
      </w:r>
      <w:r>
        <w:rPr>
          <w:spacing w:val="-5"/>
        </w:rPr>
        <w:t xml:space="preserve"> </w:t>
      </w:r>
      <w:r>
        <w:t>data.</w:t>
      </w:r>
      <w:r>
        <w:rPr>
          <w:spacing w:val="15"/>
        </w:rPr>
        <w:t xml:space="preserve"> </w:t>
      </w:r>
      <w:r>
        <w:t>More</w:t>
      </w:r>
      <w:r>
        <w:rPr>
          <w:spacing w:val="-6"/>
        </w:rPr>
        <w:t xml:space="preserve"> </w:t>
      </w:r>
      <w:r>
        <w:t>information about Digital Linguistics may be found at</w:t>
      </w:r>
      <w:r>
        <w:rPr>
          <w:spacing w:val="26"/>
        </w:rPr>
        <w:t xml:space="preserve"> </w:t>
      </w:r>
      <w:hyperlink r:id="rId33">
        <w:r>
          <w:rPr>
            <w:rFonts w:ascii="Linux Libertine Mono"/>
            <w:color w:val="0000FF"/>
            <w:sz w:val="20"/>
          </w:rPr>
          <w:t>https://digitallinguistics.io</w:t>
        </w:r>
      </w:hyperlink>
      <w:r>
        <w:t>.</w:t>
      </w:r>
    </w:p>
    <w:p w:rsidR="00DD7756" w:rsidRDefault="00AD1397">
      <w:pPr>
        <w:pStyle w:val="BodyText"/>
        <w:spacing w:line="270" w:lineRule="exact"/>
        <w:ind w:left="478"/>
        <w:jc w:val="both"/>
      </w:pPr>
      <w:r>
        <w:t>The datasets, scripts, and source files for this thesis are publicly available on GitHub at</w:t>
      </w:r>
    </w:p>
    <w:p w:rsidR="00DD7756" w:rsidRDefault="00DD7756">
      <w:pPr>
        <w:spacing w:before="194"/>
        <w:ind w:left="120"/>
        <w:rPr>
          <w:sz w:val="24"/>
        </w:rPr>
      </w:pPr>
      <w:hyperlink r:id="rId34">
        <w:r w:rsidR="00AD1397">
          <w:rPr>
            <w:rFonts w:ascii="Linux Libertine Mono"/>
            <w:color w:val="0000FF"/>
            <w:w w:val="105"/>
            <w:sz w:val="20"/>
          </w:rPr>
          <w:t>https://github.com/dwhieb/dissertation</w:t>
        </w:r>
      </w:hyperlink>
      <w:r w:rsidR="00AD1397">
        <w:rPr>
          <w:w w:val="105"/>
          <w:sz w:val="24"/>
        </w:rPr>
        <w:t>.</w:t>
      </w:r>
    </w:p>
    <w:p w:rsidR="00DD7756" w:rsidRDefault="00AD1397">
      <w:pPr>
        <w:pStyle w:val="BodyText"/>
        <w:spacing w:before="204"/>
        <w:ind w:left="478"/>
        <w:jc w:val="both"/>
      </w:pPr>
      <w:r>
        <w:t>Turning now to results:</w:t>
      </w:r>
    </w:p>
    <w:p w:rsidR="00DD7756" w:rsidRDefault="00AD1397">
      <w:pPr>
        <w:pStyle w:val="BodyText"/>
        <w:spacing w:before="205" w:line="420" w:lineRule="auto"/>
        <w:ind w:left="120" w:right="533" w:firstLine="358"/>
        <w:jc w:val="both"/>
      </w:pPr>
      <w:r>
        <w:t xml:space="preserve">Regarding </w:t>
      </w:r>
      <w:hyperlink w:anchor="_bookmark40" w:history="1">
        <w:r>
          <w:rPr>
            <w:color w:val="007FFF"/>
          </w:rPr>
          <w:t>R1</w:t>
        </w:r>
      </w:hyperlink>
      <w:r>
        <w:t>, “How flexible are lexical items in English and Nuuchahnulth?”, I find that English and Nuuchahnulth differ significantly not only in their overall degree of flexibility, but also in how that flexibility is realized. In English, the majority of items surveyed are</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r>
        <w:lastRenderedPageBreak/>
        <w:t>flexible, but only to a small degree. Most lexical items of English can be used for multiple discourse functions, but there is a strong tendency for each item to be used for primarily one function. English thus shows a consistent but somewhat marginal degree of flexibility. In contrast, most lexical items in Nuuchahnulth are highly flexible, but primarily along the reference-predication axis; Nuuchahnulth lexical items are very freely used for both refer- ence and predication, but only infrequently used as modifiers. Nuuchahnulth thus shows a consistently high degree of flexibility, but primarily in just one dimension.</w:t>
      </w:r>
    </w:p>
    <w:p w:rsidR="00DD7756" w:rsidRDefault="00AD1397">
      <w:pPr>
        <w:pStyle w:val="BodyText"/>
        <w:spacing w:line="420" w:lineRule="auto"/>
        <w:ind w:left="120" w:right="532" w:firstLine="358"/>
        <w:jc w:val="both"/>
      </w:pPr>
      <w:r>
        <w:t xml:space="preserve">In relation to </w:t>
      </w:r>
      <w:hyperlink w:anchor="_bookmark41" w:history="1">
        <w:r>
          <w:rPr>
            <w:color w:val="007FFF"/>
          </w:rPr>
          <w:t>R2</w:t>
        </w:r>
      </w:hyperlink>
      <w:r>
        <w:t xml:space="preserve">, “Is there a correlation between degree of lexical flexibility and size of the corpus?”, I find that once a sufficient number of tokens are encountered to establish a reliable flexibility rating, that rating does not change noticeably as the size of the corpus continues to </w:t>
      </w:r>
      <w:r>
        <w:rPr>
          <w:spacing w:val="-4"/>
        </w:rPr>
        <w:t>grow.</w:t>
      </w:r>
      <w:r>
        <w:rPr>
          <w:spacing w:val="52"/>
        </w:rPr>
        <w:t xml:space="preserve"> </w:t>
      </w:r>
      <w:r>
        <w:t xml:space="preserve">The exact number of tokens it takes to determine a reliable flexibility rating varies from word to word, likely due to the fact that some words appear in a wider variety of discourse contexts than others. While larger corpora do make it more likely to encounter </w:t>
      </w:r>
      <w:r>
        <w:rPr>
          <w:i/>
        </w:rPr>
        <w:t xml:space="preserve">some </w:t>
      </w:r>
      <w:r>
        <w:t xml:space="preserve">flexibility, the overall flexibility rating of each word is synchronically fixed, suggesting that speakers know the specific functions that a word may be used </w:t>
      </w:r>
      <w:r>
        <w:rPr>
          <w:spacing w:val="-4"/>
        </w:rPr>
        <w:t xml:space="preserve">for. </w:t>
      </w:r>
      <w:r>
        <w:t>The data for Nuuchahnulth are consistent with the findings for English, but the overall corpus size for Nuuchahnulth is too small to say with confidence that the same findings hold. The</w:t>
      </w:r>
      <w:r>
        <w:rPr>
          <w:spacing w:val="-21"/>
        </w:rPr>
        <w:t xml:space="preserve"> </w:t>
      </w:r>
      <w:r>
        <w:t>point of diminishing returns on flexibility for Nuuchahnulth could be quite different from that of English.</w:t>
      </w:r>
    </w:p>
    <w:p w:rsidR="00DD7756" w:rsidRDefault="00AD1397">
      <w:pPr>
        <w:pStyle w:val="BodyText"/>
        <w:spacing w:line="420" w:lineRule="auto"/>
        <w:ind w:left="120" w:right="533" w:firstLine="358"/>
        <w:jc w:val="both"/>
      </w:pPr>
      <w:r>
        <w:t xml:space="preserve">For </w:t>
      </w:r>
      <w:hyperlink w:anchor="_bookmark42" w:history="1">
        <w:r>
          <w:rPr>
            <w:color w:val="007FFF"/>
          </w:rPr>
          <w:t>R3</w:t>
        </w:r>
      </w:hyperlink>
      <w:r>
        <w:t>, “Is there a correlation between degree of lexical flexibility for an item and fre- quency (or corpus dispersion)?”, I find that higher frequency items are more flexible than lower</w:t>
      </w:r>
      <w:r>
        <w:rPr>
          <w:spacing w:val="-11"/>
        </w:rPr>
        <w:t xml:space="preserve"> </w:t>
      </w:r>
      <w:r>
        <w:t>frequency</w:t>
      </w:r>
      <w:r>
        <w:rPr>
          <w:spacing w:val="-11"/>
        </w:rPr>
        <w:t xml:space="preserve"> </w:t>
      </w:r>
      <w:r>
        <w:t>items,</w:t>
      </w:r>
      <w:r>
        <w:rPr>
          <w:spacing w:val="-9"/>
        </w:rPr>
        <w:t xml:space="preserve"> </w:t>
      </w:r>
      <w:r>
        <w:t>but</w:t>
      </w:r>
      <w:r>
        <w:rPr>
          <w:spacing w:val="-11"/>
        </w:rPr>
        <w:t xml:space="preserve"> </w:t>
      </w:r>
      <w:r>
        <w:t>that</w:t>
      </w:r>
      <w:r>
        <w:rPr>
          <w:spacing w:val="-10"/>
        </w:rPr>
        <w:t xml:space="preserve"> </w:t>
      </w:r>
      <w:r>
        <w:t>the</w:t>
      </w:r>
      <w:r>
        <w:rPr>
          <w:spacing w:val="-11"/>
        </w:rPr>
        <w:t xml:space="preserve"> </w:t>
      </w:r>
      <w:r>
        <w:t>effect</w:t>
      </w:r>
      <w:r>
        <w:rPr>
          <w:spacing w:val="-11"/>
        </w:rPr>
        <w:t xml:space="preserve"> </w:t>
      </w:r>
      <w:r>
        <w:t>is</w:t>
      </w:r>
      <w:r>
        <w:rPr>
          <w:spacing w:val="-10"/>
        </w:rPr>
        <w:t xml:space="preserve"> </w:t>
      </w:r>
      <w:r>
        <w:t>very</w:t>
      </w:r>
      <w:r>
        <w:rPr>
          <w:spacing w:val="-11"/>
        </w:rPr>
        <w:t xml:space="preserve"> </w:t>
      </w:r>
      <w:r>
        <w:t>small.</w:t>
      </w:r>
      <w:r>
        <w:rPr>
          <w:spacing w:val="12"/>
        </w:rPr>
        <w:t xml:space="preserve"> </w:t>
      </w:r>
      <w:r>
        <w:t>The</w:t>
      </w:r>
      <w:r>
        <w:rPr>
          <w:spacing w:val="-11"/>
        </w:rPr>
        <w:t xml:space="preserve"> </w:t>
      </w:r>
      <w:r>
        <w:t>same</w:t>
      </w:r>
      <w:r>
        <w:rPr>
          <w:spacing w:val="-11"/>
        </w:rPr>
        <w:t xml:space="preserve"> </w:t>
      </w:r>
      <w:r>
        <w:t>facts</w:t>
      </w:r>
      <w:r>
        <w:rPr>
          <w:spacing w:val="-10"/>
        </w:rPr>
        <w:t xml:space="preserve"> </w:t>
      </w:r>
      <w:r>
        <w:t>hold</w:t>
      </w:r>
      <w:r>
        <w:rPr>
          <w:spacing w:val="-11"/>
        </w:rPr>
        <w:t xml:space="preserve"> </w:t>
      </w:r>
      <w:r>
        <w:t>when</w:t>
      </w:r>
      <w:r>
        <w:rPr>
          <w:spacing w:val="-11"/>
        </w:rPr>
        <w:t xml:space="preserve"> </w:t>
      </w:r>
      <w:r>
        <w:t>comparing degree of lexical flexibility with corpus dispersion. Items that are more evenly dispersed in a</w:t>
      </w:r>
      <w:r>
        <w:rPr>
          <w:spacing w:val="-3"/>
        </w:rPr>
        <w:t xml:space="preserve"> </w:t>
      </w:r>
      <w:r>
        <w:t>corpus</w:t>
      </w:r>
      <w:r>
        <w:rPr>
          <w:spacing w:val="-3"/>
        </w:rPr>
        <w:t xml:space="preserve"> </w:t>
      </w:r>
      <w:r>
        <w:t>have</w:t>
      </w:r>
      <w:r>
        <w:rPr>
          <w:spacing w:val="-4"/>
        </w:rPr>
        <w:t xml:space="preserve"> </w:t>
      </w:r>
      <w:r>
        <w:t>a</w:t>
      </w:r>
      <w:r>
        <w:rPr>
          <w:spacing w:val="-3"/>
        </w:rPr>
        <w:t xml:space="preserve"> </w:t>
      </w:r>
      <w:r>
        <w:t>slight</w:t>
      </w:r>
      <w:r>
        <w:rPr>
          <w:spacing w:val="-3"/>
        </w:rPr>
        <w:t xml:space="preserve"> </w:t>
      </w:r>
      <w:r>
        <w:t>tendency</w:t>
      </w:r>
      <w:r>
        <w:rPr>
          <w:spacing w:val="-3"/>
        </w:rPr>
        <w:t xml:space="preserve"> </w:t>
      </w:r>
      <w:r>
        <w:t>to</w:t>
      </w:r>
      <w:r>
        <w:rPr>
          <w:spacing w:val="-2"/>
        </w:rPr>
        <w:t xml:space="preserve"> </w:t>
      </w:r>
      <w:r>
        <w:t>be</w:t>
      </w:r>
      <w:r>
        <w:rPr>
          <w:spacing w:val="-3"/>
        </w:rPr>
        <w:t xml:space="preserve"> </w:t>
      </w:r>
      <w:r>
        <w:t>more</w:t>
      </w:r>
      <w:r>
        <w:rPr>
          <w:spacing w:val="-4"/>
        </w:rPr>
        <w:t xml:space="preserve"> </w:t>
      </w:r>
      <w:r>
        <w:t>flexible</w:t>
      </w:r>
      <w:r>
        <w:rPr>
          <w:spacing w:val="-4"/>
        </w:rPr>
        <w:t xml:space="preserve"> </w:t>
      </w:r>
      <w:r>
        <w:t>than</w:t>
      </w:r>
      <w:r>
        <w:rPr>
          <w:spacing w:val="-3"/>
        </w:rPr>
        <w:t xml:space="preserve"> </w:t>
      </w:r>
      <w:r>
        <w:t>those</w:t>
      </w:r>
      <w:r>
        <w:rPr>
          <w:spacing w:val="-3"/>
        </w:rPr>
        <w:t xml:space="preserve"> </w:t>
      </w:r>
      <w:r>
        <w:t>that</w:t>
      </w:r>
      <w:r>
        <w:rPr>
          <w:spacing w:val="-2"/>
        </w:rPr>
        <w:t xml:space="preserve"> </w:t>
      </w:r>
      <w:r>
        <w:t>are</w:t>
      </w:r>
      <w:r>
        <w:rPr>
          <w:spacing w:val="-4"/>
        </w:rPr>
        <w:t xml:space="preserve"> </w:t>
      </w:r>
      <w:r>
        <w:t>less</w:t>
      </w:r>
      <w:r>
        <w:rPr>
          <w:spacing w:val="-3"/>
        </w:rPr>
        <w:t xml:space="preserve"> </w:t>
      </w:r>
      <w:r>
        <w:t>evenly</w:t>
      </w:r>
      <w:r>
        <w:rPr>
          <w:spacing w:val="-4"/>
        </w:rPr>
        <w:t xml:space="preserve"> </w:t>
      </w:r>
      <w:r>
        <w:t>dispersed. These</w:t>
      </w:r>
      <w:r>
        <w:rPr>
          <w:spacing w:val="-7"/>
        </w:rPr>
        <w:t xml:space="preserve"> </w:t>
      </w:r>
      <w:r>
        <w:t>findings</w:t>
      </w:r>
      <w:r>
        <w:rPr>
          <w:spacing w:val="-6"/>
        </w:rPr>
        <w:t xml:space="preserve"> </w:t>
      </w:r>
      <w:r>
        <w:t>suggest</w:t>
      </w:r>
      <w:r>
        <w:rPr>
          <w:spacing w:val="-6"/>
        </w:rPr>
        <w:t xml:space="preserve"> </w:t>
      </w:r>
      <w:r>
        <w:t>that</w:t>
      </w:r>
      <w:r>
        <w:rPr>
          <w:spacing w:val="-7"/>
        </w:rPr>
        <w:t xml:space="preserve"> </w:t>
      </w:r>
      <w:r>
        <w:t>the</w:t>
      </w:r>
      <w:r>
        <w:rPr>
          <w:spacing w:val="-5"/>
        </w:rPr>
        <w:t xml:space="preserve"> </w:t>
      </w:r>
      <w:r>
        <w:t>degree</w:t>
      </w:r>
      <w:r>
        <w:rPr>
          <w:spacing w:val="-6"/>
        </w:rPr>
        <w:t xml:space="preserve"> </w:t>
      </w:r>
      <w:r>
        <w:t>of</w:t>
      </w:r>
      <w:r>
        <w:rPr>
          <w:spacing w:val="-7"/>
        </w:rPr>
        <w:t xml:space="preserve"> </w:t>
      </w:r>
      <w:r>
        <w:t>flexibility</w:t>
      </w:r>
      <w:r>
        <w:rPr>
          <w:spacing w:val="-6"/>
        </w:rPr>
        <w:t xml:space="preserve"> </w:t>
      </w:r>
      <w:r>
        <w:t>exhibited</w:t>
      </w:r>
      <w:r>
        <w:rPr>
          <w:spacing w:val="-5"/>
        </w:rPr>
        <w:t xml:space="preserve"> </w:t>
      </w:r>
      <w:r>
        <w:t>by</w:t>
      </w:r>
      <w:r>
        <w:rPr>
          <w:spacing w:val="-7"/>
        </w:rPr>
        <w:t xml:space="preserve"> </w:t>
      </w:r>
      <w:r>
        <w:t>an</w:t>
      </w:r>
      <w:r>
        <w:rPr>
          <w:spacing w:val="-6"/>
        </w:rPr>
        <w:t xml:space="preserve"> </w:t>
      </w:r>
      <w:r>
        <w:t>item</w:t>
      </w:r>
      <w:r>
        <w:rPr>
          <w:spacing w:val="-6"/>
        </w:rPr>
        <w:t xml:space="preserve"> </w:t>
      </w:r>
      <w:r>
        <w:t>does</w:t>
      </w:r>
      <w:r>
        <w:rPr>
          <w:spacing w:val="-7"/>
        </w:rPr>
        <w:t xml:space="preserve"> </w:t>
      </w:r>
      <w:r>
        <w:t>depend</w:t>
      </w:r>
      <w:r>
        <w:rPr>
          <w:spacing w:val="-5"/>
        </w:rPr>
        <w:t xml:space="preserve"> </w:t>
      </w:r>
      <w:r>
        <w:t>in</w:t>
      </w:r>
      <w:r>
        <w:rPr>
          <w:spacing w:val="-6"/>
        </w:rPr>
        <w:t xml:space="preserve"> </w:t>
      </w:r>
      <w:r>
        <w:t>part on how regularly speakers use</w:t>
      </w:r>
      <w:r>
        <w:rPr>
          <w:spacing w:val="-6"/>
        </w:rPr>
        <w:t xml:space="preserve"> </w:t>
      </w:r>
      <w:r>
        <w:t>it.</w:t>
      </w:r>
    </w:p>
    <w:p w:rsidR="00DD7756" w:rsidRDefault="00AD1397">
      <w:pPr>
        <w:pStyle w:val="BodyText"/>
        <w:spacing w:line="269" w:lineRule="exact"/>
        <w:ind w:left="478"/>
        <w:jc w:val="both"/>
      </w:pPr>
      <w:r>
        <w:t xml:space="preserve">Lastly, </w:t>
      </w:r>
      <w:hyperlink w:anchor="_bookmark43" w:history="1">
        <w:r>
          <w:rPr>
            <w:color w:val="007FFF"/>
          </w:rPr>
          <w:t xml:space="preserve">R4 </w:t>
        </w:r>
      </w:hyperlink>
      <w:r>
        <w:t>asks “How do the semantic properties of lexical items pattern with respect to</w:t>
      </w:r>
    </w:p>
    <w:p w:rsidR="00DD7756" w:rsidRDefault="00DD7756">
      <w:pPr>
        <w:spacing w:line="269" w:lineRule="exact"/>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bookmarkStart w:id="60" w:name="_bookmark47"/>
      <w:bookmarkEnd w:id="60"/>
      <w:r>
        <w:lastRenderedPageBreak/>
        <w:t>their flexibility?”. With respect to Nuuchahnulth, I find that property words, especially nu- merals and quantifiers, are the most flexible semantic class of items. Nearly all of the most flexible</w:t>
      </w:r>
      <w:r>
        <w:rPr>
          <w:spacing w:val="-11"/>
        </w:rPr>
        <w:t xml:space="preserve"> </w:t>
      </w:r>
      <w:r>
        <w:t>items</w:t>
      </w:r>
      <w:r>
        <w:rPr>
          <w:spacing w:val="-11"/>
        </w:rPr>
        <w:t xml:space="preserve"> </w:t>
      </w:r>
      <w:r>
        <w:t>denote</w:t>
      </w:r>
      <w:r>
        <w:rPr>
          <w:spacing w:val="-11"/>
        </w:rPr>
        <w:t xml:space="preserve"> </w:t>
      </w:r>
      <w:r>
        <w:t>property</w:t>
      </w:r>
      <w:r>
        <w:rPr>
          <w:spacing w:val="-11"/>
        </w:rPr>
        <w:t xml:space="preserve"> </w:t>
      </w:r>
      <w:r>
        <w:t>concepts.</w:t>
      </w:r>
      <w:r>
        <w:rPr>
          <w:spacing w:val="12"/>
        </w:rPr>
        <w:t xml:space="preserve"> </w:t>
      </w:r>
      <w:r>
        <w:t>Deictic</w:t>
      </w:r>
      <w:r>
        <w:rPr>
          <w:spacing w:val="-11"/>
        </w:rPr>
        <w:t xml:space="preserve"> </w:t>
      </w:r>
      <w:r>
        <w:t>expressions</w:t>
      </w:r>
      <w:r>
        <w:rPr>
          <w:spacing w:val="-11"/>
        </w:rPr>
        <w:t xml:space="preserve"> </w:t>
      </w:r>
      <w:r>
        <w:t>such</w:t>
      </w:r>
      <w:r>
        <w:rPr>
          <w:spacing w:val="-11"/>
        </w:rPr>
        <w:t xml:space="preserve"> </w:t>
      </w:r>
      <w:r>
        <w:t>as</w:t>
      </w:r>
      <w:r>
        <w:rPr>
          <w:spacing w:val="-13"/>
        </w:rPr>
        <w:t xml:space="preserve"> </w:t>
      </w:r>
      <w:r>
        <w:rPr>
          <w:i/>
        </w:rPr>
        <w:t>this</w:t>
      </w:r>
      <w:r>
        <w:t>,</w:t>
      </w:r>
      <w:r>
        <w:rPr>
          <w:spacing w:val="-10"/>
        </w:rPr>
        <w:t xml:space="preserve"> </w:t>
      </w:r>
      <w:r>
        <w:rPr>
          <w:i/>
        </w:rPr>
        <w:t>that</w:t>
      </w:r>
      <w:r>
        <w:t>,</w:t>
      </w:r>
      <w:r>
        <w:rPr>
          <w:spacing w:val="-10"/>
        </w:rPr>
        <w:t xml:space="preserve"> </w:t>
      </w:r>
      <w:r>
        <w:rPr>
          <w:i/>
        </w:rPr>
        <w:t>here</w:t>
      </w:r>
      <w:r>
        <w:t>,</w:t>
      </w:r>
      <w:r>
        <w:rPr>
          <w:spacing w:val="-10"/>
        </w:rPr>
        <w:t xml:space="preserve"> </w:t>
      </w:r>
      <w:r>
        <w:rPr>
          <w:i/>
        </w:rPr>
        <w:t>there</w:t>
      </w:r>
      <w:r>
        <w:rPr>
          <w:i/>
          <w:spacing w:val="-6"/>
        </w:rPr>
        <w:t xml:space="preserve"> </w:t>
      </w:r>
      <w:r>
        <w:t>also rank</w:t>
      </w:r>
      <w:r>
        <w:rPr>
          <w:spacing w:val="-19"/>
        </w:rPr>
        <w:t xml:space="preserve"> </w:t>
      </w:r>
      <w:r>
        <w:t>very</w:t>
      </w:r>
      <w:r>
        <w:rPr>
          <w:spacing w:val="-17"/>
        </w:rPr>
        <w:t xml:space="preserve"> </w:t>
      </w:r>
      <w:r>
        <w:t>highly</w:t>
      </w:r>
      <w:r>
        <w:rPr>
          <w:spacing w:val="-17"/>
        </w:rPr>
        <w:t xml:space="preserve"> </w:t>
      </w:r>
      <w:r>
        <w:t>in</w:t>
      </w:r>
      <w:r>
        <w:rPr>
          <w:spacing w:val="-18"/>
        </w:rPr>
        <w:t xml:space="preserve"> </w:t>
      </w:r>
      <w:r>
        <w:t>their</w:t>
      </w:r>
      <w:r>
        <w:rPr>
          <w:spacing w:val="-17"/>
        </w:rPr>
        <w:t xml:space="preserve"> </w:t>
      </w:r>
      <w:r>
        <w:t>flexibility.</w:t>
      </w:r>
      <w:r>
        <w:rPr>
          <w:spacing w:val="8"/>
        </w:rPr>
        <w:t xml:space="preserve"> </w:t>
      </w:r>
      <w:r>
        <w:t>I</w:t>
      </w:r>
      <w:r>
        <w:rPr>
          <w:spacing w:val="-18"/>
        </w:rPr>
        <w:t xml:space="preserve"> </w:t>
      </w:r>
      <w:r>
        <w:t>also</w:t>
      </w:r>
      <w:r>
        <w:rPr>
          <w:spacing w:val="-18"/>
        </w:rPr>
        <w:t xml:space="preserve"> </w:t>
      </w:r>
      <w:r>
        <w:t>find</w:t>
      </w:r>
      <w:r>
        <w:rPr>
          <w:spacing w:val="-17"/>
        </w:rPr>
        <w:t xml:space="preserve"> </w:t>
      </w:r>
      <w:r>
        <w:t>that</w:t>
      </w:r>
      <w:r>
        <w:rPr>
          <w:spacing w:val="-18"/>
        </w:rPr>
        <w:t xml:space="preserve"> </w:t>
      </w:r>
      <w:r>
        <w:t>there</w:t>
      </w:r>
      <w:r>
        <w:rPr>
          <w:spacing w:val="-18"/>
        </w:rPr>
        <w:t xml:space="preserve"> </w:t>
      </w:r>
      <w:r>
        <w:t>are</w:t>
      </w:r>
      <w:r>
        <w:rPr>
          <w:spacing w:val="-18"/>
        </w:rPr>
        <w:t xml:space="preserve"> </w:t>
      </w:r>
      <w:r>
        <w:t>strong</w:t>
      </w:r>
      <w:r>
        <w:rPr>
          <w:spacing w:val="-18"/>
        </w:rPr>
        <w:t xml:space="preserve"> </w:t>
      </w:r>
      <w:r>
        <w:t>correlations</w:t>
      </w:r>
      <w:r>
        <w:rPr>
          <w:spacing w:val="-19"/>
        </w:rPr>
        <w:t xml:space="preserve"> </w:t>
      </w:r>
      <w:r>
        <w:t>between</w:t>
      </w:r>
      <w:r>
        <w:rPr>
          <w:spacing w:val="-18"/>
        </w:rPr>
        <w:t xml:space="preserve"> </w:t>
      </w:r>
      <w:r>
        <w:t xml:space="preserve">mor- phologically marked aspect (durative, continuative, inceptive, etc.) and discourse function. In Nuuchahnulth, aspect markers may be used with either predicates or referents; they are not an exclusively verbal category. </w:t>
      </w:r>
      <w:r>
        <w:rPr>
          <w:spacing w:val="-3"/>
        </w:rPr>
        <w:t xml:space="preserve">However, </w:t>
      </w:r>
      <w:r>
        <w:t>I find that the presence of any aspect marker does correlate strongly with predication, lending additional empirical evidence to Hopper  &amp; Thompson’s (</w:t>
      </w:r>
      <w:hyperlink w:anchor="_bookmark377" w:history="1">
        <w:r>
          <w:rPr>
            <w:color w:val="007FFF"/>
          </w:rPr>
          <w:t>1984</w:t>
        </w:r>
      </w:hyperlink>
      <w:r>
        <w:t>) claim that items used in their prototypical function will show the in- flectional behaviors typical of that function, and Croft’s (</w:t>
      </w:r>
      <w:hyperlink w:anchor="_bookmark288" w:history="1">
        <w:r>
          <w:rPr>
            <w:color w:val="007FFF"/>
          </w:rPr>
          <w:t>1991</w:t>
        </w:r>
      </w:hyperlink>
      <w:r>
        <w:t>) behavioral potential hypoth- esis. The momentaneous and telic aspect markers are the only ones in Nuuchahnulth which show</w:t>
      </w:r>
      <w:r>
        <w:rPr>
          <w:spacing w:val="-12"/>
        </w:rPr>
        <w:t xml:space="preserve"> </w:t>
      </w:r>
      <w:r>
        <w:t>any</w:t>
      </w:r>
      <w:r>
        <w:rPr>
          <w:spacing w:val="-12"/>
        </w:rPr>
        <w:t xml:space="preserve"> </w:t>
      </w:r>
      <w:r>
        <w:t>sort</w:t>
      </w:r>
      <w:r>
        <w:rPr>
          <w:spacing w:val="-11"/>
        </w:rPr>
        <w:t xml:space="preserve"> </w:t>
      </w:r>
      <w:r>
        <w:t>of</w:t>
      </w:r>
      <w:r>
        <w:rPr>
          <w:spacing w:val="-12"/>
        </w:rPr>
        <w:t xml:space="preserve"> </w:t>
      </w:r>
      <w:r>
        <w:t>tendency</w:t>
      </w:r>
      <w:r>
        <w:rPr>
          <w:spacing w:val="-12"/>
        </w:rPr>
        <w:t xml:space="preserve"> </w:t>
      </w:r>
      <w:r>
        <w:t>towards</w:t>
      </w:r>
      <w:r>
        <w:rPr>
          <w:spacing w:val="-12"/>
        </w:rPr>
        <w:t xml:space="preserve"> </w:t>
      </w:r>
      <w:r>
        <w:t>use</w:t>
      </w:r>
      <w:r>
        <w:rPr>
          <w:spacing w:val="-12"/>
        </w:rPr>
        <w:t xml:space="preserve"> </w:t>
      </w:r>
      <w:r>
        <w:t>with</w:t>
      </w:r>
      <w:r>
        <w:rPr>
          <w:spacing w:val="-12"/>
        </w:rPr>
        <w:t xml:space="preserve"> </w:t>
      </w:r>
      <w:r>
        <w:t>referents,</w:t>
      </w:r>
      <w:r>
        <w:rPr>
          <w:spacing w:val="-10"/>
        </w:rPr>
        <w:t xml:space="preserve"> </w:t>
      </w:r>
      <w:r>
        <w:t>while</w:t>
      </w:r>
      <w:r>
        <w:rPr>
          <w:spacing w:val="-12"/>
        </w:rPr>
        <w:t xml:space="preserve"> </w:t>
      </w:r>
      <w:r>
        <w:t>the</w:t>
      </w:r>
      <w:r>
        <w:rPr>
          <w:spacing w:val="-12"/>
        </w:rPr>
        <w:t xml:space="preserve"> </w:t>
      </w:r>
      <w:r>
        <w:t>durative</w:t>
      </w:r>
      <w:r>
        <w:rPr>
          <w:spacing w:val="-12"/>
        </w:rPr>
        <w:t xml:space="preserve"> </w:t>
      </w:r>
      <w:r>
        <w:t>was</w:t>
      </w:r>
      <w:r>
        <w:rPr>
          <w:spacing w:val="-12"/>
        </w:rPr>
        <w:t xml:space="preserve"> </w:t>
      </w:r>
      <w:r>
        <w:t>the</w:t>
      </w:r>
      <w:r>
        <w:rPr>
          <w:spacing w:val="-12"/>
        </w:rPr>
        <w:t xml:space="preserve"> </w:t>
      </w:r>
      <w:r>
        <w:t>only</w:t>
      </w:r>
      <w:r>
        <w:rPr>
          <w:spacing w:val="-11"/>
        </w:rPr>
        <w:t xml:space="preserve"> </w:t>
      </w:r>
      <w:r>
        <w:t>aspect marker to show any sort of tendency towards use with modifiers. Since aspect is a gram- matical category that expresses how speakers construe the temporal structure of an event, these data suggest that flexibility has a great deal to do with how speakers conceptualize or construe concepts—as an action, object, or property—as has been suggested by Croft (</w:t>
      </w:r>
      <w:hyperlink w:anchor="_bookmark288" w:history="1">
        <w:r>
          <w:rPr>
            <w:color w:val="007FFF"/>
          </w:rPr>
          <w:t>1991</w:t>
        </w:r>
      </w:hyperlink>
      <w:r>
        <w:t xml:space="preserve">: 99; </w:t>
      </w:r>
      <w:hyperlink w:anchor="_bookmark292" w:history="1">
        <w:r>
          <w:rPr>
            <w:color w:val="007FFF"/>
          </w:rPr>
          <w:t>2001b</w:t>
        </w:r>
      </w:hyperlink>
      <w:r>
        <w:t>:</w:t>
      </w:r>
      <w:r>
        <w:rPr>
          <w:spacing w:val="17"/>
        </w:rPr>
        <w:t xml:space="preserve"> </w:t>
      </w:r>
      <w:r>
        <w:t>104).</w:t>
      </w:r>
    </w:p>
    <w:p w:rsidR="00DD7756" w:rsidRDefault="00AD1397">
      <w:pPr>
        <w:pStyle w:val="BodyText"/>
        <w:spacing w:line="420" w:lineRule="auto"/>
        <w:ind w:left="120" w:right="532" w:firstLine="358"/>
        <w:jc w:val="both"/>
      </w:pPr>
      <w:r>
        <w:t xml:space="preserve">Nuuchahnulth also has a definite suffix </w:t>
      </w:r>
      <w:r>
        <w:rPr>
          <w:i/>
        </w:rPr>
        <w:t xml:space="preserve">‑ʔiː </w:t>
      </w:r>
      <w:r>
        <w:t>used with referents. Nakayama (</w:t>
      </w:r>
      <w:hyperlink w:anchor="_bookmark428" w:history="1">
        <w:r>
          <w:rPr>
            <w:color w:val="007FFF"/>
          </w:rPr>
          <w:t>2001</w:t>
        </w:r>
      </w:hyperlink>
      <w:r>
        <w:t>: 48) states that this suffix is used with action words being construed as objects. This observation suggests that the definite suffix may have a clarifying function, appearing whenever an ac- tion word is used for the atypical role of reference (as predicted by Croft’s structural coding hypothesis; see §</w:t>
      </w:r>
      <w:hyperlink w:anchor="_bookmark133" w:history="1">
        <w:r>
          <w:rPr>
            <w:color w:val="007FFF"/>
          </w:rPr>
          <w:t xml:space="preserve">2.4 </w:t>
        </w:r>
      </w:hyperlink>
      <w:r>
        <w:t>for more details). One hypothesis that arises from applying typolog- ical markedness theory to Nuuchahnulth is that aspect markers which correspond to more object-like</w:t>
      </w:r>
      <w:r>
        <w:rPr>
          <w:spacing w:val="-15"/>
        </w:rPr>
        <w:t xml:space="preserve"> </w:t>
      </w:r>
      <w:r>
        <w:t>construals</w:t>
      </w:r>
      <w:r>
        <w:rPr>
          <w:spacing w:val="-15"/>
        </w:rPr>
        <w:t xml:space="preserve"> </w:t>
      </w:r>
      <w:r>
        <w:t>of</w:t>
      </w:r>
      <w:r>
        <w:rPr>
          <w:spacing w:val="-15"/>
        </w:rPr>
        <w:t xml:space="preserve"> </w:t>
      </w:r>
      <w:r>
        <w:t>an</w:t>
      </w:r>
      <w:r>
        <w:rPr>
          <w:spacing w:val="-15"/>
        </w:rPr>
        <w:t xml:space="preserve"> </w:t>
      </w:r>
      <w:r>
        <w:t>item</w:t>
      </w:r>
      <w:r>
        <w:rPr>
          <w:spacing w:val="-15"/>
        </w:rPr>
        <w:t xml:space="preserve"> </w:t>
      </w:r>
      <w:r>
        <w:t>(durative,</w:t>
      </w:r>
      <w:r>
        <w:rPr>
          <w:spacing w:val="-13"/>
        </w:rPr>
        <w:t xml:space="preserve"> </w:t>
      </w:r>
      <w:r>
        <w:t>telic,</w:t>
      </w:r>
      <w:r>
        <w:rPr>
          <w:spacing w:val="-13"/>
        </w:rPr>
        <w:t xml:space="preserve"> </w:t>
      </w:r>
      <w:r>
        <w:t>momentaneous)</w:t>
      </w:r>
      <w:r>
        <w:rPr>
          <w:spacing w:val="-15"/>
        </w:rPr>
        <w:t xml:space="preserve"> </w:t>
      </w:r>
      <w:r>
        <w:t>are</w:t>
      </w:r>
      <w:r>
        <w:rPr>
          <w:spacing w:val="-16"/>
        </w:rPr>
        <w:t xml:space="preserve"> </w:t>
      </w:r>
      <w:r>
        <w:t>more</w:t>
      </w:r>
      <w:r>
        <w:rPr>
          <w:spacing w:val="-16"/>
        </w:rPr>
        <w:t xml:space="preserve"> </w:t>
      </w:r>
      <w:r>
        <w:t>likely</w:t>
      </w:r>
      <w:r>
        <w:rPr>
          <w:spacing w:val="-15"/>
        </w:rPr>
        <w:t xml:space="preserve"> </w:t>
      </w:r>
      <w:r>
        <w:t>to</w:t>
      </w:r>
      <w:r>
        <w:rPr>
          <w:spacing w:val="-15"/>
        </w:rPr>
        <w:t xml:space="preserve"> </w:t>
      </w:r>
      <w:r>
        <w:t>be</w:t>
      </w:r>
      <w:r>
        <w:rPr>
          <w:spacing w:val="-16"/>
        </w:rPr>
        <w:t xml:space="preserve"> </w:t>
      </w:r>
      <w:r>
        <w:t xml:space="preserve">marked with the definite suffix. This turns out to be true, but only trivially so—only a tiny percent- age (7.98%) of tokens with definite markers also had aspect markers. </w:t>
      </w:r>
      <w:r>
        <w:rPr>
          <w:spacing w:val="-3"/>
        </w:rPr>
        <w:t xml:space="preserve">However, </w:t>
      </w:r>
      <w:r>
        <w:t>this leads to the far more interesting observation that the definite marker and the aspect markers in</w:t>
      </w:r>
      <w:r>
        <w:rPr>
          <w:spacing w:val="36"/>
        </w:rPr>
        <w:t xml:space="preserve"> </w:t>
      </w:r>
      <w:r>
        <w:t>Nu-</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19" w:right="533"/>
        <w:jc w:val="both"/>
      </w:pPr>
      <w:r>
        <w:lastRenderedPageBreak/>
        <w:t xml:space="preserve">uchahnulth are </w:t>
      </w:r>
      <w:r>
        <w:rPr>
          <w:i/>
        </w:rPr>
        <w:t xml:space="preserve">almost </w:t>
      </w:r>
      <w:r>
        <w:t>entirely mutually exclusive. They only rarely co-occur. These facts demonstrate that even in a language with rampant flexibility, as this study shows</w:t>
      </w:r>
      <w:r>
        <w:rPr>
          <w:spacing w:val="-21"/>
        </w:rPr>
        <w:t xml:space="preserve"> </w:t>
      </w:r>
      <w:r>
        <w:t>Nuuchah- nulth to be, flexibility is nonetheless bound by universal typological</w:t>
      </w:r>
      <w:r>
        <w:rPr>
          <w:spacing w:val="-22"/>
        </w:rPr>
        <w:t xml:space="preserve"> </w:t>
      </w:r>
      <w:r>
        <w:t>constraints.</w:t>
      </w:r>
    </w:p>
    <w:p w:rsidR="00DD7756" w:rsidRDefault="00AD1397">
      <w:pPr>
        <w:pStyle w:val="BodyText"/>
        <w:spacing w:line="420" w:lineRule="auto"/>
        <w:ind w:left="119" w:right="532" w:firstLine="358"/>
        <w:jc w:val="both"/>
      </w:pPr>
      <w:r>
        <w:rPr>
          <w:spacing w:val="-8"/>
        </w:rPr>
        <w:t xml:space="preserve">To </w:t>
      </w:r>
      <w:r>
        <w:t>summarize, this thesis makes contributions in several areas. The first is methodolog- ical: this thesis lays out a procedure for quantifying lexical flexibility for individual lexical items in a corpus that can be replicated for other languages and corpora (</w:t>
      </w:r>
      <w:hyperlink w:anchor="_bookmark149" w:history="1">
        <w:r>
          <w:rPr>
            <w:color w:val="007FFF"/>
          </w:rPr>
          <w:t>Chapter 3</w:t>
        </w:r>
      </w:hyperlink>
      <w:r>
        <w:t>). The second is empirical and descriptive:  I describe the extent of lexical flexibility and the way  it operates in English and Nuuchahnulth (</w:t>
      </w:r>
      <w:hyperlink w:anchor="_bookmark174" w:history="1">
        <w:r>
          <w:rPr>
            <w:color w:val="007FFF"/>
          </w:rPr>
          <w:t>Chapter 4</w:t>
        </w:r>
      </w:hyperlink>
      <w:r>
        <w:t>). The final contribution is analytical and theoretical: I argue that the data and statistical analysis presented in this thesis support Croft’s typological markedness theory of word classes, in which lexical categories such as noun, verb, and adjective are not in fact categories of particular languages as has been his- torically</w:t>
      </w:r>
      <w:r>
        <w:rPr>
          <w:spacing w:val="-11"/>
        </w:rPr>
        <w:t xml:space="preserve"> </w:t>
      </w:r>
      <w:r>
        <w:t>assumed,</w:t>
      </w:r>
      <w:r>
        <w:rPr>
          <w:spacing w:val="-9"/>
        </w:rPr>
        <w:t xml:space="preserve"> </w:t>
      </w:r>
      <w:r>
        <w:t>but</w:t>
      </w:r>
      <w:r>
        <w:rPr>
          <w:spacing w:val="-11"/>
        </w:rPr>
        <w:t xml:space="preserve"> </w:t>
      </w:r>
      <w:r>
        <w:t>instead</w:t>
      </w:r>
      <w:r>
        <w:rPr>
          <w:spacing w:val="-10"/>
        </w:rPr>
        <w:t xml:space="preserve"> </w:t>
      </w:r>
      <w:r>
        <w:t>are</w:t>
      </w:r>
      <w:r>
        <w:rPr>
          <w:spacing w:val="-11"/>
        </w:rPr>
        <w:t xml:space="preserve"> </w:t>
      </w:r>
      <w:r>
        <w:t>emergent</w:t>
      </w:r>
      <w:r>
        <w:rPr>
          <w:spacing w:val="-10"/>
        </w:rPr>
        <w:t xml:space="preserve"> </w:t>
      </w:r>
      <w:r>
        <w:t>patterns</w:t>
      </w:r>
      <w:r>
        <w:rPr>
          <w:spacing w:val="-11"/>
        </w:rPr>
        <w:t xml:space="preserve"> </w:t>
      </w:r>
      <w:r>
        <w:t>that</w:t>
      </w:r>
      <w:r>
        <w:rPr>
          <w:spacing w:val="-11"/>
        </w:rPr>
        <w:t xml:space="preserve"> </w:t>
      </w:r>
      <w:r>
        <w:t>arise</w:t>
      </w:r>
      <w:r>
        <w:rPr>
          <w:spacing w:val="-9"/>
        </w:rPr>
        <w:t xml:space="preserve"> </w:t>
      </w:r>
      <w:r>
        <w:t>from</w:t>
      </w:r>
      <w:r>
        <w:rPr>
          <w:spacing w:val="-11"/>
        </w:rPr>
        <w:t xml:space="preserve"> </w:t>
      </w:r>
      <w:r>
        <w:t>how</w:t>
      </w:r>
      <w:r>
        <w:rPr>
          <w:spacing w:val="-11"/>
        </w:rPr>
        <w:t xml:space="preserve"> </w:t>
      </w:r>
      <w:r>
        <w:t>speakers</w:t>
      </w:r>
      <w:r>
        <w:rPr>
          <w:spacing w:val="-11"/>
        </w:rPr>
        <w:t xml:space="preserve"> </w:t>
      </w:r>
      <w:r>
        <w:t>use</w:t>
      </w:r>
      <w:r>
        <w:rPr>
          <w:spacing w:val="-10"/>
        </w:rPr>
        <w:t xml:space="preserve"> </w:t>
      </w:r>
      <w:r>
        <w:t>object, action, and property words for different functions in discourse (reference, predication, and modification).</w:t>
      </w:r>
      <w:r>
        <w:rPr>
          <w:spacing w:val="11"/>
        </w:rPr>
        <w:t xml:space="preserve"> </w:t>
      </w:r>
      <w:r>
        <w:t>Lexical</w:t>
      </w:r>
      <w:r>
        <w:rPr>
          <w:spacing w:val="-16"/>
        </w:rPr>
        <w:t xml:space="preserve"> </w:t>
      </w:r>
      <w:r>
        <w:t>items</w:t>
      </w:r>
      <w:r>
        <w:rPr>
          <w:spacing w:val="-15"/>
        </w:rPr>
        <w:t xml:space="preserve"> </w:t>
      </w:r>
      <w:r>
        <w:t>used</w:t>
      </w:r>
      <w:r>
        <w:rPr>
          <w:spacing w:val="-15"/>
        </w:rPr>
        <w:t xml:space="preserve"> </w:t>
      </w:r>
      <w:r>
        <w:t>for</w:t>
      </w:r>
      <w:r>
        <w:rPr>
          <w:spacing w:val="-15"/>
        </w:rPr>
        <w:t xml:space="preserve"> </w:t>
      </w:r>
      <w:r>
        <w:t>functions</w:t>
      </w:r>
      <w:r>
        <w:rPr>
          <w:spacing w:val="-15"/>
        </w:rPr>
        <w:t xml:space="preserve"> </w:t>
      </w:r>
      <w:r>
        <w:t>that</w:t>
      </w:r>
      <w:r>
        <w:rPr>
          <w:spacing w:val="-14"/>
        </w:rPr>
        <w:t xml:space="preserve"> </w:t>
      </w:r>
      <w:r>
        <w:t>are</w:t>
      </w:r>
      <w:r>
        <w:rPr>
          <w:spacing w:val="-16"/>
        </w:rPr>
        <w:t xml:space="preserve"> </w:t>
      </w:r>
      <w:r>
        <w:t>not</w:t>
      </w:r>
      <w:r>
        <w:rPr>
          <w:spacing w:val="-15"/>
        </w:rPr>
        <w:t xml:space="preserve"> </w:t>
      </w:r>
      <w:r>
        <w:t>prototypical</w:t>
      </w:r>
      <w:r>
        <w:rPr>
          <w:spacing w:val="-15"/>
        </w:rPr>
        <w:t xml:space="preserve"> </w:t>
      </w:r>
      <w:r>
        <w:t>of</w:t>
      </w:r>
      <w:r>
        <w:rPr>
          <w:spacing w:val="-15"/>
        </w:rPr>
        <w:t xml:space="preserve"> </w:t>
      </w:r>
      <w:r>
        <w:t>their</w:t>
      </w:r>
      <w:r>
        <w:rPr>
          <w:spacing w:val="-15"/>
        </w:rPr>
        <w:t xml:space="preserve"> </w:t>
      </w:r>
      <w:r>
        <w:t>meaning</w:t>
      </w:r>
      <w:r>
        <w:rPr>
          <w:spacing w:val="-19"/>
        </w:rPr>
        <w:t xml:space="preserve"> </w:t>
      </w:r>
      <w:r>
        <w:rPr>
          <w:i/>
        </w:rPr>
        <w:t xml:space="preserve">tend </w:t>
      </w:r>
      <w:r>
        <w:t xml:space="preserve">to be more marked (morphologically, behaviorally, semantically, and/or frequentially) than prototypical uses, but this is not an absolute universal. Lexical flexibility is the natural and expected result of the fact that these non-prototypical uses are </w:t>
      </w:r>
      <w:r>
        <w:rPr>
          <w:i/>
        </w:rPr>
        <w:t xml:space="preserve">not </w:t>
      </w:r>
      <w:r>
        <w:t>always morphologically marked, even when they are marked in other ways (</w:t>
      </w:r>
      <w:hyperlink w:anchor="_bookmark227" w:history="1">
        <w:r>
          <w:rPr>
            <w:color w:val="007FFF"/>
          </w:rPr>
          <w:t>Chapter</w:t>
        </w:r>
        <w:r>
          <w:rPr>
            <w:color w:val="007FFF"/>
            <w:spacing w:val="-16"/>
          </w:rPr>
          <w:t xml:space="preserve"> </w:t>
        </w:r>
        <w:r>
          <w:rPr>
            <w:color w:val="007FFF"/>
          </w:rPr>
          <w:t>5</w:t>
        </w:r>
      </w:hyperlink>
      <w:r>
        <w:t>).</w:t>
      </w:r>
    </w:p>
    <w:p w:rsidR="00DD7756" w:rsidRDefault="00AD1397">
      <w:pPr>
        <w:pStyle w:val="BodyText"/>
        <w:spacing w:line="420" w:lineRule="auto"/>
        <w:ind w:left="120" w:right="533" w:firstLine="358"/>
        <w:jc w:val="both"/>
      </w:pPr>
      <w:r>
        <w:t xml:space="preserve">The remainder of this thesis is organized as follows: </w:t>
      </w:r>
      <w:hyperlink w:anchor="_bookmark48" w:history="1">
        <w:r>
          <w:rPr>
            <w:color w:val="007FFF"/>
          </w:rPr>
          <w:t xml:space="preserve">Chapter 2: Background </w:t>
        </w:r>
      </w:hyperlink>
      <w:r>
        <w:t xml:space="preserve">summarizes previous definitions of lexical flexibility and discusses their shortcomings. I propose an al- ternative, functionally oriented definition that is consistent with cognitive and typological approaches to word classes instead. </w:t>
      </w:r>
      <w:hyperlink w:anchor="_bookmark48" w:history="1">
        <w:r>
          <w:rPr>
            <w:color w:val="007FFF"/>
          </w:rPr>
          <w:t xml:space="preserve">Chapter 3: Data &amp; Methods </w:t>
        </w:r>
      </w:hyperlink>
      <w:r>
        <w:t xml:space="preserve">describes in detail how the data were coded and analyzed for each of the major research questions (and contributing subquestions) in this </w:t>
      </w:r>
      <w:r>
        <w:rPr>
          <w:spacing w:val="-3"/>
        </w:rPr>
        <w:t xml:space="preserve">study. </w:t>
      </w:r>
      <w:r>
        <w:t>I discuss factors that influenced how the data were coded and outline</w:t>
      </w:r>
      <w:r>
        <w:rPr>
          <w:spacing w:val="-5"/>
        </w:rPr>
        <w:t xml:space="preserve"> </w:t>
      </w:r>
      <w:r>
        <w:t>the</w:t>
      </w:r>
      <w:r>
        <w:rPr>
          <w:spacing w:val="-5"/>
        </w:rPr>
        <w:t xml:space="preserve"> </w:t>
      </w:r>
      <w:r>
        <w:t>various</w:t>
      </w:r>
      <w:r>
        <w:rPr>
          <w:spacing w:val="-4"/>
        </w:rPr>
        <w:t xml:space="preserve"> </w:t>
      </w:r>
      <w:r>
        <w:t>coding</w:t>
      </w:r>
      <w:r>
        <w:rPr>
          <w:spacing w:val="-5"/>
        </w:rPr>
        <w:t xml:space="preserve"> </w:t>
      </w:r>
      <w:r>
        <w:t>decisions</w:t>
      </w:r>
      <w:r>
        <w:rPr>
          <w:spacing w:val="-5"/>
        </w:rPr>
        <w:t xml:space="preserve"> </w:t>
      </w:r>
      <w:r>
        <w:t>that</w:t>
      </w:r>
      <w:r>
        <w:rPr>
          <w:spacing w:val="-4"/>
        </w:rPr>
        <w:t xml:space="preserve"> </w:t>
      </w:r>
      <w:r>
        <w:t>were</w:t>
      </w:r>
      <w:r>
        <w:rPr>
          <w:spacing w:val="-5"/>
        </w:rPr>
        <w:t xml:space="preserve"> </w:t>
      </w:r>
      <w:r>
        <w:t>made.</w:t>
      </w:r>
      <w:r>
        <w:rPr>
          <w:spacing w:val="15"/>
        </w:rPr>
        <w:t xml:space="preserve"> </w:t>
      </w:r>
      <w:r>
        <w:t>I</w:t>
      </w:r>
      <w:r>
        <w:rPr>
          <w:spacing w:val="-4"/>
        </w:rPr>
        <w:t xml:space="preserve"> </w:t>
      </w:r>
      <w:r>
        <w:t>present</w:t>
      </w:r>
      <w:r>
        <w:rPr>
          <w:spacing w:val="-5"/>
        </w:rPr>
        <w:t xml:space="preserve"> </w:t>
      </w:r>
      <w:r>
        <w:t>and</w:t>
      </w:r>
      <w:r>
        <w:rPr>
          <w:spacing w:val="-4"/>
        </w:rPr>
        <w:t xml:space="preserve"> </w:t>
      </w:r>
      <w:r>
        <w:t>explain</w:t>
      </w:r>
      <w:r>
        <w:rPr>
          <w:spacing w:val="-5"/>
        </w:rPr>
        <w:t xml:space="preserve"> </w:t>
      </w:r>
      <w:r>
        <w:t>a</w:t>
      </w:r>
      <w:r>
        <w:rPr>
          <w:spacing w:val="-5"/>
        </w:rPr>
        <w:t xml:space="preserve"> </w:t>
      </w:r>
      <w:r>
        <w:t>measure</w:t>
      </w:r>
      <w:r>
        <w:rPr>
          <w:spacing w:val="-4"/>
        </w:rPr>
        <w:t xml:space="preserve"> </w:t>
      </w:r>
      <w:r>
        <w:t>of</w:t>
      </w:r>
      <w:r>
        <w:rPr>
          <w:spacing w:val="-5"/>
        </w:rPr>
        <w:t xml:space="preserve"> </w:t>
      </w:r>
      <w:r>
        <w:t>cor- pus</w:t>
      </w:r>
      <w:r>
        <w:rPr>
          <w:spacing w:val="-5"/>
        </w:rPr>
        <w:t xml:space="preserve"> </w:t>
      </w:r>
      <w:r>
        <w:t>dispersion</w:t>
      </w:r>
      <w:r>
        <w:rPr>
          <w:spacing w:val="-5"/>
        </w:rPr>
        <w:t xml:space="preserve"> </w:t>
      </w:r>
      <w:r>
        <w:t>that</w:t>
      </w:r>
      <w:r>
        <w:rPr>
          <w:spacing w:val="-5"/>
        </w:rPr>
        <w:t xml:space="preserve"> </w:t>
      </w:r>
      <w:r>
        <w:t>is</w:t>
      </w:r>
      <w:r>
        <w:rPr>
          <w:spacing w:val="-5"/>
        </w:rPr>
        <w:t xml:space="preserve"> </w:t>
      </w:r>
      <w:r>
        <w:t>used</w:t>
      </w:r>
      <w:r>
        <w:rPr>
          <w:spacing w:val="-5"/>
        </w:rPr>
        <w:t xml:space="preserve"> </w:t>
      </w:r>
      <w:r>
        <w:t>partly</w:t>
      </w:r>
      <w:r>
        <w:rPr>
          <w:spacing w:val="-5"/>
        </w:rPr>
        <w:t xml:space="preserve"> </w:t>
      </w:r>
      <w:r>
        <w:t>in</w:t>
      </w:r>
      <w:r>
        <w:rPr>
          <w:spacing w:val="-5"/>
        </w:rPr>
        <w:t xml:space="preserve"> </w:t>
      </w:r>
      <w:r>
        <w:t>place</w:t>
      </w:r>
      <w:r>
        <w:rPr>
          <w:spacing w:val="-5"/>
        </w:rPr>
        <w:t xml:space="preserve"> </w:t>
      </w:r>
      <w:r>
        <w:t>of,</w:t>
      </w:r>
      <w:r>
        <w:rPr>
          <w:spacing w:val="-5"/>
        </w:rPr>
        <w:t xml:space="preserve"> </w:t>
      </w:r>
      <w:r>
        <w:t>and</w:t>
      </w:r>
      <w:r>
        <w:rPr>
          <w:spacing w:val="-5"/>
        </w:rPr>
        <w:t xml:space="preserve"> </w:t>
      </w:r>
      <w:r>
        <w:t>partly</w:t>
      </w:r>
      <w:r>
        <w:rPr>
          <w:spacing w:val="-5"/>
        </w:rPr>
        <w:t xml:space="preserve"> </w:t>
      </w:r>
      <w:r>
        <w:t>as</w:t>
      </w:r>
      <w:r>
        <w:rPr>
          <w:spacing w:val="-5"/>
        </w:rPr>
        <w:t xml:space="preserve"> </w:t>
      </w:r>
      <w:r>
        <w:t>a</w:t>
      </w:r>
      <w:r>
        <w:rPr>
          <w:spacing w:val="-5"/>
        </w:rPr>
        <w:t xml:space="preserve"> </w:t>
      </w:r>
      <w:r>
        <w:t>complement</w:t>
      </w:r>
      <w:r>
        <w:rPr>
          <w:spacing w:val="-4"/>
        </w:rPr>
        <w:t xml:space="preserve"> </w:t>
      </w:r>
      <w:r>
        <w:t>to,</w:t>
      </w:r>
      <w:r>
        <w:rPr>
          <w:spacing w:val="-5"/>
        </w:rPr>
        <w:t xml:space="preserve"> </w:t>
      </w:r>
      <w:r>
        <w:t>raw</w:t>
      </w:r>
      <w:r>
        <w:rPr>
          <w:spacing w:val="-5"/>
        </w:rPr>
        <w:t xml:space="preserve"> </w:t>
      </w:r>
      <w:r>
        <w:t>frequencies of</w:t>
      </w:r>
      <w:r>
        <w:rPr>
          <w:spacing w:val="-10"/>
        </w:rPr>
        <w:t xml:space="preserve"> </w:t>
      </w:r>
      <w:r>
        <w:t>items.</w:t>
      </w:r>
      <w:r>
        <w:rPr>
          <w:spacing w:val="12"/>
        </w:rPr>
        <w:t xml:space="preserve"> </w:t>
      </w:r>
      <w:r>
        <w:t>Lastly,</w:t>
      </w:r>
      <w:r>
        <w:rPr>
          <w:spacing w:val="-8"/>
        </w:rPr>
        <w:t xml:space="preserve"> </w:t>
      </w:r>
      <w:r>
        <w:t>I</w:t>
      </w:r>
      <w:r>
        <w:rPr>
          <w:spacing w:val="-9"/>
        </w:rPr>
        <w:t xml:space="preserve"> </w:t>
      </w:r>
      <w:r>
        <w:t>set</w:t>
      </w:r>
      <w:r>
        <w:rPr>
          <w:spacing w:val="-10"/>
        </w:rPr>
        <w:t xml:space="preserve"> </w:t>
      </w:r>
      <w:r>
        <w:t>forth</w:t>
      </w:r>
      <w:r>
        <w:rPr>
          <w:spacing w:val="-9"/>
        </w:rPr>
        <w:t xml:space="preserve"> </w:t>
      </w:r>
      <w:r>
        <w:t>a</w:t>
      </w:r>
      <w:r>
        <w:rPr>
          <w:spacing w:val="-9"/>
        </w:rPr>
        <w:t xml:space="preserve"> </w:t>
      </w:r>
      <w:r>
        <w:t>procedure</w:t>
      </w:r>
      <w:r>
        <w:rPr>
          <w:spacing w:val="-9"/>
        </w:rPr>
        <w:t xml:space="preserve"> </w:t>
      </w:r>
      <w:r>
        <w:t>for</w:t>
      </w:r>
      <w:r>
        <w:rPr>
          <w:spacing w:val="-10"/>
        </w:rPr>
        <w:t xml:space="preserve"> </w:t>
      </w:r>
      <w:r>
        <w:t>operationalizing</w:t>
      </w:r>
      <w:r>
        <w:rPr>
          <w:spacing w:val="-9"/>
        </w:rPr>
        <w:t xml:space="preserve"> </w:t>
      </w:r>
      <w:r>
        <w:t>and</w:t>
      </w:r>
      <w:r>
        <w:rPr>
          <w:spacing w:val="-9"/>
        </w:rPr>
        <w:t xml:space="preserve"> </w:t>
      </w:r>
      <w:r>
        <w:t>quantifying</w:t>
      </w:r>
      <w:r>
        <w:rPr>
          <w:spacing w:val="-9"/>
        </w:rPr>
        <w:t xml:space="preserve"> </w:t>
      </w:r>
      <w:r>
        <w:t>lexical</w:t>
      </w:r>
      <w:r>
        <w:rPr>
          <w:spacing w:val="-9"/>
        </w:rPr>
        <w:t xml:space="preserve"> </w:t>
      </w:r>
      <w:r>
        <w:t>flexibility</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r>
        <w:lastRenderedPageBreak/>
        <w:t xml:space="preserve">in a crosslinguistically comparable </w:t>
      </w:r>
      <w:r>
        <w:rPr>
          <w:spacing w:val="-4"/>
        </w:rPr>
        <w:t xml:space="preserve">way. </w:t>
      </w:r>
      <w:hyperlink w:anchor="_bookmark48" w:history="1">
        <w:r>
          <w:rPr>
            <w:color w:val="007FFF"/>
          </w:rPr>
          <w:t xml:space="preserve">Chapter 4: Results </w:t>
        </w:r>
      </w:hyperlink>
      <w:r>
        <w:t xml:space="preserve">presents the empirical findings from this </w:t>
      </w:r>
      <w:r>
        <w:rPr>
          <w:spacing w:val="-3"/>
        </w:rPr>
        <w:t xml:space="preserve">study. </w:t>
      </w:r>
      <w:r>
        <w:t xml:space="preserve">I demonstrate how the methodological techniques from </w:t>
      </w:r>
      <w:hyperlink w:anchor="_bookmark149" w:history="1">
        <w:r>
          <w:rPr>
            <w:color w:val="007FFF"/>
          </w:rPr>
          <w:t xml:space="preserve">Chapter 3 </w:t>
        </w:r>
      </w:hyperlink>
      <w:r>
        <w:t>are ap- plied</w:t>
      </w:r>
      <w:r>
        <w:rPr>
          <w:spacing w:val="-18"/>
        </w:rPr>
        <w:t xml:space="preserve"> </w:t>
      </w:r>
      <w:r>
        <w:t>to</w:t>
      </w:r>
      <w:r>
        <w:rPr>
          <w:spacing w:val="-18"/>
        </w:rPr>
        <w:t xml:space="preserve"> </w:t>
      </w:r>
      <w:r>
        <w:t>individual</w:t>
      </w:r>
      <w:r>
        <w:rPr>
          <w:spacing w:val="-19"/>
        </w:rPr>
        <w:t xml:space="preserve"> </w:t>
      </w:r>
      <w:r>
        <w:t>lexical</w:t>
      </w:r>
      <w:r>
        <w:rPr>
          <w:spacing w:val="-18"/>
        </w:rPr>
        <w:t xml:space="preserve"> </w:t>
      </w:r>
      <w:r>
        <w:t>items,</w:t>
      </w:r>
      <w:r>
        <w:rPr>
          <w:spacing w:val="-15"/>
        </w:rPr>
        <w:t xml:space="preserve"> </w:t>
      </w:r>
      <w:r>
        <w:t>and</w:t>
      </w:r>
      <w:r>
        <w:rPr>
          <w:spacing w:val="-17"/>
        </w:rPr>
        <w:t xml:space="preserve"> </w:t>
      </w:r>
      <w:r>
        <w:t>then</w:t>
      </w:r>
      <w:r>
        <w:rPr>
          <w:spacing w:val="-18"/>
        </w:rPr>
        <w:t xml:space="preserve"> </w:t>
      </w:r>
      <w:r>
        <w:t>present</w:t>
      </w:r>
      <w:r>
        <w:rPr>
          <w:spacing w:val="-18"/>
        </w:rPr>
        <w:t xml:space="preserve"> </w:t>
      </w:r>
      <w:r>
        <w:t>aggregated</w:t>
      </w:r>
      <w:r>
        <w:rPr>
          <w:spacing w:val="-18"/>
        </w:rPr>
        <w:t xml:space="preserve"> </w:t>
      </w:r>
      <w:r>
        <w:t>views</w:t>
      </w:r>
      <w:r>
        <w:rPr>
          <w:spacing w:val="-18"/>
        </w:rPr>
        <w:t xml:space="preserve"> </w:t>
      </w:r>
      <w:r>
        <w:t>of</w:t>
      </w:r>
      <w:r>
        <w:rPr>
          <w:spacing w:val="-18"/>
        </w:rPr>
        <w:t xml:space="preserve"> </w:t>
      </w:r>
      <w:r>
        <w:t>the</w:t>
      </w:r>
      <w:r>
        <w:rPr>
          <w:spacing w:val="-18"/>
        </w:rPr>
        <w:t xml:space="preserve"> </w:t>
      </w:r>
      <w:r>
        <w:t>data</w:t>
      </w:r>
      <w:r>
        <w:rPr>
          <w:spacing w:val="-18"/>
        </w:rPr>
        <w:t xml:space="preserve"> </w:t>
      </w:r>
      <w:r>
        <w:t>for</w:t>
      </w:r>
      <w:r>
        <w:rPr>
          <w:spacing w:val="-17"/>
        </w:rPr>
        <w:t xml:space="preserve"> </w:t>
      </w:r>
      <w:r>
        <w:t>English</w:t>
      </w:r>
      <w:r>
        <w:rPr>
          <w:spacing w:val="-18"/>
        </w:rPr>
        <w:t xml:space="preserve"> </w:t>
      </w:r>
      <w:r>
        <w:t xml:space="preserve">and Nuuchahnulth respectively. </w:t>
      </w:r>
      <w:hyperlink w:anchor="_bookmark48" w:history="1">
        <w:r>
          <w:rPr>
            <w:color w:val="007FFF"/>
          </w:rPr>
          <w:t xml:space="preserve">Chapter 5: Discussion &amp; Conclusion </w:t>
        </w:r>
      </w:hyperlink>
      <w:r>
        <w:t xml:space="preserve">considers the implications of the results in </w:t>
      </w:r>
      <w:hyperlink w:anchor="_bookmark174" w:history="1">
        <w:r>
          <w:rPr>
            <w:color w:val="007FFF"/>
          </w:rPr>
          <w:t xml:space="preserve">Chapter 4 </w:t>
        </w:r>
      </w:hyperlink>
      <w:r>
        <w:t>for theories of lexical categories. I argue that the data support a typological-universal theory of word classes, and that lexical flexibility should be viewed as a</w:t>
      </w:r>
      <w:r>
        <w:rPr>
          <w:spacing w:val="-7"/>
        </w:rPr>
        <w:t xml:space="preserve"> </w:t>
      </w:r>
      <w:r>
        <w:t>natural</w:t>
      </w:r>
      <w:r>
        <w:rPr>
          <w:spacing w:val="-7"/>
        </w:rPr>
        <w:t xml:space="preserve"> </w:t>
      </w:r>
      <w:r>
        <w:t>result</w:t>
      </w:r>
      <w:r>
        <w:rPr>
          <w:spacing w:val="-7"/>
        </w:rPr>
        <w:t xml:space="preserve"> </w:t>
      </w:r>
      <w:r>
        <w:t>of</w:t>
      </w:r>
      <w:r>
        <w:rPr>
          <w:spacing w:val="-7"/>
        </w:rPr>
        <w:t xml:space="preserve"> </w:t>
      </w:r>
      <w:r>
        <w:t>the</w:t>
      </w:r>
      <w:r>
        <w:rPr>
          <w:spacing w:val="-6"/>
        </w:rPr>
        <w:t xml:space="preserve"> </w:t>
      </w:r>
      <w:r>
        <w:t>cognitive</w:t>
      </w:r>
      <w:r>
        <w:rPr>
          <w:spacing w:val="-7"/>
        </w:rPr>
        <w:t xml:space="preserve"> </w:t>
      </w:r>
      <w:r>
        <w:t>and</w:t>
      </w:r>
      <w:r>
        <w:rPr>
          <w:spacing w:val="-7"/>
        </w:rPr>
        <w:t xml:space="preserve"> </w:t>
      </w:r>
      <w:r>
        <w:t>diachronic</w:t>
      </w:r>
      <w:r>
        <w:rPr>
          <w:spacing w:val="-7"/>
        </w:rPr>
        <w:t xml:space="preserve"> </w:t>
      </w:r>
      <w:r>
        <w:t>processes</w:t>
      </w:r>
      <w:r>
        <w:rPr>
          <w:spacing w:val="-7"/>
        </w:rPr>
        <w:t xml:space="preserve"> </w:t>
      </w:r>
      <w:r>
        <w:t>at</w:t>
      </w:r>
      <w:r>
        <w:rPr>
          <w:spacing w:val="-6"/>
        </w:rPr>
        <w:t xml:space="preserve"> </w:t>
      </w:r>
      <w:r>
        <w:t>work</w:t>
      </w:r>
      <w:r>
        <w:rPr>
          <w:spacing w:val="-7"/>
        </w:rPr>
        <w:t xml:space="preserve"> </w:t>
      </w:r>
      <w:r>
        <w:t>in</w:t>
      </w:r>
      <w:r>
        <w:rPr>
          <w:spacing w:val="-7"/>
        </w:rPr>
        <w:t xml:space="preserve"> </w:t>
      </w:r>
      <w:r>
        <w:t>language,</w:t>
      </w:r>
      <w:r>
        <w:rPr>
          <w:spacing w:val="-7"/>
        </w:rPr>
        <w:t xml:space="preserve"> </w:t>
      </w:r>
      <w:r>
        <w:t>rather</w:t>
      </w:r>
      <w:r>
        <w:rPr>
          <w:spacing w:val="-6"/>
        </w:rPr>
        <w:t xml:space="preserve"> </w:t>
      </w:r>
      <w:r>
        <w:t>than</w:t>
      </w:r>
      <w:r>
        <w:rPr>
          <w:spacing w:val="-7"/>
        </w:rPr>
        <w:t xml:space="preserve"> </w:t>
      </w:r>
      <w:r>
        <w:t>as an exceptional phenomenon. I conclude by discussing some limitations of the present study and avenues for future research, followed by closing</w:t>
      </w:r>
      <w:r>
        <w:rPr>
          <w:spacing w:val="-13"/>
        </w:rPr>
        <w:t xml:space="preserve"> </w:t>
      </w:r>
      <w:r>
        <w:t>remarks.</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2"/>
        <w:rPr>
          <w:sz w:val="22"/>
        </w:rPr>
      </w:pPr>
    </w:p>
    <w:p w:rsidR="00DD7756" w:rsidRDefault="00AD1397">
      <w:pPr>
        <w:pStyle w:val="Heading1"/>
        <w:rPr>
          <w:b/>
        </w:rPr>
      </w:pPr>
      <w:bookmarkStart w:id="61" w:name="2_Background"/>
      <w:bookmarkStart w:id="62" w:name="_bookmark48"/>
      <w:bookmarkEnd w:id="61"/>
      <w:bookmarkEnd w:id="62"/>
      <w:r>
        <w:rPr>
          <w:b/>
        </w:rPr>
        <w:t>Chapter 2</w:t>
      </w:r>
    </w:p>
    <w:p w:rsidR="00DD7756" w:rsidRDefault="00DD7756">
      <w:pPr>
        <w:pStyle w:val="BodyText"/>
        <w:spacing w:before="8"/>
        <w:rPr>
          <w:b/>
          <w:sz w:val="72"/>
        </w:rPr>
      </w:pPr>
    </w:p>
    <w:p w:rsidR="00DD7756" w:rsidRDefault="00AD1397">
      <w:pPr>
        <w:spacing w:before="1"/>
        <w:ind w:left="120"/>
        <w:rPr>
          <w:b/>
          <w:sz w:val="49"/>
        </w:rPr>
      </w:pPr>
      <w:r>
        <w:rPr>
          <w:b/>
          <w:sz w:val="49"/>
        </w:rPr>
        <w:t>Background</w:t>
      </w:r>
    </w:p>
    <w:p w:rsidR="00DD7756" w:rsidRDefault="00DD7756">
      <w:pPr>
        <w:pStyle w:val="BodyText"/>
        <w:rPr>
          <w:b/>
          <w:sz w:val="56"/>
        </w:rPr>
      </w:pPr>
    </w:p>
    <w:p w:rsidR="00DD7756" w:rsidRDefault="00DD7756">
      <w:pPr>
        <w:pStyle w:val="BodyText"/>
        <w:spacing w:before="10"/>
        <w:rPr>
          <w:b/>
          <w:sz w:val="57"/>
        </w:rPr>
      </w:pPr>
    </w:p>
    <w:p w:rsidR="00DD7756" w:rsidRDefault="00AD1397">
      <w:pPr>
        <w:spacing w:line="259" w:lineRule="auto"/>
        <w:ind w:left="717" w:right="1131"/>
        <w:jc w:val="both"/>
      </w:pPr>
      <w:r>
        <w:t>The focus of this chapter is to explain the concept of lexical flexibility, consider its</w:t>
      </w:r>
      <w:r>
        <w:rPr>
          <w:spacing w:val="-25"/>
        </w:rPr>
        <w:t xml:space="preserve"> </w:t>
      </w:r>
      <w:r>
        <w:t>crit- icisms, and offer a more robust, functionally grounded definition instead. I first briefly describe</w:t>
      </w:r>
      <w:r>
        <w:rPr>
          <w:spacing w:val="-5"/>
        </w:rPr>
        <w:t xml:space="preserve"> </w:t>
      </w:r>
      <w:r>
        <w:t>how</w:t>
      </w:r>
      <w:r>
        <w:rPr>
          <w:spacing w:val="-4"/>
        </w:rPr>
        <w:t xml:space="preserve"> </w:t>
      </w:r>
      <w:r>
        <w:t>flexible</w:t>
      </w:r>
      <w:r>
        <w:rPr>
          <w:spacing w:val="-4"/>
        </w:rPr>
        <w:t xml:space="preserve"> </w:t>
      </w:r>
      <w:r>
        <w:t>approaches</w:t>
      </w:r>
      <w:r>
        <w:rPr>
          <w:spacing w:val="-5"/>
        </w:rPr>
        <w:t xml:space="preserve"> </w:t>
      </w:r>
      <w:r>
        <w:t>to</w:t>
      </w:r>
      <w:r>
        <w:rPr>
          <w:spacing w:val="-4"/>
        </w:rPr>
        <w:t xml:space="preserve"> </w:t>
      </w:r>
      <w:r>
        <w:t>lexical</w:t>
      </w:r>
      <w:r>
        <w:rPr>
          <w:spacing w:val="-4"/>
        </w:rPr>
        <w:t xml:space="preserve"> </w:t>
      </w:r>
      <w:r>
        <w:t>categories</w:t>
      </w:r>
      <w:r>
        <w:rPr>
          <w:spacing w:val="-4"/>
        </w:rPr>
        <w:t xml:space="preserve"> </w:t>
      </w:r>
      <w:r>
        <w:t>developed</w:t>
      </w:r>
      <w:r>
        <w:rPr>
          <w:spacing w:val="-5"/>
        </w:rPr>
        <w:t xml:space="preserve"> </w:t>
      </w:r>
      <w:r>
        <w:t>as</w:t>
      </w:r>
      <w:r>
        <w:rPr>
          <w:spacing w:val="-4"/>
        </w:rPr>
        <w:t xml:space="preserve"> </w:t>
      </w:r>
      <w:r>
        <w:t>a</w:t>
      </w:r>
      <w:r>
        <w:rPr>
          <w:spacing w:val="-4"/>
        </w:rPr>
        <w:t xml:space="preserve"> </w:t>
      </w:r>
      <w:r>
        <w:t>response</w:t>
      </w:r>
      <w:r>
        <w:rPr>
          <w:spacing w:val="-4"/>
        </w:rPr>
        <w:t xml:space="preserve"> </w:t>
      </w:r>
      <w:r>
        <w:t>to</w:t>
      </w:r>
      <w:r>
        <w:rPr>
          <w:spacing w:val="-5"/>
        </w:rPr>
        <w:t xml:space="preserve"> </w:t>
      </w:r>
      <w:r>
        <w:t>weak- nesses in traditional theories of parts of speech. I then survey the landmark studies</w:t>
      </w:r>
      <w:r>
        <w:rPr>
          <w:spacing w:val="-34"/>
        </w:rPr>
        <w:t xml:space="preserve"> </w:t>
      </w:r>
      <w:r>
        <w:t>and important</w:t>
      </w:r>
      <w:r>
        <w:rPr>
          <w:spacing w:val="-15"/>
        </w:rPr>
        <w:t xml:space="preserve"> </w:t>
      </w:r>
      <w:r>
        <w:t>findings</w:t>
      </w:r>
      <w:r>
        <w:rPr>
          <w:spacing w:val="-15"/>
        </w:rPr>
        <w:t xml:space="preserve"> </w:t>
      </w:r>
      <w:r>
        <w:t>on</w:t>
      </w:r>
      <w:r>
        <w:rPr>
          <w:spacing w:val="-15"/>
        </w:rPr>
        <w:t xml:space="preserve"> </w:t>
      </w:r>
      <w:r>
        <w:t>lexical</w:t>
      </w:r>
      <w:r>
        <w:rPr>
          <w:spacing w:val="-15"/>
        </w:rPr>
        <w:t xml:space="preserve"> </w:t>
      </w:r>
      <w:r>
        <w:t>flexibility,</w:t>
      </w:r>
      <w:r>
        <w:rPr>
          <w:spacing w:val="-14"/>
        </w:rPr>
        <w:t xml:space="preserve"> </w:t>
      </w:r>
      <w:r>
        <w:t>along</w:t>
      </w:r>
      <w:r>
        <w:rPr>
          <w:spacing w:val="-15"/>
        </w:rPr>
        <w:t xml:space="preserve"> </w:t>
      </w:r>
      <w:r>
        <w:t>with</w:t>
      </w:r>
      <w:r>
        <w:rPr>
          <w:spacing w:val="-15"/>
        </w:rPr>
        <w:t xml:space="preserve"> </w:t>
      </w:r>
      <w:r>
        <w:t>criticisms</w:t>
      </w:r>
      <w:r>
        <w:rPr>
          <w:spacing w:val="-15"/>
        </w:rPr>
        <w:t xml:space="preserve"> </w:t>
      </w:r>
      <w:r>
        <w:t>of</w:t>
      </w:r>
      <w:r>
        <w:rPr>
          <w:spacing w:val="-15"/>
        </w:rPr>
        <w:t xml:space="preserve"> </w:t>
      </w:r>
      <w:r>
        <w:t>this</w:t>
      </w:r>
      <w:r>
        <w:rPr>
          <w:spacing w:val="-15"/>
        </w:rPr>
        <w:t xml:space="preserve"> </w:t>
      </w:r>
      <w:r>
        <w:t>research.</w:t>
      </w:r>
      <w:r>
        <w:rPr>
          <w:spacing w:val="3"/>
        </w:rPr>
        <w:t xml:space="preserve"> </w:t>
      </w:r>
      <w:r>
        <w:t>Following that,</w:t>
      </w:r>
      <w:r>
        <w:rPr>
          <w:spacing w:val="-7"/>
        </w:rPr>
        <w:t xml:space="preserve"> </w:t>
      </w:r>
      <w:r>
        <w:t>I</w:t>
      </w:r>
      <w:r>
        <w:rPr>
          <w:spacing w:val="-7"/>
        </w:rPr>
        <w:t xml:space="preserve"> </w:t>
      </w:r>
      <w:r>
        <w:t>present</w:t>
      </w:r>
      <w:r>
        <w:rPr>
          <w:spacing w:val="-6"/>
        </w:rPr>
        <w:t xml:space="preserve"> </w:t>
      </w:r>
      <w:r>
        <w:t>the</w:t>
      </w:r>
      <w:r>
        <w:rPr>
          <w:spacing w:val="-7"/>
        </w:rPr>
        <w:t xml:space="preserve"> </w:t>
      </w:r>
      <w:r>
        <w:t>typological</w:t>
      </w:r>
      <w:r>
        <w:rPr>
          <w:spacing w:val="-7"/>
        </w:rPr>
        <w:t xml:space="preserve"> </w:t>
      </w:r>
      <w:r>
        <w:t>markedness</w:t>
      </w:r>
      <w:r>
        <w:rPr>
          <w:spacing w:val="-6"/>
        </w:rPr>
        <w:t xml:space="preserve"> </w:t>
      </w:r>
      <w:r>
        <w:t>theory</w:t>
      </w:r>
      <w:r>
        <w:rPr>
          <w:spacing w:val="-7"/>
        </w:rPr>
        <w:t xml:space="preserve"> </w:t>
      </w:r>
      <w:r>
        <w:t>of</w:t>
      </w:r>
      <w:r>
        <w:rPr>
          <w:spacing w:val="-7"/>
        </w:rPr>
        <w:t xml:space="preserve"> </w:t>
      </w:r>
      <w:r>
        <w:t>lexical</w:t>
      </w:r>
      <w:r>
        <w:rPr>
          <w:spacing w:val="-6"/>
        </w:rPr>
        <w:t xml:space="preserve"> </w:t>
      </w:r>
      <w:r>
        <w:t>categories,</w:t>
      </w:r>
      <w:r>
        <w:rPr>
          <w:spacing w:val="-7"/>
        </w:rPr>
        <w:t xml:space="preserve"> </w:t>
      </w:r>
      <w:r>
        <w:t>which</w:t>
      </w:r>
      <w:r>
        <w:rPr>
          <w:spacing w:val="-7"/>
        </w:rPr>
        <w:t xml:space="preserve"> </w:t>
      </w:r>
      <w:r>
        <w:t>states</w:t>
      </w:r>
      <w:r>
        <w:rPr>
          <w:spacing w:val="-6"/>
        </w:rPr>
        <w:t xml:space="preserve"> </w:t>
      </w:r>
      <w:r>
        <w:t>that lexical categories are epiphenomenal markedness patterns regarding how different se- mantic</w:t>
      </w:r>
      <w:r>
        <w:rPr>
          <w:spacing w:val="-13"/>
        </w:rPr>
        <w:t xml:space="preserve"> </w:t>
      </w:r>
      <w:r>
        <w:t>classes</w:t>
      </w:r>
      <w:r>
        <w:rPr>
          <w:spacing w:val="-13"/>
        </w:rPr>
        <w:t xml:space="preserve"> </w:t>
      </w:r>
      <w:r>
        <w:t>of</w:t>
      </w:r>
      <w:r>
        <w:rPr>
          <w:spacing w:val="-12"/>
        </w:rPr>
        <w:t xml:space="preserve"> </w:t>
      </w:r>
      <w:r>
        <w:t>words</w:t>
      </w:r>
      <w:r>
        <w:rPr>
          <w:spacing w:val="-13"/>
        </w:rPr>
        <w:t xml:space="preserve"> </w:t>
      </w:r>
      <w:r>
        <w:t>are</w:t>
      </w:r>
      <w:r>
        <w:rPr>
          <w:spacing w:val="-13"/>
        </w:rPr>
        <w:t xml:space="preserve"> </w:t>
      </w:r>
      <w:r>
        <w:t>used</w:t>
      </w:r>
      <w:r>
        <w:rPr>
          <w:spacing w:val="-12"/>
        </w:rPr>
        <w:t xml:space="preserve"> </w:t>
      </w:r>
      <w:r>
        <w:t>for</w:t>
      </w:r>
      <w:r>
        <w:rPr>
          <w:spacing w:val="-12"/>
        </w:rPr>
        <w:t xml:space="preserve"> </w:t>
      </w:r>
      <w:r>
        <w:t>different</w:t>
      </w:r>
      <w:r>
        <w:rPr>
          <w:spacing w:val="-13"/>
        </w:rPr>
        <w:t xml:space="preserve"> </w:t>
      </w:r>
      <w:r>
        <w:t>discourse</w:t>
      </w:r>
      <w:r>
        <w:rPr>
          <w:spacing w:val="-12"/>
        </w:rPr>
        <w:t xml:space="preserve"> </w:t>
      </w:r>
      <w:r>
        <w:t>functions.</w:t>
      </w:r>
      <w:r>
        <w:rPr>
          <w:spacing w:val="7"/>
        </w:rPr>
        <w:t xml:space="preserve"> </w:t>
      </w:r>
      <w:r>
        <w:t>I</w:t>
      </w:r>
      <w:r>
        <w:rPr>
          <w:spacing w:val="-12"/>
        </w:rPr>
        <w:t xml:space="preserve"> </w:t>
      </w:r>
      <w:r>
        <w:t>conclude</w:t>
      </w:r>
      <w:r>
        <w:rPr>
          <w:spacing w:val="-12"/>
        </w:rPr>
        <w:t xml:space="preserve"> </w:t>
      </w:r>
      <w:r>
        <w:t>by</w:t>
      </w:r>
      <w:r>
        <w:rPr>
          <w:spacing w:val="-12"/>
        </w:rPr>
        <w:t xml:space="preserve"> </w:t>
      </w:r>
      <w:r>
        <w:t>offering a revised formulation of lexical flexibility which is in line with typological markedness theory.</w:t>
      </w:r>
    </w:p>
    <w:p w:rsidR="00DD7756" w:rsidRDefault="00DD7756">
      <w:pPr>
        <w:pStyle w:val="BodyText"/>
      </w:pPr>
    </w:p>
    <w:p w:rsidR="00DD7756" w:rsidRDefault="00DD7756">
      <w:pPr>
        <w:pStyle w:val="BodyText"/>
      </w:pPr>
    </w:p>
    <w:p w:rsidR="00DD7756" w:rsidRDefault="00AD1397">
      <w:pPr>
        <w:pStyle w:val="Heading2"/>
        <w:numPr>
          <w:ilvl w:val="1"/>
          <w:numId w:val="11"/>
        </w:numPr>
        <w:tabs>
          <w:tab w:val="left" w:pos="885"/>
          <w:tab w:val="left" w:pos="886"/>
        </w:tabs>
        <w:spacing w:before="161"/>
        <w:rPr>
          <w:b/>
        </w:rPr>
      </w:pPr>
      <w:bookmarkStart w:id="63" w:name="2.1_Introduction:_Approaches_to_lexical_"/>
      <w:bookmarkStart w:id="64" w:name="_bookmark49"/>
      <w:bookmarkEnd w:id="63"/>
      <w:bookmarkEnd w:id="64"/>
      <w:r>
        <w:rPr>
          <w:b/>
        </w:rPr>
        <w:t>Introduction: Approaches to lexical</w:t>
      </w:r>
      <w:r>
        <w:rPr>
          <w:b/>
          <w:spacing w:val="-47"/>
        </w:rPr>
        <w:t xml:space="preserve"> </w:t>
      </w:r>
      <w:r>
        <w:rPr>
          <w:b/>
        </w:rPr>
        <w:t>flexibility</w:t>
      </w:r>
    </w:p>
    <w:p w:rsidR="00DD7756" w:rsidRDefault="00DD7756">
      <w:pPr>
        <w:pStyle w:val="BodyText"/>
        <w:spacing w:before="7"/>
        <w:rPr>
          <w:b/>
          <w:sz w:val="36"/>
        </w:rPr>
      </w:pPr>
    </w:p>
    <w:p w:rsidR="00DD7756" w:rsidRDefault="00AD1397">
      <w:pPr>
        <w:pStyle w:val="BodyText"/>
        <w:spacing w:line="420" w:lineRule="auto"/>
        <w:ind w:left="120" w:right="532"/>
        <w:jc w:val="both"/>
      </w:pPr>
      <w:r>
        <w:t xml:space="preserve">The field of linguistics as a whole and the subfield of typology in particular is undergoing a radical shift in how we understand lexical categories, along primarily two dimensions. The first dimension is our understanding of what lexical categories are a property </w:t>
      </w:r>
      <w:r>
        <w:rPr>
          <w:i/>
        </w:rPr>
        <w:t>of</w:t>
      </w:r>
      <w:r>
        <w:t xml:space="preserve">. Early re- searchers viewed categories as universal properties of both language generally and specific languages. I call this the </w:t>
      </w:r>
      <w:r>
        <w:rPr>
          <w:i/>
        </w:rPr>
        <w:t xml:space="preserve">universalist </w:t>
      </w:r>
      <w:r>
        <w:t xml:space="preserve">position. After Boas, many researchers then came to view categories as language-specific, with patterned similarities across languages. I call this the </w:t>
      </w:r>
      <w:r>
        <w:rPr>
          <w:i/>
        </w:rPr>
        <w:t xml:space="preserve">relativist </w:t>
      </w:r>
      <w:r>
        <w:t xml:space="preserve">approach. Most recently, some researchers view categories as typological pat- terns rather than properties of any particular language. This is the </w:t>
      </w:r>
      <w:r>
        <w:rPr>
          <w:i/>
        </w:rPr>
        <w:t xml:space="preserve">typological </w:t>
      </w:r>
      <w:r>
        <w:t>position, and</w:t>
      </w:r>
    </w:p>
    <w:p w:rsidR="00DD7756" w:rsidRDefault="00DD7756">
      <w:pPr>
        <w:spacing w:line="420" w:lineRule="auto"/>
        <w:jc w:val="both"/>
        <w:sectPr w:rsidR="00DD7756">
          <w:footerReference w:type="default" r:id="rId35"/>
          <w:pgSz w:w="12240" w:h="15840"/>
          <w:pgMar w:top="1500" w:right="900" w:bottom="1040" w:left="1680" w:header="0" w:footer="856" w:gutter="0"/>
          <w:cols w:space="720"/>
        </w:sectPr>
      </w:pPr>
    </w:p>
    <w:p w:rsidR="00DD7756" w:rsidRDefault="00AD1397">
      <w:pPr>
        <w:pStyle w:val="BodyText"/>
        <w:spacing w:before="84"/>
        <w:ind w:left="120"/>
        <w:jc w:val="both"/>
      </w:pPr>
      <w:r>
        <w:lastRenderedPageBreak/>
        <w:t>the one I adopt here.</w:t>
      </w:r>
    </w:p>
    <w:p w:rsidR="00DD7756" w:rsidRDefault="00AD1397">
      <w:pPr>
        <w:pStyle w:val="BodyText"/>
        <w:spacing w:before="205" w:line="420" w:lineRule="auto"/>
        <w:ind w:left="120" w:right="532" w:firstLine="358"/>
        <w:jc w:val="both"/>
      </w:pPr>
      <w:r>
        <w:t xml:space="preserve">The second dimension of historical change in linguistic theories of categories is in the </w:t>
      </w:r>
      <w:r>
        <w:rPr>
          <w:i/>
        </w:rPr>
        <w:t xml:space="preserve">nature </w:t>
      </w:r>
      <w:r>
        <w:t>of the categories themselves. In the Classical tradition, categories were thought to be categorical</w:t>
      </w:r>
      <w:r>
        <w:rPr>
          <w:spacing w:val="-10"/>
        </w:rPr>
        <w:t xml:space="preserve"> </w:t>
      </w:r>
      <w:r>
        <w:t>and</w:t>
      </w:r>
      <w:r>
        <w:rPr>
          <w:spacing w:val="-9"/>
        </w:rPr>
        <w:t xml:space="preserve"> </w:t>
      </w:r>
      <w:r>
        <w:t>well-defined</w:t>
      </w:r>
      <w:r>
        <w:rPr>
          <w:spacing w:val="-9"/>
        </w:rPr>
        <w:t xml:space="preserve"> </w:t>
      </w:r>
      <w:r>
        <w:t>by</w:t>
      </w:r>
      <w:r>
        <w:rPr>
          <w:spacing w:val="-10"/>
        </w:rPr>
        <w:t xml:space="preserve"> </w:t>
      </w:r>
      <w:r>
        <w:t>a</w:t>
      </w:r>
      <w:r>
        <w:rPr>
          <w:spacing w:val="-9"/>
        </w:rPr>
        <w:t xml:space="preserve"> </w:t>
      </w:r>
      <w:r>
        <w:t>set</w:t>
      </w:r>
      <w:r>
        <w:rPr>
          <w:spacing w:val="-10"/>
        </w:rPr>
        <w:t xml:space="preserve"> </w:t>
      </w:r>
      <w:r>
        <w:t>of</w:t>
      </w:r>
      <w:r>
        <w:rPr>
          <w:spacing w:val="-9"/>
        </w:rPr>
        <w:t xml:space="preserve"> </w:t>
      </w:r>
      <w:r>
        <w:t>necessary</w:t>
      </w:r>
      <w:r>
        <w:rPr>
          <w:spacing w:val="-9"/>
        </w:rPr>
        <w:t xml:space="preserve"> </w:t>
      </w:r>
      <w:r>
        <w:t>and</w:t>
      </w:r>
      <w:r>
        <w:rPr>
          <w:spacing w:val="-10"/>
        </w:rPr>
        <w:t xml:space="preserve"> </w:t>
      </w:r>
      <w:r>
        <w:t>sufficient</w:t>
      </w:r>
      <w:r>
        <w:rPr>
          <w:spacing w:val="-9"/>
        </w:rPr>
        <w:t xml:space="preserve"> </w:t>
      </w:r>
      <w:r>
        <w:t>conditions</w:t>
      </w:r>
      <w:r>
        <w:rPr>
          <w:spacing w:val="-9"/>
        </w:rPr>
        <w:t xml:space="preserve"> </w:t>
      </w:r>
      <w:r>
        <w:t>in</w:t>
      </w:r>
      <w:r>
        <w:rPr>
          <w:spacing w:val="-10"/>
        </w:rPr>
        <w:t xml:space="preserve"> </w:t>
      </w:r>
      <w:r>
        <w:t>the</w:t>
      </w:r>
      <w:r>
        <w:rPr>
          <w:spacing w:val="-9"/>
        </w:rPr>
        <w:t xml:space="preserve"> </w:t>
      </w:r>
      <w:r>
        <w:t>tradition</w:t>
      </w:r>
      <w:r>
        <w:rPr>
          <w:spacing w:val="-9"/>
        </w:rPr>
        <w:t xml:space="preserve"> </w:t>
      </w:r>
      <w:r>
        <w:t>of Aristotle. After the cognitive turn in the 1960s and 1970s, many linguists came to view cat- egories as prototypal, with some members of a category being more central, or better exem- plars, than others. Cognitive research into the nature of idioms then led to the development of construction grammar, which sees language as consisting of a network of constructions rather than monolithic categories. I adopt a constructional approach to categories in this thesis.</w:t>
      </w:r>
    </w:p>
    <w:p w:rsidR="00DD7756" w:rsidRDefault="00AD1397">
      <w:pPr>
        <w:pStyle w:val="BodyText"/>
        <w:spacing w:line="420" w:lineRule="auto"/>
        <w:ind w:left="120" w:right="533" w:firstLine="358"/>
        <w:jc w:val="both"/>
      </w:pPr>
      <w:r>
        <w:t>These theoretical paradigm shifts are summarized in (</w:t>
      </w:r>
      <w:hyperlink w:anchor="_bookmark50" w:history="1">
        <w:r>
          <w:rPr>
            <w:color w:val="007FFF"/>
          </w:rPr>
          <w:t>10</w:t>
        </w:r>
      </w:hyperlink>
      <w:r>
        <w:t>). At each stage of development, there has not been a wholesale displacement of previous theories. There are still many who regard</w:t>
      </w:r>
      <w:r>
        <w:rPr>
          <w:spacing w:val="-18"/>
        </w:rPr>
        <w:t xml:space="preserve"> </w:t>
      </w:r>
      <w:r>
        <w:t>word</w:t>
      </w:r>
      <w:r>
        <w:rPr>
          <w:spacing w:val="-17"/>
        </w:rPr>
        <w:t xml:space="preserve"> </w:t>
      </w:r>
      <w:r>
        <w:t>classes</w:t>
      </w:r>
      <w:r>
        <w:rPr>
          <w:spacing w:val="-16"/>
        </w:rPr>
        <w:t xml:space="preserve"> </w:t>
      </w:r>
      <w:r>
        <w:t>as</w:t>
      </w:r>
      <w:r>
        <w:rPr>
          <w:spacing w:val="-16"/>
        </w:rPr>
        <w:t xml:space="preserve"> </w:t>
      </w:r>
      <w:r>
        <w:t>universal</w:t>
      </w:r>
      <w:r>
        <w:rPr>
          <w:spacing w:val="-17"/>
        </w:rPr>
        <w:t xml:space="preserve"> </w:t>
      </w:r>
      <w:r>
        <w:t>and</w:t>
      </w:r>
      <w:r>
        <w:rPr>
          <w:spacing w:val="-16"/>
        </w:rPr>
        <w:t xml:space="preserve"> </w:t>
      </w:r>
      <w:r>
        <w:t>categorical,</w:t>
      </w:r>
      <w:r>
        <w:rPr>
          <w:spacing w:val="-15"/>
        </w:rPr>
        <w:t xml:space="preserve"> </w:t>
      </w:r>
      <w:r>
        <w:t>and</w:t>
      </w:r>
      <w:r>
        <w:rPr>
          <w:spacing w:val="-16"/>
        </w:rPr>
        <w:t xml:space="preserve"> </w:t>
      </w:r>
      <w:r>
        <w:t>the</w:t>
      </w:r>
      <w:r>
        <w:rPr>
          <w:spacing w:val="-16"/>
        </w:rPr>
        <w:t xml:space="preserve"> </w:t>
      </w:r>
      <w:r>
        <w:t>typological-constructional</w:t>
      </w:r>
      <w:r>
        <w:rPr>
          <w:spacing w:val="-16"/>
        </w:rPr>
        <w:t xml:space="preserve"> </w:t>
      </w:r>
      <w:r>
        <w:t>approach is still</w:t>
      </w:r>
      <w:r>
        <w:rPr>
          <w:spacing w:val="-3"/>
        </w:rPr>
        <w:t xml:space="preserve"> </w:t>
      </w:r>
      <w:r>
        <w:t>nascent.</w:t>
      </w:r>
    </w:p>
    <w:p w:rsidR="00DD7756" w:rsidRDefault="00AD1397">
      <w:pPr>
        <w:pStyle w:val="ListParagraph"/>
        <w:numPr>
          <w:ilvl w:val="0"/>
          <w:numId w:val="12"/>
        </w:numPr>
        <w:tabs>
          <w:tab w:val="left" w:pos="896"/>
        </w:tabs>
        <w:spacing w:before="90"/>
        <w:ind w:hanging="665"/>
        <w:jc w:val="both"/>
        <w:rPr>
          <w:sz w:val="24"/>
        </w:rPr>
      </w:pPr>
      <w:bookmarkStart w:id="65" w:name="_bookmark50"/>
      <w:bookmarkEnd w:id="65"/>
      <w:r>
        <w:rPr>
          <w:sz w:val="24"/>
        </w:rPr>
        <w:t>a. universal &gt; language-specific &gt;</w:t>
      </w:r>
      <w:r>
        <w:rPr>
          <w:spacing w:val="-33"/>
          <w:sz w:val="24"/>
        </w:rPr>
        <w:t xml:space="preserve"> </w:t>
      </w:r>
      <w:r>
        <w:rPr>
          <w:sz w:val="24"/>
        </w:rPr>
        <w:t>typological</w:t>
      </w:r>
    </w:p>
    <w:p w:rsidR="00DD7756" w:rsidRDefault="00DD7756">
      <w:pPr>
        <w:pStyle w:val="BodyText"/>
        <w:spacing w:before="1"/>
      </w:pPr>
    </w:p>
    <w:p w:rsidR="00DD7756" w:rsidRDefault="00AD1397">
      <w:pPr>
        <w:pStyle w:val="BodyText"/>
        <w:ind w:left="891"/>
      </w:pPr>
      <w:r>
        <w:t>b. categorical &gt; prototypal &gt; constructional</w:t>
      </w:r>
    </w:p>
    <w:p w:rsidR="00DD7756" w:rsidRDefault="00DD7756">
      <w:pPr>
        <w:pStyle w:val="BodyText"/>
        <w:spacing w:before="5"/>
        <w:rPr>
          <w:sz w:val="35"/>
        </w:rPr>
      </w:pPr>
    </w:p>
    <w:p w:rsidR="00DD7756" w:rsidRDefault="00DD7756">
      <w:pPr>
        <w:pStyle w:val="BodyText"/>
        <w:spacing w:line="420" w:lineRule="auto"/>
        <w:ind w:left="120" w:right="532" w:firstLine="358"/>
        <w:jc w:val="both"/>
      </w:pPr>
      <w:hyperlink w:anchor="_bookmark51" w:history="1">
        <w:r w:rsidR="00AD1397">
          <w:rPr>
            <w:color w:val="007FFF"/>
          </w:rPr>
          <w:t xml:space="preserve">Section 2.2 </w:t>
        </w:r>
      </w:hyperlink>
      <w:r w:rsidR="00AD1397">
        <w:t xml:space="preserve">gives a synopsis of these theoretical positions and shows how research on lexical flexibility developed in recognition of the shortcomings of traditional approaches. </w:t>
      </w:r>
      <w:hyperlink w:anchor="_bookmark68" w:history="1">
        <w:r w:rsidR="00AD1397">
          <w:rPr>
            <w:color w:val="007FFF"/>
          </w:rPr>
          <w:t xml:space="preserve">Section 2.3 </w:t>
        </w:r>
      </w:hyperlink>
      <w:r w:rsidR="00AD1397">
        <w:t xml:space="preserve">summarizes the key concepts and findings that have arisen from the research  on lexical flexibility. Such research, </w:t>
      </w:r>
      <w:r w:rsidR="00AD1397">
        <w:rPr>
          <w:spacing w:val="-3"/>
        </w:rPr>
        <w:t xml:space="preserve">however, </w:t>
      </w:r>
      <w:r w:rsidR="00AD1397">
        <w:t xml:space="preserve">is not without its own shortcomings. </w:t>
      </w:r>
      <w:hyperlink w:anchor="_bookmark68" w:history="1">
        <w:r w:rsidR="00AD1397">
          <w:rPr>
            <w:color w:val="007FFF"/>
          </w:rPr>
          <w:t>Sec-</w:t>
        </w:r>
      </w:hyperlink>
      <w:r w:rsidR="00AD1397">
        <w:rPr>
          <w:color w:val="007FFF"/>
        </w:rPr>
        <w:t xml:space="preserve">  </w:t>
      </w:r>
      <w:hyperlink w:anchor="_bookmark68" w:history="1">
        <w:r w:rsidR="00AD1397">
          <w:rPr>
            <w:color w:val="007FFF"/>
          </w:rPr>
          <w:t xml:space="preserve">tion 2.3 </w:t>
        </w:r>
      </w:hyperlink>
      <w:r w:rsidR="00AD1397">
        <w:t xml:space="preserve">also presents the main criticisms that have been leveled against flexible analyses   of word classes. </w:t>
      </w:r>
      <w:hyperlink w:anchor="_bookmark133" w:history="1">
        <w:r w:rsidR="00AD1397">
          <w:rPr>
            <w:color w:val="007FFF"/>
          </w:rPr>
          <w:t xml:space="preserve">Section 2.4 </w:t>
        </w:r>
      </w:hyperlink>
      <w:r w:rsidR="00AD1397">
        <w:t>then presents an alternate, functionally-oriented approach—the typological-constructional perspective. The final section of this chapter (§</w:t>
      </w:r>
      <w:hyperlink w:anchor="_bookmark144" w:history="1">
        <w:r w:rsidR="00AD1397">
          <w:rPr>
            <w:color w:val="007FFF"/>
          </w:rPr>
          <w:t>2.5</w:t>
        </w:r>
      </w:hyperlink>
      <w:r w:rsidR="00AD1397">
        <w:t>) then applies this functional perspective to formulate an improved definition of lexical</w:t>
      </w:r>
      <w:r w:rsidR="00AD1397">
        <w:rPr>
          <w:spacing w:val="-36"/>
        </w:rPr>
        <w:t xml:space="preserve"> </w:t>
      </w:r>
      <w:r w:rsidR="00AD1397">
        <w:t>flexibility.</w:t>
      </w:r>
    </w:p>
    <w:p w:rsidR="00DD7756" w:rsidRDefault="00DD7756">
      <w:pPr>
        <w:spacing w:line="420" w:lineRule="auto"/>
        <w:jc w:val="both"/>
        <w:sectPr w:rsidR="00DD7756">
          <w:footerReference w:type="default" r:id="rId36"/>
          <w:pgSz w:w="12240" w:h="15840"/>
          <w:pgMar w:top="1380" w:right="900" w:bottom="900" w:left="1680" w:header="0" w:footer="717" w:gutter="0"/>
          <w:cols w:space="720"/>
        </w:sectPr>
      </w:pPr>
    </w:p>
    <w:p w:rsidR="00DD7756" w:rsidRDefault="00AD1397">
      <w:pPr>
        <w:pStyle w:val="Heading2"/>
        <w:numPr>
          <w:ilvl w:val="1"/>
          <w:numId w:val="11"/>
        </w:numPr>
        <w:tabs>
          <w:tab w:val="left" w:pos="885"/>
          <w:tab w:val="left" w:pos="886"/>
        </w:tabs>
        <w:rPr>
          <w:b/>
        </w:rPr>
      </w:pPr>
      <w:bookmarkStart w:id="66" w:name="2.2_Traditional_approaches"/>
      <w:bookmarkStart w:id="67" w:name="_bookmark51"/>
      <w:bookmarkStart w:id="68" w:name="_bookmark52"/>
      <w:bookmarkEnd w:id="66"/>
      <w:bookmarkEnd w:id="67"/>
      <w:bookmarkEnd w:id="68"/>
      <w:r>
        <w:rPr>
          <w:b/>
        </w:rPr>
        <w:lastRenderedPageBreak/>
        <w:t>Traditional approaches</w:t>
      </w:r>
    </w:p>
    <w:p w:rsidR="00DD7756" w:rsidRDefault="00DD7756">
      <w:pPr>
        <w:pStyle w:val="BodyText"/>
        <w:spacing w:before="6"/>
        <w:rPr>
          <w:b/>
          <w:sz w:val="36"/>
        </w:rPr>
      </w:pPr>
    </w:p>
    <w:p w:rsidR="00DD7756" w:rsidRDefault="00AD1397">
      <w:pPr>
        <w:pStyle w:val="BodyText"/>
        <w:spacing w:line="420" w:lineRule="auto"/>
        <w:ind w:left="120" w:right="532"/>
        <w:jc w:val="both"/>
      </w:pPr>
      <w:r>
        <w:t>This</w:t>
      </w:r>
      <w:r>
        <w:rPr>
          <w:spacing w:val="-8"/>
        </w:rPr>
        <w:t xml:space="preserve"> </w:t>
      </w:r>
      <w:r>
        <w:t>section</w:t>
      </w:r>
      <w:r>
        <w:rPr>
          <w:spacing w:val="-7"/>
        </w:rPr>
        <w:t xml:space="preserve"> </w:t>
      </w:r>
      <w:r>
        <w:t>is</w:t>
      </w:r>
      <w:r>
        <w:rPr>
          <w:spacing w:val="-7"/>
        </w:rPr>
        <w:t xml:space="preserve"> </w:t>
      </w:r>
      <w:r>
        <w:t>a</w:t>
      </w:r>
      <w:r>
        <w:rPr>
          <w:spacing w:val="-8"/>
        </w:rPr>
        <w:t xml:space="preserve"> </w:t>
      </w:r>
      <w:r>
        <w:t>necessarily</w:t>
      </w:r>
      <w:r>
        <w:rPr>
          <w:spacing w:val="-7"/>
        </w:rPr>
        <w:t xml:space="preserve"> </w:t>
      </w:r>
      <w:r>
        <w:t>brief</w:t>
      </w:r>
      <w:r>
        <w:rPr>
          <w:spacing w:val="-7"/>
        </w:rPr>
        <w:t xml:space="preserve"> </w:t>
      </w:r>
      <w:r>
        <w:t>history</w:t>
      </w:r>
      <w:r>
        <w:rPr>
          <w:spacing w:val="-8"/>
        </w:rPr>
        <w:t xml:space="preserve"> </w:t>
      </w:r>
      <w:r>
        <w:t>of</w:t>
      </w:r>
      <w:r>
        <w:rPr>
          <w:spacing w:val="-7"/>
        </w:rPr>
        <w:t xml:space="preserve"> </w:t>
      </w:r>
      <w:r>
        <w:t>approaches</w:t>
      </w:r>
      <w:r>
        <w:rPr>
          <w:spacing w:val="-7"/>
        </w:rPr>
        <w:t xml:space="preserve"> </w:t>
      </w:r>
      <w:r>
        <w:t>to</w:t>
      </w:r>
      <w:r>
        <w:rPr>
          <w:spacing w:val="-7"/>
        </w:rPr>
        <w:t xml:space="preserve"> </w:t>
      </w:r>
      <w:r>
        <w:t>lexical</w:t>
      </w:r>
      <w:r>
        <w:rPr>
          <w:spacing w:val="-8"/>
        </w:rPr>
        <w:t xml:space="preserve"> </w:t>
      </w:r>
      <w:r>
        <w:t>categories</w:t>
      </w:r>
      <w:r>
        <w:rPr>
          <w:spacing w:val="-7"/>
        </w:rPr>
        <w:t xml:space="preserve"> </w:t>
      </w:r>
      <w:r>
        <w:t>up</w:t>
      </w:r>
      <w:r>
        <w:rPr>
          <w:spacing w:val="-7"/>
        </w:rPr>
        <w:t xml:space="preserve"> </w:t>
      </w:r>
      <w:r>
        <w:t>until</w:t>
      </w:r>
      <w:r>
        <w:rPr>
          <w:spacing w:val="-8"/>
        </w:rPr>
        <w:t xml:space="preserve"> </w:t>
      </w:r>
      <w:r>
        <w:t>the</w:t>
      </w:r>
      <w:r>
        <w:rPr>
          <w:spacing w:val="-7"/>
        </w:rPr>
        <w:t xml:space="preserve"> </w:t>
      </w:r>
      <w:r>
        <w:t>cog- nitive turn of the 1960s. It covers the universalist position that developed in the Classical tradition,</w:t>
      </w:r>
      <w:r>
        <w:rPr>
          <w:spacing w:val="-11"/>
        </w:rPr>
        <w:t xml:space="preserve"> </w:t>
      </w:r>
      <w:r>
        <w:t>the</w:t>
      </w:r>
      <w:r>
        <w:rPr>
          <w:spacing w:val="-12"/>
        </w:rPr>
        <w:t xml:space="preserve"> </w:t>
      </w:r>
      <w:r>
        <w:t>relativist</w:t>
      </w:r>
      <w:r>
        <w:rPr>
          <w:spacing w:val="-12"/>
        </w:rPr>
        <w:t xml:space="preserve"> </w:t>
      </w:r>
      <w:r>
        <w:t>position</w:t>
      </w:r>
      <w:r>
        <w:rPr>
          <w:spacing w:val="-12"/>
        </w:rPr>
        <w:t xml:space="preserve"> </w:t>
      </w:r>
      <w:r>
        <w:t>that</w:t>
      </w:r>
      <w:r>
        <w:rPr>
          <w:spacing w:val="-12"/>
        </w:rPr>
        <w:t xml:space="preserve"> </w:t>
      </w:r>
      <w:r>
        <w:t>developed</w:t>
      </w:r>
      <w:r>
        <w:rPr>
          <w:spacing w:val="-11"/>
        </w:rPr>
        <w:t xml:space="preserve"> </w:t>
      </w:r>
      <w:r>
        <w:t>as</w:t>
      </w:r>
      <w:r>
        <w:rPr>
          <w:spacing w:val="-12"/>
        </w:rPr>
        <w:t xml:space="preserve"> </w:t>
      </w:r>
      <w:r>
        <w:t>a</w:t>
      </w:r>
      <w:r>
        <w:rPr>
          <w:spacing w:val="-12"/>
        </w:rPr>
        <w:t xml:space="preserve"> </w:t>
      </w:r>
      <w:r>
        <w:t>result</w:t>
      </w:r>
      <w:r>
        <w:rPr>
          <w:spacing w:val="-12"/>
        </w:rPr>
        <w:t xml:space="preserve"> </w:t>
      </w:r>
      <w:r>
        <w:t>of</w:t>
      </w:r>
      <w:r>
        <w:rPr>
          <w:spacing w:val="-12"/>
        </w:rPr>
        <w:t xml:space="preserve"> </w:t>
      </w:r>
      <w:r>
        <w:t>Boas’</w:t>
      </w:r>
      <w:r>
        <w:rPr>
          <w:spacing w:val="-12"/>
        </w:rPr>
        <w:t xml:space="preserve"> </w:t>
      </w:r>
      <w:r>
        <w:t>cultural</w:t>
      </w:r>
      <w:r>
        <w:rPr>
          <w:spacing w:val="-11"/>
        </w:rPr>
        <w:t xml:space="preserve"> </w:t>
      </w:r>
      <w:r>
        <w:t>relativism,</w:t>
      </w:r>
      <w:r>
        <w:rPr>
          <w:spacing w:val="-11"/>
        </w:rPr>
        <w:t xml:space="preserve"> </w:t>
      </w:r>
      <w:r>
        <w:t>and</w:t>
      </w:r>
      <w:r>
        <w:rPr>
          <w:spacing w:val="-12"/>
        </w:rPr>
        <w:t xml:space="preserve"> </w:t>
      </w:r>
      <w:r>
        <w:t>the structuralist (or “distributionalist”) position that developed in the tradition of Saussure. De- pending on how one understands and applies these different perspectives, none of them are mutually exclusive. It is especially common for linguists to simultaneously hold that lexical categories must be identified on the basis of language-internal evidence alone (the relativist position) and that lexical categories are universal in some sense or another (the universalist position).</w:t>
      </w:r>
    </w:p>
    <w:p w:rsidR="00DD7756" w:rsidRDefault="00DD7756">
      <w:pPr>
        <w:pStyle w:val="BodyText"/>
        <w:spacing w:before="9"/>
        <w:rPr>
          <w:sz w:val="35"/>
        </w:rPr>
      </w:pPr>
    </w:p>
    <w:p w:rsidR="00DD7756" w:rsidRDefault="00AD1397">
      <w:pPr>
        <w:pStyle w:val="Heading3"/>
        <w:numPr>
          <w:ilvl w:val="2"/>
          <w:numId w:val="11"/>
        </w:numPr>
        <w:tabs>
          <w:tab w:val="left" w:pos="968"/>
          <w:tab w:val="left" w:pos="969"/>
        </w:tabs>
        <w:rPr>
          <w:b/>
        </w:rPr>
      </w:pPr>
      <w:bookmarkStart w:id="69" w:name="2.2.1_Universalism"/>
      <w:bookmarkStart w:id="70" w:name="_bookmark53"/>
      <w:bookmarkEnd w:id="69"/>
      <w:bookmarkEnd w:id="70"/>
      <w:r>
        <w:rPr>
          <w:b/>
        </w:rPr>
        <w:t>Universalism</w:t>
      </w:r>
    </w:p>
    <w:p w:rsidR="00DD7756" w:rsidRDefault="00DD7756">
      <w:pPr>
        <w:pStyle w:val="BodyText"/>
        <w:spacing w:before="7"/>
        <w:rPr>
          <w:b/>
          <w:sz w:val="30"/>
        </w:rPr>
      </w:pPr>
    </w:p>
    <w:p w:rsidR="00DD7756" w:rsidRDefault="00AD1397">
      <w:pPr>
        <w:pStyle w:val="BodyText"/>
        <w:spacing w:line="420" w:lineRule="auto"/>
        <w:ind w:left="119" w:right="533"/>
        <w:jc w:val="both"/>
        <w:rPr>
          <w:i/>
        </w:rPr>
      </w:pPr>
      <w:r>
        <w:t xml:space="preserve">Historically and still presently, many researchers assumed that a small set of lexical cate- gories are basic and universal to all languages (Bolinger &amp; Sears </w:t>
      </w:r>
      <w:hyperlink w:anchor="_bookmark265" w:history="1">
        <w:r>
          <w:rPr>
            <w:color w:val="007FFF"/>
          </w:rPr>
          <w:t>1981</w:t>
        </w:r>
      </w:hyperlink>
      <w:r>
        <w:t xml:space="preserve">: 81; Croft </w:t>
      </w:r>
      <w:hyperlink w:anchor="_bookmark288" w:history="1">
        <w:r>
          <w:rPr>
            <w:color w:val="007FFF"/>
          </w:rPr>
          <w:t>1991</w:t>
        </w:r>
      </w:hyperlink>
      <w:r>
        <w:t xml:space="preserve">: 2; Payne </w:t>
      </w:r>
      <w:hyperlink w:anchor="_bookmark433" w:history="1">
        <w:r>
          <w:rPr>
            <w:color w:val="007FFF"/>
          </w:rPr>
          <w:t>1997</w:t>
        </w:r>
      </w:hyperlink>
      <w:r>
        <w:t xml:space="preserve">: 32; Stassen </w:t>
      </w:r>
      <w:hyperlink w:anchor="_bookmark469" w:history="1">
        <w:r>
          <w:rPr>
            <w:color w:val="007FFF"/>
          </w:rPr>
          <w:t>2011</w:t>
        </w:r>
      </w:hyperlink>
      <w:r>
        <w:t xml:space="preserve">: 95). The set typically consists of some variation of the fol- lowing: Noun, </w:t>
      </w:r>
      <w:r>
        <w:rPr>
          <w:spacing w:val="-5"/>
        </w:rPr>
        <w:t xml:space="preserve">Verb, </w:t>
      </w:r>
      <w:r>
        <w:t xml:space="preserve">Adjective, Adverb, Pronoun, Adposition, Conjunction, Numeral, and Interjection (Haspelmath </w:t>
      </w:r>
      <w:hyperlink w:anchor="_bookmark353" w:history="1">
        <w:r>
          <w:rPr>
            <w:color w:val="007FFF"/>
          </w:rPr>
          <w:t>2001</w:t>
        </w:r>
      </w:hyperlink>
      <w:r>
        <w:t xml:space="preserve">: 16538). This list has its origins in the </w:t>
      </w:r>
      <w:r>
        <w:rPr>
          <w:i/>
        </w:rPr>
        <w:t xml:space="preserve">Τέχνη Γραμματική </w:t>
      </w:r>
      <w:r>
        <w:t xml:space="preserve">/ </w:t>
      </w:r>
      <w:r>
        <w:rPr>
          <w:i/>
        </w:rPr>
        <w:t xml:space="preserve">Tékhnē Grammatiké </w:t>
      </w:r>
      <w:r>
        <w:t>(‘The art of grammar’) of the 2</w:t>
      </w:r>
      <w:r>
        <w:rPr>
          <w:vertAlign w:val="superscript"/>
        </w:rPr>
        <w:t>nd</w:t>
      </w:r>
      <w:r>
        <w:t xml:space="preserve"> century B.C.E. grammarian Dionysius Thrax. The </w:t>
      </w:r>
      <w:r>
        <w:rPr>
          <w:i/>
        </w:rPr>
        <w:t xml:space="preserve">Tékhnē </w:t>
      </w:r>
      <w:r>
        <w:t xml:space="preserve">synthesizes the work of Dionysius’ predecessors, describing eight parts of speech for Classical Greek. These parts of speech were based largely on morphological (especially inflectional) criteria (Rauh </w:t>
      </w:r>
      <w:hyperlink w:anchor="_bookmark440" w:history="1">
        <w:r>
          <w:rPr>
            <w:color w:val="007FFF"/>
          </w:rPr>
          <w:t>2010</w:t>
        </w:r>
      </w:hyperlink>
      <w:r>
        <w:t xml:space="preserve">: 17–20). The </w:t>
      </w:r>
      <w:r>
        <w:rPr>
          <w:i/>
        </w:rPr>
        <w:t xml:space="preserve">Tékhnē </w:t>
      </w:r>
      <w:r>
        <w:t xml:space="preserve">was then translated and its model applied to Latin in the </w:t>
      </w:r>
      <w:r>
        <w:rPr>
          <w:i/>
          <w:spacing w:val="-4"/>
        </w:rPr>
        <w:t xml:space="preserve">Ars </w:t>
      </w:r>
      <w:r>
        <w:rPr>
          <w:i/>
        </w:rPr>
        <w:t xml:space="preserve">Grammatica </w:t>
      </w:r>
      <w:r>
        <w:t xml:space="preserve">of Remnius Palaemon. The </w:t>
      </w:r>
      <w:r>
        <w:rPr>
          <w:i/>
          <w:spacing w:val="-4"/>
        </w:rPr>
        <w:t xml:space="preserve">Ars </w:t>
      </w:r>
      <w:r>
        <w:rPr>
          <w:i/>
        </w:rPr>
        <w:t xml:space="preserve">Grammatica </w:t>
      </w:r>
      <w:r>
        <w:t xml:space="preserve">initiated a tradition wherein the languages of Europe and eventually the world (e.g. Man- darin [McDonald </w:t>
      </w:r>
      <w:hyperlink w:anchor="_bookmark414" w:history="1">
        <w:r>
          <w:rPr>
            <w:color w:val="007FFF"/>
          </w:rPr>
          <w:t>2013</w:t>
        </w:r>
      </w:hyperlink>
      <w:r>
        <w:t>]) were described using both Dionysius’ categories (with occasionally additions / subtractions) as well as his method of identifying those categories on the basis</w:t>
      </w:r>
      <w:r>
        <w:rPr>
          <w:spacing w:val="-42"/>
        </w:rPr>
        <w:t xml:space="preserve"> </w:t>
      </w:r>
      <w:r>
        <w:t>of morphological</w:t>
      </w:r>
      <w:r>
        <w:rPr>
          <w:spacing w:val="-7"/>
        </w:rPr>
        <w:t xml:space="preserve"> </w:t>
      </w:r>
      <w:r>
        <w:t>criteria</w:t>
      </w:r>
      <w:r>
        <w:rPr>
          <w:spacing w:val="-6"/>
        </w:rPr>
        <w:t xml:space="preserve"> </w:t>
      </w:r>
      <w:r>
        <w:t>(Rauh</w:t>
      </w:r>
      <w:r>
        <w:rPr>
          <w:spacing w:val="-8"/>
        </w:rPr>
        <w:t xml:space="preserve"> </w:t>
      </w:r>
      <w:hyperlink w:anchor="_bookmark440" w:history="1">
        <w:r>
          <w:rPr>
            <w:color w:val="007FFF"/>
          </w:rPr>
          <w:t>2010</w:t>
        </w:r>
      </w:hyperlink>
      <w:r>
        <w:t>:</w:t>
      </w:r>
      <w:r>
        <w:rPr>
          <w:spacing w:val="14"/>
        </w:rPr>
        <w:t xml:space="preserve"> </w:t>
      </w:r>
      <w:r>
        <w:t>20).</w:t>
      </w:r>
      <w:r>
        <w:rPr>
          <w:spacing w:val="16"/>
        </w:rPr>
        <w:t xml:space="preserve"> </w:t>
      </w:r>
      <w:r>
        <w:t>Because</w:t>
      </w:r>
      <w:r>
        <w:rPr>
          <w:spacing w:val="-7"/>
        </w:rPr>
        <w:t xml:space="preserve"> </w:t>
      </w:r>
      <w:r>
        <w:t>of</w:t>
      </w:r>
      <w:r>
        <w:rPr>
          <w:spacing w:val="-6"/>
        </w:rPr>
        <w:t xml:space="preserve"> </w:t>
      </w:r>
      <w:r>
        <w:t>the</w:t>
      </w:r>
      <w:r>
        <w:rPr>
          <w:spacing w:val="-6"/>
        </w:rPr>
        <w:t xml:space="preserve"> </w:t>
      </w:r>
      <w:r>
        <w:t>strong</w:t>
      </w:r>
      <w:r>
        <w:rPr>
          <w:spacing w:val="-6"/>
        </w:rPr>
        <w:t xml:space="preserve"> </w:t>
      </w:r>
      <w:r>
        <w:t>association</w:t>
      </w:r>
      <w:r>
        <w:rPr>
          <w:spacing w:val="-6"/>
        </w:rPr>
        <w:t xml:space="preserve"> </w:t>
      </w:r>
      <w:r>
        <w:t>of</w:t>
      </w:r>
      <w:r>
        <w:rPr>
          <w:spacing w:val="-6"/>
        </w:rPr>
        <w:t xml:space="preserve"> </w:t>
      </w:r>
      <w:r>
        <w:t>the</w:t>
      </w:r>
      <w:r>
        <w:rPr>
          <w:spacing w:val="-6"/>
        </w:rPr>
        <w:t xml:space="preserve"> </w:t>
      </w:r>
      <w:r>
        <w:t>term</w:t>
      </w:r>
      <w:r>
        <w:rPr>
          <w:spacing w:val="-8"/>
        </w:rPr>
        <w:t xml:space="preserve"> </w:t>
      </w:r>
      <w:r>
        <w:rPr>
          <w:i/>
        </w:rPr>
        <w:t>parts</w:t>
      </w:r>
      <w:r>
        <w:rPr>
          <w:i/>
          <w:spacing w:val="-6"/>
        </w:rPr>
        <w:t xml:space="preserve"> </w:t>
      </w:r>
      <w:r>
        <w:rPr>
          <w:i/>
        </w:rPr>
        <w:t>of</w:t>
      </w:r>
    </w:p>
    <w:p w:rsidR="00DD7756" w:rsidRDefault="00DD7756">
      <w:pPr>
        <w:spacing w:line="420" w:lineRule="auto"/>
        <w:jc w:val="both"/>
        <w:sectPr w:rsidR="00DD7756">
          <w:pgSz w:w="12240" w:h="15840"/>
          <w:pgMar w:top="1500" w:right="900" w:bottom="1040" w:left="1680" w:header="0" w:footer="717" w:gutter="0"/>
          <w:cols w:space="720"/>
        </w:sectPr>
      </w:pPr>
    </w:p>
    <w:p w:rsidR="00DD7756" w:rsidRDefault="00AD1397">
      <w:pPr>
        <w:spacing w:before="84"/>
        <w:ind w:left="120"/>
        <w:jc w:val="both"/>
        <w:rPr>
          <w:sz w:val="24"/>
        </w:rPr>
      </w:pPr>
      <w:bookmarkStart w:id="71" w:name="_bookmark54"/>
      <w:bookmarkEnd w:id="71"/>
      <w:r>
        <w:rPr>
          <w:i/>
          <w:sz w:val="24"/>
        </w:rPr>
        <w:lastRenderedPageBreak/>
        <w:t xml:space="preserve">speech </w:t>
      </w:r>
      <w:r>
        <w:rPr>
          <w:sz w:val="24"/>
        </w:rPr>
        <w:t xml:space="preserve">with this Classical perspective, I prefer the term </w:t>
      </w:r>
      <w:r>
        <w:rPr>
          <w:i/>
          <w:sz w:val="24"/>
        </w:rPr>
        <w:t xml:space="preserve">lexical categories </w:t>
      </w:r>
      <w:r>
        <w:rPr>
          <w:sz w:val="24"/>
        </w:rPr>
        <w:t>in this thesis.</w:t>
      </w:r>
    </w:p>
    <w:p w:rsidR="00DD7756" w:rsidRDefault="00AD1397">
      <w:pPr>
        <w:pStyle w:val="BodyText"/>
        <w:spacing w:before="205" w:line="420" w:lineRule="auto"/>
        <w:ind w:left="120" w:right="532" w:firstLine="358"/>
        <w:jc w:val="both"/>
      </w:pPr>
      <w:r>
        <w:t>Implicit in the Classical method is the assumption that lexical categories are universal</w:t>
      </w:r>
      <w:r>
        <w:rPr>
          <w:spacing w:val="-22"/>
        </w:rPr>
        <w:t xml:space="preserve"> </w:t>
      </w:r>
      <w:r>
        <w:t xml:space="preserve">in the sense of being instantiated in all languages. </w:t>
      </w:r>
      <w:r>
        <w:rPr>
          <w:spacing w:val="-3"/>
        </w:rPr>
        <w:t xml:space="preserve">However, </w:t>
      </w:r>
      <w:r>
        <w:t>as European scholars began to</w:t>
      </w:r>
      <w:r>
        <w:rPr>
          <w:spacing w:val="-29"/>
        </w:rPr>
        <w:t xml:space="preserve"> </w:t>
      </w:r>
      <w:r>
        <w:t>en- counter</w:t>
      </w:r>
      <w:r>
        <w:rPr>
          <w:spacing w:val="-13"/>
        </w:rPr>
        <w:t xml:space="preserve"> </w:t>
      </w:r>
      <w:r>
        <w:t>non-Indo-European</w:t>
      </w:r>
      <w:r>
        <w:rPr>
          <w:spacing w:val="-13"/>
        </w:rPr>
        <w:t xml:space="preserve"> </w:t>
      </w:r>
      <w:r>
        <w:t>languages</w:t>
      </w:r>
      <w:r>
        <w:rPr>
          <w:spacing w:val="-13"/>
        </w:rPr>
        <w:t xml:space="preserve"> </w:t>
      </w:r>
      <w:r>
        <w:t>(or</w:t>
      </w:r>
      <w:r>
        <w:rPr>
          <w:spacing w:val="-14"/>
        </w:rPr>
        <w:t xml:space="preserve"> </w:t>
      </w:r>
      <w:r>
        <w:t>even</w:t>
      </w:r>
      <w:r>
        <w:rPr>
          <w:spacing w:val="-14"/>
        </w:rPr>
        <w:t xml:space="preserve"> </w:t>
      </w:r>
      <w:r>
        <w:t>non-Romance</w:t>
      </w:r>
      <w:r>
        <w:rPr>
          <w:spacing w:val="-13"/>
        </w:rPr>
        <w:t xml:space="preserve"> </w:t>
      </w:r>
      <w:r>
        <w:t>languages)</w:t>
      </w:r>
      <w:r>
        <w:rPr>
          <w:spacing w:val="-13"/>
        </w:rPr>
        <w:t xml:space="preserve"> </w:t>
      </w:r>
      <w:r>
        <w:t>in</w:t>
      </w:r>
      <w:r>
        <w:rPr>
          <w:spacing w:val="-13"/>
        </w:rPr>
        <w:t xml:space="preserve"> </w:t>
      </w:r>
      <w:r>
        <w:t>both</w:t>
      </w:r>
      <w:r>
        <w:rPr>
          <w:spacing w:val="-13"/>
        </w:rPr>
        <w:t xml:space="preserve"> </w:t>
      </w:r>
      <w:r>
        <w:t>Europe</w:t>
      </w:r>
      <w:r>
        <w:rPr>
          <w:spacing w:val="-14"/>
        </w:rPr>
        <w:t xml:space="preserve"> </w:t>
      </w:r>
      <w:r>
        <w:t>and abroad,</w:t>
      </w:r>
      <w:r>
        <w:rPr>
          <w:spacing w:val="-11"/>
        </w:rPr>
        <w:t xml:space="preserve"> </w:t>
      </w:r>
      <w:r>
        <w:t>this</w:t>
      </w:r>
      <w:r>
        <w:rPr>
          <w:spacing w:val="-12"/>
        </w:rPr>
        <w:t xml:space="preserve"> </w:t>
      </w:r>
      <w:r>
        <w:t>assumption</w:t>
      </w:r>
      <w:r>
        <w:rPr>
          <w:spacing w:val="-12"/>
        </w:rPr>
        <w:t xml:space="preserve"> </w:t>
      </w:r>
      <w:r>
        <w:t>was</w:t>
      </w:r>
      <w:r>
        <w:rPr>
          <w:spacing w:val="-12"/>
        </w:rPr>
        <w:t xml:space="preserve"> </w:t>
      </w:r>
      <w:r>
        <w:t>challenged,</w:t>
      </w:r>
      <w:r>
        <w:rPr>
          <w:spacing w:val="-11"/>
        </w:rPr>
        <w:t xml:space="preserve"> </w:t>
      </w:r>
      <w:r>
        <w:t>as</w:t>
      </w:r>
      <w:r>
        <w:rPr>
          <w:spacing w:val="-11"/>
        </w:rPr>
        <w:t xml:space="preserve"> </w:t>
      </w:r>
      <w:r>
        <w:t>early</w:t>
      </w:r>
      <w:r>
        <w:rPr>
          <w:spacing w:val="-12"/>
        </w:rPr>
        <w:t xml:space="preserve"> </w:t>
      </w:r>
      <w:r>
        <w:t>as</w:t>
      </w:r>
      <w:r>
        <w:rPr>
          <w:spacing w:val="-12"/>
        </w:rPr>
        <w:t xml:space="preserve"> </w:t>
      </w:r>
      <w:r>
        <w:t>the</w:t>
      </w:r>
      <w:r>
        <w:rPr>
          <w:spacing w:val="-12"/>
        </w:rPr>
        <w:t xml:space="preserve"> </w:t>
      </w:r>
      <w:r>
        <w:t>first</w:t>
      </w:r>
      <w:r>
        <w:rPr>
          <w:spacing w:val="-12"/>
        </w:rPr>
        <w:t xml:space="preserve"> </w:t>
      </w:r>
      <w:r>
        <w:t>grammatical</w:t>
      </w:r>
      <w:r>
        <w:rPr>
          <w:spacing w:val="-11"/>
        </w:rPr>
        <w:t xml:space="preserve"> </w:t>
      </w:r>
      <w:r>
        <w:t>descriptions</w:t>
      </w:r>
      <w:r>
        <w:rPr>
          <w:spacing w:val="-12"/>
        </w:rPr>
        <w:t xml:space="preserve"> </w:t>
      </w:r>
      <w:r>
        <w:t>of</w:t>
      </w:r>
      <w:r>
        <w:rPr>
          <w:spacing w:val="-13"/>
        </w:rPr>
        <w:t xml:space="preserve"> </w:t>
      </w:r>
      <w:r>
        <w:t>Irish in</w:t>
      </w:r>
      <w:r>
        <w:rPr>
          <w:spacing w:val="-11"/>
        </w:rPr>
        <w:t xml:space="preserve"> </w:t>
      </w:r>
      <w:r>
        <w:t>the</w:t>
      </w:r>
      <w:r>
        <w:rPr>
          <w:spacing w:val="-11"/>
        </w:rPr>
        <w:t xml:space="preserve"> </w:t>
      </w:r>
      <w:r>
        <w:t>7</w:t>
      </w:r>
      <w:r>
        <w:rPr>
          <w:vertAlign w:val="superscript"/>
        </w:rPr>
        <w:t>th</w:t>
      </w:r>
      <w:r>
        <w:rPr>
          <w:spacing w:val="-1"/>
        </w:rPr>
        <w:t xml:space="preserve"> </w:t>
      </w:r>
      <w:r>
        <w:t>century.</w:t>
      </w:r>
      <w:r>
        <w:rPr>
          <w:spacing w:val="12"/>
        </w:rPr>
        <w:t xml:space="preserve"> </w:t>
      </w:r>
      <w:r>
        <w:t>At</w:t>
      </w:r>
      <w:r>
        <w:rPr>
          <w:spacing w:val="-11"/>
        </w:rPr>
        <w:t xml:space="preserve"> </w:t>
      </w:r>
      <w:r>
        <w:t>first,</w:t>
      </w:r>
      <w:r>
        <w:rPr>
          <w:spacing w:val="-10"/>
        </w:rPr>
        <w:t xml:space="preserve"> </w:t>
      </w:r>
      <w:r>
        <w:t>these</w:t>
      </w:r>
      <w:r>
        <w:rPr>
          <w:spacing w:val="-10"/>
        </w:rPr>
        <w:t xml:space="preserve"> </w:t>
      </w:r>
      <w:r>
        <w:t>languages</w:t>
      </w:r>
      <w:r>
        <w:rPr>
          <w:spacing w:val="-11"/>
        </w:rPr>
        <w:t xml:space="preserve"> </w:t>
      </w:r>
      <w:r>
        <w:t>either</w:t>
      </w:r>
      <w:r>
        <w:rPr>
          <w:spacing w:val="-10"/>
        </w:rPr>
        <w:t xml:space="preserve"> </w:t>
      </w:r>
      <w:r>
        <w:t>had</w:t>
      </w:r>
      <w:r>
        <w:rPr>
          <w:spacing w:val="-11"/>
        </w:rPr>
        <w:t xml:space="preserve"> </w:t>
      </w:r>
      <w:r>
        <w:t>Classical</w:t>
      </w:r>
      <w:r>
        <w:rPr>
          <w:spacing w:val="-11"/>
        </w:rPr>
        <w:t xml:space="preserve"> </w:t>
      </w:r>
      <w:r>
        <w:t>grammar</w:t>
      </w:r>
      <w:r>
        <w:rPr>
          <w:spacing w:val="-10"/>
        </w:rPr>
        <w:t xml:space="preserve"> </w:t>
      </w:r>
      <w:r>
        <w:t>imposed</w:t>
      </w:r>
      <w:r>
        <w:rPr>
          <w:spacing w:val="-11"/>
        </w:rPr>
        <w:t xml:space="preserve"> </w:t>
      </w:r>
      <w:r>
        <w:t>upon</w:t>
      </w:r>
      <w:r>
        <w:rPr>
          <w:spacing w:val="-10"/>
        </w:rPr>
        <w:t xml:space="preserve"> </w:t>
      </w:r>
      <w:r>
        <w:t xml:space="preserve">them or were deemed grammatically deficient (Suárez </w:t>
      </w:r>
      <w:hyperlink w:anchor="_bookmark470" w:history="1">
        <w:r>
          <w:rPr>
            <w:color w:val="007FFF"/>
          </w:rPr>
          <w:t>1983</w:t>
        </w:r>
      </w:hyperlink>
      <w:r>
        <w:t>: 3). Nonetheless, missionary linguists in</w:t>
      </w:r>
      <w:r>
        <w:rPr>
          <w:spacing w:val="-9"/>
        </w:rPr>
        <w:t xml:space="preserve"> </w:t>
      </w:r>
      <w:r>
        <w:t>the</w:t>
      </w:r>
      <w:r>
        <w:rPr>
          <w:spacing w:val="-9"/>
        </w:rPr>
        <w:t xml:space="preserve"> </w:t>
      </w:r>
      <w:r>
        <w:t>early</w:t>
      </w:r>
      <w:r>
        <w:rPr>
          <w:spacing w:val="-9"/>
        </w:rPr>
        <w:t xml:space="preserve"> </w:t>
      </w:r>
      <w:r>
        <w:t>colonial</w:t>
      </w:r>
      <w:r>
        <w:rPr>
          <w:spacing w:val="-9"/>
        </w:rPr>
        <w:t xml:space="preserve"> </w:t>
      </w:r>
      <w:r>
        <w:t>era</w:t>
      </w:r>
      <w:r>
        <w:rPr>
          <w:spacing w:val="-9"/>
        </w:rPr>
        <w:t xml:space="preserve"> </w:t>
      </w:r>
      <w:r>
        <w:t>were</w:t>
      </w:r>
      <w:r>
        <w:rPr>
          <w:spacing w:val="-9"/>
        </w:rPr>
        <w:t xml:space="preserve"> </w:t>
      </w:r>
      <w:r>
        <w:t>aware</w:t>
      </w:r>
      <w:r>
        <w:rPr>
          <w:spacing w:val="-9"/>
        </w:rPr>
        <w:t xml:space="preserve"> </w:t>
      </w:r>
      <w:r>
        <w:t>of</w:t>
      </w:r>
      <w:r>
        <w:rPr>
          <w:spacing w:val="-9"/>
        </w:rPr>
        <w:t xml:space="preserve"> </w:t>
      </w:r>
      <w:r>
        <w:t>the</w:t>
      </w:r>
      <w:r>
        <w:rPr>
          <w:spacing w:val="-9"/>
        </w:rPr>
        <w:t xml:space="preserve"> </w:t>
      </w:r>
      <w:r>
        <w:t>significant</w:t>
      </w:r>
      <w:r>
        <w:rPr>
          <w:spacing w:val="-9"/>
        </w:rPr>
        <w:t xml:space="preserve"> </w:t>
      </w:r>
      <w:r>
        <w:t>grammatical</w:t>
      </w:r>
      <w:r>
        <w:rPr>
          <w:spacing w:val="-9"/>
        </w:rPr>
        <w:t xml:space="preserve"> </w:t>
      </w:r>
      <w:r>
        <w:t>differences</w:t>
      </w:r>
      <w:r>
        <w:rPr>
          <w:spacing w:val="-9"/>
        </w:rPr>
        <w:t xml:space="preserve"> </w:t>
      </w:r>
      <w:r>
        <w:t>between</w:t>
      </w:r>
      <w:r>
        <w:rPr>
          <w:spacing w:val="-9"/>
        </w:rPr>
        <w:t xml:space="preserve"> </w:t>
      </w:r>
      <w:r>
        <w:t xml:space="preserve">these languages and Latin and made their best attempts at describing them (Suárez </w:t>
      </w:r>
      <w:hyperlink w:anchor="_bookmark470" w:history="1">
        <w:r>
          <w:rPr>
            <w:color w:val="007FFF"/>
          </w:rPr>
          <w:t>1983</w:t>
        </w:r>
      </w:hyperlink>
      <w:r>
        <w:t xml:space="preserve">: 3–4). It is also important to realize that the project of describing the languages in the Americas and other zones of colonial influence was partially contemporaneous with the publication of the first grammars of the vernacular languages of Europe, as illustrated in </w:t>
      </w:r>
      <w:hyperlink w:anchor="_bookmark55" w:history="1">
        <w:r>
          <w:rPr>
            <w:color w:val="007FFF"/>
          </w:rPr>
          <w:t xml:space="preserve">Figure 2.1 </w:t>
        </w:r>
      </w:hyperlink>
      <w:r>
        <w:t xml:space="preserve">(the data for which are given in </w:t>
      </w:r>
      <w:hyperlink w:anchor="_bookmark228" w:history="1">
        <w:r>
          <w:rPr>
            <w:color w:val="007FFF"/>
          </w:rPr>
          <w:t>Appendix A</w:t>
        </w:r>
      </w:hyperlink>
      <w:r>
        <w:t xml:space="preserve">). Between 1524 and 1572, over 100 catechisms, manuals for confession, collections of sermons, grammars, and vocabularies were written in or about ten languages within the Viceroyalty of New Spain alone (an area smaller than present-day Mexico), mostly by Spanish Franciscan and Jesuit missionaries (Suárez </w:t>
      </w:r>
      <w:hyperlink w:anchor="_bookmark470" w:history="1">
        <w:r>
          <w:rPr>
            <w:color w:val="007FFF"/>
          </w:rPr>
          <w:t>1983</w:t>
        </w:r>
      </w:hyperlink>
      <w:r>
        <w:t xml:space="preserve">: 2). The task of converting the indigenous peoples to Christianity via the medium of their own languages was so important to the Spanish crown that the first bishop of Mexico, Francisco de Zumár- raga, brought a printing press to Mexico in 1534 </w:t>
      </w:r>
      <w:r>
        <w:rPr>
          <w:spacing w:val="3"/>
        </w:rPr>
        <w:t xml:space="preserve">(just </w:t>
      </w:r>
      <w:r>
        <w:t xml:space="preserve">15 years after the arrival of the first Spaniards in Mexico in 1519). The first book printed in Mexico was a Spanish-Nahuatl cat- echism by Alonso de Molina (Suárez </w:t>
      </w:r>
      <w:hyperlink w:anchor="_bookmark470" w:history="1">
        <w:r>
          <w:rPr>
            <w:color w:val="007FFF"/>
          </w:rPr>
          <w:t>1983</w:t>
        </w:r>
      </w:hyperlink>
      <w:r>
        <w:t>: 2). All this is merely to illustrate that language scholars in the colonial era were still in the early stages of discovering the complexities of the world’s languages and how much they differed from Latin and Greek. Nonetheless,</w:t>
      </w:r>
      <w:r>
        <w:rPr>
          <w:spacing w:val="-15"/>
        </w:rPr>
        <w:t xml:space="preserve"> </w:t>
      </w:r>
      <w:r>
        <w:t>they were aware of the challenges that non-Indo-European languages posed to Classical theories at an early</w:t>
      </w:r>
      <w:r>
        <w:rPr>
          <w:spacing w:val="-4"/>
        </w:rPr>
        <w:t xml:space="preserve"> </w:t>
      </w:r>
      <w:r>
        <w:t>stage.</w:t>
      </w:r>
    </w:p>
    <w:p w:rsidR="00DD7756" w:rsidRDefault="00DD7756">
      <w:pPr>
        <w:pStyle w:val="BodyText"/>
        <w:spacing w:line="257" w:lineRule="exact"/>
        <w:ind w:left="478"/>
        <w:jc w:val="both"/>
      </w:pPr>
      <w:r>
        <w:pict>
          <v:line id="_x0000_s1156" style="position:absolute;left:0;text-align:left;z-index:15739904;mso-position-horizontal-relative:page" from="555.65pt,12.75pt" to="555.65pt,1.45pt" strokeweight="1.75731mm">
            <w10:wrap anchorx="page"/>
          </v:line>
        </w:pict>
      </w:r>
      <w:r w:rsidR="00AD1397">
        <w:t>As documentary linguistics turned its attention to North American (as opposed to Mesoamer-</w:t>
      </w:r>
    </w:p>
    <w:p w:rsidR="00DD7756" w:rsidRDefault="00AD1397">
      <w:pPr>
        <w:pStyle w:val="BodyText"/>
        <w:spacing w:before="204"/>
        <w:ind w:left="120"/>
        <w:jc w:val="both"/>
      </w:pPr>
      <w:r>
        <w:t>ican) languages, lexical flexibility in particular became a more prominent issue. In fact, even</w:t>
      </w:r>
    </w:p>
    <w:p w:rsidR="00DD7756" w:rsidRDefault="00DD7756">
      <w:pPr>
        <w:jc w:val="both"/>
        <w:sectPr w:rsidR="00DD7756">
          <w:pgSz w:w="12240" w:h="15840"/>
          <w:pgMar w:top="1380" w:right="900" w:bottom="1040" w:left="1680" w:header="0" w:footer="717" w:gutter="0"/>
          <w:cols w:space="720"/>
        </w:sectPr>
      </w:pPr>
    </w:p>
    <w:p w:rsidR="00DD7756" w:rsidRDefault="00DD7756">
      <w:pPr>
        <w:pStyle w:val="BodyText"/>
        <w:spacing w:before="4"/>
        <w:rPr>
          <w:sz w:val="27"/>
        </w:rPr>
      </w:pPr>
    </w:p>
    <w:p w:rsidR="00DD7756" w:rsidRDefault="00AD1397">
      <w:pPr>
        <w:pStyle w:val="BodyText"/>
        <w:ind w:left="120"/>
        <w:rPr>
          <w:sz w:val="20"/>
        </w:rPr>
      </w:pPr>
      <w:r>
        <w:rPr>
          <w:noProof/>
          <w:sz w:val="20"/>
        </w:rPr>
        <w:drawing>
          <wp:inline distT="0" distB="0" distL="0" distR="0">
            <wp:extent cx="5600699" cy="233552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7" cstate="print"/>
                    <a:stretch>
                      <a:fillRect/>
                    </a:stretch>
                  </pic:blipFill>
                  <pic:spPr>
                    <a:xfrm>
                      <a:off x="0" y="0"/>
                      <a:ext cx="5600699" cy="2335529"/>
                    </a:xfrm>
                    <a:prstGeom prst="rect">
                      <a:avLst/>
                    </a:prstGeom>
                  </pic:spPr>
                </pic:pic>
              </a:graphicData>
            </a:graphic>
          </wp:inline>
        </w:drawing>
      </w:r>
    </w:p>
    <w:p w:rsidR="00DD7756" w:rsidRDefault="00DD7756">
      <w:pPr>
        <w:pStyle w:val="BodyText"/>
        <w:rPr>
          <w:sz w:val="20"/>
        </w:rPr>
      </w:pPr>
    </w:p>
    <w:p w:rsidR="00DD7756" w:rsidRDefault="00DD7756">
      <w:pPr>
        <w:pStyle w:val="BodyText"/>
        <w:spacing w:before="8"/>
        <w:rPr>
          <w:sz w:val="27"/>
        </w:rPr>
      </w:pPr>
    </w:p>
    <w:p w:rsidR="00DD7756" w:rsidRDefault="00AD1397">
      <w:pPr>
        <w:spacing w:before="98"/>
        <w:ind w:right="416"/>
        <w:jc w:val="center"/>
      </w:pPr>
      <w:bookmarkStart w:id="72" w:name="_bookmark55"/>
      <w:bookmarkStart w:id="73" w:name="_bookmark56"/>
      <w:bookmarkEnd w:id="72"/>
      <w:bookmarkEnd w:id="73"/>
      <w:r>
        <w:rPr>
          <w:b/>
        </w:rPr>
        <w:t xml:space="preserve">Figure 2.1: </w:t>
      </w:r>
      <w:r>
        <w:t>Timeline of early grammatical descriptions of European vs.</w:t>
      </w:r>
    </w:p>
    <w:p w:rsidR="00DD7756" w:rsidRDefault="00AD1397">
      <w:pPr>
        <w:spacing w:before="20"/>
        <w:ind w:right="3139"/>
        <w:jc w:val="center"/>
      </w:pPr>
      <w:r>
        <w:t>American languages</w:t>
      </w:r>
    </w:p>
    <w:p w:rsidR="00DD7756" w:rsidRDefault="00DD7756">
      <w:pPr>
        <w:pStyle w:val="BodyText"/>
      </w:pPr>
    </w:p>
    <w:p w:rsidR="00DD7756" w:rsidRDefault="00AD1397">
      <w:pPr>
        <w:pStyle w:val="BodyText"/>
        <w:spacing w:before="137" w:line="420" w:lineRule="auto"/>
        <w:ind w:left="120" w:right="533"/>
        <w:jc w:val="both"/>
      </w:pPr>
      <w:r>
        <w:t xml:space="preserve">the first comprehensive survey of North American languages contains an entire section on “Conversion of nouns into verbs” (Gallatin </w:t>
      </w:r>
      <w:hyperlink w:anchor="_bookmark330" w:history="1">
        <w:r>
          <w:rPr>
            <w:color w:val="007FFF"/>
          </w:rPr>
          <w:t>1836</w:t>
        </w:r>
      </w:hyperlink>
      <w:r>
        <w:t>: 174–177), in which Gallatin depicts lexical flexibility as a rampant feature of all languages on the continent:</w:t>
      </w:r>
    </w:p>
    <w:p w:rsidR="00DD7756" w:rsidRDefault="00DD7756">
      <w:pPr>
        <w:pStyle w:val="BodyText"/>
        <w:spacing w:before="4"/>
      </w:pPr>
    </w:p>
    <w:p w:rsidR="00DD7756" w:rsidRDefault="00AD1397">
      <w:pPr>
        <w:spacing w:line="259" w:lineRule="auto"/>
        <w:ind w:left="717" w:right="1131"/>
        <w:jc w:val="both"/>
      </w:pPr>
      <w:r>
        <w:t>It is the substantive [i.e. copula / auxiliary] verb which we [speakers of Indo-European languages]</w:t>
      </w:r>
      <w:r>
        <w:rPr>
          <w:spacing w:val="-24"/>
        </w:rPr>
        <w:t xml:space="preserve"> </w:t>
      </w:r>
      <w:r>
        <w:t>conjugate;</w:t>
      </w:r>
      <w:r>
        <w:rPr>
          <w:spacing w:val="-19"/>
        </w:rPr>
        <w:t xml:space="preserve"> </w:t>
      </w:r>
      <w:r>
        <w:t>whilst</w:t>
      </w:r>
      <w:r>
        <w:rPr>
          <w:spacing w:val="-24"/>
        </w:rPr>
        <w:t xml:space="preserve"> </w:t>
      </w:r>
      <w:r>
        <w:t>the</w:t>
      </w:r>
      <w:r>
        <w:rPr>
          <w:spacing w:val="-24"/>
        </w:rPr>
        <w:t xml:space="preserve"> </w:t>
      </w:r>
      <w:r>
        <w:t>[Native</w:t>
      </w:r>
      <w:r>
        <w:rPr>
          <w:spacing w:val="-23"/>
        </w:rPr>
        <w:t xml:space="preserve"> </w:t>
      </w:r>
      <w:r>
        <w:t>American]</w:t>
      </w:r>
      <w:r>
        <w:rPr>
          <w:spacing w:val="-24"/>
        </w:rPr>
        <w:t xml:space="preserve"> </w:t>
      </w:r>
      <w:r>
        <w:t>conjugates</w:t>
      </w:r>
      <w:r>
        <w:rPr>
          <w:spacing w:val="-24"/>
        </w:rPr>
        <w:t xml:space="preserve"> </w:t>
      </w:r>
      <w:r>
        <w:t>what</w:t>
      </w:r>
      <w:r>
        <w:rPr>
          <w:spacing w:val="-24"/>
        </w:rPr>
        <w:t xml:space="preserve"> </w:t>
      </w:r>
      <w:r>
        <w:t>we</w:t>
      </w:r>
      <w:r>
        <w:rPr>
          <w:spacing w:val="-24"/>
        </w:rPr>
        <w:t xml:space="preserve"> </w:t>
      </w:r>
      <w:r>
        <w:t>call</w:t>
      </w:r>
      <w:r>
        <w:rPr>
          <w:spacing w:val="-23"/>
        </w:rPr>
        <w:t xml:space="preserve"> </w:t>
      </w:r>
      <w:r>
        <w:t>the</w:t>
      </w:r>
      <w:r>
        <w:rPr>
          <w:spacing w:val="-24"/>
        </w:rPr>
        <w:t xml:space="preserve"> </w:t>
      </w:r>
      <w:r>
        <w:t>adjective and</w:t>
      </w:r>
      <w:r>
        <w:rPr>
          <w:spacing w:val="-10"/>
        </w:rPr>
        <w:t xml:space="preserve"> </w:t>
      </w:r>
      <w:r>
        <w:t>even</w:t>
      </w:r>
      <w:r>
        <w:rPr>
          <w:spacing w:val="-10"/>
        </w:rPr>
        <w:t xml:space="preserve"> </w:t>
      </w:r>
      <w:r>
        <w:t>the</w:t>
      </w:r>
      <w:r>
        <w:rPr>
          <w:spacing w:val="-10"/>
        </w:rPr>
        <w:t xml:space="preserve"> </w:t>
      </w:r>
      <w:r>
        <w:t>noun</w:t>
      </w:r>
      <w:r>
        <w:rPr>
          <w:spacing w:val="-9"/>
        </w:rPr>
        <w:t xml:space="preserve"> </w:t>
      </w:r>
      <w:r>
        <w:t>itself,</w:t>
      </w:r>
      <w:r>
        <w:rPr>
          <w:spacing w:val="-9"/>
        </w:rPr>
        <w:t xml:space="preserve"> </w:t>
      </w:r>
      <w:r>
        <w:t>in</w:t>
      </w:r>
      <w:r>
        <w:rPr>
          <w:spacing w:val="-10"/>
        </w:rPr>
        <w:t xml:space="preserve"> </w:t>
      </w:r>
      <w:r>
        <w:t>the</w:t>
      </w:r>
      <w:r>
        <w:rPr>
          <w:spacing w:val="-9"/>
        </w:rPr>
        <w:t xml:space="preserve"> </w:t>
      </w:r>
      <w:r>
        <w:t>same</w:t>
      </w:r>
      <w:r>
        <w:rPr>
          <w:spacing w:val="-9"/>
        </w:rPr>
        <w:t xml:space="preserve"> </w:t>
      </w:r>
      <w:r>
        <w:t>manner</w:t>
      </w:r>
      <w:r>
        <w:rPr>
          <w:spacing w:val="-10"/>
        </w:rPr>
        <w:t xml:space="preserve"> </w:t>
      </w:r>
      <w:r>
        <w:t>as</w:t>
      </w:r>
      <w:r>
        <w:rPr>
          <w:spacing w:val="-9"/>
        </w:rPr>
        <w:t xml:space="preserve"> </w:t>
      </w:r>
      <w:r>
        <w:t>[s/he]</w:t>
      </w:r>
      <w:r>
        <w:rPr>
          <w:spacing w:val="-10"/>
        </w:rPr>
        <w:t xml:space="preserve"> </w:t>
      </w:r>
      <w:r>
        <w:t>does</w:t>
      </w:r>
      <w:r>
        <w:rPr>
          <w:spacing w:val="-9"/>
        </w:rPr>
        <w:t xml:space="preserve"> </w:t>
      </w:r>
      <w:r>
        <w:t>other</w:t>
      </w:r>
      <w:r>
        <w:rPr>
          <w:spacing w:val="-10"/>
        </w:rPr>
        <w:t xml:space="preserve"> </w:t>
      </w:r>
      <w:r>
        <w:t>intransitive</w:t>
      </w:r>
      <w:r>
        <w:rPr>
          <w:spacing w:val="-10"/>
        </w:rPr>
        <w:t xml:space="preserve"> </w:t>
      </w:r>
      <w:r>
        <w:t>verbs.</w:t>
      </w:r>
      <w:r>
        <w:rPr>
          <w:spacing w:val="10"/>
        </w:rPr>
        <w:t xml:space="preserve"> </w:t>
      </w:r>
      <w:r>
        <w:t>[…] I</w:t>
      </w:r>
      <w:r>
        <w:rPr>
          <w:spacing w:val="-18"/>
        </w:rPr>
        <w:t xml:space="preserve"> </w:t>
      </w:r>
      <w:r>
        <w:t>believe</w:t>
      </w:r>
      <w:r>
        <w:rPr>
          <w:spacing w:val="-17"/>
        </w:rPr>
        <w:t xml:space="preserve"> </w:t>
      </w:r>
      <w:r>
        <w:t>it</w:t>
      </w:r>
      <w:r>
        <w:rPr>
          <w:spacing w:val="-17"/>
        </w:rPr>
        <w:t xml:space="preserve"> </w:t>
      </w:r>
      <w:r>
        <w:t>must</w:t>
      </w:r>
      <w:r>
        <w:rPr>
          <w:spacing w:val="-18"/>
        </w:rPr>
        <w:t xml:space="preserve"> </w:t>
      </w:r>
      <w:r>
        <w:t>appear</w:t>
      </w:r>
      <w:r>
        <w:rPr>
          <w:spacing w:val="-17"/>
        </w:rPr>
        <w:t xml:space="preserve"> </w:t>
      </w:r>
      <w:r>
        <w:t>sufficiently</w:t>
      </w:r>
      <w:r>
        <w:rPr>
          <w:spacing w:val="-17"/>
        </w:rPr>
        <w:t xml:space="preserve"> </w:t>
      </w:r>
      <w:r>
        <w:t>obvious,</w:t>
      </w:r>
      <w:r>
        <w:rPr>
          <w:spacing w:val="-16"/>
        </w:rPr>
        <w:t xml:space="preserve"> </w:t>
      </w:r>
      <w:r>
        <w:t>that</w:t>
      </w:r>
      <w:r>
        <w:rPr>
          <w:spacing w:val="-17"/>
        </w:rPr>
        <w:t xml:space="preserve"> </w:t>
      </w:r>
      <w:r>
        <w:t>this</w:t>
      </w:r>
      <w:r>
        <w:rPr>
          <w:spacing w:val="-18"/>
        </w:rPr>
        <w:t xml:space="preserve"> </w:t>
      </w:r>
      <w:r>
        <w:t>general</w:t>
      </w:r>
      <w:r>
        <w:rPr>
          <w:spacing w:val="-17"/>
        </w:rPr>
        <w:t xml:space="preserve"> </w:t>
      </w:r>
      <w:r>
        <w:t>if</w:t>
      </w:r>
      <w:r>
        <w:rPr>
          <w:spacing w:val="-17"/>
        </w:rPr>
        <w:t xml:space="preserve"> </w:t>
      </w:r>
      <w:r>
        <w:t>not</w:t>
      </w:r>
      <w:r>
        <w:rPr>
          <w:spacing w:val="-18"/>
        </w:rPr>
        <w:t xml:space="preserve"> </w:t>
      </w:r>
      <w:r>
        <w:t>universal</w:t>
      </w:r>
      <w:r>
        <w:rPr>
          <w:spacing w:val="-17"/>
        </w:rPr>
        <w:t xml:space="preserve"> </w:t>
      </w:r>
      <w:r>
        <w:t>character</w:t>
      </w:r>
      <w:r>
        <w:rPr>
          <w:spacing w:val="-17"/>
        </w:rPr>
        <w:t xml:space="preserve"> </w:t>
      </w:r>
      <w:r>
        <w:t>of the</w:t>
      </w:r>
      <w:r>
        <w:rPr>
          <w:spacing w:val="-23"/>
        </w:rPr>
        <w:t xml:space="preserve"> </w:t>
      </w:r>
      <w:r>
        <w:t>[Native</w:t>
      </w:r>
      <w:r>
        <w:rPr>
          <w:spacing w:val="-23"/>
        </w:rPr>
        <w:t xml:space="preserve"> </w:t>
      </w:r>
      <w:r>
        <w:t>American]</w:t>
      </w:r>
      <w:r>
        <w:rPr>
          <w:spacing w:val="-23"/>
        </w:rPr>
        <w:t xml:space="preserve"> </w:t>
      </w:r>
      <w:r>
        <w:t>languages,</w:t>
      </w:r>
      <w:r>
        <w:rPr>
          <w:spacing w:val="-20"/>
        </w:rPr>
        <w:t xml:space="preserve"> </w:t>
      </w:r>
      <w:r>
        <w:t>the</w:t>
      </w:r>
      <w:r>
        <w:rPr>
          <w:spacing w:val="-23"/>
        </w:rPr>
        <w:t xml:space="preserve"> </w:t>
      </w:r>
      <w:r>
        <w:t>conversion</w:t>
      </w:r>
      <w:r>
        <w:rPr>
          <w:spacing w:val="-23"/>
        </w:rPr>
        <w:t xml:space="preserve"> </w:t>
      </w:r>
      <w:r>
        <w:t>into</w:t>
      </w:r>
      <w:r>
        <w:rPr>
          <w:spacing w:val="-23"/>
        </w:rPr>
        <w:t xml:space="preserve"> </w:t>
      </w:r>
      <w:r>
        <w:t>verbs</w:t>
      </w:r>
      <w:r>
        <w:rPr>
          <w:spacing w:val="-23"/>
        </w:rPr>
        <w:t xml:space="preserve"> </w:t>
      </w:r>
      <w:r>
        <w:t>and</w:t>
      </w:r>
      <w:r>
        <w:rPr>
          <w:spacing w:val="-23"/>
        </w:rPr>
        <w:t xml:space="preserve"> </w:t>
      </w:r>
      <w:r>
        <w:t>the</w:t>
      </w:r>
      <w:r>
        <w:rPr>
          <w:spacing w:val="-23"/>
        </w:rPr>
        <w:t xml:space="preserve"> </w:t>
      </w:r>
      <w:r>
        <w:t>conjugation,</w:t>
      </w:r>
      <w:r>
        <w:rPr>
          <w:spacing w:val="-19"/>
        </w:rPr>
        <w:t xml:space="preserve"> </w:t>
      </w:r>
      <w:r>
        <w:t xml:space="preserve">through all the persons, tense, and moods, of almost all the adjectives and of every noun which, without a palpable absurdity, is susceptible of it, is entirely due to the absence of the substantive verb. (Gallatin </w:t>
      </w:r>
      <w:hyperlink w:anchor="_bookmark330" w:history="1">
        <w:r>
          <w:rPr>
            <w:color w:val="007FFF"/>
          </w:rPr>
          <w:t>1836</w:t>
        </w:r>
      </w:hyperlink>
      <w:r>
        <w:t>:</w:t>
      </w:r>
      <w:r>
        <w:rPr>
          <w:spacing w:val="28"/>
        </w:rPr>
        <w:t xml:space="preserve"> </w:t>
      </w:r>
      <w:r>
        <w:t>175–176)</w:t>
      </w:r>
    </w:p>
    <w:p w:rsidR="00DD7756" w:rsidRDefault="00DD7756">
      <w:pPr>
        <w:pStyle w:val="BodyText"/>
        <w:spacing w:before="6"/>
        <w:rPr>
          <w:sz w:val="32"/>
        </w:rPr>
      </w:pPr>
    </w:p>
    <w:p w:rsidR="00DD7756" w:rsidRDefault="00AD1397">
      <w:pPr>
        <w:pStyle w:val="BodyText"/>
        <w:spacing w:line="420" w:lineRule="auto"/>
        <w:ind w:left="120" w:right="533" w:firstLine="358"/>
        <w:jc w:val="both"/>
      </w:pPr>
      <w:r>
        <w:t>As evidenced by the above passage, increasing familiarity with non-Indo-European lan- guages</w:t>
      </w:r>
      <w:r>
        <w:rPr>
          <w:spacing w:val="-16"/>
        </w:rPr>
        <w:t xml:space="preserve"> </w:t>
      </w:r>
      <w:r>
        <w:t>prompted</w:t>
      </w:r>
      <w:r>
        <w:rPr>
          <w:spacing w:val="-15"/>
        </w:rPr>
        <w:t xml:space="preserve"> </w:t>
      </w:r>
      <w:r>
        <w:t>some</w:t>
      </w:r>
      <w:r>
        <w:rPr>
          <w:spacing w:val="-15"/>
        </w:rPr>
        <w:t xml:space="preserve"> </w:t>
      </w:r>
      <w:r>
        <w:t>writers</w:t>
      </w:r>
      <w:r>
        <w:rPr>
          <w:spacing w:val="-15"/>
        </w:rPr>
        <w:t xml:space="preserve"> </w:t>
      </w:r>
      <w:r>
        <w:t>to</w:t>
      </w:r>
      <w:r>
        <w:rPr>
          <w:spacing w:val="-15"/>
        </w:rPr>
        <w:t xml:space="preserve"> </w:t>
      </w:r>
      <w:r>
        <w:t>abandon</w:t>
      </w:r>
      <w:r>
        <w:rPr>
          <w:spacing w:val="-15"/>
        </w:rPr>
        <w:t xml:space="preserve"> </w:t>
      </w:r>
      <w:r>
        <w:t>the</w:t>
      </w:r>
      <w:r>
        <w:rPr>
          <w:spacing w:val="-15"/>
        </w:rPr>
        <w:t xml:space="preserve"> </w:t>
      </w:r>
      <w:r>
        <w:t>universalist</w:t>
      </w:r>
      <w:r>
        <w:rPr>
          <w:spacing w:val="-15"/>
        </w:rPr>
        <w:t xml:space="preserve"> </w:t>
      </w:r>
      <w:r>
        <w:t>commitment.</w:t>
      </w:r>
      <w:r>
        <w:rPr>
          <w:spacing w:val="10"/>
        </w:rPr>
        <w:t xml:space="preserve"> </w:t>
      </w:r>
      <w:r>
        <w:rPr>
          <w:spacing w:val="-3"/>
        </w:rPr>
        <w:t>However,</w:t>
      </w:r>
      <w:r>
        <w:rPr>
          <w:spacing w:val="-13"/>
        </w:rPr>
        <w:t xml:space="preserve"> </w:t>
      </w:r>
      <w:r>
        <w:t>categorial universalism</w:t>
      </w:r>
      <w:r>
        <w:rPr>
          <w:spacing w:val="-18"/>
        </w:rPr>
        <w:t xml:space="preserve"> </w:t>
      </w:r>
      <w:r>
        <w:t>is</w:t>
      </w:r>
      <w:r>
        <w:rPr>
          <w:spacing w:val="-18"/>
        </w:rPr>
        <w:t xml:space="preserve"> </w:t>
      </w:r>
      <w:r>
        <w:t>still</w:t>
      </w:r>
      <w:r>
        <w:rPr>
          <w:spacing w:val="-16"/>
        </w:rPr>
        <w:t xml:space="preserve"> </w:t>
      </w:r>
      <w:r>
        <w:t>a</w:t>
      </w:r>
      <w:r>
        <w:rPr>
          <w:spacing w:val="-18"/>
        </w:rPr>
        <w:t xml:space="preserve"> </w:t>
      </w:r>
      <w:r>
        <w:t>widely-held</w:t>
      </w:r>
      <w:r>
        <w:rPr>
          <w:spacing w:val="-18"/>
        </w:rPr>
        <w:t xml:space="preserve"> </w:t>
      </w:r>
      <w:r>
        <w:t>position</w:t>
      </w:r>
      <w:r>
        <w:rPr>
          <w:spacing w:val="-17"/>
        </w:rPr>
        <w:t xml:space="preserve"> </w:t>
      </w:r>
      <w:r>
        <w:rPr>
          <w:spacing w:val="-3"/>
        </w:rPr>
        <w:t>today,</w:t>
      </w:r>
      <w:r>
        <w:rPr>
          <w:spacing w:val="-15"/>
        </w:rPr>
        <w:t xml:space="preserve"> </w:t>
      </w:r>
      <w:r>
        <w:t>either</w:t>
      </w:r>
      <w:r>
        <w:rPr>
          <w:spacing w:val="-18"/>
        </w:rPr>
        <w:t xml:space="preserve"> </w:t>
      </w:r>
      <w:r>
        <w:t>in</w:t>
      </w:r>
      <w:r>
        <w:rPr>
          <w:spacing w:val="-17"/>
        </w:rPr>
        <w:t xml:space="preserve"> </w:t>
      </w:r>
      <w:r>
        <w:t>the</w:t>
      </w:r>
      <w:r>
        <w:rPr>
          <w:spacing w:val="-18"/>
        </w:rPr>
        <w:t xml:space="preserve"> </w:t>
      </w:r>
      <w:r>
        <w:t>sense</w:t>
      </w:r>
      <w:r>
        <w:rPr>
          <w:spacing w:val="-17"/>
        </w:rPr>
        <w:t xml:space="preserve"> </w:t>
      </w:r>
      <w:r>
        <w:t>of</w:t>
      </w:r>
      <w:r>
        <w:rPr>
          <w:spacing w:val="-18"/>
        </w:rPr>
        <w:t xml:space="preserve"> </w:t>
      </w:r>
      <w:r>
        <w:t>a)</w:t>
      </w:r>
      <w:r>
        <w:rPr>
          <w:spacing w:val="-17"/>
        </w:rPr>
        <w:t xml:space="preserve"> </w:t>
      </w:r>
      <w:r>
        <w:t>categories</w:t>
      </w:r>
      <w:r>
        <w:rPr>
          <w:spacing w:val="-17"/>
        </w:rPr>
        <w:t xml:space="preserve"> </w:t>
      </w:r>
      <w:r>
        <w:t>being</w:t>
      </w:r>
      <w:r>
        <w:rPr>
          <w:spacing w:val="-18"/>
        </w:rPr>
        <w:t xml:space="preserve"> </w:t>
      </w:r>
      <w:r>
        <w:t>uni- versally instantiated in all languages (commonly assumed by most generative frameworks; although see Culicover [</w:t>
      </w:r>
      <w:hyperlink w:anchor="_bookmark303" w:history="1">
        <w:r>
          <w:rPr>
            <w:color w:val="007FFF"/>
          </w:rPr>
          <w:t>1999</w:t>
        </w:r>
      </w:hyperlink>
      <w:r>
        <w:t>]), or b) categories being available to all languages, but only instantiated in some (sometimes called the “smörgåsbord” or “grab bag” approach, as exem- plified by Dixon’s Basic Linguistic Theory framework [</w:t>
      </w:r>
      <w:hyperlink w:anchor="_bookmark313" w:history="1">
        <w:r>
          <w:rPr>
            <w:color w:val="007FFF"/>
          </w:rPr>
          <w:t>2010</w:t>
        </w:r>
      </w:hyperlink>
      <w:r>
        <w:t xml:space="preserve">: 9, 11, 14, 27, 50; </w:t>
      </w:r>
      <w:hyperlink w:anchor="_bookmark314" w:history="1">
        <w:r>
          <w:rPr>
            <w:color w:val="007FFF"/>
          </w:rPr>
          <w:t>2011</w:t>
        </w:r>
      </w:hyperlink>
      <w:r>
        <w:t>: 26];</w:t>
      </w:r>
      <w:r>
        <w:rPr>
          <w:spacing w:val="30"/>
        </w:rPr>
        <w:t xml:space="preserve"> </w:t>
      </w:r>
      <w:r>
        <w:lastRenderedPageBreak/>
        <w:t>see</w:t>
      </w:r>
    </w:p>
    <w:p w:rsidR="00DD7756" w:rsidRDefault="00DD7756">
      <w:pPr>
        <w:spacing w:line="420" w:lineRule="auto"/>
        <w:jc w:val="both"/>
        <w:sectPr w:rsidR="00DD7756">
          <w:pgSz w:w="12240" w:h="15840"/>
          <w:pgMar w:top="1500" w:right="900" w:bottom="1040" w:left="1680" w:header="0" w:footer="717" w:gutter="0"/>
          <w:cols w:space="720"/>
        </w:sectPr>
      </w:pPr>
    </w:p>
    <w:p w:rsidR="00DD7756" w:rsidRDefault="00AD1397">
      <w:pPr>
        <w:pStyle w:val="BodyText"/>
        <w:spacing w:before="84"/>
        <w:ind w:left="120"/>
        <w:jc w:val="both"/>
      </w:pPr>
      <w:r>
        <w:lastRenderedPageBreak/>
        <w:t>Hieber [</w:t>
      </w:r>
      <w:hyperlink w:anchor="_bookmark372" w:history="1">
        <w:r>
          <w:rPr>
            <w:color w:val="007FFF"/>
          </w:rPr>
          <w:t>2013</w:t>
        </w:r>
      </w:hyperlink>
      <w:r>
        <w:t>: 298] and Croft [</w:t>
      </w:r>
      <w:hyperlink w:anchor="_bookmark292" w:history="1">
        <w:r>
          <w:rPr>
            <w:color w:val="007FFF"/>
          </w:rPr>
          <w:t>2001b</w:t>
        </w:r>
      </w:hyperlink>
      <w:r>
        <w:t>: 10] for discussion).</w:t>
      </w:r>
    </w:p>
    <w:p w:rsidR="00DD7756" w:rsidRDefault="00DD7756">
      <w:pPr>
        <w:pStyle w:val="BodyText"/>
        <w:rPr>
          <w:sz w:val="26"/>
        </w:rPr>
      </w:pPr>
    </w:p>
    <w:p w:rsidR="00DD7756" w:rsidRDefault="00DD7756">
      <w:pPr>
        <w:pStyle w:val="BodyText"/>
        <w:spacing w:before="3"/>
        <w:rPr>
          <w:sz w:val="28"/>
        </w:rPr>
      </w:pPr>
    </w:p>
    <w:p w:rsidR="00DD7756" w:rsidRDefault="00AD1397">
      <w:pPr>
        <w:pStyle w:val="Heading3"/>
        <w:numPr>
          <w:ilvl w:val="2"/>
          <w:numId w:val="11"/>
        </w:numPr>
        <w:tabs>
          <w:tab w:val="left" w:pos="968"/>
          <w:tab w:val="left" w:pos="969"/>
        </w:tabs>
        <w:spacing w:before="1"/>
        <w:rPr>
          <w:b/>
        </w:rPr>
      </w:pPr>
      <w:bookmarkStart w:id="74" w:name="2.2.2_Relativism"/>
      <w:bookmarkStart w:id="75" w:name="_bookmark57"/>
      <w:bookmarkEnd w:id="74"/>
      <w:bookmarkEnd w:id="75"/>
      <w:r>
        <w:rPr>
          <w:b/>
        </w:rPr>
        <w:t>Relativism</w:t>
      </w:r>
    </w:p>
    <w:p w:rsidR="00DD7756" w:rsidRDefault="00DD7756">
      <w:pPr>
        <w:pStyle w:val="BodyText"/>
        <w:spacing w:before="7"/>
        <w:rPr>
          <w:b/>
          <w:sz w:val="30"/>
        </w:rPr>
      </w:pPr>
    </w:p>
    <w:p w:rsidR="00DD7756" w:rsidRDefault="00AD1397">
      <w:pPr>
        <w:pStyle w:val="BodyText"/>
        <w:spacing w:line="420" w:lineRule="auto"/>
        <w:ind w:left="120" w:right="532"/>
        <w:jc w:val="both"/>
      </w:pPr>
      <w:r>
        <w:t xml:space="preserve">American ethnographers in the tradition of Franz Boas questioned the universalist assump- tion in a programmatic and comprehensive </w:t>
      </w:r>
      <w:r>
        <w:rPr>
          <w:spacing w:val="-4"/>
        </w:rPr>
        <w:t xml:space="preserve">way. </w:t>
      </w:r>
      <w:r>
        <w:t xml:space="preserve">Writing on grammatical categories, </w:t>
      </w:r>
      <w:hyperlink w:anchor="_bookmark264" w:history="1">
        <w:r>
          <w:rPr>
            <w:color w:val="007FFF"/>
          </w:rPr>
          <w:t>Boas</w:t>
        </w:r>
      </w:hyperlink>
      <w:r>
        <w:rPr>
          <w:color w:val="007FFF"/>
        </w:rPr>
        <w:t xml:space="preserve"> </w:t>
      </w:r>
      <w:r>
        <w:t xml:space="preserve">states, “Grammarians who have studied the languages of Europe and western Asia have de- veloped a system of categories which we are inclined to look for in every language” (Boas </w:t>
      </w:r>
      <w:hyperlink w:anchor="_bookmark264" w:history="1">
        <w:r>
          <w:rPr>
            <w:color w:val="007FFF"/>
          </w:rPr>
          <w:t>1911</w:t>
        </w:r>
      </w:hyperlink>
      <w:r>
        <w:t xml:space="preserve">: 35). He concludes that this endeavor is a </w:t>
      </w:r>
      <w:r>
        <w:rPr>
          <w:spacing w:val="-3"/>
        </w:rPr>
        <w:t xml:space="preserve">folly, </w:t>
      </w:r>
      <w:r>
        <w:t>and that “in a discussion of the charac- teristics</w:t>
      </w:r>
      <w:r>
        <w:rPr>
          <w:spacing w:val="-23"/>
        </w:rPr>
        <w:t xml:space="preserve"> </w:t>
      </w:r>
      <w:r>
        <w:t>of</w:t>
      </w:r>
      <w:r>
        <w:rPr>
          <w:spacing w:val="-23"/>
        </w:rPr>
        <w:t xml:space="preserve"> </w:t>
      </w:r>
      <w:r>
        <w:t>various</w:t>
      </w:r>
      <w:r>
        <w:rPr>
          <w:spacing w:val="-23"/>
        </w:rPr>
        <w:t xml:space="preserve"> </w:t>
      </w:r>
      <w:r>
        <w:t>languages</w:t>
      </w:r>
      <w:r>
        <w:rPr>
          <w:spacing w:val="-24"/>
        </w:rPr>
        <w:t xml:space="preserve"> </w:t>
      </w:r>
      <w:r>
        <w:rPr>
          <w:b/>
        </w:rPr>
        <w:t>different</w:t>
      </w:r>
      <w:r>
        <w:rPr>
          <w:b/>
          <w:spacing w:val="-23"/>
        </w:rPr>
        <w:t xml:space="preserve"> </w:t>
      </w:r>
      <w:r>
        <w:rPr>
          <w:b/>
        </w:rPr>
        <w:t>fundamental</w:t>
      </w:r>
      <w:r>
        <w:rPr>
          <w:b/>
          <w:spacing w:val="-23"/>
        </w:rPr>
        <w:t xml:space="preserve"> </w:t>
      </w:r>
      <w:r>
        <w:rPr>
          <w:b/>
        </w:rPr>
        <w:t>categories</w:t>
      </w:r>
      <w:r>
        <w:rPr>
          <w:b/>
          <w:spacing w:val="-24"/>
        </w:rPr>
        <w:t xml:space="preserve"> </w:t>
      </w:r>
      <w:r>
        <w:t>will</w:t>
      </w:r>
      <w:r>
        <w:rPr>
          <w:spacing w:val="-23"/>
        </w:rPr>
        <w:t xml:space="preserve"> </w:t>
      </w:r>
      <w:r>
        <w:t>be</w:t>
      </w:r>
      <w:r>
        <w:rPr>
          <w:spacing w:val="-23"/>
        </w:rPr>
        <w:t xml:space="preserve"> </w:t>
      </w:r>
      <w:r>
        <w:t>found”</w:t>
      </w:r>
      <w:r>
        <w:rPr>
          <w:spacing w:val="-23"/>
        </w:rPr>
        <w:t xml:space="preserve"> </w:t>
      </w:r>
      <w:r>
        <w:t>(Boas</w:t>
      </w:r>
      <w:r>
        <w:rPr>
          <w:spacing w:val="-23"/>
        </w:rPr>
        <w:t xml:space="preserve"> </w:t>
      </w:r>
      <w:hyperlink w:anchor="_bookmark264" w:history="1">
        <w:r>
          <w:rPr>
            <w:color w:val="007FFF"/>
          </w:rPr>
          <w:t>1911</w:t>
        </w:r>
      </w:hyperlink>
      <w:r>
        <w:t>:</w:t>
      </w:r>
      <w:r>
        <w:rPr>
          <w:spacing w:val="3"/>
        </w:rPr>
        <w:t xml:space="preserve"> </w:t>
      </w:r>
      <w:r>
        <w:t>35). Boas’</w:t>
      </w:r>
      <w:r>
        <w:rPr>
          <w:spacing w:val="-10"/>
        </w:rPr>
        <w:t xml:space="preserve"> </w:t>
      </w:r>
      <w:r>
        <w:t>students</w:t>
      </w:r>
      <w:r>
        <w:rPr>
          <w:spacing w:val="-8"/>
        </w:rPr>
        <w:t xml:space="preserve"> </w:t>
      </w:r>
      <w:r>
        <w:t>all</w:t>
      </w:r>
      <w:r>
        <w:rPr>
          <w:spacing w:val="-9"/>
        </w:rPr>
        <w:t xml:space="preserve"> </w:t>
      </w:r>
      <w:r>
        <w:t>adopted</w:t>
      </w:r>
      <w:r>
        <w:rPr>
          <w:spacing w:val="-8"/>
        </w:rPr>
        <w:t xml:space="preserve"> </w:t>
      </w:r>
      <w:r>
        <w:t>his</w:t>
      </w:r>
      <w:r>
        <w:rPr>
          <w:spacing w:val="-8"/>
        </w:rPr>
        <w:t xml:space="preserve"> </w:t>
      </w:r>
      <w:r>
        <w:t>grammatical</w:t>
      </w:r>
      <w:r>
        <w:rPr>
          <w:spacing w:val="-9"/>
        </w:rPr>
        <w:t xml:space="preserve"> </w:t>
      </w:r>
      <w:r>
        <w:t>relativism,</w:t>
      </w:r>
      <w:r>
        <w:rPr>
          <w:spacing w:val="-7"/>
        </w:rPr>
        <w:t xml:space="preserve"> </w:t>
      </w:r>
      <w:r>
        <w:t>and</w:t>
      </w:r>
      <w:r>
        <w:rPr>
          <w:spacing w:val="-9"/>
        </w:rPr>
        <w:t xml:space="preserve"> </w:t>
      </w:r>
      <w:r>
        <w:t>it</w:t>
      </w:r>
      <w:r>
        <w:rPr>
          <w:spacing w:val="-8"/>
        </w:rPr>
        <w:t xml:space="preserve"> </w:t>
      </w:r>
      <w:r>
        <w:t>became</w:t>
      </w:r>
      <w:r>
        <w:rPr>
          <w:spacing w:val="-8"/>
        </w:rPr>
        <w:t xml:space="preserve"> </w:t>
      </w:r>
      <w:r>
        <w:t>a</w:t>
      </w:r>
      <w:r>
        <w:rPr>
          <w:spacing w:val="-10"/>
        </w:rPr>
        <w:t xml:space="preserve"> </w:t>
      </w:r>
      <w:r>
        <w:t>foundational</w:t>
      </w:r>
      <w:r>
        <w:rPr>
          <w:spacing w:val="-8"/>
        </w:rPr>
        <w:t xml:space="preserve"> </w:t>
      </w:r>
      <w:r>
        <w:t>principle of</w:t>
      </w:r>
      <w:r>
        <w:rPr>
          <w:spacing w:val="-7"/>
        </w:rPr>
        <w:t xml:space="preserve"> </w:t>
      </w:r>
      <w:r>
        <w:t>the</w:t>
      </w:r>
      <w:r>
        <w:rPr>
          <w:spacing w:val="-6"/>
        </w:rPr>
        <w:t xml:space="preserve"> </w:t>
      </w:r>
      <w:r>
        <w:t>American</w:t>
      </w:r>
      <w:r>
        <w:rPr>
          <w:spacing w:val="-7"/>
        </w:rPr>
        <w:t xml:space="preserve"> </w:t>
      </w:r>
      <w:r>
        <w:t>linguistics</w:t>
      </w:r>
      <w:r>
        <w:rPr>
          <w:spacing w:val="-6"/>
        </w:rPr>
        <w:t xml:space="preserve"> </w:t>
      </w:r>
      <w:r>
        <w:t>tradition.</w:t>
      </w:r>
      <w:r>
        <w:rPr>
          <w:spacing w:val="14"/>
        </w:rPr>
        <w:t xml:space="preserve"> </w:t>
      </w:r>
      <w:r>
        <w:t>His</w:t>
      </w:r>
      <w:r>
        <w:rPr>
          <w:spacing w:val="-6"/>
        </w:rPr>
        <w:t xml:space="preserve"> </w:t>
      </w:r>
      <w:r>
        <w:t>student</w:t>
      </w:r>
      <w:r>
        <w:rPr>
          <w:spacing w:val="-7"/>
        </w:rPr>
        <w:t xml:space="preserve"> </w:t>
      </w:r>
      <w:r>
        <w:t>Edward</w:t>
      </w:r>
      <w:r>
        <w:rPr>
          <w:spacing w:val="-6"/>
        </w:rPr>
        <w:t xml:space="preserve"> </w:t>
      </w:r>
      <w:r>
        <w:rPr>
          <w:spacing w:val="-3"/>
        </w:rPr>
        <w:t>Sapir,</w:t>
      </w:r>
      <w:r>
        <w:rPr>
          <w:spacing w:val="-7"/>
        </w:rPr>
        <w:t xml:space="preserve"> </w:t>
      </w:r>
      <w:r>
        <w:t>writing</w:t>
      </w:r>
      <w:r>
        <w:rPr>
          <w:spacing w:val="-5"/>
        </w:rPr>
        <w:t xml:space="preserve"> </w:t>
      </w:r>
      <w:r>
        <w:t>on</w:t>
      </w:r>
      <w:r>
        <w:rPr>
          <w:spacing w:val="-6"/>
        </w:rPr>
        <w:t xml:space="preserve"> </w:t>
      </w:r>
      <w:r>
        <w:t>lexical</w:t>
      </w:r>
      <w:r>
        <w:rPr>
          <w:spacing w:val="-7"/>
        </w:rPr>
        <w:t xml:space="preserve"> </w:t>
      </w:r>
      <w:r>
        <w:t xml:space="preserve">categories specifically, makes one of the best-known and strongest statements of this position in his influential textbook </w:t>
      </w:r>
      <w:r>
        <w:rPr>
          <w:i/>
        </w:rPr>
        <w:t>Language</w:t>
      </w:r>
      <w:r>
        <w:t>: “[N]o logical scheme of the parts of speech—their number, nature, and necessary confines—is of the slightest interest to the linguist. Each language</w:t>
      </w:r>
      <w:r>
        <w:rPr>
          <w:spacing w:val="-31"/>
        </w:rPr>
        <w:t xml:space="preserve"> </w:t>
      </w:r>
      <w:r>
        <w:t>has its</w:t>
      </w:r>
      <w:r>
        <w:rPr>
          <w:spacing w:val="-10"/>
        </w:rPr>
        <w:t xml:space="preserve"> </w:t>
      </w:r>
      <w:r>
        <w:t>own</w:t>
      </w:r>
      <w:r>
        <w:rPr>
          <w:spacing w:val="-9"/>
        </w:rPr>
        <w:t xml:space="preserve"> </w:t>
      </w:r>
      <w:r>
        <w:t>scheme.</w:t>
      </w:r>
      <w:r>
        <w:rPr>
          <w:spacing w:val="14"/>
        </w:rPr>
        <w:t xml:space="preserve"> </w:t>
      </w:r>
      <w:r>
        <w:t>Everything</w:t>
      </w:r>
      <w:r>
        <w:rPr>
          <w:spacing w:val="-10"/>
        </w:rPr>
        <w:t xml:space="preserve"> </w:t>
      </w:r>
      <w:r>
        <w:t>depends</w:t>
      </w:r>
      <w:r>
        <w:rPr>
          <w:spacing w:val="-9"/>
        </w:rPr>
        <w:t xml:space="preserve"> </w:t>
      </w:r>
      <w:r>
        <w:t>on</w:t>
      </w:r>
      <w:r>
        <w:rPr>
          <w:spacing w:val="-9"/>
        </w:rPr>
        <w:t xml:space="preserve"> </w:t>
      </w:r>
      <w:r>
        <w:t>the</w:t>
      </w:r>
      <w:r>
        <w:rPr>
          <w:spacing w:val="-9"/>
        </w:rPr>
        <w:t xml:space="preserve"> </w:t>
      </w:r>
      <w:r>
        <w:t>formal</w:t>
      </w:r>
      <w:r>
        <w:rPr>
          <w:spacing w:val="-10"/>
        </w:rPr>
        <w:t xml:space="preserve"> </w:t>
      </w:r>
      <w:r>
        <w:t>demarcations</w:t>
      </w:r>
      <w:r>
        <w:rPr>
          <w:spacing w:val="-9"/>
        </w:rPr>
        <w:t xml:space="preserve"> </w:t>
      </w:r>
      <w:r>
        <w:t>which</w:t>
      </w:r>
      <w:r>
        <w:rPr>
          <w:spacing w:val="-9"/>
        </w:rPr>
        <w:t xml:space="preserve"> </w:t>
      </w:r>
      <w:r>
        <w:t>it</w:t>
      </w:r>
      <w:r>
        <w:rPr>
          <w:spacing w:val="-10"/>
        </w:rPr>
        <w:t xml:space="preserve"> </w:t>
      </w:r>
      <w:r>
        <w:rPr>
          <w:spacing w:val="-3"/>
        </w:rPr>
        <w:t>recognizes.”</w:t>
      </w:r>
      <w:r>
        <w:rPr>
          <w:spacing w:val="14"/>
        </w:rPr>
        <w:t xml:space="preserve"> </w:t>
      </w:r>
      <w:r>
        <w:t xml:space="preserve">(Sapir </w:t>
      </w:r>
      <w:hyperlink w:anchor="_bookmark457" w:history="1">
        <w:r>
          <w:rPr>
            <w:color w:val="007FFF"/>
          </w:rPr>
          <w:t>1921</w:t>
        </w:r>
      </w:hyperlink>
      <w:r>
        <w:t>:</w:t>
      </w:r>
      <w:r>
        <w:rPr>
          <w:spacing w:val="18"/>
        </w:rPr>
        <w:t xml:space="preserve"> </w:t>
      </w:r>
      <w:r>
        <w:t>125).</w:t>
      </w:r>
    </w:p>
    <w:p w:rsidR="00DD7756" w:rsidRDefault="00AD1397">
      <w:pPr>
        <w:pStyle w:val="BodyText"/>
        <w:spacing w:line="420" w:lineRule="auto"/>
        <w:ind w:left="120" w:right="533" w:firstLine="358"/>
        <w:jc w:val="both"/>
      </w:pPr>
      <w:r>
        <w:t>Many linguists today hold to Boas’ grammatical relativism in some fashion or another. Textbooks and typological surveys commonly state that languages have varying numbers</w:t>
      </w:r>
      <w:r>
        <w:rPr>
          <w:spacing w:val="-39"/>
        </w:rPr>
        <w:t xml:space="preserve"> </w:t>
      </w:r>
      <w:r>
        <w:t>of lexical categories, though usually with the caveat that all languages seem to differentiate at least</w:t>
      </w:r>
      <w:r>
        <w:rPr>
          <w:spacing w:val="-13"/>
        </w:rPr>
        <w:t xml:space="preserve"> </w:t>
      </w:r>
      <w:r>
        <w:t>noun</w:t>
      </w:r>
      <w:r>
        <w:rPr>
          <w:spacing w:val="-12"/>
        </w:rPr>
        <w:t xml:space="preserve"> </w:t>
      </w:r>
      <w:r>
        <w:t>and</w:t>
      </w:r>
      <w:r>
        <w:rPr>
          <w:spacing w:val="-13"/>
        </w:rPr>
        <w:t xml:space="preserve"> </w:t>
      </w:r>
      <w:r>
        <w:t>verb</w:t>
      </w:r>
      <w:r>
        <w:rPr>
          <w:spacing w:val="-13"/>
        </w:rPr>
        <w:t xml:space="preserve"> </w:t>
      </w:r>
      <w:r>
        <w:t>(e.g.</w:t>
      </w:r>
      <w:r>
        <w:rPr>
          <w:spacing w:val="-13"/>
        </w:rPr>
        <w:t xml:space="preserve"> </w:t>
      </w:r>
      <w:r>
        <w:t>Velupillai</w:t>
      </w:r>
      <w:r>
        <w:rPr>
          <w:spacing w:val="-14"/>
        </w:rPr>
        <w:t xml:space="preserve"> </w:t>
      </w:r>
      <w:hyperlink w:anchor="_bookmark483" w:history="1">
        <w:r>
          <w:rPr>
            <w:color w:val="007FFF"/>
          </w:rPr>
          <w:t>2012</w:t>
        </w:r>
      </w:hyperlink>
      <w:r>
        <w:t>:</w:t>
      </w:r>
      <w:r>
        <w:rPr>
          <w:spacing w:val="8"/>
        </w:rPr>
        <w:t xml:space="preserve"> </w:t>
      </w:r>
      <w:r>
        <w:t>§6.2).</w:t>
      </w:r>
      <w:r>
        <w:rPr>
          <w:spacing w:val="11"/>
        </w:rPr>
        <w:t xml:space="preserve"> </w:t>
      </w:r>
      <w:r>
        <w:t>Some</w:t>
      </w:r>
      <w:r>
        <w:rPr>
          <w:spacing w:val="-13"/>
        </w:rPr>
        <w:t xml:space="preserve"> </w:t>
      </w:r>
      <w:r>
        <w:t>researchers,</w:t>
      </w:r>
      <w:r>
        <w:rPr>
          <w:spacing w:val="-12"/>
        </w:rPr>
        <w:t xml:space="preserve"> </w:t>
      </w:r>
      <w:r>
        <w:t>especially</w:t>
      </w:r>
      <w:r>
        <w:rPr>
          <w:spacing w:val="-12"/>
        </w:rPr>
        <w:t xml:space="preserve"> </w:t>
      </w:r>
      <w:r>
        <w:t>those</w:t>
      </w:r>
      <w:r>
        <w:rPr>
          <w:spacing w:val="-13"/>
        </w:rPr>
        <w:t xml:space="preserve"> </w:t>
      </w:r>
      <w:r>
        <w:t>working</w:t>
      </w:r>
      <w:r>
        <w:rPr>
          <w:spacing w:val="-12"/>
        </w:rPr>
        <w:t xml:space="preserve"> </w:t>
      </w:r>
      <w:r>
        <w:t>in typology,</w:t>
      </w:r>
      <w:r>
        <w:rPr>
          <w:spacing w:val="-12"/>
        </w:rPr>
        <w:t xml:space="preserve"> </w:t>
      </w:r>
      <w:r>
        <w:t>argue</w:t>
      </w:r>
      <w:r>
        <w:rPr>
          <w:spacing w:val="-14"/>
        </w:rPr>
        <w:t xml:space="preserve"> </w:t>
      </w:r>
      <w:r>
        <w:t>that</w:t>
      </w:r>
      <w:r>
        <w:rPr>
          <w:spacing w:val="-13"/>
        </w:rPr>
        <w:t xml:space="preserve"> </w:t>
      </w:r>
      <w:r>
        <w:t>linguists</w:t>
      </w:r>
      <w:r>
        <w:rPr>
          <w:spacing w:val="-14"/>
        </w:rPr>
        <w:t xml:space="preserve"> </w:t>
      </w:r>
      <w:r>
        <w:t>are</w:t>
      </w:r>
      <w:r>
        <w:rPr>
          <w:spacing w:val="-14"/>
        </w:rPr>
        <w:t xml:space="preserve"> </w:t>
      </w:r>
      <w:r>
        <w:t>still</w:t>
      </w:r>
      <w:r>
        <w:rPr>
          <w:spacing w:val="-13"/>
        </w:rPr>
        <w:t xml:space="preserve"> </w:t>
      </w:r>
      <w:r>
        <w:t>not</w:t>
      </w:r>
      <w:r>
        <w:rPr>
          <w:spacing w:val="-14"/>
        </w:rPr>
        <w:t xml:space="preserve"> </w:t>
      </w:r>
      <w:r>
        <w:t>rigorous</w:t>
      </w:r>
      <w:r>
        <w:rPr>
          <w:spacing w:val="-16"/>
        </w:rPr>
        <w:t xml:space="preserve"> </w:t>
      </w:r>
      <w:r>
        <w:rPr>
          <w:i/>
        </w:rPr>
        <w:t>enough</w:t>
      </w:r>
      <w:r>
        <w:rPr>
          <w:i/>
          <w:spacing w:val="-12"/>
        </w:rPr>
        <w:t xml:space="preserve"> </w:t>
      </w:r>
      <w:r>
        <w:t>in</w:t>
      </w:r>
      <w:r>
        <w:rPr>
          <w:spacing w:val="-14"/>
        </w:rPr>
        <w:t xml:space="preserve"> </w:t>
      </w:r>
      <w:r>
        <w:t>their</w:t>
      </w:r>
      <w:r>
        <w:rPr>
          <w:spacing w:val="-13"/>
        </w:rPr>
        <w:t xml:space="preserve"> </w:t>
      </w:r>
      <w:r>
        <w:t>application</w:t>
      </w:r>
      <w:r>
        <w:rPr>
          <w:spacing w:val="-14"/>
        </w:rPr>
        <w:t xml:space="preserve"> </w:t>
      </w:r>
      <w:r>
        <w:t>of</w:t>
      </w:r>
      <w:r>
        <w:rPr>
          <w:spacing w:val="-13"/>
        </w:rPr>
        <w:t xml:space="preserve"> </w:t>
      </w:r>
      <w:r>
        <w:t>grammatical relativism; they criticize certain kinds of crosslinguistic comparisons for imposing the cate- gories</w:t>
      </w:r>
      <w:r>
        <w:rPr>
          <w:spacing w:val="-5"/>
        </w:rPr>
        <w:t xml:space="preserve"> </w:t>
      </w:r>
      <w:r>
        <w:t>of</w:t>
      </w:r>
      <w:r>
        <w:rPr>
          <w:spacing w:val="-4"/>
        </w:rPr>
        <w:t xml:space="preserve"> </w:t>
      </w:r>
      <w:r>
        <w:t>one</w:t>
      </w:r>
      <w:r>
        <w:rPr>
          <w:spacing w:val="-4"/>
        </w:rPr>
        <w:t xml:space="preserve"> </w:t>
      </w:r>
      <w:r>
        <w:t>language</w:t>
      </w:r>
      <w:r>
        <w:rPr>
          <w:spacing w:val="-4"/>
        </w:rPr>
        <w:t xml:space="preserve"> </w:t>
      </w:r>
      <w:r>
        <w:t>onto</w:t>
      </w:r>
      <w:r>
        <w:rPr>
          <w:spacing w:val="-5"/>
        </w:rPr>
        <w:t xml:space="preserve"> </w:t>
      </w:r>
      <w:r>
        <w:t>another</w:t>
      </w:r>
      <w:r>
        <w:rPr>
          <w:spacing w:val="-4"/>
        </w:rPr>
        <w:t xml:space="preserve"> </w:t>
      </w:r>
      <w:r>
        <w:t>(Croft</w:t>
      </w:r>
      <w:r>
        <w:rPr>
          <w:spacing w:val="-6"/>
        </w:rPr>
        <w:t xml:space="preserve"> </w:t>
      </w:r>
      <w:hyperlink w:anchor="_bookmark292" w:history="1">
        <w:r>
          <w:rPr>
            <w:color w:val="007FFF"/>
          </w:rPr>
          <w:t>2001b</w:t>
        </w:r>
      </w:hyperlink>
      <w:r>
        <w:t>;</w:t>
      </w:r>
      <w:r>
        <w:rPr>
          <w:spacing w:val="-4"/>
        </w:rPr>
        <w:t xml:space="preserve"> </w:t>
      </w:r>
      <w:r>
        <w:t>Gil</w:t>
      </w:r>
      <w:r>
        <w:rPr>
          <w:spacing w:val="-4"/>
        </w:rPr>
        <w:t xml:space="preserve"> </w:t>
      </w:r>
      <w:hyperlink w:anchor="_bookmark334" w:history="1">
        <w:r>
          <w:rPr>
            <w:color w:val="007FFF"/>
          </w:rPr>
          <w:t>2001</w:t>
        </w:r>
      </w:hyperlink>
      <w:r>
        <w:t>;</w:t>
      </w:r>
      <w:r>
        <w:rPr>
          <w:spacing w:val="-5"/>
        </w:rPr>
        <w:t xml:space="preserve"> </w:t>
      </w:r>
      <w:r>
        <w:t>Haspelmath</w:t>
      </w:r>
      <w:r>
        <w:rPr>
          <w:spacing w:val="-4"/>
        </w:rPr>
        <w:t xml:space="preserve"> </w:t>
      </w:r>
      <w:hyperlink w:anchor="_bookmark358" w:history="1">
        <w:r>
          <w:rPr>
            <w:color w:val="007FFF"/>
          </w:rPr>
          <w:t>2010a</w:t>
        </w:r>
      </w:hyperlink>
      <w:r>
        <w:t>;</w:t>
      </w:r>
      <w:r>
        <w:rPr>
          <w:spacing w:val="-4"/>
        </w:rPr>
        <w:t xml:space="preserve"> </w:t>
      </w:r>
      <w:hyperlink w:anchor="_bookmark361" w:history="1">
        <w:r>
          <w:rPr>
            <w:color w:val="007FFF"/>
          </w:rPr>
          <w:t>2012</w:t>
        </w:r>
      </w:hyperlink>
      <w:r>
        <w:t>;</w:t>
      </w:r>
      <w:r>
        <w:rPr>
          <w:spacing w:val="-4"/>
        </w:rPr>
        <w:t xml:space="preserve"> </w:t>
      </w:r>
      <w:r>
        <w:t xml:space="preserve">LaPolla </w:t>
      </w:r>
      <w:hyperlink w:anchor="_bookmark393" w:history="1">
        <w:r>
          <w:rPr>
            <w:color w:val="007FFF"/>
          </w:rPr>
          <w:t>2016</w:t>
        </w:r>
      </w:hyperlink>
      <w:r>
        <w:t>). This position is discussed further in</w:t>
      </w:r>
      <w:r>
        <w:rPr>
          <w:spacing w:val="9"/>
        </w:rPr>
        <w:t xml:space="preserve"> </w:t>
      </w:r>
      <w:r>
        <w:t>§</w:t>
      </w:r>
      <w:hyperlink w:anchor="_bookmark133" w:history="1">
        <w:r>
          <w:rPr>
            <w:color w:val="007FFF"/>
          </w:rPr>
          <w:t>2.4</w:t>
        </w:r>
      </w:hyperlink>
      <w:r>
        <w:t>.</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Heading3"/>
        <w:numPr>
          <w:ilvl w:val="2"/>
          <w:numId w:val="11"/>
        </w:numPr>
        <w:tabs>
          <w:tab w:val="left" w:pos="969"/>
        </w:tabs>
        <w:spacing w:before="105"/>
        <w:jc w:val="both"/>
        <w:rPr>
          <w:b/>
        </w:rPr>
      </w:pPr>
      <w:bookmarkStart w:id="76" w:name="2.2.3_Structuralism"/>
      <w:bookmarkStart w:id="77" w:name="_bookmark58"/>
      <w:bookmarkStart w:id="78" w:name="_bookmark59"/>
      <w:bookmarkEnd w:id="76"/>
      <w:bookmarkEnd w:id="77"/>
      <w:bookmarkEnd w:id="78"/>
      <w:r>
        <w:rPr>
          <w:b/>
        </w:rPr>
        <w:lastRenderedPageBreak/>
        <w:t>Structuralism</w:t>
      </w:r>
    </w:p>
    <w:p w:rsidR="00DD7756" w:rsidRDefault="00DD7756">
      <w:pPr>
        <w:pStyle w:val="BodyText"/>
        <w:spacing w:before="7"/>
        <w:rPr>
          <w:b/>
          <w:sz w:val="30"/>
        </w:rPr>
      </w:pPr>
    </w:p>
    <w:p w:rsidR="00DD7756" w:rsidRDefault="00AD1397">
      <w:pPr>
        <w:pStyle w:val="BodyText"/>
        <w:spacing w:line="420" w:lineRule="auto"/>
        <w:ind w:left="120" w:right="532"/>
        <w:jc w:val="both"/>
      </w:pPr>
      <w:r>
        <w:t>Developing alongside the early anthropological linguistics of Boas was the linguistic struc- turalism</w:t>
      </w:r>
      <w:r>
        <w:rPr>
          <w:spacing w:val="-9"/>
        </w:rPr>
        <w:t xml:space="preserve"> </w:t>
      </w:r>
      <w:r>
        <w:t>of</w:t>
      </w:r>
      <w:r>
        <w:rPr>
          <w:spacing w:val="-9"/>
        </w:rPr>
        <w:t xml:space="preserve"> </w:t>
      </w:r>
      <w:r>
        <w:t>Ferdinand</w:t>
      </w:r>
      <w:r>
        <w:rPr>
          <w:spacing w:val="-9"/>
        </w:rPr>
        <w:t xml:space="preserve"> </w:t>
      </w:r>
      <w:r>
        <w:t>de</w:t>
      </w:r>
      <w:r>
        <w:rPr>
          <w:spacing w:val="-9"/>
        </w:rPr>
        <w:t xml:space="preserve"> </w:t>
      </w:r>
      <w:r>
        <w:t>Saussure.</w:t>
      </w:r>
      <w:r>
        <w:rPr>
          <w:spacing w:val="13"/>
        </w:rPr>
        <w:t xml:space="preserve"> </w:t>
      </w:r>
      <w:r>
        <w:t>His</w:t>
      </w:r>
      <w:r>
        <w:rPr>
          <w:spacing w:val="-8"/>
        </w:rPr>
        <w:t xml:space="preserve"> </w:t>
      </w:r>
      <w:r>
        <w:t>work</w:t>
      </w:r>
      <w:r>
        <w:rPr>
          <w:spacing w:val="-9"/>
        </w:rPr>
        <w:t xml:space="preserve"> </w:t>
      </w:r>
      <w:r>
        <w:t>informed</w:t>
      </w:r>
      <w:r>
        <w:rPr>
          <w:spacing w:val="-9"/>
        </w:rPr>
        <w:t xml:space="preserve"> </w:t>
      </w:r>
      <w:r>
        <w:t>both</w:t>
      </w:r>
      <w:r>
        <w:rPr>
          <w:spacing w:val="-8"/>
        </w:rPr>
        <w:t xml:space="preserve"> </w:t>
      </w:r>
      <w:r>
        <w:t>the</w:t>
      </w:r>
      <w:r>
        <w:rPr>
          <w:spacing w:val="-9"/>
        </w:rPr>
        <w:t xml:space="preserve"> </w:t>
      </w:r>
      <w:r>
        <w:t>Prague</w:t>
      </w:r>
      <w:r>
        <w:rPr>
          <w:spacing w:val="-9"/>
        </w:rPr>
        <w:t xml:space="preserve"> </w:t>
      </w:r>
      <w:r>
        <w:t>school</w:t>
      </w:r>
      <w:r>
        <w:rPr>
          <w:spacing w:val="-8"/>
        </w:rPr>
        <w:t xml:space="preserve"> </w:t>
      </w:r>
      <w:r>
        <w:t>under</w:t>
      </w:r>
      <w:r>
        <w:rPr>
          <w:spacing w:val="-9"/>
        </w:rPr>
        <w:t xml:space="preserve"> </w:t>
      </w:r>
      <w:r>
        <w:t>Nikolay Trubetzkoy and Roman Jakobson, and the distributional method of Leonard Bloomfield.</w:t>
      </w:r>
      <w:r>
        <w:rPr>
          <w:spacing w:val="-29"/>
        </w:rPr>
        <w:t xml:space="preserve"> </w:t>
      </w:r>
      <w:r>
        <w:t xml:space="preserve">The term </w:t>
      </w:r>
      <w:r>
        <w:rPr>
          <w:i/>
        </w:rPr>
        <w:t xml:space="preserve">structuralism </w:t>
      </w:r>
      <w:r>
        <w:t xml:space="preserve">has any number of uses (P. Matthews </w:t>
      </w:r>
      <w:hyperlink w:anchor="_bookmark410" w:history="1">
        <w:r>
          <w:rPr>
            <w:color w:val="007FFF"/>
          </w:rPr>
          <w:t>2001</w:t>
        </w:r>
      </w:hyperlink>
      <w:r>
        <w:t>: Ch. 1); here I refer to the</w:t>
      </w:r>
      <w:r>
        <w:rPr>
          <w:spacing w:val="-24"/>
        </w:rPr>
        <w:t xml:space="preserve"> </w:t>
      </w:r>
      <w:r>
        <w:t>idea that</w:t>
      </w:r>
      <w:r>
        <w:rPr>
          <w:spacing w:val="-9"/>
        </w:rPr>
        <w:t xml:space="preserve"> </w:t>
      </w:r>
      <w:r>
        <w:t>“language</w:t>
      </w:r>
      <w:r>
        <w:rPr>
          <w:spacing w:val="-7"/>
        </w:rPr>
        <w:t xml:space="preserve"> </w:t>
      </w:r>
      <w:r>
        <w:t>is</w:t>
      </w:r>
      <w:r>
        <w:rPr>
          <w:spacing w:val="-7"/>
        </w:rPr>
        <w:t xml:space="preserve"> </w:t>
      </w:r>
      <w:r>
        <w:t>a</w:t>
      </w:r>
      <w:r>
        <w:rPr>
          <w:spacing w:val="-7"/>
        </w:rPr>
        <w:t xml:space="preserve"> </w:t>
      </w:r>
      <w:r>
        <w:t>[…]</w:t>
      </w:r>
      <w:r>
        <w:rPr>
          <w:spacing w:val="-7"/>
        </w:rPr>
        <w:t xml:space="preserve"> </w:t>
      </w:r>
      <w:r>
        <w:t>self-contained,</w:t>
      </w:r>
      <w:r>
        <w:rPr>
          <w:spacing w:val="-7"/>
        </w:rPr>
        <w:t xml:space="preserve"> </w:t>
      </w:r>
      <w:r>
        <w:t>self-regulating</w:t>
      </w:r>
      <w:r>
        <w:rPr>
          <w:spacing w:val="-8"/>
        </w:rPr>
        <w:t xml:space="preserve"> </w:t>
      </w:r>
      <w:r>
        <w:t>system,</w:t>
      </w:r>
      <w:r>
        <w:rPr>
          <w:spacing w:val="-6"/>
        </w:rPr>
        <w:t xml:space="preserve"> </w:t>
      </w:r>
      <w:r>
        <w:t>whose</w:t>
      </w:r>
      <w:r>
        <w:rPr>
          <w:spacing w:val="-8"/>
        </w:rPr>
        <w:t xml:space="preserve"> </w:t>
      </w:r>
      <w:r>
        <w:t>elements</w:t>
      </w:r>
      <w:r>
        <w:rPr>
          <w:spacing w:val="-7"/>
        </w:rPr>
        <w:t xml:space="preserve"> </w:t>
      </w:r>
      <w:r>
        <w:t>are</w:t>
      </w:r>
      <w:r>
        <w:rPr>
          <w:spacing w:val="-8"/>
        </w:rPr>
        <w:t xml:space="preserve"> </w:t>
      </w:r>
      <w:r>
        <w:t>defined</w:t>
      </w:r>
      <w:r>
        <w:rPr>
          <w:spacing w:val="-7"/>
        </w:rPr>
        <w:t xml:space="preserve"> </w:t>
      </w:r>
      <w:r>
        <w:t xml:space="preserve">by their relationship to other elements” (P. H. Matthews </w:t>
      </w:r>
      <w:hyperlink w:anchor="_bookmark411" w:history="1">
        <w:r>
          <w:rPr>
            <w:color w:val="007FFF"/>
          </w:rPr>
          <w:t>2014</w:t>
        </w:r>
      </w:hyperlink>
      <w:r>
        <w:t>: 383). In particular, I am</w:t>
      </w:r>
      <w:r>
        <w:rPr>
          <w:spacing w:val="-37"/>
        </w:rPr>
        <w:t xml:space="preserve"> </w:t>
      </w:r>
      <w:r>
        <w:t>referring to the positivistic flavor of structuralism as practiced by Bloomfield, which focused on the structural</w:t>
      </w:r>
      <w:r>
        <w:rPr>
          <w:spacing w:val="-6"/>
        </w:rPr>
        <w:t xml:space="preserve"> </w:t>
      </w:r>
      <w:r>
        <w:t>relations</w:t>
      </w:r>
      <w:r>
        <w:rPr>
          <w:spacing w:val="-5"/>
        </w:rPr>
        <w:t xml:space="preserve"> </w:t>
      </w:r>
      <w:r>
        <w:t>between</w:t>
      </w:r>
      <w:r>
        <w:rPr>
          <w:spacing w:val="-6"/>
        </w:rPr>
        <w:t xml:space="preserve"> </w:t>
      </w:r>
      <w:r>
        <w:t>elements,</w:t>
      </w:r>
      <w:r>
        <w:rPr>
          <w:spacing w:val="-5"/>
        </w:rPr>
        <w:t xml:space="preserve"> </w:t>
      </w:r>
      <w:r>
        <w:t>and</w:t>
      </w:r>
      <w:r>
        <w:rPr>
          <w:spacing w:val="-5"/>
        </w:rPr>
        <w:t xml:space="preserve"> </w:t>
      </w:r>
      <w:r>
        <w:t>on</w:t>
      </w:r>
      <w:r>
        <w:rPr>
          <w:spacing w:val="-6"/>
        </w:rPr>
        <w:t xml:space="preserve"> </w:t>
      </w:r>
      <w:r>
        <w:t>establishing</w:t>
      </w:r>
      <w:r>
        <w:rPr>
          <w:spacing w:val="-5"/>
        </w:rPr>
        <w:t xml:space="preserve"> </w:t>
      </w:r>
      <w:r>
        <w:t>a</w:t>
      </w:r>
      <w:r>
        <w:rPr>
          <w:spacing w:val="-5"/>
        </w:rPr>
        <w:t xml:space="preserve"> </w:t>
      </w:r>
      <w:r>
        <w:t>set</w:t>
      </w:r>
      <w:r>
        <w:rPr>
          <w:spacing w:val="-6"/>
        </w:rPr>
        <w:t xml:space="preserve"> </w:t>
      </w:r>
      <w:r>
        <w:t>of</w:t>
      </w:r>
      <w:r>
        <w:rPr>
          <w:spacing w:val="-5"/>
        </w:rPr>
        <w:t xml:space="preserve"> </w:t>
      </w:r>
      <w:r>
        <w:t>rigorous</w:t>
      </w:r>
      <w:r>
        <w:rPr>
          <w:spacing w:val="-5"/>
        </w:rPr>
        <w:t xml:space="preserve"> </w:t>
      </w:r>
      <w:r>
        <w:t>scientific</w:t>
      </w:r>
      <w:r>
        <w:rPr>
          <w:spacing w:val="-6"/>
        </w:rPr>
        <w:t xml:space="preserve"> </w:t>
      </w:r>
      <w:r>
        <w:t xml:space="preserve">discov- ery procedures for linguistic structures (Bloomfield </w:t>
      </w:r>
      <w:hyperlink w:anchor="_bookmark263" w:history="1">
        <w:r>
          <w:rPr>
            <w:color w:val="007FFF"/>
          </w:rPr>
          <w:t>1933</w:t>
        </w:r>
      </w:hyperlink>
      <w:r>
        <w:t xml:space="preserve">). Bloomfield saw lexical categories as something to be empirically discovered in the different syntactic distributions of words, rather than imposed on a language a priori (Rauh </w:t>
      </w:r>
      <w:hyperlink w:anchor="_bookmark440" w:history="1">
        <w:r>
          <w:rPr>
            <w:color w:val="007FFF"/>
          </w:rPr>
          <w:t>2010</w:t>
        </w:r>
      </w:hyperlink>
      <w:r>
        <w:t xml:space="preserve">: 33). Zellig Harris later refined and expanded this methodology (Harris </w:t>
      </w:r>
      <w:hyperlink w:anchor="_bookmark354" w:history="1">
        <w:r>
          <w:rPr>
            <w:color w:val="007FFF"/>
          </w:rPr>
          <w:t>1951</w:t>
        </w:r>
      </w:hyperlink>
      <w:r>
        <w:t>), which was in turn incorporated into Chomsky’s early Phrase Structure Grammar (Chomsky</w:t>
      </w:r>
      <w:r>
        <w:rPr>
          <w:spacing w:val="-9"/>
        </w:rPr>
        <w:t xml:space="preserve"> </w:t>
      </w:r>
      <w:hyperlink w:anchor="_bookmark279" w:history="1">
        <w:r>
          <w:rPr>
            <w:color w:val="007FFF"/>
          </w:rPr>
          <w:t>1957</w:t>
        </w:r>
      </w:hyperlink>
      <w:r>
        <w:t>).</w:t>
      </w:r>
    </w:p>
    <w:p w:rsidR="00DD7756" w:rsidRDefault="00AD1397">
      <w:pPr>
        <w:pStyle w:val="BodyText"/>
        <w:spacing w:line="420" w:lineRule="auto"/>
        <w:ind w:left="120" w:right="534" w:firstLine="358"/>
        <w:jc w:val="both"/>
      </w:pPr>
      <w:r>
        <w:t xml:space="preserve">The signature methodological feature of this form of structuralism is the </w:t>
      </w:r>
      <w:r>
        <w:rPr>
          <w:i/>
        </w:rPr>
        <w:t>distributional method</w:t>
      </w:r>
      <w:r>
        <w:t>,</w:t>
      </w:r>
      <w:r>
        <w:rPr>
          <w:spacing w:val="-7"/>
        </w:rPr>
        <w:t xml:space="preserve"> </w:t>
      </w:r>
      <w:r>
        <w:t>a</w:t>
      </w:r>
      <w:r>
        <w:rPr>
          <w:spacing w:val="-7"/>
        </w:rPr>
        <w:t xml:space="preserve"> </w:t>
      </w:r>
      <w:r>
        <w:t>procedure</w:t>
      </w:r>
      <w:r>
        <w:rPr>
          <w:spacing w:val="-6"/>
        </w:rPr>
        <w:t xml:space="preserve"> </w:t>
      </w:r>
      <w:r>
        <w:t>for</w:t>
      </w:r>
      <w:r>
        <w:rPr>
          <w:spacing w:val="-7"/>
        </w:rPr>
        <w:t xml:space="preserve"> </w:t>
      </w:r>
      <w:r>
        <w:t>defining</w:t>
      </w:r>
      <w:r>
        <w:rPr>
          <w:spacing w:val="-7"/>
        </w:rPr>
        <w:t xml:space="preserve"> </w:t>
      </w:r>
      <w:r>
        <w:t>categories</w:t>
      </w:r>
      <w:r>
        <w:rPr>
          <w:spacing w:val="-7"/>
        </w:rPr>
        <w:t xml:space="preserve"> </w:t>
      </w:r>
      <w:r>
        <w:t>in</w:t>
      </w:r>
      <w:r>
        <w:rPr>
          <w:spacing w:val="-6"/>
        </w:rPr>
        <w:t xml:space="preserve"> </w:t>
      </w:r>
      <w:r>
        <w:t>terms</w:t>
      </w:r>
      <w:r>
        <w:rPr>
          <w:spacing w:val="-7"/>
        </w:rPr>
        <w:t xml:space="preserve"> </w:t>
      </w:r>
      <w:r>
        <w:t>of</w:t>
      </w:r>
      <w:r>
        <w:rPr>
          <w:spacing w:val="-7"/>
        </w:rPr>
        <w:t xml:space="preserve"> </w:t>
      </w:r>
      <w:r>
        <w:t>the</w:t>
      </w:r>
      <w:r>
        <w:rPr>
          <w:spacing w:val="-6"/>
        </w:rPr>
        <w:t xml:space="preserve"> </w:t>
      </w:r>
      <w:r>
        <w:t>set</w:t>
      </w:r>
      <w:r>
        <w:rPr>
          <w:spacing w:val="-7"/>
        </w:rPr>
        <w:t xml:space="preserve"> </w:t>
      </w:r>
      <w:r>
        <w:t>of</w:t>
      </w:r>
      <w:r>
        <w:rPr>
          <w:spacing w:val="-7"/>
        </w:rPr>
        <w:t xml:space="preserve"> </w:t>
      </w:r>
      <w:r>
        <w:t>contexts</w:t>
      </w:r>
      <w:r>
        <w:rPr>
          <w:spacing w:val="-6"/>
        </w:rPr>
        <w:t xml:space="preserve"> </w:t>
      </w:r>
      <w:r>
        <w:t>in</w:t>
      </w:r>
      <w:r>
        <w:rPr>
          <w:spacing w:val="-7"/>
        </w:rPr>
        <w:t xml:space="preserve"> </w:t>
      </w:r>
      <w:r>
        <w:t>which</w:t>
      </w:r>
      <w:r>
        <w:rPr>
          <w:spacing w:val="-7"/>
        </w:rPr>
        <w:t xml:space="preserve"> </w:t>
      </w:r>
      <w:r>
        <w:t>its</w:t>
      </w:r>
      <w:r>
        <w:rPr>
          <w:spacing w:val="-6"/>
        </w:rPr>
        <w:t xml:space="preserve"> </w:t>
      </w:r>
      <w:r>
        <w:t xml:space="preserve">words can appear—that is, their distributions (Harris </w:t>
      </w:r>
      <w:hyperlink w:anchor="_bookmark354" w:history="1">
        <w:r>
          <w:rPr>
            <w:color w:val="007FFF"/>
          </w:rPr>
          <w:t>1951</w:t>
        </w:r>
      </w:hyperlink>
      <w:r>
        <w:t xml:space="preserve">: 5; Croft </w:t>
      </w:r>
      <w:hyperlink w:anchor="_bookmark292" w:history="1">
        <w:r>
          <w:rPr>
            <w:color w:val="007FFF"/>
          </w:rPr>
          <w:t>2001b</w:t>
        </w:r>
      </w:hyperlink>
      <w:r>
        <w:t>: 11). As an illustration of distributional</w:t>
      </w:r>
      <w:r>
        <w:rPr>
          <w:spacing w:val="-19"/>
        </w:rPr>
        <w:t xml:space="preserve"> </w:t>
      </w:r>
      <w:r>
        <w:t>analysis</w:t>
      </w:r>
      <w:r>
        <w:rPr>
          <w:spacing w:val="-18"/>
        </w:rPr>
        <w:t xml:space="preserve"> </w:t>
      </w:r>
      <w:r>
        <w:t>applied</w:t>
      </w:r>
      <w:r>
        <w:rPr>
          <w:spacing w:val="-18"/>
        </w:rPr>
        <w:t xml:space="preserve"> </w:t>
      </w:r>
      <w:r>
        <w:t>to</w:t>
      </w:r>
      <w:r>
        <w:rPr>
          <w:spacing w:val="-19"/>
        </w:rPr>
        <w:t xml:space="preserve"> </w:t>
      </w:r>
      <w:r>
        <w:t>lexical</w:t>
      </w:r>
      <w:r>
        <w:rPr>
          <w:spacing w:val="-19"/>
        </w:rPr>
        <w:t xml:space="preserve"> </w:t>
      </w:r>
      <w:r>
        <w:t>categories,</w:t>
      </w:r>
      <w:r>
        <w:rPr>
          <w:spacing w:val="-16"/>
        </w:rPr>
        <w:t xml:space="preserve"> </w:t>
      </w:r>
      <w:r>
        <w:t>Croft</w:t>
      </w:r>
      <w:r>
        <w:rPr>
          <w:spacing w:val="-19"/>
        </w:rPr>
        <w:t xml:space="preserve"> </w:t>
      </w:r>
      <w:r>
        <w:t>(</w:t>
      </w:r>
      <w:hyperlink w:anchor="_bookmark288" w:history="1">
        <w:r>
          <w:rPr>
            <w:color w:val="007FFF"/>
          </w:rPr>
          <w:t>1991</w:t>
        </w:r>
      </w:hyperlink>
      <w:r>
        <w:t>:</w:t>
      </w:r>
      <w:r>
        <w:rPr>
          <w:spacing w:val="6"/>
        </w:rPr>
        <w:t xml:space="preserve"> </w:t>
      </w:r>
      <w:r>
        <w:t>11–12)</w:t>
      </w:r>
      <w:r>
        <w:rPr>
          <w:spacing w:val="-18"/>
        </w:rPr>
        <w:t xml:space="preserve"> </w:t>
      </w:r>
      <w:r>
        <w:t>considers</w:t>
      </w:r>
      <w:r>
        <w:rPr>
          <w:spacing w:val="-18"/>
        </w:rPr>
        <w:t xml:space="preserve"> </w:t>
      </w:r>
      <w:r>
        <w:t>the</w:t>
      </w:r>
      <w:r>
        <w:rPr>
          <w:spacing w:val="-19"/>
        </w:rPr>
        <w:t xml:space="preserve"> </w:t>
      </w:r>
      <w:r>
        <w:t>distribu- tions</w:t>
      </w:r>
      <w:r>
        <w:rPr>
          <w:spacing w:val="-6"/>
        </w:rPr>
        <w:t xml:space="preserve"> </w:t>
      </w:r>
      <w:r>
        <w:t>of</w:t>
      </w:r>
      <w:r>
        <w:rPr>
          <w:spacing w:val="-5"/>
        </w:rPr>
        <w:t xml:space="preserve"> </w:t>
      </w:r>
      <w:r>
        <w:t>the</w:t>
      </w:r>
      <w:r>
        <w:rPr>
          <w:spacing w:val="-5"/>
        </w:rPr>
        <w:t xml:space="preserve"> </w:t>
      </w:r>
      <w:r>
        <w:t>English</w:t>
      </w:r>
      <w:r>
        <w:rPr>
          <w:spacing w:val="-5"/>
        </w:rPr>
        <w:t xml:space="preserve"> </w:t>
      </w:r>
      <w:r>
        <w:t>words</w:t>
      </w:r>
      <w:r>
        <w:rPr>
          <w:spacing w:val="-7"/>
        </w:rPr>
        <w:t xml:space="preserve"> </w:t>
      </w:r>
      <w:r>
        <w:rPr>
          <w:i/>
        </w:rPr>
        <w:t>cold</w:t>
      </w:r>
      <w:r>
        <w:t>,</w:t>
      </w:r>
      <w:r>
        <w:rPr>
          <w:spacing w:val="-4"/>
        </w:rPr>
        <w:t xml:space="preserve"> </w:t>
      </w:r>
      <w:r>
        <w:rPr>
          <w:i/>
        </w:rPr>
        <w:t>happy</w:t>
      </w:r>
      <w:r>
        <w:t>,</w:t>
      </w:r>
      <w:r>
        <w:rPr>
          <w:spacing w:val="-5"/>
        </w:rPr>
        <w:t xml:space="preserve"> </w:t>
      </w:r>
      <w:r>
        <w:rPr>
          <w:i/>
        </w:rPr>
        <w:t>dance</w:t>
      </w:r>
      <w:r>
        <w:t>,</w:t>
      </w:r>
      <w:r>
        <w:rPr>
          <w:spacing w:val="-5"/>
        </w:rPr>
        <w:t xml:space="preserve"> </w:t>
      </w:r>
      <w:r>
        <w:t>and</w:t>
      </w:r>
      <w:r>
        <w:rPr>
          <w:spacing w:val="-5"/>
        </w:rPr>
        <w:t xml:space="preserve"> </w:t>
      </w:r>
      <w:r>
        <w:rPr>
          <w:i/>
        </w:rPr>
        <w:t>sing</w:t>
      </w:r>
      <w:r>
        <w:rPr>
          <w:i/>
          <w:spacing w:val="3"/>
        </w:rPr>
        <w:t xml:space="preserve"> </w:t>
      </w:r>
      <w:r>
        <w:t>in</w:t>
      </w:r>
      <w:r>
        <w:rPr>
          <w:spacing w:val="-5"/>
        </w:rPr>
        <w:t xml:space="preserve"> </w:t>
      </w:r>
      <w:r>
        <w:t>two</w:t>
      </w:r>
      <w:r>
        <w:rPr>
          <w:spacing w:val="-6"/>
        </w:rPr>
        <w:t xml:space="preserve"> </w:t>
      </w:r>
      <w:r>
        <w:t>constructions:</w:t>
      </w:r>
      <w:r>
        <w:rPr>
          <w:spacing w:val="14"/>
        </w:rPr>
        <w:t xml:space="preserve"> </w:t>
      </w:r>
      <w:r>
        <w:t>in</w:t>
      </w:r>
      <w:r>
        <w:rPr>
          <w:spacing w:val="-4"/>
        </w:rPr>
        <w:t xml:space="preserve"> </w:t>
      </w:r>
      <w:r>
        <w:t>the</w:t>
      </w:r>
      <w:r>
        <w:rPr>
          <w:spacing w:val="-6"/>
        </w:rPr>
        <w:t xml:space="preserve"> </w:t>
      </w:r>
      <w:r>
        <w:t>Predicate construction</w:t>
      </w:r>
      <w:r>
        <w:rPr>
          <w:spacing w:val="-11"/>
        </w:rPr>
        <w:t xml:space="preserve"> </w:t>
      </w:r>
      <w:r>
        <w:t>after</w:t>
      </w:r>
      <w:r>
        <w:rPr>
          <w:spacing w:val="-11"/>
        </w:rPr>
        <w:t xml:space="preserve"> </w:t>
      </w:r>
      <w:r>
        <w:rPr>
          <w:i/>
        </w:rPr>
        <w:t>be</w:t>
      </w:r>
      <w:r>
        <w:t>,</w:t>
      </w:r>
      <w:r>
        <w:rPr>
          <w:spacing w:val="-10"/>
        </w:rPr>
        <w:t xml:space="preserve"> </w:t>
      </w:r>
      <w:r>
        <w:t>and</w:t>
      </w:r>
      <w:r>
        <w:rPr>
          <w:spacing w:val="-10"/>
        </w:rPr>
        <w:t xml:space="preserve"> </w:t>
      </w:r>
      <w:r>
        <w:t>in</w:t>
      </w:r>
      <w:r>
        <w:rPr>
          <w:spacing w:val="-10"/>
        </w:rPr>
        <w:t xml:space="preserve"> </w:t>
      </w:r>
      <w:r>
        <w:t>the</w:t>
      </w:r>
      <w:r>
        <w:rPr>
          <w:spacing w:val="-11"/>
        </w:rPr>
        <w:t xml:space="preserve"> </w:t>
      </w:r>
      <w:r>
        <w:t>3</w:t>
      </w:r>
      <w:r>
        <w:rPr>
          <w:vertAlign w:val="superscript"/>
        </w:rPr>
        <w:t>rd</w:t>
      </w:r>
      <w:r>
        <w:rPr>
          <w:spacing w:val="-1"/>
        </w:rPr>
        <w:t xml:space="preserve"> </w:t>
      </w:r>
      <w:r>
        <w:t>Person</w:t>
      </w:r>
      <w:r>
        <w:rPr>
          <w:spacing w:val="-10"/>
        </w:rPr>
        <w:t xml:space="preserve"> </w:t>
      </w:r>
      <w:r>
        <w:t>Singular</w:t>
      </w:r>
      <w:r>
        <w:rPr>
          <w:spacing w:val="-11"/>
        </w:rPr>
        <w:t xml:space="preserve"> </w:t>
      </w:r>
      <w:r>
        <w:t>Present</w:t>
      </w:r>
      <w:r>
        <w:rPr>
          <w:spacing w:val="-10"/>
        </w:rPr>
        <w:t xml:space="preserve"> </w:t>
      </w:r>
      <w:r>
        <w:rPr>
          <w:spacing w:val="-3"/>
        </w:rPr>
        <w:t>Tense</w:t>
      </w:r>
      <w:r>
        <w:rPr>
          <w:spacing w:val="-10"/>
        </w:rPr>
        <w:t xml:space="preserve"> </w:t>
      </w:r>
      <w:r>
        <w:t>(</w:t>
      </w:r>
      <w:r>
        <w:rPr>
          <w:i/>
        </w:rPr>
        <w:t>‑s</w:t>
      </w:r>
      <w:r>
        <w:t>)</w:t>
      </w:r>
      <w:r>
        <w:rPr>
          <w:spacing w:val="-11"/>
        </w:rPr>
        <w:t xml:space="preserve"> </w:t>
      </w:r>
      <w:r>
        <w:t>construction.</w:t>
      </w:r>
      <w:r>
        <w:rPr>
          <w:spacing w:val="12"/>
        </w:rPr>
        <w:t xml:space="preserve"> </w:t>
      </w:r>
      <w:r>
        <w:t>Example data are shown</w:t>
      </w:r>
      <w:r>
        <w:rPr>
          <w:spacing w:val="-4"/>
        </w:rPr>
        <w:t xml:space="preserve"> </w:t>
      </w:r>
      <w:r>
        <w:rPr>
          <w:spacing w:val="-3"/>
        </w:rPr>
        <w:t>below.</w:t>
      </w:r>
    </w:p>
    <w:p w:rsidR="00DD7756" w:rsidRDefault="00AD1397">
      <w:pPr>
        <w:pStyle w:val="ListParagraph"/>
        <w:numPr>
          <w:ilvl w:val="0"/>
          <w:numId w:val="12"/>
        </w:numPr>
        <w:tabs>
          <w:tab w:val="left" w:pos="835"/>
        </w:tabs>
        <w:spacing w:before="86" w:after="22"/>
        <w:ind w:left="834" w:hanging="604"/>
        <w:jc w:val="both"/>
        <w:rPr>
          <w:sz w:val="24"/>
        </w:rPr>
      </w:pPr>
      <w:r>
        <w:rPr>
          <w:sz w:val="24"/>
        </w:rPr>
        <w:t>English (Indo-European &gt;</w:t>
      </w:r>
      <w:r>
        <w:rPr>
          <w:spacing w:val="-4"/>
          <w:sz w:val="24"/>
        </w:rPr>
        <w:t xml:space="preserve"> </w:t>
      </w:r>
      <w:r>
        <w:rPr>
          <w:sz w:val="24"/>
        </w:rPr>
        <w:t>Germanic)</w:t>
      </w:r>
    </w:p>
    <w:p w:rsidR="00DD7756" w:rsidRDefault="00DD7756">
      <w:pPr>
        <w:pStyle w:val="BodyText"/>
        <w:spacing w:line="20" w:lineRule="exact"/>
        <w:ind w:left="830"/>
        <w:rPr>
          <w:sz w:val="2"/>
        </w:rPr>
      </w:pPr>
      <w:r>
        <w:rPr>
          <w:sz w:val="2"/>
        </w:rPr>
      </w:r>
      <w:r>
        <w:rPr>
          <w:sz w:val="2"/>
        </w:rPr>
        <w:pict>
          <v:group id="_x0000_s1154" style="width:180.05pt;height:.4pt;mso-position-horizontal-relative:char;mso-position-vertical-relative:line" coordsize="3601,8">
            <v:line id="_x0000_s1155" style="position:absolute" from="0,4" to="3600,4" strokeweight=".14058mm"/>
            <w10:wrap type="none"/>
            <w10:anchorlock/>
          </v:group>
        </w:pict>
      </w:r>
    </w:p>
    <w:p w:rsidR="00DD7756" w:rsidRDefault="00AD1397">
      <w:pPr>
        <w:pStyle w:val="ListParagraph"/>
        <w:numPr>
          <w:ilvl w:val="1"/>
          <w:numId w:val="12"/>
        </w:numPr>
        <w:tabs>
          <w:tab w:val="left" w:pos="1316"/>
        </w:tabs>
        <w:spacing w:before="23"/>
        <w:jc w:val="both"/>
        <w:rPr>
          <w:sz w:val="24"/>
        </w:rPr>
      </w:pPr>
      <w:r>
        <w:rPr>
          <w:sz w:val="24"/>
        </w:rPr>
        <w:t>i. Jack is</w:t>
      </w:r>
      <w:r>
        <w:rPr>
          <w:spacing w:val="-24"/>
          <w:sz w:val="24"/>
        </w:rPr>
        <w:t xml:space="preserve"> </w:t>
      </w:r>
      <w:r>
        <w:rPr>
          <w:sz w:val="24"/>
        </w:rPr>
        <w:t>cold.</w:t>
      </w:r>
    </w:p>
    <w:p w:rsidR="00DD7756" w:rsidRDefault="00AD1397">
      <w:pPr>
        <w:pStyle w:val="ListParagraph"/>
        <w:numPr>
          <w:ilvl w:val="2"/>
          <w:numId w:val="12"/>
        </w:numPr>
        <w:tabs>
          <w:tab w:val="left" w:pos="1693"/>
        </w:tabs>
        <w:spacing w:before="35"/>
        <w:ind w:hanging="443"/>
        <w:jc w:val="both"/>
        <w:rPr>
          <w:sz w:val="24"/>
        </w:rPr>
      </w:pPr>
      <w:r>
        <w:rPr>
          <w:sz w:val="24"/>
        </w:rPr>
        <w:t>* Jack</w:t>
      </w:r>
      <w:r>
        <w:rPr>
          <w:spacing w:val="-11"/>
          <w:sz w:val="24"/>
        </w:rPr>
        <w:t xml:space="preserve"> </w:t>
      </w:r>
      <w:r>
        <w:rPr>
          <w:sz w:val="24"/>
        </w:rPr>
        <w:t>colds.</w:t>
      </w:r>
    </w:p>
    <w:p w:rsidR="00DD7756" w:rsidRDefault="00DD7756">
      <w:pPr>
        <w:pStyle w:val="BodyText"/>
        <w:spacing w:before="1"/>
      </w:pPr>
    </w:p>
    <w:p w:rsidR="00DD7756" w:rsidRDefault="00AD1397">
      <w:pPr>
        <w:pStyle w:val="ListParagraph"/>
        <w:numPr>
          <w:ilvl w:val="1"/>
          <w:numId w:val="12"/>
        </w:numPr>
        <w:tabs>
          <w:tab w:val="left" w:pos="424"/>
          <w:tab w:val="left" w:pos="425"/>
          <w:tab w:val="left" w:pos="940"/>
        </w:tabs>
        <w:ind w:right="6491" w:hanging="1316"/>
        <w:jc w:val="right"/>
        <w:rPr>
          <w:sz w:val="24"/>
        </w:rPr>
      </w:pPr>
      <w:r>
        <w:rPr>
          <w:w w:val="95"/>
          <w:sz w:val="24"/>
        </w:rPr>
        <w:t>i.</w:t>
      </w:r>
      <w:r>
        <w:rPr>
          <w:w w:val="95"/>
          <w:sz w:val="24"/>
        </w:rPr>
        <w:tab/>
      </w:r>
      <w:r>
        <w:rPr>
          <w:sz w:val="24"/>
        </w:rPr>
        <w:t>Jack is</w:t>
      </w:r>
      <w:r>
        <w:rPr>
          <w:spacing w:val="-6"/>
          <w:sz w:val="24"/>
        </w:rPr>
        <w:t xml:space="preserve"> </w:t>
      </w:r>
      <w:r>
        <w:rPr>
          <w:spacing w:val="-3"/>
          <w:sz w:val="24"/>
        </w:rPr>
        <w:t>happy.</w:t>
      </w:r>
    </w:p>
    <w:p w:rsidR="00DD7756" w:rsidRDefault="00AD1397">
      <w:pPr>
        <w:pStyle w:val="ListParagraph"/>
        <w:numPr>
          <w:ilvl w:val="2"/>
          <w:numId w:val="12"/>
        </w:numPr>
        <w:tabs>
          <w:tab w:val="left" w:pos="441"/>
          <w:tab w:val="left" w:pos="442"/>
        </w:tabs>
        <w:spacing w:before="35"/>
        <w:ind w:right="6551" w:hanging="1693"/>
        <w:jc w:val="right"/>
        <w:rPr>
          <w:sz w:val="24"/>
        </w:rPr>
      </w:pPr>
      <w:r>
        <w:rPr>
          <w:sz w:val="24"/>
        </w:rPr>
        <w:t>* Jack</w:t>
      </w:r>
      <w:r>
        <w:rPr>
          <w:spacing w:val="-15"/>
          <w:sz w:val="24"/>
        </w:rPr>
        <w:t xml:space="preserve"> </w:t>
      </w:r>
      <w:r>
        <w:rPr>
          <w:sz w:val="24"/>
        </w:rPr>
        <w:t>happies.</w:t>
      </w:r>
    </w:p>
    <w:p w:rsidR="00DD7756" w:rsidRDefault="00DD7756">
      <w:pPr>
        <w:pStyle w:val="BodyText"/>
        <w:spacing w:before="1"/>
      </w:pPr>
    </w:p>
    <w:p w:rsidR="00DD7756" w:rsidRDefault="00AD1397">
      <w:pPr>
        <w:pStyle w:val="ListParagraph"/>
        <w:numPr>
          <w:ilvl w:val="1"/>
          <w:numId w:val="12"/>
        </w:numPr>
        <w:tabs>
          <w:tab w:val="left" w:pos="413"/>
          <w:tab w:val="left" w:pos="414"/>
          <w:tab w:val="left" w:pos="790"/>
        </w:tabs>
        <w:ind w:right="6518" w:hanging="1316"/>
        <w:jc w:val="right"/>
        <w:rPr>
          <w:sz w:val="24"/>
        </w:rPr>
      </w:pPr>
      <w:r>
        <w:rPr>
          <w:w w:val="95"/>
          <w:sz w:val="24"/>
        </w:rPr>
        <w:t>i.</w:t>
      </w:r>
      <w:r>
        <w:rPr>
          <w:w w:val="95"/>
          <w:sz w:val="24"/>
        </w:rPr>
        <w:tab/>
      </w:r>
      <w:r>
        <w:rPr>
          <w:sz w:val="24"/>
        </w:rPr>
        <w:t>* Jack is</w:t>
      </w:r>
      <w:r>
        <w:rPr>
          <w:spacing w:val="-19"/>
          <w:sz w:val="24"/>
        </w:rPr>
        <w:t xml:space="preserve"> </w:t>
      </w:r>
      <w:r>
        <w:rPr>
          <w:sz w:val="24"/>
        </w:rPr>
        <w:t>dance.</w:t>
      </w:r>
    </w:p>
    <w:p w:rsidR="00DD7756" w:rsidRDefault="00DD7756">
      <w:pPr>
        <w:jc w:val="right"/>
        <w:rPr>
          <w:sz w:val="24"/>
        </w:rPr>
        <w:sectPr w:rsidR="00DD7756">
          <w:pgSz w:w="12240" w:h="15840"/>
          <w:pgMar w:top="1500" w:right="900" w:bottom="1040" w:left="1680" w:header="0" w:footer="717" w:gutter="0"/>
          <w:cols w:space="720"/>
        </w:sectPr>
      </w:pPr>
    </w:p>
    <w:p w:rsidR="00DD7756" w:rsidRDefault="00AD1397">
      <w:pPr>
        <w:pStyle w:val="ListParagraph"/>
        <w:numPr>
          <w:ilvl w:val="2"/>
          <w:numId w:val="12"/>
        </w:numPr>
        <w:tabs>
          <w:tab w:val="left" w:pos="1831"/>
          <w:tab w:val="left" w:pos="1832"/>
        </w:tabs>
        <w:spacing w:before="84"/>
        <w:ind w:left="1831" w:hanging="582"/>
        <w:rPr>
          <w:sz w:val="24"/>
        </w:rPr>
      </w:pPr>
      <w:bookmarkStart w:id="79" w:name="_bookmark60"/>
      <w:bookmarkEnd w:id="79"/>
      <w:r>
        <w:rPr>
          <w:sz w:val="24"/>
        </w:rPr>
        <w:lastRenderedPageBreak/>
        <w:t>Jack</w:t>
      </w:r>
      <w:r>
        <w:rPr>
          <w:spacing w:val="-2"/>
          <w:sz w:val="24"/>
        </w:rPr>
        <w:t xml:space="preserve"> </w:t>
      </w:r>
      <w:r>
        <w:rPr>
          <w:sz w:val="24"/>
        </w:rPr>
        <w:t>dances.</w:t>
      </w:r>
    </w:p>
    <w:p w:rsidR="00DD7756" w:rsidRDefault="00DD7756">
      <w:pPr>
        <w:pStyle w:val="BodyText"/>
      </w:pPr>
    </w:p>
    <w:p w:rsidR="00DD7756" w:rsidRDefault="00AD1397">
      <w:pPr>
        <w:pStyle w:val="ListParagraph"/>
        <w:numPr>
          <w:ilvl w:val="1"/>
          <w:numId w:val="12"/>
        </w:numPr>
        <w:tabs>
          <w:tab w:val="left" w:pos="1315"/>
          <w:tab w:val="left" w:pos="1316"/>
          <w:tab w:val="left" w:pos="1692"/>
        </w:tabs>
        <w:ind w:hanging="433"/>
        <w:rPr>
          <w:sz w:val="24"/>
        </w:rPr>
      </w:pPr>
      <w:r>
        <w:rPr>
          <w:sz w:val="24"/>
        </w:rPr>
        <w:t>i.</w:t>
      </w:r>
      <w:r>
        <w:rPr>
          <w:sz w:val="24"/>
        </w:rPr>
        <w:tab/>
        <w:t>* Jack is</w:t>
      </w:r>
      <w:r>
        <w:rPr>
          <w:spacing w:val="-12"/>
          <w:sz w:val="24"/>
        </w:rPr>
        <w:t xml:space="preserve"> </w:t>
      </w:r>
      <w:r>
        <w:rPr>
          <w:sz w:val="24"/>
        </w:rPr>
        <w:t>sing.</w:t>
      </w:r>
    </w:p>
    <w:p w:rsidR="00DD7756" w:rsidRDefault="00AD1397">
      <w:pPr>
        <w:pStyle w:val="ListParagraph"/>
        <w:numPr>
          <w:ilvl w:val="2"/>
          <w:numId w:val="12"/>
        </w:numPr>
        <w:tabs>
          <w:tab w:val="left" w:pos="1831"/>
          <w:tab w:val="left" w:pos="1832"/>
        </w:tabs>
        <w:spacing w:before="34"/>
        <w:ind w:left="1831" w:hanging="582"/>
        <w:rPr>
          <w:sz w:val="24"/>
        </w:rPr>
      </w:pPr>
      <w:r>
        <w:rPr>
          <w:sz w:val="24"/>
        </w:rPr>
        <w:t>Jack</w:t>
      </w:r>
      <w:r>
        <w:rPr>
          <w:spacing w:val="-2"/>
          <w:sz w:val="24"/>
        </w:rPr>
        <w:t xml:space="preserve"> </w:t>
      </w:r>
      <w:r>
        <w:rPr>
          <w:sz w:val="24"/>
        </w:rPr>
        <w:t>sings.</w:t>
      </w:r>
    </w:p>
    <w:p w:rsidR="00DD7756" w:rsidRDefault="00DD7756">
      <w:pPr>
        <w:pStyle w:val="BodyText"/>
        <w:spacing w:before="8"/>
        <w:rPr>
          <w:sz w:val="34"/>
        </w:rPr>
      </w:pPr>
    </w:p>
    <w:p w:rsidR="00DD7756" w:rsidRDefault="00AD1397">
      <w:pPr>
        <w:pStyle w:val="BodyText"/>
        <w:spacing w:line="420" w:lineRule="auto"/>
        <w:ind w:left="120" w:right="535"/>
        <w:jc w:val="both"/>
      </w:pPr>
      <w:r>
        <w:rPr>
          <w:spacing w:val="-10"/>
        </w:rPr>
        <w:t xml:space="preserve">We </w:t>
      </w:r>
      <w:r>
        <w:t xml:space="preserve">can see that </w:t>
      </w:r>
      <w:r>
        <w:rPr>
          <w:i/>
        </w:rPr>
        <w:t xml:space="preserve">cold </w:t>
      </w:r>
      <w:r>
        <w:t xml:space="preserve">and </w:t>
      </w:r>
      <w:r>
        <w:rPr>
          <w:i/>
        </w:rPr>
        <w:t xml:space="preserve">happy </w:t>
      </w:r>
      <w:r>
        <w:t xml:space="preserve">have the same distributions in these tests (both may appear in the Predicate construction but not the </w:t>
      </w:r>
      <w:r>
        <w:rPr>
          <w:spacing w:val="-3"/>
        </w:rPr>
        <w:t xml:space="preserve">Person-Tense </w:t>
      </w:r>
      <w:r>
        <w:t xml:space="preserve">inflection construction), while </w:t>
      </w:r>
      <w:r>
        <w:rPr>
          <w:i/>
        </w:rPr>
        <w:t xml:space="preserve">dance </w:t>
      </w:r>
      <w:r>
        <w:t xml:space="preserve">and </w:t>
      </w:r>
      <w:r>
        <w:rPr>
          <w:i/>
        </w:rPr>
        <w:t xml:space="preserve">sing </w:t>
      </w:r>
      <w:r>
        <w:t xml:space="preserve">have the same distribution (the inverse situation as </w:t>
      </w:r>
      <w:r>
        <w:rPr>
          <w:i/>
        </w:rPr>
        <w:t xml:space="preserve">cold </w:t>
      </w:r>
      <w:r>
        <w:t xml:space="preserve">and </w:t>
      </w:r>
      <w:r>
        <w:rPr>
          <w:i/>
        </w:rPr>
        <w:t>happy</w:t>
      </w:r>
      <w:r>
        <w:t xml:space="preserve">). The results of these two distributional tests are summarized in </w:t>
      </w:r>
      <w:hyperlink w:anchor="_bookmark61" w:history="1">
        <w:r>
          <w:rPr>
            <w:color w:val="007FFF"/>
            <w:spacing w:val="-3"/>
          </w:rPr>
          <w:t xml:space="preserve">Table </w:t>
        </w:r>
        <w:r>
          <w:rPr>
            <w:color w:val="007FFF"/>
          </w:rPr>
          <w:t>2.1</w:t>
        </w:r>
      </w:hyperlink>
      <w:r>
        <w:t>. Data like these are used to</w:t>
      </w:r>
      <w:r>
        <w:rPr>
          <w:spacing w:val="-26"/>
        </w:rPr>
        <w:t xml:space="preserve"> </w:t>
      </w:r>
      <w:r>
        <w:t xml:space="preserve">justify categories like Adjective and </w:t>
      </w:r>
      <w:r>
        <w:rPr>
          <w:spacing w:val="-5"/>
        </w:rPr>
        <w:t xml:space="preserve">Verb </w:t>
      </w:r>
      <w:r>
        <w:t>in</w:t>
      </w:r>
      <w:r>
        <w:rPr>
          <w:spacing w:val="-3"/>
        </w:rPr>
        <w:t xml:space="preserve"> </w:t>
      </w:r>
      <w:r>
        <w:t>English.</w:t>
      </w:r>
    </w:p>
    <w:p w:rsidR="00DD7756" w:rsidRDefault="00AD1397">
      <w:pPr>
        <w:spacing w:before="56" w:line="259" w:lineRule="auto"/>
        <w:ind w:left="2254" w:right="1730" w:hanging="939"/>
        <w:jc w:val="both"/>
      </w:pPr>
      <w:bookmarkStart w:id="80" w:name="_bookmark61"/>
      <w:bookmarkEnd w:id="80"/>
      <w:r>
        <w:rPr>
          <w:b/>
          <w:spacing w:val="-3"/>
        </w:rPr>
        <w:t>Table</w:t>
      </w:r>
      <w:r>
        <w:rPr>
          <w:b/>
          <w:spacing w:val="-9"/>
        </w:rPr>
        <w:t xml:space="preserve"> </w:t>
      </w:r>
      <w:r>
        <w:rPr>
          <w:b/>
        </w:rPr>
        <w:t>2.1:</w:t>
      </w:r>
      <w:r>
        <w:rPr>
          <w:b/>
          <w:spacing w:val="8"/>
        </w:rPr>
        <w:t xml:space="preserve"> </w:t>
      </w:r>
      <w:r>
        <w:t>Distribution</w:t>
      </w:r>
      <w:r>
        <w:rPr>
          <w:spacing w:val="-19"/>
        </w:rPr>
        <w:t xml:space="preserve"> </w:t>
      </w:r>
      <w:r>
        <w:t>of</w:t>
      </w:r>
      <w:r>
        <w:rPr>
          <w:spacing w:val="-20"/>
        </w:rPr>
        <w:t xml:space="preserve"> </w:t>
      </w:r>
      <w:r>
        <w:t>English</w:t>
      </w:r>
      <w:r>
        <w:rPr>
          <w:spacing w:val="-19"/>
        </w:rPr>
        <w:t xml:space="preserve"> </w:t>
      </w:r>
      <w:r>
        <w:rPr>
          <w:spacing w:val="-4"/>
        </w:rPr>
        <w:t>Verbs</w:t>
      </w:r>
      <w:r>
        <w:rPr>
          <w:spacing w:val="-20"/>
        </w:rPr>
        <w:t xml:space="preserve"> </w:t>
      </w:r>
      <w:r>
        <w:t>and</w:t>
      </w:r>
      <w:r>
        <w:rPr>
          <w:spacing w:val="-19"/>
        </w:rPr>
        <w:t xml:space="preserve"> </w:t>
      </w:r>
      <w:r>
        <w:t>Adjectives</w:t>
      </w:r>
      <w:r>
        <w:rPr>
          <w:spacing w:val="-19"/>
        </w:rPr>
        <w:t xml:space="preserve"> </w:t>
      </w:r>
      <w:r>
        <w:t>(adapted</w:t>
      </w:r>
      <w:r>
        <w:rPr>
          <w:spacing w:val="-20"/>
        </w:rPr>
        <w:t xml:space="preserve"> </w:t>
      </w:r>
      <w:r>
        <w:t>from</w:t>
      </w:r>
      <w:r>
        <w:rPr>
          <w:spacing w:val="-19"/>
        </w:rPr>
        <w:t xml:space="preserve"> </w:t>
      </w:r>
      <w:r>
        <w:t>Croft [</w:t>
      </w:r>
      <w:hyperlink w:anchor="_bookmark292" w:history="1">
        <w:r>
          <w:rPr>
            <w:color w:val="007FFF"/>
          </w:rPr>
          <w:t>2001b</w:t>
        </w:r>
      </w:hyperlink>
      <w:r>
        <w:t>:</w:t>
      </w:r>
      <w:r>
        <w:rPr>
          <w:spacing w:val="16"/>
        </w:rPr>
        <w:t xml:space="preserve"> </w:t>
      </w:r>
      <w:r>
        <w:t>12])</w:t>
      </w:r>
    </w:p>
    <w:p w:rsidR="00DD7756" w:rsidRDefault="00DD7756">
      <w:pPr>
        <w:pStyle w:val="BodyText"/>
        <w:spacing w:before="7"/>
        <w:rPr>
          <w:sz w:val="14"/>
        </w:rPr>
      </w:pPr>
      <w:r w:rsidRPr="00DD7756">
        <w:pict>
          <v:shape id="_x0000_s1153" style="position:absolute;margin-left:159.35pt;margin-top:10.8pt;width:311.3pt;height:.1pt;z-index:-15716352;mso-wrap-distance-left:0;mso-wrap-distance-right:0;mso-position-horizontal-relative:page" coordorigin="3187,216" coordsize="6226,0" path="m3187,216r6226,e" filled="f" strokeweight=".33739mm">
            <v:path arrowok="t"/>
            <w10:wrap type="topAndBottom" anchorx="page"/>
          </v:shape>
        </w:pict>
      </w:r>
    </w:p>
    <w:p w:rsidR="00DD7756" w:rsidRDefault="00AD1397">
      <w:pPr>
        <w:pStyle w:val="BodyText"/>
        <w:tabs>
          <w:tab w:val="left" w:pos="6285"/>
        </w:tabs>
        <w:spacing w:line="264" w:lineRule="exact"/>
        <w:ind w:left="4672"/>
      </w:pPr>
      <w:r>
        <w:t>Predicate</w:t>
      </w:r>
      <w:r>
        <w:tab/>
        <w:t>Inflectional</w:t>
      </w:r>
    </w:p>
    <w:p w:rsidR="00DD7756" w:rsidRDefault="00AD1397">
      <w:pPr>
        <w:pStyle w:val="BodyText"/>
        <w:tabs>
          <w:tab w:val="left" w:pos="3065"/>
          <w:tab w:val="left" w:pos="4744"/>
        </w:tabs>
        <w:spacing w:before="15" w:after="53"/>
        <w:ind w:right="418"/>
        <w:jc w:val="center"/>
      </w:pPr>
      <w:r>
        <w:rPr>
          <w:rFonts w:ascii="Times New Roman"/>
          <w:w w:val="99"/>
          <w:u w:val="single"/>
        </w:rPr>
        <w:t xml:space="preserve"> </w:t>
      </w:r>
      <w:r>
        <w:rPr>
          <w:rFonts w:ascii="Times New Roman"/>
          <w:u w:val="single"/>
        </w:rPr>
        <w:tab/>
      </w:r>
      <w:r>
        <w:rPr>
          <w:u w:val="single"/>
        </w:rPr>
        <w:t>Construction</w:t>
      </w:r>
      <w:r>
        <w:rPr>
          <w:u w:val="single"/>
        </w:rPr>
        <w:tab/>
        <w:t>Construction</w:t>
      </w:r>
      <w:r>
        <w:rPr>
          <w:spacing w:val="18"/>
          <w:u w:val="single"/>
        </w:rPr>
        <w:t xml:space="preserve"> </w:t>
      </w:r>
    </w:p>
    <w:tbl>
      <w:tblPr>
        <w:tblW w:w="0" w:type="auto"/>
        <w:tblInd w:w="1514" w:type="dxa"/>
        <w:tblLayout w:type="fixed"/>
        <w:tblCellMar>
          <w:left w:w="0" w:type="dxa"/>
          <w:right w:w="0" w:type="dxa"/>
        </w:tblCellMar>
        <w:tblLook w:val="01E0"/>
      </w:tblPr>
      <w:tblGrid>
        <w:gridCol w:w="3190"/>
        <w:gridCol w:w="1356"/>
        <w:gridCol w:w="1679"/>
      </w:tblGrid>
      <w:tr w:rsidR="00DD7756">
        <w:trPr>
          <w:trHeight w:val="280"/>
        </w:trPr>
        <w:tc>
          <w:tcPr>
            <w:tcW w:w="3190" w:type="dxa"/>
          </w:tcPr>
          <w:p w:rsidR="00DD7756" w:rsidRDefault="00AD1397">
            <w:pPr>
              <w:pStyle w:val="TableParagraph"/>
              <w:spacing w:before="0" w:line="261" w:lineRule="exact"/>
              <w:ind w:left="119"/>
              <w:jc w:val="left"/>
              <w:rPr>
                <w:sz w:val="24"/>
              </w:rPr>
            </w:pPr>
            <w:r>
              <w:rPr>
                <w:b/>
                <w:sz w:val="24"/>
              </w:rPr>
              <w:t>Adjective</w:t>
            </w:r>
            <w:r>
              <w:rPr>
                <w:sz w:val="24"/>
              </w:rPr>
              <w:t xml:space="preserve">: </w:t>
            </w:r>
            <w:r>
              <w:rPr>
                <w:i/>
                <w:sz w:val="24"/>
              </w:rPr>
              <w:t>cold</w:t>
            </w:r>
            <w:r>
              <w:rPr>
                <w:sz w:val="24"/>
              </w:rPr>
              <w:t xml:space="preserve">, </w:t>
            </w:r>
            <w:r>
              <w:rPr>
                <w:i/>
                <w:sz w:val="24"/>
              </w:rPr>
              <w:t>happy</w:t>
            </w:r>
            <w:r>
              <w:rPr>
                <w:sz w:val="24"/>
              </w:rPr>
              <w:t>, etc.</w:t>
            </w:r>
          </w:p>
        </w:tc>
        <w:tc>
          <w:tcPr>
            <w:tcW w:w="1356" w:type="dxa"/>
          </w:tcPr>
          <w:p w:rsidR="00DD7756" w:rsidRDefault="00AD1397">
            <w:pPr>
              <w:pStyle w:val="TableParagraph"/>
              <w:spacing w:before="0" w:line="261" w:lineRule="exact"/>
              <w:ind w:left="445"/>
              <w:jc w:val="left"/>
              <w:rPr>
                <w:sz w:val="24"/>
              </w:rPr>
            </w:pPr>
            <w:r>
              <w:rPr>
                <w:w w:val="99"/>
                <w:sz w:val="24"/>
              </w:rPr>
              <w:t>✔</w:t>
            </w:r>
          </w:p>
        </w:tc>
        <w:tc>
          <w:tcPr>
            <w:tcW w:w="1679" w:type="dxa"/>
          </w:tcPr>
          <w:p w:rsidR="00DD7756" w:rsidRDefault="00AD1397">
            <w:pPr>
              <w:pStyle w:val="TableParagraph"/>
              <w:spacing w:before="0" w:line="261" w:lineRule="exact"/>
              <w:ind w:left="765"/>
              <w:jc w:val="left"/>
              <w:rPr>
                <w:sz w:val="24"/>
              </w:rPr>
            </w:pPr>
            <w:r>
              <w:rPr>
                <w:w w:val="99"/>
                <w:sz w:val="24"/>
              </w:rPr>
              <w:t>✘</w:t>
            </w:r>
          </w:p>
        </w:tc>
      </w:tr>
      <w:tr w:rsidR="00DD7756">
        <w:trPr>
          <w:trHeight w:val="349"/>
        </w:trPr>
        <w:tc>
          <w:tcPr>
            <w:tcW w:w="3190" w:type="dxa"/>
            <w:tcBorders>
              <w:bottom w:val="single" w:sz="8" w:space="0" w:color="000000"/>
            </w:tcBorders>
          </w:tcPr>
          <w:p w:rsidR="00DD7756" w:rsidRDefault="00AD1397">
            <w:pPr>
              <w:pStyle w:val="TableParagraph"/>
              <w:spacing w:before="7" w:line="240" w:lineRule="auto"/>
              <w:ind w:left="119"/>
              <w:jc w:val="left"/>
              <w:rPr>
                <w:sz w:val="24"/>
              </w:rPr>
            </w:pPr>
            <w:r>
              <w:rPr>
                <w:b/>
                <w:sz w:val="24"/>
              </w:rPr>
              <w:t>Verb</w:t>
            </w:r>
            <w:r>
              <w:rPr>
                <w:sz w:val="24"/>
              </w:rPr>
              <w:t xml:space="preserve">: </w:t>
            </w:r>
            <w:r>
              <w:rPr>
                <w:i/>
                <w:sz w:val="24"/>
              </w:rPr>
              <w:t>sing</w:t>
            </w:r>
            <w:r>
              <w:rPr>
                <w:sz w:val="24"/>
              </w:rPr>
              <w:t xml:space="preserve">, </w:t>
            </w:r>
            <w:r>
              <w:rPr>
                <w:i/>
                <w:sz w:val="24"/>
              </w:rPr>
              <w:t>dance</w:t>
            </w:r>
            <w:r>
              <w:rPr>
                <w:sz w:val="24"/>
              </w:rPr>
              <w:t>, etc.</w:t>
            </w:r>
          </w:p>
        </w:tc>
        <w:tc>
          <w:tcPr>
            <w:tcW w:w="1356" w:type="dxa"/>
            <w:tcBorders>
              <w:bottom w:val="single" w:sz="8" w:space="0" w:color="000000"/>
            </w:tcBorders>
          </w:tcPr>
          <w:p w:rsidR="00DD7756" w:rsidRDefault="00AD1397">
            <w:pPr>
              <w:pStyle w:val="TableParagraph"/>
              <w:spacing w:before="7" w:line="240" w:lineRule="auto"/>
              <w:ind w:left="442"/>
              <w:jc w:val="left"/>
              <w:rPr>
                <w:sz w:val="24"/>
              </w:rPr>
            </w:pPr>
            <w:r>
              <w:rPr>
                <w:w w:val="99"/>
                <w:sz w:val="24"/>
              </w:rPr>
              <w:t>✘</w:t>
            </w:r>
          </w:p>
        </w:tc>
        <w:tc>
          <w:tcPr>
            <w:tcW w:w="1679" w:type="dxa"/>
            <w:tcBorders>
              <w:bottom w:val="single" w:sz="8" w:space="0" w:color="000000"/>
            </w:tcBorders>
          </w:tcPr>
          <w:p w:rsidR="00DD7756" w:rsidRDefault="00AD1397">
            <w:pPr>
              <w:pStyle w:val="TableParagraph"/>
              <w:spacing w:before="7" w:line="240" w:lineRule="auto"/>
              <w:ind w:left="768"/>
              <w:jc w:val="left"/>
              <w:rPr>
                <w:sz w:val="24"/>
              </w:rPr>
            </w:pPr>
            <w:r>
              <w:rPr>
                <w:w w:val="99"/>
                <w:sz w:val="24"/>
              </w:rPr>
              <w:t>✔</w:t>
            </w:r>
          </w:p>
        </w:tc>
      </w:tr>
    </w:tbl>
    <w:p w:rsidR="00DD7756" w:rsidRDefault="00DD7756">
      <w:pPr>
        <w:pStyle w:val="BodyText"/>
        <w:rPr>
          <w:sz w:val="26"/>
        </w:rPr>
      </w:pPr>
    </w:p>
    <w:p w:rsidR="00DD7756" w:rsidRDefault="00AD1397">
      <w:pPr>
        <w:pStyle w:val="BodyText"/>
        <w:spacing w:before="173" w:line="420" w:lineRule="auto"/>
        <w:ind w:left="120" w:right="532" w:firstLine="358"/>
        <w:jc w:val="both"/>
      </w:pPr>
      <w:r>
        <w:t>As</w:t>
      </w:r>
      <w:r>
        <w:rPr>
          <w:spacing w:val="-10"/>
        </w:rPr>
        <w:t xml:space="preserve"> </w:t>
      </w:r>
      <w:r>
        <w:t>applied</w:t>
      </w:r>
      <w:r>
        <w:rPr>
          <w:spacing w:val="-10"/>
        </w:rPr>
        <w:t xml:space="preserve"> </w:t>
      </w:r>
      <w:r>
        <w:t>in</w:t>
      </w:r>
      <w:r>
        <w:rPr>
          <w:spacing w:val="-9"/>
        </w:rPr>
        <w:t xml:space="preserve"> </w:t>
      </w:r>
      <w:r>
        <w:t>practice,</w:t>
      </w:r>
      <w:r>
        <w:rPr>
          <w:spacing w:val="-9"/>
        </w:rPr>
        <w:t xml:space="preserve"> </w:t>
      </w:r>
      <w:r>
        <w:rPr>
          <w:spacing w:val="-3"/>
        </w:rPr>
        <w:t>however,</w:t>
      </w:r>
      <w:r>
        <w:rPr>
          <w:spacing w:val="-8"/>
        </w:rPr>
        <w:t xml:space="preserve"> </w:t>
      </w:r>
      <w:r>
        <w:t>the</w:t>
      </w:r>
      <w:r>
        <w:rPr>
          <w:spacing w:val="-10"/>
        </w:rPr>
        <w:t xml:space="preserve"> </w:t>
      </w:r>
      <w:r>
        <w:t>distributional</w:t>
      </w:r>
      <w:r>
        <w:rPr>
          <w:spacing w:val="-10"/>
        </w:rPr>
        <w:t xml:space="preserve"> </w:t>
      </w:r>
      <w:r>
        <w:t>method</w:t>
      </w:r>
      <w:r>
        <w:rPr>
          <w:spacing w:val="-9"/>
        </w:rPr>
        <w:t xml:space="preserve"> </w:t>
      </w:r>
      <w:r>
        <w:t>suffers</w:t>
      </w:r>
      <w:r>
        <w:rPr>
          <w:spacing w:val="-10"/>
        </w:rPr>
        <w:t xml:space="preserve"> </w:t>
      </w:r>
      <w:r>
        <w:t>from</w:t>
      </w:r>
      <w:r>
        <w:rPr>
          <w:spacing w:val="-9"/>
        </w:rPr>
        <w:t xml:space="preserve"> </w:t>
      </w:r>
      <w:r>
        <w:t>one</w:t>
      </w:r>
      <w:r>
        <w:rPr>
          <w:spacing w:val="-10"/>
        </w:rPr>
        <w:t xml:space="preserve"> </w:t>
      </w:r>
      <w:r>
        <w:t>serious</w:t>
      </w:r>
      <w:r>
        <w:rPr>
          <w:spacing w:val="-9"/>
        </w:rPr>
        <w:t xml:space="preserve"> </w:t>
      </w:r>
      <w:r>
        <w:t>draw- back</w:t>
      </w:r>
      <w:r>
        <w:rPr>
          <w:spacing w:val="-15"/>
        </w:rPr>
        <w:t xml:space="preserve"> </w:t>
      </w:r>
      <w:r>
        <w:t>when</w:t>
      </w:r>
      <w:r>
        <w:rPr>
          <w:spacing w:val="-15"/>
        </w:rPr>
        <w:t xml:space="preserve"> </w:t>
      </w:r>
      <w:r>
        <w:t>used</w:t>
      </w:r>
      <w:r>
        <w:rPr>
          <w:spacing w:val="-15"/>
        </w:rPr>
        <w:t xml:space="preserve"> </w:t>
      </w:r>
      <w:r>
        <w:t>to</w:t>
      </w:r>
      <w:r>
        <w:rPr>
          <w:spacing w:val="-14"/>
        </w:rPr>
        <w:t xml:space="preserve"> </w:t>
      </w:r>
      <w:r>
        <w:t>argue</w:t>
      </w:r>
      <w:r>
        <w:rPr>
          <w:spacing w:val="-15"/>
        </w:rPr>
        <w:t xml:space="preserve"> </w:t>
      </w:r>
      <w:r>
        <w:t>for</w:t>
      </w:r>
      <w:r>
        <w:rPr>
          <w:spacing w:val="-15"/>
        </w:rPr>
        <w:t xml:space="preserve"> </w:t>
      </w:r>
      <w:r>
        <w:t>large,</w:t>
      </w:r>
      <w:r>
        <w:rPr>
          <w:spacing w:val="-13"/>
        </w:rPr>
        <w:t xml:space="preserve"> </w:t>
      </w:r>
      <w:r>
        <w:t>traditional</w:t>
      </w:r>
      <w:r>
        <w:rPr>
          <w:spacing w:val="-15"/>
        </w:rPr>
        <w:t xml:space="preserve"> </w:t>
      </w:r>
      <w:r>
        <w:t>categories</w:t>
      </w:r>
      <w:r>
        <w:rPr>
          <w:spacing w:val="-14"/>
        </w:rPr>
        <w:t xml:space="preserve"> </w:t>
      </w:r>
      <w:r>
        <w:t>like</w:t>
      </w:r>
      <w:r>
        <w:rPr>
          <w:spacing w:val="-15"/>
        </w:rPr>
        <w:t xml:space="preserve"> </w:t>
      </w:r>
      <w:r>
        <w:t>noun,</w:t>
      </w:r>
      <w:r>
        <w:rPr>
          <w:spacing w:val="-13"/>
        </w:rPr>
        <w:t xml:space="preserve"> </w:t>
      </w:r>
      <w:r>
        <w:t>verb,</w:t>
      </w:r>
      <w:r>
        <w:rPr>
          <w:spacing w:val="-13"/>
        </w:rPr>
        <w:t xml:space="preserve"> </w:t>
      </w:r>
      <w:r>
        <w:t>and</w:t>
      </w:r>
      <w:r>
        <w:rPr>
          <w:spacing w:val="-14"/>
        </w:rPr>
        <w:t xml:space="preserve"> </w:t>
      </w:r>
      <w:r>
        <w:t>adjective:</w:t>
      </w:r>
      <w:r>
        <w:rPr>
          <w:spacing w:val="8"/>
        </w:rPr>
        <w:t xml:space="preserve"> </w:t>
      </w:r>
      <w:r>
        <w:t>distri- butional tests yield conflicting and overlapping results. Perhaps no two lexical items behave the</w:t>
      </w:r>
      <w:r>
        <w:rPr>
          <w:spacing w:val="-20"/>
        </w:rPr>
        <w:t xml:space="preserve"> </w:t>
      </w:r>
      <w:r>
        <w:t>same</w:t>
      </w:r>
      <w:r>
        <w:rPr>
          <w:spacing w:val="-20"/>
        </w:rPr>
        <w:t xml:space="preserve"> </w:t>
      </w:r>
      <w:r>
        <w:t>way</w:t>
      </w:r>
      <w:r>
        <w:rPr>
          <w:spacing w:val="-19"/>
        </w:rPr>
        <w:t xml:space="preserve"> </w:t>
      </w:r>
      <w:r>
        <w:t>in</w:t>
      </w:r>
      <w:r>
        <w:rPr>
          <w:spacing w:val="-20"/>
        </w:rPr>
        <w:t xml:space="preserve"> </w:t>
      </w:r>
      <w:r>
        <w:t>every</w:t>
      </w:r>
      <w:r>
        <w:rPr>
          <w:spacing w:val="-19"/>
        </w:rPr>
        <w:t xml:space="preserve"> </w:t>
      </w:r>
      <w:r>
        <w:t>distributional</w:t>
      </w:r>
      <w:r>
        <w:rPr>
          <w:spacing w:val="-20"/>
        </w:rPr>
        <w:t xml:space="preserve"> </w:t>
      </w:r>
      <w:r>
        <w:t>test.</w:t>
      </w:r>
      <w:r>
        <w:rPr>
          <w:spacing w:val="10"/>
        </w:rPr>
        <w:t xml:space="preserve"> </w:t>
      </w:r>
      <w:r>
        <w:t>Each</w:t>
      </w:r>
      <w:r>
        <w:rPr>
          <w:spacing w:val="-20"/>
        </w:rPr>
        <w:t xml:space="preserve"> </w:t>
      </w:r>
      <w:r>
        <w:t>new</w:t>
      </w:r>
      <w:r>
        <w:rPr>
          <w:spacing w:val="-19"/>
        </w:rPr>
        <w:t xml:space="preserve"> </w:t>
      </w:r>
      <w:r>
        <w:t>test</w:t>
      </w:r>
      <w:r>
        <w:rPr>
          <w:spacing w:val="-20"/>
        </w:rPr>
        <w:t xml:space="preserve"> </w:t>
      </w:r>
      <w:r>
        <w:t>that</w:t>
      </w:r>
      <w:r>
        <w:rPr>
          <w:spacing w:val="-19"/>
        </w:rPr>
        <w:t xml:space="preserve"> </w:t>
      </w:r>
      <w:r>
        <w:t>is</w:t>
      </w:r>
      <w:r>
        <w:rPr>
          <w:spacing w:val="-20"/>
        </w:rPr>
        <w:t xml:space="preserve"> </w:t>
      </w:r>
      <w:r>
        <w:t>introduced</w:t>
      </w:r>
      <w:r>
        <w:rPr>
          <w:spacing w:val="-19"/>
        </w:rPr>
        <w:t xml:space="preserve"> </w:t>
      </w:r>
      <w:r>
        <w:t>therefore</w:t>
      </w:r>
      <w:r>
        <w:rPr>
          <w:spacing w:val="-20"/>
        </w:rPr>
        <w:t xml:space="preserve"> </w:t>
      </w:r>
      <w:r>
        <w:t>partitions the lexicon into smaller and smaller classes. This fact has been demonstrated empirically</w:t>
      </w:r>
      <w:r>
        <w:rPr>
          <w:spacing w:val="-27"/>
        </w:rPr>
        <w:t xml:space="preserve"> </w:t>
      </w:r>
      <w:r>
        <w:t>for English</w:t>
      </w:r>
      <w:r>
        <w:rPr>
          <w:spacing w:val="-19"/>
        </w:rPr>
        <w:t xml:space="preserve"> </w:t>
      </w:r>
      <w:r>
        <w:t>temporal</w:t>
      </w:r>
      <w:r>
        <w:rPr>
          <w:spacing w:val="-19"/>
        </w:rPr>
        <w:t xml:space="preserve"> </w:t>
      </w:r>
      <w:r>
        <w:t>nouns</w:t>
      </w:r>
      <w:r>
        <w:rPr>
          <w:spacing w:val="-19"/>
        </w:rPr>
        <w:t xml:space="preserve"> </w:t>
      </w:r>
      <w:r>
        <w:t>(Crystal</w:t>
      </w:r>
      <w:r>
        <w:rPr>
          <w:spacing w:val="-19"/>
        </w:rPr>
        <w:t xml:space="preserve"> </w:t>
      </w:r>
      <w:hyperlink w:anchor="_bookmark301" w:history="1">
        <w:r>
          <w:rPr>
            <w:color w:val="007FFF"/>
          </w:rPr>
          <w:t>1967</w:t>
        </w:r>
      </w:hyperlink>
      <w:r>
        <w:t>:</w:t>
      </w:r>
      <w:r>
        <w:rPr>
          <w:spacing w:val="7"/>
        </w:rPr>
        <w:t xml:space="preserve"> </w:t>
      </w:r>
      <w:r>
        <w:t>54),</w:t>
      </w:r>
      <w:r>
        <w:rPr>
          <w:spacing w:val="-16"/>
        </w:rPr>
        <w:t xml:space="preserve"> </w:t>
      </w:r>
      <w:r>
        <w:t>Russian</w:t>
      </w:r>
      <w:r>
        <w:rPr>
          <w:spacing w:val="-18"/>
        </w:rPr>
        <w:t xml:space="preserve"> </w:t>
      </w:r>
      <w:r>
        <w:t>numerals</w:t>
      </w:r>
      <w:r>
        <w:rPr>
          <w:spacing w:val="-19"/>
        </w:rPr>
        <w:t xml:space="preserve"> </w:t>
      </w:r>
      <w:r>
        <w:t>(Corbett</w:t>
      </w:r>
      <w:r>
        <w:rPr>
          <w:spacing w:val="-19"/>
        </w:rPr>
        <w:t xml:space="preserve"> </w:t>
      </w:r>
      <w:hyperlink w:anchor="_bookmark282" w:history="1">
        <w:r>
          <w:rPr>
            <w:color w:val="007FFF"/>
          </w:rPr>
          <w:t>1978</w:t>
        </w:r>
      </w:hyperlink>
      <w:r>
        <w:t>),</w:t>
      </w:r>
      <w:r>
        <w:rPr>
          <w:spacing w:val="-16"/>
        </w:rPr>
        <w:t xml:space="preserve"> </w:t>
      </w:r>
      <w:r>
        <w:t>and</w:t>
      </w:r>
      <w:r>
        <w:rPr>
          <w:spacing w:val="-19"/>
        </w:rPr>
        <w:t xml:space="preserve"> </w:t>
      </w:r>
      <w:r>
        <w:t>French</w:t>
      </w:r>
      <w:r>
        <w:rPr>
          <w:spacing w:val="-18"/>
        </w:rPr>
        <w:t xml:space="preserve"> </w:t>
      </w:r>
      <w:r>
        <w:t>verbs (Gross</w:t>
      </w:r>
      <w:r>
        <w:rPr>
          <w:spacing w:val="-9"/>
        </w:rPr>
        <w:t xml:space="preserve"> </w:t>
      </w:r>
      <w:hyperlink w:anchor="_bookmark348" w:history="1">
        <w:r>
          <w:rPr>
            <w:color w:val="007FFF"/>
          </w:rPr>
          <w:t>1979</w:t>
        </w:r>
      </w:hyperlink>
      <w:r>
        <w:t>).</w:t>
      </w:r>
      <w:r>
        <w:rPr>
          <w:spacing w:val="13"/>
        </w:rPr>
        <w:t xml:space="preserve"> </w:t>
      </w:r>
      <w:r>
        <w:t>Distributional</w:t>
      </w:r>
      <w:r>
        <w:rPr>
          <w:spacing w:val="-8"/>
        </w:rPr>
        <w:t xml:space="preserve"> </w:t>
      </w:r>
      <w:r>
        <w:t>tables</w:t>
      </w:r>
      <w:r>
        <w:rPr>
          <w:spacing w:val="-9"/>
        </w:rPr>
        <w:t xml:space="preserve"> </w:t>
      </w:r>
      <w:r>
        <w:t>from</w:t>
      </w:r>
      <w:r>
        <w:rPr>
          <w:spacing w:val="-8"/>
        </w:rPr>
        <w:t xml:space="preserve"> </w:t>
      </w:r>
      <w:r>
        <w:t>each</w:t>
      </w:r>
      <w:r>
        <w:rPr>
          <w:spacing w:val="-9"/>
        </w:rPr>
        <w:t xml:space="preserve"> </w:t>
      </w:r>
      <w:r>
        <w:t>of</w:t>
      </w:r>
      <w:r>
        <w:rPr>
          <w:spacing w:val="-8"/>
        </w:rPr>
        <w:t xml:space="preserve"> </w:t>
      </w:r>
      <w:r>
        <w:t>these</w:t>
      </w:r>
      <w:r>
        <w:rPr>
          <w:spacing w:val="-8"/>
        </w:rPr>
        <w:t xml:space="preserve"> </w:t>
      </w:r>
      <w:r>
        <w:t>studies</w:t>
      </w:r>
      <w:r>
        <w:rPr>
          <w:spacing w:val="-8"/>
        </w:rPr>
        <w:t xml:space="preserve"> </w:t>
      </w:r>
      <w:r>
        <w:t>are</w:t>
      </w:r>
      <w:r>
        <w:rPr>
          <w:spacing w:val="-9"/>
        </w:rPr>
        <w:t xml:space="preserve"> </w:t>
      </w:r>
      <w:r>
        <w:t>reproduced</w:t>
      </w:r>
      <w:r>
        <w:rPr>
          <w:spacing w:val="-8"/>
        </w:rPr>
        <w:t xml:space="preserve"> </w:t>
      </w:r>
      <w:r>
        <w:t>in</w:t>
      </w:r>
      <w:r>
        <w:rPr>
          <w:spacing w:val="-11"/>
        </w:rPr>
        <w:t xml:space="preserve"> </w:t>
      </w:r>
      <w:hyperlink w:anchor="_bookmark66" w:history="1">
        <w:r>
          <w:rPr>
            <w:color w:val="007FFF"/>
            <w:spacing w:val="-3"/>
          </w:rPr>
          <w:t>Table</w:t>
        </w:r>
        <w:r>
          <w:rPr>
            <w:color w:val="007FFF"/>
            <w:spacing w:val="-9"/>
          </w:rPr>
          <w:t xml:space="preserve"> </w:t>
        </w:r>
        <w:r>
          <w:rPr>
            <w:color w:val="007FFF"/>
          </w:rPr>
          <w:t>2.4</w:t>
        </w:r>
      </w:hyperlink>
      <w:r>
        <w:t>,</w:t>
      </w:r>
      <w:r>
        <w:rPr>
          <w:spacing w:val="-7"/>
        </w:rPr>
        <w:t xml:space="preserve"> </w:t>
      </w:r>
      <w:hyperlink w:anchor="_bookmark64" w:history="1">
        <w:r>
          <w:rPr>
            <w:color w:val="007FFF"/>
            <w:spacing w:val="-4"/>
          </w:rPr>
          <w:t>Ta-</w:t>
        </w:r>
      </w:hyperlink>
      <w:r>
        <w:rPr>
          <w:color w:val="007FFF"/>
          <w:spacing w:val="-4"/>
        </w:rPr>
        <w:t xml:space="preserve"> </w:t>
      </w:r>
      <w:hyperlink w:anchor="_bookmark64" w:history="1">
        <w:r>
          <w:rPr>
            <w:color w:val="007FFF"/>
          </w:rPr>
          <w:t>ble 2.3</w:t>
        </w:r>
      </w:hyperlink>
      <w:r>
        <w:t xml:space="preserve">, and </w:t>
      </w:r>
      <w:hyperlink w:anchor="_bookmark62" w:history="1">
        <w:r>
          <w:rPr>
            <w:color w:val="007FFF"/>
            <w:spacing w:val="-3"/>
          </w:rPr>
          <w:t xml:space="preserve">Table </w:t>
        </w:r>
        <w:r>
          <w:rPr>
            <w:color w:val="007FFF"/>
          </w:rPr>
          <w:t xml:space="preserve">2.2 </w:t>
        </w:r>
      </w:hyperlink>
      <w:r>
        <w:t xml:space="preserve">respectively. It is clear from these studies that distributional analysis does </w:t>
      </w:r>
      <w:r>
        <w:rPr>
          <w:i/>
        </w:rPr>
        <w:t xml:space="preserve">not </w:t>
      </w:r>
      <w:r>
        <w:t>lead to large, unified categories like noun, verb, and adjective, but rather a myriad of</w:t>
      </w:r>
      <w:r>
        <w:rPr>
          <w:spacing w:val="-12"/>
        </w:rPr>
        <w:t xml:space="preserve"> </w:t>
      </w:r>
      <w:r>
        <w:t>small</w:t>
      </w:r>
      <w:r>
        <w:rPr>
          <w:spacing w:val="-11"/>
        </w:rPr>
        <w:t xml:space="preserve"> </w:t>
      </w:r>
      <w:r>
        <w:t>constructions</w:t>
      </w:r>
      <w:r>
        <w:rPr>
          <w:spacing w:val="-10"/>
        </w:rPr>
        <w:t xml:space="preserve"> </w:t>
      </w:r>
      <w:r>
        <w:t>(Crystal</w:t>
      </w:r>
      <w:r>
        <w:rPr>
          <w:spacing w:val="-13"/>
        </w:rPr>
        <w:t xml:space="preserve"> </w:t>
      </w:r>
      <w:hyperlink w:anchor="_bookmark301" w:history="1">
        <w:r>
          <w:rPr>
            <w:color w:val="007FFF"/>
          </w:rPr>
          <w:t>1967</w:t>
        </w:r>
      </w:hyperlink>
      <w:r>
        <w:t>:</w:t>
      </w:r>
      <w:r>
        <w:rPr>
          <w:spacing w:val="12"/>
        </w:rPr>
        <w:t xml:space="preserve"> </w:t>
      </w:r>
      <w:r>
        <w:t>27;</w:t>
      </w:r>
      <w:r>
        <w:rPr>
          <w:spacing w:val="-8"/>
        </w:rPr>
        <w:t xml:space="preserve"> </w:t>
      </w:r>
      <w:r>
        <w:t>Croft</w:t>
      </w:r>
      <w:r>
        <w:rPr>
          <w:spacing w:val="-12"/>
        </w:rPr>
        <w:t xml:space="preserve"> </w:t>
      </w:r>
      <w:hyperlink w:anchor="_bookmark294" w:history="1">
        <w:r>
          <w:rPr>
            <w:color w:val="007FFF"/>
          </w:rPr>
          <w:t>2005</w:t>
        </w:r>
      </w:hyperlink>
      <w:r>
        <w:t>:</w:t>
      </w:r>
      <w:r>
        <w:rPr>
          <w:spacing w:val="12"/>
        </w:rPr>
        <w:t xml:space="preserve"> </w:t>
      </w:r>
      <w:r>
        <w:t>434).</w:t>
      </w:r>
      <w:r>
        <w:rPr>
          <w:spacing w:val="14"/>
        </w:rPr>
        <w:t xml:space="preserve"> </w:t>
      </w:r>
      <w:r>
        <w:t>Each</w:t>
      </w:r>
      <w:r>
        <w:rPr>
          <w:spacing w:val="-12"/>
        </w:rPr>
        <w:t xml:space="preserve"> </w:t>
      </w:r>
      <w:r>
        <w:t>distributional</w:t>
      </w:r>
      <w:r>
        <w:rPr>
          <w:spacing w:val="-10"/>
        </w:rPr>
        <w:t xml:space="preserve"> </w:t>
      </w:r>
      <w:r>
        <w:t>test</w:t>
      </w:r>
      <w:r>
        <w:rPr>
          <w:spacing w:val="-11"/>
        </w:rPr>
        <w:t xml:space="preserve"> </w:t>
      </w:r>
      <w:r>
        <w:t>is</w:t>
      </w:r>
      <w:r>
        <w:rPr>
          <w:spacing w:val="-12"/>
        </w:rPr>
        <w:t xml:space="preserve"> </w:t>
      </w:r>
      <w:r>
        <w:t>in</w:t>
      </w:r>
      <w:r>
        <w:rPr>
          <w:spacing w:val="-10"/>
        </w:rPr>
        <w:t xml:space="preserve"> </w:t>
      </w:r>
      <w:r>
        <w:t>fact</w:t>
      </w:r>
      <w:r>
        <w:rPr>
          <w:spacing w:val="-11"/>
        </w:rPr>
        <w:t xml:space="preserve"> </w:t>
      </w:r>
      <w:r>
        <w:t>its own</w:t>
      </w:r>
      <w:r>
        <w:rPr>
          <w:spacing w:val="-15"/>
        </w:rPr>
        <w:t xml:space="preserve"> </w:t>
      </w:r>
      <w:r>
        <w:t>construction</w:t>
      </w:r>
      <w:r>
        <w:rPr>
          <w:spacing w:val="-15"/>
        </w:rPr>
        <w:t xml:space="preserve"> </w:t>
      </w:r>
      <w:r>
        <w:t>(Croft</w:t>
      </w:r>
      <w:r>
        <w:rPr>
          <w:spacing w:val="-16"/>
        </w:rPr>
        <w:t xml:space="preserve"> </w:t>
      </w:r>
      <w:hyperlink w:anchor="_bookmark294" w:history="1">
        <w:r>
          <w:rPr>
            <w:color w:val="007FFF"/>
          </w:rPr>
          <w:t>2005</w:t>
        </w:r>
      </w:hyperlink>
      <w:r>
        <w:t>:</w:t>
      </w:r>
      <w:r>
        <w:rPr>
          <w:spacing w:val="8"/>
        </w:rPr>
        <w:t xml:space="preserve"> </w:t>
      </w:r>
      <w:r>
        <w:t>436).</w:t>
      </w:r>
      <w:r>
        <w:rPr>
          <w:spacing w:val="9"/>
        </w:rPr>
        <w:t xml:space="preserve"> </w:t>
      </w:r>
      <w:r>
        <w:t>This</w:t>
      </w:r>
      <w:r>
        <w:rPr>
          <w:spacing w:val="-15"/>
        </w:rPr>
        <w:t xml:space="preserve"> </w:t>
      </w:r>
      <w:r>
        <w:t>fact</w:t>
      </w:r>
      <w:r>
        <w:rPr>
          <w:spacing w:val="-15"/>
        </w:rPr>
        <w:t xml:space="preserve"> </w:t>
      </w:r>
      <w:r>
        <w:t>is</w:t>
      </w:r>
      <w:r>
        <w:rPr>
          <w:spacing w:val="-15"/>
        </w:rPr>
        <w:t xml:space="preserve"> </w:t>
      </w:r>
      <w:r>
        <w:t>a</w:t>
      </w:r>
      <w:r>
        <w:rPr>
          <w:spacing w:val="-15"/>
        </w:rPr>
        <w:t xml:space="preserve"> </w:t>
      </w:r>
      <w:r>
        <w:t>major</w:t>
      </w:r>
      <w:r>
        <w:rPr>
          <w:spacing w:val="-14"/>
        </w:rPr>
        <w:t xml:space="preserve"> </w:t>
      </w:r>
      <w:r>
        <w:t>motivation</w:t>
      </w:r>
      <w:r>
        <w:rPr>
          <w:spacing w:val="-15"/>
        </w:rPr>
        <w:t xml:space="preserve"> </w:t>
      </w:r>
      <w:r>
        <w:t>underlying</w:t>
      </w:r>
      <w:r>
        <w:rPr>
          <w:spacing w:val="-15"/>
        </w:rPr>
        <w:t xml:space="preserve"> </w:t>
      </w:r>
      <w:r>
        <w:t>constructional approaches to</w:t>
      </w:r>
      <w:r>
        <w:rPr>
          <w:spacing w:val="-3"/>
        </w:rPr>
        <w:t xml:space="preserve"> </w:t>
      </w:r>
      <w:r>
        <w:t>language.</w:t>
      </w:r>
    </w:p>
    <w:p w:rsidR="00DD7756" w:rsidRDefault="00AD1397">
      <w:pPr>
        <w:pStyle w:val="BodyText"/>
        <w:spacing w:line="420" w:lineRule="auto"/>
        <w:ind w:left="120" w:right="533" w:firstLine="358"/>
        <w:jc w:val="both"/>
      </w:pPr>
      <w:r>
        <w:t>Many scholars nonetheless choose to retain lexical categories as a necessary component of</w:t>
      </w:r>
      <w:r>
        <w:rPr>
          <w:spacing w:val="-8"/>
        </w:rPr>
        <w:t xml:space="preserve"> </w:t>
      </w:r>
      <w:r>
        <w:t>their</w:t>
      </w:r>
      <w:r>
        <w:rPr>
          <w:spacing w:val="-6"/>
        </w:rPr>
        <w:t xml:space="preserve"> </w:t>
      </w:r>
      <w:r>
        <w:t>linguistic</w:t>
      </w:r>
      <w:r>
        <w:rPr>
          <w:spacing w:val="-6"/>
        </w:rPr>
        <w:t xml:space="preserve"> </w:t>
      </w:r>
      <w:r>
        <w:t>theories</w:t>
      </w:r>
      <w:r>
        <w:rPr>
          <w:spacing w:val="-6"/>
        </w:rPr>
        <w:t xml:space="preserve"> </w:t>
      </w:r>
      <w:r>
        <w:t>or</w:t>
      </w:r>
      <w:r>
        <w:rPr>
          <w:spacing w:val="-6"/>
        </w:rPr>
        <w:t xml:space="preserve"> </w:t>
      </w:r>
      <w:r>
        <w:t>descriptions,</w:t>
      </w:r>
      <w:r>
        <w:rPr>
          <w:spacing w:val="-6"/>
        </w:rPr>
        <w:t xml:space="preserve"> </w:t>
      </w:r>
      <w:r>
        <w:t>at</w:t>
      </w:r>
      <w:r>
        <w:rPr>
          <w:spacing w:val="-7"/>
        </w:rPr>
        <w:t xml:space="preserve"> </w:t>
      </w:r>
      <w:r>
        <w:t>the</w:t>
      </w:r>
      <w:r>
        <w:rPr>
          <w:spacing w:val="-6"/>
        </w:rPr>
        <w:t xml:space="preserve"> </w:t>
      </w:r>
      <w:r>
        <w:t>expense</w:t>
      </w:r>
      <w:r>
        <w:rPr>
          <w:spacing w:val="-6"/>
        </w:rPr>
        <w:t xml:space="preserve"> </w:t>
      </w:r>
      <w:r>
        <w:t>of</w:t>
      </w:r>
      <w:r>
        <w:rPr>
          <w:spacing w:val="-6"/>
        </w:rPr>
        <w:t xml:space="preserve"> </w:t>
      </w:r>
      <w:r>
        <w:t>consistent</w:t>
      </w:r>
      <w:r>
        <w:rPr>
          <w:spacing w:val="-6"/>
        </w:rPr>
        <w:t xml:space="preserve"> </w:t>
      </w:r>
      <w:r>
        <w:t>application</w:t>
      </w:r>
      <w:r>
        <w:rPr>
          <w:spacing w:val="-6"/>
        </w:rPr>
        <w:t xml:space="preserve"> </w:t>
      </w:r>
      <w:r>
        <w:t>of</w:t>
      </w:r>
      <w:r>
        <w:rPr>
          <w:spacing w:val="-7"/>
        </w:rPr>
        <w:t xml:space="preserve"> </w:t>
      </w:r>
      <w:r>
        <w:t>the</w:t>
      </w:r>
      <w:r>
        <w:rPr>
          <w:spacing w:val="-7"/>
        </w:rPr>
        <w:t xml:space="preserve"> </w:t>
      </w:r>
      <w:r>
        <w:t>dis-</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ind w:left="183"/>
        <w:rPr>
          <w:sz w:val="20"/>
        </w:rPr>
      </w:pPr>
      <w:r>
        <w:rPr>
          <w:noProof/>
          <w:sz w:val="20"/>
        </w:rPr>
        <w:lastRenderedPageBreak/>
        <w:drawing>
          <wp:inline distT="0" distB="0" distL="0" distR="0">
            <wp:extent cx="5613696" cy="651729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5613696" cy="6517290"/>
                    </a:xfrm>
                    <a:prstGeom prst="rect">
                      <a:avLst/>
                    </a:prstGeom>
                  </pic:spPr>
                </pic:pic>
              </a:graphicData>
            </a:graphic>
          </wp:inline>
        </w:drawing>
      </w:r>
    </w:p>
    <w:p w:rsidR="00DD7756" w:rsidRDefault="00AD1397">
      <w:pPr>
        <w:spacing w:before="156" w:line="259" w:lineRule="auto"/>
        <w:ind w:left="2254" w:right="1292" w:hanging="939"/>
      </w:pPr>
      <w:bookmarkStart w:id="81" w:name="_bookmark62"/>
      <w:bookmarkStart w:id="82" w:name="_bookmark63"/>
      <w:bookmarkEnd w:id="81"/>
      <w:bookmarkEnd w:id="82"/>
      <w:r>
        <w:rPr>
          <w:b/>
        </w:rPr>
        <w:t xml:space="preserve">Table 2.2: </w:t>
      </w:r>
      <w:r>
        <w:t xml:space="preserve">distributional analysis of English (Indo-European &gt; Germanic) temporal nouns (Crystal </w:t>
      </w:r>
      <w:hyperlink w:anchor="_bookmark301" w:history="1">
        <w:r>
          <w:rPr>
            <w:color w:val="007FFF"/>
          </w:rPr>
          <w:t>1967</w:t>
        </w:r>
      </w:hyperlink>
      <w:r>
        <w:t>: 54)</w:t>
      </w:r>
    </w:p>
    <w:p w:rsidR="00DD7756" w:rsidRDefault="00DD7756">
      <w:pPr>
        <w:pStyle w:val="BodyText"/>
      </w:pPr>
    </w:p>
    <w:p w:rsidR="00DD7756" w:rsidRDefault="00AD1397">
      <w:pPr>
        <w:pStyle w:val="BodyText"/>
        <w:spacing w:before="156" w:line="420" w:lineRule="auto"/>
        <w:ind w:left="120" w:right="533"/>
        <w:jc w:val="both"/>
      </w:pPr>
      <w:r>
        <w:t>tributional method. Rather than considering all possible distributional contexts for a word, these scholars instead treat certain constructions as definitional of the category. Other dis- tributional tests which yield cross-cutting results are either ignored or treated as evidence</w:t>
      </w:r>
    </w:p>
    <w:p w:rsidR="00DD7756" w:rsidRDefault="00DD7756">
      <w:pPr>
        <w:spacing w:line="420" w:lineRule="auto"/>
        <w:jc w:val="both"/>
        <w:sectPr w:rsidR="00DD7756">
          <w:pgSz w:w="12240" w:h="15840"/>
          <w:pgMar w:top="1440" w:right="900" w:bottom="1040" w:left="1680" w:header="0" w:footer="717" w:gutter="0"/>
          <w:cols w:space="720"/>
        </w:sectPr>
      </w:pPr>
    </w:p>
    <w:p w:rsidR="00DD7756" w:rsidRDefault="00AD1397">
      <w:pPr>
        <w:pStyle w:val="BodyText"/>
        <w:ind w:left="162"/>
        <w:rPr>
          <w:sz w:val="20"/>
        </w:rPr>
      </w:pPr>
      <w:r>
        <w:rPr>
          <w:noProof/>
          <w:sz w:val="20"/>
        </w:rPr>
        <w:lastRenderedPageBreak/>
        <w:drawing>
          <wp:inline distT="0" distB="0" distL="0" distR="0">
            <wp:extent cx="5750529" cy="27432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9" cstate="print"/>
                    <a:stretch>
                      <a:fillRect/>
                    </a:stretch>
                  </pic:blipFill>
                  <pic:spPr>
                    <a:xfrm>
                      <a:off x="0" y="0"/>
                      <a:ext cx="5750529" cy="2743200"/>
                    </a:xfrm>
                    <a:prstGeom prst="rect">
                      <a:avLst/>
                    </a:prstGeom>
                  </pic:spPr>
                </pic:pic>
              </a:graphicData>
            </a:graphic>
          </wp:inline>
        </w:drawing>
      </w:r>
    </w:p>
    <w:p w:rsidR="00DD7756" w:rsidRDefault="00AD1397">
      <w:pPr>
        <w:spacing w:before="161" w:line="259" w:lineRule="auto"/>
        <w:ind w:left="2254" w:right="1292" w:hanging="939"/>
      </w:pPr>
      <w:bookmarkStart w:id="83" w:name="_bookmark64"/>
      <w:bookmarkStart w:id="84" w:name="_bookmark65"/>
      <w:bookmarkEnd w:id="83"/>
      <w:bookmarkEnd w:id="84"/>
      <w:r>
        <w:rPr>
          <w:b/>
        </w:rPr>
        <w:t xml:space="preserve">Table 2.3: </w:t>
      </w:r>
      <w:r>
        <w:t xml:space="preserve">distributional analysis of Russian (Indo-European &gt; Slavic) nu- merals (Corbett </w:t>
      </w:r>
      <w:hyperlink w:anchor="_bookmark282" w:history="1">
        <w:r>
          <w:rPr>
            <w:color w:val="007FFF"/>
          </w:rPr>
          <w:t>1978</w:t>
        </w:r>
      </w:hyperlink>
      <w:r>
        <w:t>: 359)</w:t>
      </w:r>
    </w:p>
    <w:p w:rsidR="00DD7756" w:rsidRDefault="00DD7756">
      <w:pPr>
        <w:pStyle w:val="BodyText"/>
      </w:pPr>
    </w:p>
    <w:p w:rsidR="00DD7756" w:rsidRDefault="00AD1397">
      <w:pPr>
        <w:pStyle w:val="BodyText"/>
        <w:spacing w:before="157" w:line="420" w:lineRule="auto"/>
        <w:ind w:left="120" w:right="532"/>
        <w:jc w:val="both"/>
      </w:pPr>
      <w:r>
        <w:t xml:space="preserve">of subcategories instead of categories. Many researchers even prefer the term </w:t>
      </w:r>
      <w:r>
        <w:rPr>
          <w:i/>
        </w:rPr>
        <w:t xml:space="preserve">syntactic cate- gories </w:t>
      </w:r>
      <w:r>
        <w:t xml:space="preserve">over </w:t>
      </w:r>
      <w:r>
        <w:rPr>
          <w:i/>
        </w:rPr>
        <w:t xml:space="preserve">lexical categories </w:t>
      </w:r>
      <w:r>
        <w:t xml:space="preserve">for this reason, focusing on just the syntactic evidence for cate- gories (M. C. Baker </w:t>
      </w:r>
      <w:hyperlink w:anchor="_bookmark252" w:history="1">
        <w:r>
          <w:rPr>
            <w:color w:val="007FFF"/>
          </w:rPr>
          <w:t>2003</w:t>
        </w:r>
      </w:hyperlink>
      <w:r>
        <w:t xml:space="preserve">; Rauh </w:t>
      </w:r>
      <w:hyperlink w:anchor="_bookmark440" w:history="1">
        <w:r>
          <w:rPr>
            <w:color w:val="007FFF"/>
          </w:rPr>
          <w:t>2010</w:t>
        </w:r>
      </w:hyperlink>
      <w:r>
        <w:t>). A severe methodological problem for this approach is that</w:t>
      </w:r>
      <w:r>
        <w:rPr>
          <w:spacing w:val="-10"/>
        </w:rPr>
        <w:t xml:space="preserve"> </w:t>
      </w:r>
      <w:r>
        <w:t>there</w:t>
      </w:r>
      <w:r>
        <w:rPr>
          <w:spacing w:val="-9"/>
        </w:rPr>
        <w:t xml:space="preserve"> </w:t>
      </w:r>
      <w:r>
        <w:t>are</w:t>
      </w:r>
      <w:r>
        <w:rPr>
          <w:spacing w:val="-9"/>
        </w:rPr>
        <w:t xml:space="preserve"> </w:t>
      </w:r>
      <w:r>
        <w:t>no</w:t>
      </w:r>
      <w:r>
        <w:rPr>
          <w:spacing w:val="-8"/>
        </w:rPr>
        <w:t xml:space="preserve"> </w:t>
      </w:r>
      <w:r>
        <w:t>generally</w:t>
      </w:r>
      <w:r>
        <w:rPr>
          <w:spacing w:val="-9"/>
        </w:rPr>
        <w:t xml:space="preserve"> </w:t>
      </w:r>
      <w:r>
        <w:t>agreed-upon</w:t>
      </w:r>
      <w:r>
        <w:rPr>
          <w:spacing w:val="-9"/>
        </w:rPr>
        <w:t xml:space="preserve"> </w:t>
      </w:r>
      <w:r>
        <w:t>principles</w:t>
      </w:r>
      <w:r>
        <w:rPr>
          <w:spacing w:val="-8"/>
        </w:rPr>
        <w:t xml:space="preserve"> </w:t>
      </w:r>
      <w:r>
        <w:t>for</w:t>
      </w:r>
      <w:r>
        <w:rPr>
          <w:spacing w:val="-9"/>
        </w:rPr>
        <w:t xml:space="preserve"> </w:t>
      </w:r>
      <w:r>
        <w:t>determining</w:t>
      </w:r>
      <w:r>
        <w:rPr>
          <w:spacing w:val="-8"/>
        </w:rPr>
        <w:t xml:space="preserve"> </w:t>
      </w:r>
      <w:r>
        <w:t>which</w:t>
      </w:r>
      <w:r>
        <w:rPr>
          <w:spacing w:val="-9"/>
        </w:rPr>
        <w:t xml:space="preserve"> </w:t>
      </w:r>
      <w:r>
        <w:t>distributional</w:t>
      </w:r>
      <w:r>
        <w:rPr>
          <w:spacing w:val="-8"/>
        </w:rPr>
        <w:t xml:space="preserve"> </w:t>
      </w:r>
      <w:r>
        <w:t>tests should be considered definitional. In this regard, Schachter &amp; Shopen (</w:t>
      </w:r>
      <w:hyperlink w:anchor="_bookmark459" w:history="1">
        <w:r>
          <w:rPr>
            <w:color w:val="007FFF"/>
          </w:rPr>
          <w:t>2007</w:t>
        </w:r>
      </w:hyperlink>
      <w:r>
        <w:t>: 4) note, “there may be considerable arbitrariness in the identification of distinct parts of speech rather</w:t>
      </w:r>
      <w:r>
        <w:rPr>
          <w:spacing w:val="-31"/>
        </w:rPr>
        <w:t xml:space="preserve"> </w:t>
      </w:r>
      <w:r>
        <w:t>than subclasses”</w:t>
      </w:r>
      <w:r>
        <w:rPr>
          <w:spacing w:val="-10"/>
        </w:rPr>
        <w:t xml:space="preserve"> </w:t>
      </w:r>
      <w:r>
        <w:t>(see</w:t>
      </w:r>
      <w:r>
        <w:rPr>
          <w:spacing w:val="-9"/>
        </w:rPr>
        <w:t xml:space="preserve"> </w:t>
      </w:r>
      <w:r>
        <w:t>also</w:t>
      </w:r>
      <w:r>
        <w:rPr>
          <w:spacing w:val="-10"/>
        </w:rPr>
        <w:t xml:space="preserve"> </w:t>
      </w:r>
      <w:r>
        <w:t>Crystal</w:t>
      </w:r>
      <w:r>
        <w:rPr>
          <w:spacing w:val="-9"/>
        </w:rPr>
        <w:t xml:space="preserve"> </w:t>
      </w:r>
      <w:r>
        <w:t>[</w:t>
      </w:r>
      <w:hyperlink w:anchor="_bookmark301" w:history="1">
        <w:r>
          <w:rPr>
            <w:color w:val="007FFF"/>
          </w:rPr>
          <w:t>1967</w:t>
        </w:r>
      </w:hyperlink>
      <w:r>
        <w:t>]).</w:t>
      </w:r>
      <w:r>
        <w:rPr>
          <w:spacing w:val="11"/>
        </w:rPr>
        <w:t xml:space="preserve"> </w:t>
      </w:r>
      <w:r>
        <w:t>Different</w:t>
      </w:r>
      <w:r>
        <w:rPr>
          <w:spacing w:val="-10"/>
        </w:rPr>
        <w:t xml:space="preserve"> </w:t>
      </w:r>
      <w:r>
        <w:t>scholars</w:t>
      </w:r>
      <w:r>
        <w:rPr>
          <w:spacing w:val="-9"/>
        </w:rPr>
        <w:t xml:space="preserve"> </w:t>
      </w:r>
      <w:r>
        <w:t>choose</w:t>
      </w:r>
      <w:r>
        <w:rPr>
          <w:spacing w:val="-9"/>
        </w:rPr>
        <w:t xml:space="preserve"> </w:t>
      </w:r>
      <w:r>
        <w:t>or</w:t>
      </w:r>
      <w:r>
        <w:rPr>
          <w:spacing w:val="-10"/>
        </w:rPr>
        <w:t xml:space="preserve"> </w:t>
      </w:r>
      <w:r>
        <w:t>prioritize</w:t>
      </w:r>
      <w:r>
        <w:rPr>
          <w:spacing w:val="-9"/>
        </w:rPr>
        <w:t xml:space="preserve"> </w:t>
      </w:r>
      <w:r>
        <w:t>different</w:t>
      </w:r>
      <w:r>
        <w:rPr>
          <w:spacing w:val="-10"/>
        </w:rPr>
        <w:t xml:space="preserve"> </w:t>
      </w:r>
      <w:r>
        <w:t>kinds</w:t>
      </w:r>
      <w:r>
        <w:rPr>
          <w:spacing w:val="-9"/>
        </w:rPr>
        <w:t xml:space="preserve"> </w:t>
      </w:r>
      <w:r>
        <w:t>of evidence</w:t>
      </w:r>
      <w:r>
        <w:rPr>
          <w:spacing w:val="-19"/>
        </w:rPr>
        <w:t xml:space="preserve"> </w:t>
      </w:r>
      <w:r>
        <w:t>for</w:t>
      </w:r>
      <w:r>
        <w:rPr>
          <w:spacing w:val="-18"/>
        </w:rPr>
        <w:t xml:space="preserve"> </w:t>
      </w:r>
      <w:r>
        <w:t>lexical</w:t>
      </w:r>
      <w:r>
        <w:rPr>
          <w:spacing w:val="-18"/>
        </w:rPr>
        <w:t xml:space="preserve"> </w:t>
      </w:r>
      <w:r>
        <w:t>categories</w:t>
      </w:r>
      <w:r>
        <w:rPr>
          <w:spacing w:val="-19"/>
        </w:rPr>
        <w:t xml:space="preserve"> </w:t>
      </w:r>
      <w:r>
        <w:t>over</w:t>
      </w:r>
      <w:r>
        <w:rPr>
          <w:spacing w:val="-18"/>
        </w:rPr>
        <w:t xml:space="preserve"> </w:t>
      </w:r>
      <w:r>
        <w:t>others</w:t>
      </w:r>
      <w:r>
        <w:rPr>
          <w:spacing w:val="-18"/>
        </w:rPr>
        <w:t xml:space="preserve"> </w:t>
      </w:r>
      <w:r>
        <w:t>based</w:t>
      </w:r>
      <w:r>
        <w:rPr>
          <w:spacing w:val="-18"/>
        </w:rPr>
        <w:t xml:space="preserve"> </w:t>
      </w:r>
      <w:r>
        <w:t>on</w:t>
      </w:r>
      <w:r>
        <w:rPr>
          <w:spacing w:val="-19"/>
        </w:rPr>
        <w:t xml:space="preserve"> </w:t>
      </w:r>
      <w:r>
        <w:t>their</w:t>
      </w:r>
      <w:r>
        <w:rPr>
          <w:spacing w:val="-18"/>
        </w:rPr>
        <w:t xml:space="preserve"> </w:t>
      </w:r>
      <w:r>
        <w:t>theoretical</w:t>
      </w:r>
      <w:r>
        <w:rPr>
          <w:spacing w:val="-18"/>
        </w:rPr>
        <w:t xml:space="preserve"> </w:t>
      </w:r>
      <w:r>
        <w:t>commitments.</w:t>
      </w:r>
      <w:r>
        <w:rPr>
          <w:spacing w:val="8"/>
        </w:rPr>
        <w:t xml:space="preserve"> </w:t>
      </w:r>
      <w:r>
        <w:t>This</w:t>
      </w:r>
      <w:r>
        <w:rPr>
          <w:spacing w:val="-19"/>
        </w:rPr>
        <w:t xml:space="preserve"> </w:t>
      </w:r>
      <w:r>
        <w:t>is</w:t>
      </w:r>
      <w:r>
        <w:rPr>
          <w:spacing w:val="-18"/>
        </w:rPr>
        <w:t xml:space="preserve"> </w:t>
      </w:r>
      <w:r>
        <w:t xml:space="preserve">the reason, as stated in </w:t>
      </w:r>
      <w:hyperlink w:anchor="_bookmark14" w:history="1">
        <w:r>
          <w:rPr>
            <w:color w:val="007FFF"/>
          </w:rPr>
          <w:t>Section 1.1</w:t>
        </w:r>
      </w:hyperlink>
      <w:r>
        <w:t xml:space="preserve">, that disagreements about the existence of particular lexical categories in particular languages are typically </w:t>
      </w:r>
      <w:r>
        <w:rPr>
          <w:i/>
        </w:rPr>
        <w:t xml:space="preserve">not </w:t>
      </w:r>
      <w:r>
        <w:t>about the empirical facts. The results of a</w:t>
      </w:r>
      <w:r>
        <w:rPr>
          <w:spacing w:val="-7"/>
        </w:rPr>
        <w:t xml:space="preserve"> </w:t>
      </w:r>
      <w:r>
        <w:t>given</w:t>
      </w:r>
      <w:r>
        <w:rPr>
          <w:spacing w:val="-6"/>
        </w:rPr>
        <w:t xml:space="preserve"> </w:t>
      </w:r>
      <w:r>
        <w:t>distributional</w:t>
      </w:r>
      <w:r>
        <w:rPr>
          <w:spacing w:val="-6"/>
        </w:rPr>
        <w:t xml:space="preserve"> </w:t>
      </w:r>
      <w:r>
        <w:t>analysis</w:t>
      </w:r>
      <w:r>
        <w:rPr>
          <w:spacing w:val="-6"/>
        </w:rPr>
        <w:t xml:space="preserve"> </w:t>
      </w:r>
      <w:r>
        <w:t>are</w:t>
      </w:r>
      <w:r>
        <w:rPr>
          <w:spacing w:val="-6"/>
        </w:rPr>
        <w:t xml:space="preserve"> </w:t>
      </w:r>
      <w:r>
        <w:t>not</w:t>
      </w:r>
      <w:r>
        <w:rPr>
          <w:spacing w:val="-7"/>
        </w:rPr>
        <w:t xml:space="preserve"> </w:t>
      </w:r>
      <w:r>
        <w:t>usually</w:t>
      </w:r>
      <w:r>
        <w:rPr>
          <w:spacing w:val="-5"/>
        </w:rPr>
        <w:t xml:space="preserve"> </w:t>
      </w:r>
      <w:r>
        <w:t>controversial;</w:t>
      </w:r>
      <w:r>
        <w:rPr>
          <w:spacing w:val="-5"/>
        </w:rPr>
        <w:t xml:space="preserve"> </w:t>
      </w:r>
      <w:r>
        <w:t>the</w:t>
      </w:r>
      <w:r>
        <w:rPr>
          <w:spacing w:val="-7"/>
        </w:rPr>
        <w:t xml:space="preserve"> </w:t>
      </w:r>
      <w:r>
        <w:t>choice</w:t>
      </w:r>
      <w:r>
        <w:rPr>
          <w:spacing w:val="-5"/>
        </w:rPr>
        <w:t xml:space="preserve"> </w:t>
      </w:r>
      <w:r>
        <w:t>of</w:t>
      </w:r>
      <w:r>
        <w:rPr>
          <w:spacing w:val="-6"/>
        </w:rPr>
        <w:t xml:space="preserve"> </w:t>
      </w:r>
      <w:r>
        <w:t>distributional</w:t>
      </w:r>
      <w:r>
        <w:rPr>
          <w:spacing w:val="-7"/>
        </w:rPr>
        <w:t xml:space="preserve"> </w:t>
      </w:r>
      <w:r>
        <w:t>tests used to support one’s analysis are. Unsurprisingly, then, debates over how to analyze</w:t>
      </w:r>
      <w:r>
        <w:rPr>
          <w:spacing w:val="-41"/>
        </w:rPr>
        <w:t xml:space="preserve"> </w:t>
      </w:r>
      <w:r>
        <w:t xml:space="preserve">lexical categories in various languages have been largely unproductive and unresolved (Croft </w:t>
      </w:r>
      <w:hyperlink w:anchor="_bookmark294" w:history="1">
        <w:r>
          <w:rPr>
            <w:color w:val="007FFF"/>
          </w:rPr>
          <w:t>2005</w:t>
        </w:r>
      </w:hyperlink>
      <w:r>
        <w:t>: 435).</w:t>
      </w:r>
      <w:r>
        <w:rPr>
          <w:spacing w:val="12"/>
        </w:rPr>
        <w:t xml:space="preserve"> </w:t>
      </w:r>
      <w:r>
        <w:t>The</w:t>
      </w:r>
      <w:r>
        <w:rPr>
          <w:spacing w:val="-10"/>
        </w:rPr>
        <w:t xml:space="preserve"> </w:t>
      </w:r>
      <w:r>
        <w:t>problem</w:t>
      </w:r>
      <w:r>
        <w:rPr>
          <w:spacing w:val="-9"/>
        </w:rPr>
        <w:t xml:space="preserve"> </w:t>
      </w:r>
      <w:r>
        <w:t>only</w:t>
      </w:r>
      <w:r>
        <w:rPr>
          <w:spacing w:val="-9"/>
        </w:rPr>
        <w:t xml:space="preserve"> </w:t>
      </w:r>
      <w:r>
        <w:t>worsens</w:t>
      </w:r>
      <w:r>
        <w:rPr>
          <w:spacing w:val="-9"/>
        </w:rPr>
        <w:t xml:space="preserve"> </w:t>
      </w:r>
      <w:r>
        <w:t>when</w:t>
      </w:r>
      <w:r>
        <w:rPr>
          <w:spacing w:val="-9"/>
        </w:rPr>
        <w:t xml:space="preserve"> </w:t>
      </w:r>
      <w:r>
        <w:t>scholars</w:t>
      </w:r>
      <w:r>
        <w:rPr>
          <w:spacing w:val="-10"/>
        </w:rPr>
        <w:t xml:space="preserve"> </w:t>
      </w:r>
      <w:r>
        <w:t>attempt</w:t>
      </w:r>
      <w:r>
        <w:rPr>
          <w:spacing w:val="-9"/>
        </w:rPr>
        <w:t xml:space="preserve"> </w:t>
      </w:r>
      <w:r>
        <w:t>to</w:t>
      </w:r>
      <w:r>
        <w:rPr>
          <w:spacing w:val="-9"/>
        </w:rPr>
        <w:t xml:space="preserve"> </w:t>
      </w:r>
      <w:r>
        <w:t>apply</w:t>
      </w:r>
      <w:r>
        <w:rPr>
          <w:spacing w:val="-9"/>
        </w:rPr>
        <w:t xml:space="preserve"> </w:t>
      </w:r>
      <w:r>
        <w:t>the</w:t>
      </w:r>
      <w:r>
        <w:rPr>
          <w:spacing w:val="-9"/>
        </w:rPr>
        <w:t xml:space="preserve"> </w:t>
      </w:r>
      <w:r>
        <w:t>same</w:t>
      </w:r>
      <w:r>
        <w:rPr>
          <w:spacing w:val="-10"/>
        </w:rPr>
        <w:t xml:space="preserve"> </w:t>
      </w:r>
      <w:r>
        <w:t>criteria</w:t>
      </w:r>
      <w:r>
        <w:rPr>
          <w:spacing w:val="-9"/>
        </w:rPr>
        <w:t xml:space="preserve"> </w:t>
      </w:r>
      <w:r>
        <w:t>across</w:t>
      </w:r>
      <w:r>
        <w:rPr>
          <w:spacing w:val="-9"/>
        </w:rPr>
        <w:t xml:space="preserve"> </w:t>
      </w:r>
      <w:r>
        <w:t>lan- guages.</w:t>
      </w:r>
      <w:r>
        <w:rPr>
          <w:spacing w:val="10"/>
        </w:rPr>
        <w:t xml:space="preserve"> </w:t>
      </w:r>
      <w:r>
        <w:t>Distributions</w:t>
      </w:r>
      <w:r>
        <w:rPr>
          <w:spacing w:val="-17"/>
        </w:rPr>
        <w:t xml:space="preserve"> </w:t>
      </w:r>
      <w:r>
        <w:t>of</w:t>
      </w:r>
      <w:r>
        <w:rPr>
          <w:spacing w:val="-16"/>
        </w:rPr>
        <w:t xml:space="preserve"> </w:t>
      </w:r>
      <w:r>
        <w:t>lexical</w:t>
      </w:r>
      <w:r>
        <w:rPr>
          <w:spacing w:val="-17"/>
        </w:rPr>
        <w:t xml:space="preserve"> </w:t>
      </w:r>
      <w:r>
        <w:t>items</w:t>
      </w:r>
      <w:r>
        <w:rPr>
          <w:spacing w:val="-17"/>
        </w:rPr>
        <w:t xml:space="preserve"> </w:t>
      </w:r>
      <w:r>
        <w:t>with</w:t>
      </w:r>
      <w:r>
        <w:rPr>
          <w:spacing w:val="-17"/>
        </w:rPr>
        <w:t xml:space="preserve"> </w:t>
      </w:r>
      <w:r>
        <w:t>similar</w:t>
      </w:r>
      <w:r>
        <w:rPr>
          <w:spacing w:val="-16"/>
        </w:rPr>
        <w:t xml:space="preserve"> </w:t>
      </w:r>
      <w:r>
        <w:t>meanings</w:t>
      </w:r>
      <w:r>
        <w:rPr>
          <w:spacing w:val="-17"/>
        </w:rPr>
        <w:t xml:space="preserve"> </w:t>
      </w:r>
      <w:r>
        <w:t>vary</w:t>
      </w:r>
      <w:r>
        <w:rPr>
          <w:spacing w:val="-17"/>
        </w:rPr>
        <w:t xml:space="preserve"> </w:t>
      </w:r>
      <w:r>
        <w:t>drastically</w:t>
      </w:r>
      <w:r>
        <w:rPr>
          <w:spacing w:val="-17"/>
        </w:rPr>
        <w:t xml:space="preserve"> </w:t>
      </w:r>
      <w:r>
        <w:t>across</w:t>
      </w:r>
      <w:r>
        <w:rPr>
          <w:spacing w:val="-16"/>
        </w:rPr>
        <w:t xml:space="preserve"> </w:t>
      </w:r>
      <w:r>
        <w:t xml:space="preserve">languages (Croft </w:t>
      </w:r>
      <w:hyperlink w:anchor="_bookmark292" w:history="1">
        <w:r>
          <w:rPr>
            <w:color w:val="007FFF"/>
          </w:rPr>
          <w:t>2001b</w:t>
        </w:r>
      </w:hyperlink>
      <w:r>
        <w:t>:</w:t>
      </w:r>
      <w:r>
        <w:rPr>
          <w:spacing w:val="17"/>
        </w:rPr>
        <w:t xml:space="preserve"> </w:t>
      </w:r>
      <w:r>
        <w:t>§1.4.1).</w:t>
      </w:r>
    </w:p>
    <w:p w:rsidR="00DD7756" w:rsidRDefault="00DD7756">
      <w:pPr>
        <w:spacing w:line="420" w:lineRule="auto"/>
        <w:jc w:val="both"/>
        <w:sectPr w:rsidR="00DD7756">
          <w:pgSz w:w="12240" w:h="15840"/>
          <w:pgMar w:top="1440" w:right="900" w:bottom="1040" w:left="1680" w:header="0" w:footer="717" w:gutter="0"/>
          <w:cols w:space="720"/>
        </w:sectPr>
      </w:pPr>
    </w:p>
    <w:p w:rsidR="00DD7756" w:rsidRDefault="00AD1397">
      <w:pPr>
        <w:pStyle w:val="BodyText"/>
        <w:ind w:left="120"/>
        <w:rPr>
          <w:sz w:val="20"/>
        </w:rPr>
      </w:pPr>
      <w:r>
        <w:rPr>
          <w:noProof/>
          <w:sz w:val="20"/>
        </w:rPr>
        <w:lastRenderedPageBreak/>
        <w:drawing>
          <wp:inline distT="0" distB="0" distL="0" distR="0">
            <wp:extent cx="5685478" cy="626745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0" cstate="print"/>
                    <a:stretch>
                      <a:fillRect/>
                    </a:stretch>
                  </pic:blipFill>
                  <pic:spPr>
                    <a:xfrm>
                      <a:off x="0" y="0"/>
                      <a:ext cx="5685478" cy="6267450"/>
                    </a:xfrm>
                    <a:prstGeom prst="rect">
                      <a:avLst/>
                    </a:prstGeom>
                  </pic:spPr>
                </pic:pic>
              </a:graphicData>
            </a:graphic>
          </wp:inline>
        </w:drawing>
      </w:r>
    </w:p>
    <w:p w:rsidR="00DD7756" w:rsidRDefault="00DD7756">
      <w:pPr>
        <w:pStyle w:val="BodyText"/>
        <w:rPr>
          <w:sz w:val="17"/>
        </w:rPr>
      </w:pPr>
    </w:p>
    <w:p w:rsidR="00DD7756" w:rsidRDefault="00AD1397">
      <w:pPr>
        <w:spacing w:before="99" w:line="259" w:lineRule="auto"/>
        <w:ind w:left="2254" w:right="1820" w:hanging="939"/>
      </w:pPr>
      <w:bookmarkStart w:id="85" w:name="_bookmark66"/>
      <w:bookmarkStart w:id="86" w:name="_bookmark67"/>
      <w:bookmarkEnd w:id="85"/>
      <w:bookmarkEnd w:id="86"/>
      <w:r>
        <w:rPr>
          <w:b/>
        </w:rPr>
        <w:t xml:space="preserve">Table 2.4: </w:t>
      </w:r>
      <w:r>
        <w:t xml:space="preserve">distributional analysis of French (Indo-European &gt; Romance) verbs (Gross </w:t>
      </w:r>
      <w:hyperlink w:anchor="_bookmark348" w:history="1">
        <w:r>
          <w:rPr>
            <w:color w:val="007FFF"/>
          </w:rPr>
          <w:t>1979</w:t>
        </w:r>
      </w:hyperlink>
      <w:r>
        <w:t>: 860)</w:t>
      </w:r>
    </w:p>
    <w:p w:rsidR="00DD7756" w:rsidRDefault="00DD7756">
      <w:pPr>
        <w:pStyle w:val="BodyText"/>
      </w:pPr>
    </w:p>
    <w:p w:rsidR="00DD7756" w:rsidRDefault="00AD1397">
      <w:pPr>
        <w:pStyle w:val="BodyText"/>
        <w:spacing w:before="157" w:line="420" w:lineRule="auto"/>
        <w:ind w:left="120" w:right="532" w:firstLine="358"/>
        <w:jc w:val="both"/>
      </w:pPr>
      <w:r>
        <w:t xml:space="preserve">The real methodological problem here is </w:t>
      </w:r>
      <w:r>
        <w:rPr>
          <w:i/>
        </w:rPr>
        <w:t xml:space="preserve">not </w:t>
      </w:r>
      <w:r>
        <w:t>that we have yet to ascertain the correct principles for selecting the right distributional tests. The problem is being selective regard- ing which tests to apply in the first place. If we take the distributional method seriously, then</w:t>
      </w:r>
      <w:r>
        <w:rPr>
          <w:spacing w:val="-7"/>
        </w:rPr>
        <w:t xml:space="preserve"> </w:t>
      </w:r>
      <w:r>
        <w:t>we</w:t>
      </w:r>
      <w:r>
        <w:rPr>
          <w:spacing w:val="-6"/>
        </w:rPr>
        <w:t xml:space="preserve"> </w:t>
      </w:r>
      <w:r>
        <w:t>must</w:t>
      </w:r>
      <w:r>
        <w:rPr>
          <w:spacing w:val="-7"/>
        </w:rPr>
        <w:t xml:space="preserve"> </w:t>
      </w:r>
      <w:r>
        <w:t>apply</w:t>
      </w:r>
      <w:r>
        <w:rPr>
          <w:spacing w:val="-6"/>
        </w:rPr>
        <w:t xml:space="preserve"> </w:t>
      </w:r>
      <w:r>
        <w:t>it</w:t>
      </w:r>
      <w:r>
        <w:rPr>
          <w:spacing w:val="-6"/>
        </w:rPr>
        <w:t xml:space="preserve"> </w:t>
      </w:r>
      <w:r>
        <w:t>consistently,</w:t>
      </w:r>
      <w:r>
        <w:rPr>
          <w:spacing w:val="-7"/>
        </w:rPr>
        <w:t xml:space="preserve"> </w:t>
      </w:r>
      <w:r>
        <w:t>without</w:t>
      </w:r>
      <w:r>
        <w:rPr>
          <w:spacing w:val="-6"/>
        </w:rPr>
        <w:t xml:space="preserve"> </w:t>
      </w:r>
      <w:r>
        <w:t>ignoring</w:t>
      </w:r>
      <w:r>
        <w:rPr>
          <w:spacing w:val="-7"/>
        </w:rPr>
        <w:t xml:space="preserve"> </w:t>
      </w:r>
      <w:r>
        <w:t>distributional</w:t>
      </w:r>
      <w:r>
        <w:rPr>
          <w:spacing w:val="-6"/>
        </w:rPr>
        <w:t xml:space="preserve"> </w:t>
      </w:r>
      <w:r>
        <w:t>evidence</w:t>
      </w:r>
      <w:r>
        <w:rPr>
          <w:spacing w:val="-6"/>
        </w:rPr>
        <w:t xml:space="preserve"> </w:t>
      </w:r>
      <w:r>
        <w:t>that</w:t>
      </w:r>
      <w:r>
        <w:rPr>
          <w:spacing w:val="-7"/>
        </w:rPr>
        <w:t xml:space="preserve"> </w:t>
      </w:r>
      <w:r>
        <w:t>contradicts</w:t>
      </w:r>
    </w:p>
    <w:p w:rsidR="00DD7756" w:rsidRDefault="00DD7756">
      <w:pPr>
        <w:spacing w:line="420" w:lineRule="auto"/>
        <w:jc w:val="both"/>
        <w:sectPr w:rsidR="00DD7756">
          <w:pgSz w:w="12240" w:h="15840"/>
          <w:pgMar w:top="1440" w:right="900" w:bottom="1040" w:left="1680" w:header="0" w:footer="717" w:gutter="0"/>
          <w:cols w:space="720"/>
        </w:sectPr>
      </w:pPr>
    </w:p>
    <w:p w:rsidR="00DD7756" w:rsidRDefault="00AD1397">
      <w:pPr>
        <w:spacing w:before="84" w:line="420" w:lineRule="auto"/>
        <w:ind w:left="120" w:right="537"/>
        <w:jc w:val="both"/>
        <w:rPr>
          <w:sz w:val="24"/>
        </w:rPr>
      </w:pPr>
      <w:r>
        <w:rPr>
          <w:sz w:val="24"/>
        </w:rPr>
        <w:lastRenderedPageBreak/>
        <w:t xml:space="preserve">our theoretical or pretheoretical assumptions. To do otherwise is a kind of </w:t>
      </w:r>
      <w:r>
        <w:rPr>
          <w:i/>
          <w:sz w:val="24"/>
        </w:rPr>
        <w:t xml:space="preserve">methodological opportunism </w:t>
      </w:r>
      <w:r>
        <w:rPr>
          <w:sz w:val="24"/>
        </w:rPr>
        <w:t xml:space="preserve">(Croft </w:t>
      </w:r>
      <w:hyperlink w:anchor="_bookmark292" w:history="1">
        <w:r>
          <w:rPr>
            <w:color w:val="007FFF"/>
            <w:sz w:val="24"/>
          </w:rPr>
          <w:t>2001b</w:t>
        </w:r>
      </w:hyperlink>
      <w:r>
        <w:rPr>
          <w:sz w:val="24"/>
        </w:rPr>
        <w:t>: 30, 41).</w:t>
      </w:r>
    </w:p>
    <w:p w:rsidR="00DD7756" w:rsidRDefault="00AD1397">
      <w:pPr>
        <w:pStyle w:val="BodyText"/>
        <w:spacing w:line="420" w:lineRule="auto"/>
        <w:ind w:left="120" w:right="532" w:firstLine="358"/>
        <w:jc w:val="both"/>
      </w:pPr>
      <w:r>
        <w:t xml:space="preserve">Other scholars treat flexible items as members of </w:t>
      </w:r>
      <w:r>
        <w:rPr>
          <w:i/>
        </w:rPr>
        <w:t xml:space="preserve">hybrid </w:t>
      </w:r>
      <w:r>
        <w:t xml:space="preserve">or </w:t>
      </w:r>
      <w:r>
        <w:rPr>
          <w:i/>
        </w:rPr>
        <w:t xml:space="preserve">mixed </w:t>
      </w:r>
      <w:r>
        <w:t xml:space="preserve">categories simultane- ously possessing properties of more than one part of speech (Lois et al. </w:t>
      </w:r>
      <w:hyperlink w:anchor="_bookmark405" w:history="1">
        <w:r>
          <w:rPr>
            <w:color w:val="007FFF"/>
          </w:rPr>
          <w:t>2017</w:t>
        </w:r>
      </w:hyperlink>
      <w:r>
        <w:t xml:space="preserve">: 149; Malouf </w:t>
      </w:r>
      <w:hyperlink w:anchor="_bookmark408" w:history="1">
        <w:r>
          <w:rPr>
            <w:color w:val="007FFF"/>
          </w:rPr>
          <w:t>1999</w:t>
        </w:r>
      </w:hyperlink>
      <w:r>
        <w:t xml:space="preserve">; Nikolaeva &amp; Spencer </w:t>
      </w:r>
      <w:hyperlink w:anchor="_bookmark430" w:history="1">
        <w:r>
          <w:rPr>
            <w:color w:val="007FFF"/>
          </w:rPr>
          <w:t>2020</w:t>
        </w:r>
      </w:hyperlink>
      <w:r>
        <w:t xml:space="preserve">). Adjectives are frequently described as a hybrid category </w:t>
      </w:r>
      <w:r>
        <w:rPr>
          <w:spacing w:val="-3"/>
        </w:rPr>
        <w:t>(Wetzer</w:t>
      </w:r>
      <w:r>
        <w:rPr>
          <w:spacing w:val="-12"/>
        </w:rPr>
        <w:t xml:space="preserve"> </w:t>
      </w:r>
      <w:hyperlink w:anchor="_bookmark489" w:history="1">
        <w:r>
          <w:rPr>
            <w:color w:val="007FFF"/>
          </w:rPr>
          <w:t>1996</w:t>
        </w:r>
      </w:hyperlink>
      <w:r>
        <w:t>;</w:t>
      </w:r>
      <w:r>
        <w:rPr>
          <w:spacing w:val="-8"/>
        </w:rPr>
        <w:t xml:space="preserve"> </w:t>
      </w:r>
      <w:r>
        <w:t>Stassen</w:t>
      </w:r>
      <w:r>
        <w:rPr>
          <w:spacing w:val="-12"/>
        </w:rPr>
        <w:t xml:space="preserve"> </w:t>
      </w:r>
      <w:hyperlink w:anchor="_bookmark468" w:history="1">
        <w:r>
          <w:rPr>
            <w:color w:val="007FFF"/>
          </w:rPr>
          <w:t>1997</w:t>
        </w:r>
      </w:hyperlink>
      <w:r>
        <w:t>:</w:t>
      </w:r>
      <w:r>
        <w:rPr>
          <w:spacing w:val="12"/>
        </w:rPr>
        <w:t xml:space="preserve"> </w:t>
      </w:r>
      <w:r>
        <w:t>343;</w:t>
      </w:r>
      <w:r>
        <w:rPr>
          <w:spacing w:val="-9"/>
        </w:rPr>
        <w:t xml:space="preserve"> </w:t>
      </w:r>
      <w:r>
        <w:t>Pustet</w:t>
      </w:r>
      <w:r>
        <w:rPr>
          <w:spacing w:val="-12"/>
        </w:rPr>
        <w:t xml:space="preserve"> </w:t>
      </w:r>
      <w:hyperlink w:anchor="_bookmark439" w:history="1">
        <w:r>
          <w:rPr>
            <w:color w:val="007FFF"/>
          </w:rPr>
          <w:t>2003</w:t>
        </w:r>
      </w:hyperlink>
      <w:r>
        <w:t>:</w:t>
      </w:r>
      <w:r>
        <w:rPr>
          <w:spacing w:val="11"/>
        </w:rPr>
        <w:t xml:space="preserve"> </w:t>
      </w:r>
      <w:r>
        <w:t>13–16;</w:t>
      </w:r>
      <w:r>
        <w:rPr>
          <w:spacing w:val="-8"/>
        </w:rPr>
        <w:t xml:space="preserve"> </w:t>
      </w:r>
      <w:r>
        <w:t>Genetti</w:t>
      </w:r>
      <w:r>
        <w:rPr>
          <w:spacing w:val="-12"/>
        </w:rPr>
        <w:t xml:space="preserve"> </w:t>
      </w:r>
      <w:r>
        <w:t>&amp;</w:t>
      </w:r>
      <w:r>
        <w:rPr>
          <w:spacing w:val="-11"/>
        </w:rPr>
        <w:t xml:space="preserve"> </w:t>
      </w:r>
      <w:r>
        <w:t>Hildebrandt</w:t>
      </w:r>
      <w:r>
        <w:rPr>
          <w:spacing w:val="-12"/>
        </w:rPr>
        <w:t xml:space="preserve"> </w:t>
      </w:r>
      <w:hyperlink w:anchor="_bookmark331" w:history="1">
        <w:r>
          <w:rPr>
            <w:color w:val="007FFF"/>
          </w:rPr>
          <w:t>2004</w:t>
        </w:r>
      </w:hyperlink>
      <w:r>
        <w:t>:</w:t>
      </w:r>
      <w:r>
        <w:rPr>
          <w:spacing w:val="11"/>
        </w:rPr>
        <w:t xml:space="preserve"> </w:t>
      </w:r>
      <w:r>
        <w:t>95;</w:t>
      </w:r>
      <w:r>
        <w:rPr>
          <w:spacing w:val="-8"/>
        </w:rPr>
        <w:t xml:space="preserve"> </w:t>
      </w:r>
      <w:r>
        <w:t>van</w:t>
      </w:r>
      <w:r>
        <w:rPr>
          <w:spacing w:val="-12"/>
        </w:rPr>
        <w:t xml:space="preserve"> </w:t>
      </w:r>
      <w:r>
        <w:t xml:space="preserve">Lier </w:t>
      </w:r>
      <w:hyperlink w:anchor="_bookmark401" w:history="1">
        <w:r>
          <w:rPr>
            <w:color w:val="007FFF"/>
          </w:rPr>
          <w:t>2017</w:t>
        </w:r>
      </w:hyperlink>
      <w:r>
        <w:t xml:space="preserve">), as are participles (Hopper &amp; Thompson </w:t>
      </w:r>
      <w:hyperlink w:anchor="_bookmark377" w:history="1">
        <w:r>
          <w:rPr>
            <w:color w:val="007FFF"/>
          </w:rPr>
          <w:t>1984</w:t>
        </w:r>
      </w:hyperlink>
      <w:r>
        <w:t xml:space="preserve">: 704) and gerunds (Denison </w:t>
      </w:r>
      <w:hyperlink w:anchor="_bookmark308" w:history="1">
        <w:r>
          <w:rPr>
            <w:color w:val="007FFF"/>
          </w:rPr>
          <w:t>2001</w:t>
        </w:r>
      </w:hyperlink>
      <w:r>
        <w:t>). Lois et al. (</w:t>
      </w:r>
      <w:hyperlink w:anchor="_bookmark405" w:history="1">
        <w:r>
          <w:rPr>
            <w:color w:val="007FFF"/>
          </w:rPr>
          <w:t>2017</w:t>
        </w:r>
      </w:hyperlink>
      <w:r>
        <w:t>: 149) also distinguish hybridity from polycategoriality, stating that polycategori- ality</w:t>
      </w:r>
      <w:r>
        <w:rPr>
          <w:spacing w:val="-11"/>
        </w:rPr>
        <w:t xml:space="preserve"> </w:t>
      </w:r>
      <w:r>
        <w:t>applies</w:t>
      </w:r>
      <w:r>
        <w:rPr>
          <w:spacing w:val="-10"/>
        </w:rPr>
        <w:t xml:space="preserve"> </w:t>
      </w:r>
      <w:r>
        <w:t>to</w:t>
      </w:r>
      <w:r>
        <w:rPr>
          <w:spacing w:val="-11"/>
        </w:rPr>
        <w:t xml:space="preserve"> </w:t>
      </w:r>
      <w:r>
        <w:t>roots</w:t>
      </w:r>
      <w:r>
        <w:rPr>
          <w:spacing w:val="-10"/>
        </w:rPr>
        <w:t xml:space="preserve"> </w:t>
      </w:r>
      <w:r>
        <w:t>or</w:t>
      </w:r>
      <w:r>
        <w:rPr>
          <w:spacing w:val="-10"/>
        </w:rPr>
        <w:t xml:space="preserve"> </w:t>
      </w:r>
      <w:r>
        <w:t>stems,</w:t>
      </w:r>
      <w:r>
        <w:rPr>
          <w:spacing w:val="-9"/>
        </w:rPr>
        <w:t xml:space="preserve"> </w:t>
      </w:r>
      <w:r>
        <w:t>while</w:t>
      </w:r>
      <w:r>
        <w:rPr>
          <w:spacing w:val="-10"/>
        </w:rPr>
        <w:t xml:space="preserve"> </w:t>
      </w:r>
      <w:r>
        <w:t>hybridity</w:t>
      </w:r>
      <w:r>
        <w:rPr>
          <w:spacing w:val="-11"/>
        </w:rPr>
        <w:t xml:space="preserve"> </w:t>
      </w:r>
      <w:r>
        <w:t>is</w:t>
      </w:r>
      <w:r>
        <w:rPr>
          <w:spacing w:val="-10"/>
        </w:rPr>
        <w:t xml:space="preserve"> </w:t>
      </w:r>
      <w:r>
        <w:t>a</w:t>
      </w:r>
      <w:r>
        <w:rPr>
          <w:spacing w:val="-10"/>
        </w:rPr>
        <w:t xml:space="preserve"> </w:t>
      </w:r>
      <w:r>
        <w:t>matter</w:t>
      </w:r>
      <w:r>
        <w:rPr>
          <w:spacing w:val="-11"/>
        </w:rPr>
        <w:t xml:space="preserve"> </w:t>
      </w:r>
      <w:r>
        <w:t>of</w:t>
      </w:r>
      <w:r>
        <w:rPr>
          <w:spacing w:val="-10"/>
        </w:rPr>
        <w:t xml:space="preserve"> </w:t>
      </w:r>
      <w:r>
        <w:t>the</w:t>
      </w:r>
      <w:r>
        <w:rPr>
          <w:spacing w:val="-11"/>
        </w:rPr>
        <w:t xml:space="preserve"> </w:t>
      </w:r>
      <w:r>
        <w:t>syntactic</w:t>
      </w:r>
      <w:r>
        <w:rPr>
          <w:spacing w:val="-10"/>
        </w:rPr>
        <w:t xml:space="preserve"> </w:t>
      </w:r>
      <w:r>
        <w:t>context</w:t>
      </w:r>
      <w:r>
        <w:rPr>
          <w:spacing w:val="-10"/>
        </w:rPr>
        <w:t xml:space="preserve"> </w:t>
      </w:r>
      <w:r>
        <w:t>that</w:t>
      </w:r>
      <w:r>
        <w:rPr>
          <w:spacing w:val="-11"/>
        </w:rPr>
        <w:t xml:space="preserve"> </w:t>
      </w:r>
      <w:r>
        <w:t>a</w:t>
      </w:r>
      <w:r>
        <w:rPr>
          <w:spacing w:val="-10"/>
        </w:rPr>
        <w:t xml:space="preserve"> </w:t>
      </w:r>
      <w:r>
        <w:t>word appears</w:t>
      </w:r>
      <w:r>
        <w:rPr>
          <w:spacing w:val="-2"/>
        </w:rPr>
        <w:t xml:space="preserve"> </w:t>
      </w:r>
      <w:r>
        <w:t>in.</w:t>
      </w:r>
    </w:p>
    <w:p w:rsidR="00DD7756" w:rsidRDefault="00AD1397">
      <w:pPr>
        <w:pStyle w:val="BodyText"/>
        <w:spacing w:line="420" w:lineRule="auto"/>
        <w:ind w:left="120" w:right="532" w:firstLine="358"/>
        <w:jc w:val="right"/>
      </w:pPr>
      <w:r>
        <w:t>An</w:t>
      </w:r>
      <w:r>
        <w:rPr>
          <w:spacing w:val="7"/>
        </w:rPr>
        <w:t xml:space="preserve"> </w:t>
      </w:r>
      <w:r>
        <w:t>analysis</w:t>
      </w:r>
      <w:r>
        <w:rPr>
          <w:spacing w:val="8"/>
        </w:rPr>
        <w:t xml:space="preserve"> </w:t>
      </w:r>
      <w:r>
        <w:t>couched</w:t>
      </w:r>
      <w:r>
        <w:rPr>
          <w:spacing w:val="7"/>
        </w:rPr>
        <w:t xml:space="preserve"> </w:t>
      </w:r>
      <w:r>
        <w:t>in</w:t>
      </w:r>
      <w:r>
        <w:rPr>
          <w:spacing w:val="8"/>
        </w:rPr>
        <w:t xml:space="preserve"> </w:t>
      </w:r>
      <w:r>
        <w:t>mixed</w:t>
      </w:r>
      <w:r>
        <w:rPr>
          <w:spacing w:val="7"/>
        </w:rPr>
        <w:t xml:space="preserve"> </w:t>
      </w:r>
      <w:r>
        <w:t>categories</w:t>
      </w:r>
      <w:r>
        <w:rPr>
          <w:spacing w:val="8"/>
        </w:rPr>
        <w:t xml:space="preserve"> </w:t>
      </w:r>
      <w:r>
        <w:t>does</w:t>
      </w:r>
      <w:r>
        <w:rPr>
          <w:spacing w:val="7"/>
        </w:rPr>
        <w:t xml:space="preserve"> </w:t>
      </w:r>
      <w:r>
        <w:t>not</w:t>
      </w:r>
      <w:r>
        <w:rPr>
          <w:spacing w:val="8"/>
        </w:rPr>
        <w:t xml:space="preserve"> </w:t>
      </w:r>
      <w:r>
        <w:t>avoid</w:t>
      </w:r>
      <w:r>
        <w:rPr>
          <w:spacing w:val="8"/>
        </w:rPr>
        <w:t xml:space="preserve"> </w:t>
      </w:r>
      <w:r>
        <w:t>the</w:t>
      </w:r>
      <w:r>
        <w:rPr>
          <w:spacing w:val="7"/>
        </w:rPr>
        <w:t xml:space="preserve"> </w:t>
      </w:r>
      <w:r>
        <w:t>problem</w:t>
      </w:r>
      <w:r>
        <w:rPr>
          <w:spacing w:val="8"/>
        </w:rPr>
        <w:t xml:space="preserve"> </w:t>
      </w:r>
      <w:r>
        <w:t>of</w:t>
      </w:r>
      <w:r>
        <w:rPr>
          <w:spacing w:val="7"/>
        </w:rPr>
        <w:t xml:space="preserve"> </w:t>
      </w:r>
      <w:r>
        <w:t>methodological</w:t>
      </w:r>
      <w:r>
        <w:rPr>
          <w:w w:val="99"/>
        </w:rPr>
        <w:t xml:space="preserve"> </w:t>
      </w:r>
      <w:r>
        <w:t xml:space="preserve">opportunism, </w:t>
      </w:r>
      <w:r>
        <w:rPr>
          <w:spacing w:val="-3"/>
        </w:rPr>
        <w:t xml:space="preserve">however. </w:t>
      </w:r>
      <w:r>
        <w:t>The existence of a mixed category implies that there are</w:t>
      </w:r>
      <w:r>
        <w:rPr>
          <w:spacing w:val="2"/>
        </w:rPr>
        <w:t xml:space="preserve"> </w:t>
      </w:r>
      <w:r>
        <w:rPr>
          <w:spacing w:val="-3"/>
        </w:rPr>
        <w:t>other,</w:t>
      </w:r>
      <w:r>
        <w:rPr>
          <w:spacing w:val="-2"/>
        </w:rPr>
        <w:t xml:space="preserve"> </w:t>
      </w:r>
      <w:r>
        <w:t>more</w:t>
      </w:r>
      <w:r>
        <w:rPr>
          <w:w w:val="99"/>
        </w:rPr>
        <w:t xml:space="preserve"> </w:t>
      </w:r>
      <w:r>
        <w:t>basic</w:t>
      </w:r>
      <w:r>
        <w:rPr>
          <w:spacing w:val="19"/>
        </w:rPr>
        <w:t xml:space="preserve"> </w:t>
      </w:r>
      <w:r>
        <w:t>categories</w:t>
      </w:r>
      <w:r>
        <w:rPr>
          <w:spacing w:val="20"/>
        </w:rPr>
        <w:t xml:space="preserve"> </w:t>
      </w:r>
      <w:r>
        <w:t>that</w:t>
      </w:r>
      <w:r>
        <w:rPr>
          <w:spacing w:val="20"/>
        </w:rPr>
        <w:t xml:space="preserve"> </w:t>
      </w:r>
      <w:r>
        <w:t>the</w:t>
      </w:r>
      <w:r>
        <w:rPr>
          <w:spacing w:val="19"/>
        </w:rPr>
        <w:t xml:space="preserve"> </w:t>
      </w:r>
      <w:r>
        <w:t>mixed</w:t>
      </w:r>
      <w:r>
        <w:rPr>
          <w:spacing w:val="20"/>
        </w:rPr>
        <w:t xml:space="preserve"> </w:t>
      </w:r>
      <w:r>
        <w:t>category</w:t>
      </w:r>
      <w:r>
        <w:rPr>
          <w:spacing w:val="20"/>
        </w:rPr>
        <w:t xml:space="preserve"> </w:t>
      </w:r>
      <w:r>
        <w:t>is</w:t>
      </w:r>
      <w:r>
        <w:rPr>
          <w:spacing w:val="19"/>
        </w:rPr>
        <w:t xml:space="preserve"> </w:t>
      </w:r>
      <w:r>
        <w:t>a</w:t>
      </w:r>
      <w:r>
        <w:rPr>
          <w:spacing w:val="20"/>
        </w:rPr>
        <w:t xml:space="preserve"> </w:t>
      </w:r>
      <w:r>
        <w:t>hybrid</w:t>
      </w:r>
      <w:r>
        <w:rPr>
          <w:spacing w:val="20"/>
        </w:rPr>
        <w:t xml:space="preserve"> </w:t>
      </w:r>
      <w:r>
        <w:t>of.</w:t>
      </w:r>
      <w:r>
        <w:rPr>
          <w:spacing w:val="21"/>
        </w:rPr>
        <w:t xml:space="preserve"> </w:t>
      </w:r>
      <w:r>
        <w:t>Hybrid</w:t>
      </w:r>
      <w:r>
        <w:rPr>
          <w:spacing w:val="20"/>
        </w:rPr>
        <w:t xml:space="preserve"> </w:t>
      </w:r>
      <w:r>
        <w:t>models</w:t>
      </w:r>
      <w:r>
        <w:rPr>
          <w:spacing w:val="20"/>
        </w:rPr>
        <w:t xml:space="preserve"> </w:t>
      </w:r>
      <w:r>
        <w:t>of</w:t>
      </w:r>
      <w:r>
        <w:rPr>
          <w:spacing w:val="19"/>
        </w:rPr>
        <w:t xml:space="preserve"> </w:t>
      </w:r>
      <w:r>
        <w:t>parts</w:t>
      </w:r>
      <w:r>
        <w:rPr>
          <w:spacing w:val="20"/>
        </w:rPr>
        <w:t xml:space="preserve"> </w:t>
      </w:r>
      <w:r>
        <w:t>of</w:t>
      </w:r>
      <w:r>
        <w:rPr>
          <w:spacing w:val="20"/>
        </w:rPr>
        <w:t xml:space="preserve"> </w:t>
      </w:r>
      <w:r>
        <w:t>speech</w:t>
      </w:r>
      <w:r>
        <w:rPr>
          <w:w w:val="99"/>
        </w:rPr>
        <w:t xml:space="preserve"> </w:t>
      </w:r>
      <w:r>
        <w:t>merely</w:t>
      </w:r>
      <w:r>
        <w:rPr>
          <w:spacing w:val="10"/>
        </w:rPr>
        <w:t xml:space="preserve"> </w:t>
      </w:r>
      <w:r>
        <w:t>exacerbate</w:t>
      </w:r>
      <w:r>
        <w:rPr>
          <w:spacing w:val="11"/>
        </w:rPr>
        <w:t xml:space="preserve"> </w:t>
      </w:r>
      <w:r>
        <w:t>the</w:t>
      </w:r>
      <w:r>
        <w:rPr>
          <w:spacing w:val="12"/>
        </w:rPr>
        <w:t xml:space="preserve"> </w:t>
      </w:r>
      <w:r>
        <w:t>distributional</w:t>
      </w:r>
      <w:r>
        <w:rPr>
          <w:spacing w:val="11"/>
        </w:rPr>
        <w:t xml:space="preserve"> </w:t>
      </w:r>
      <w:r>
        <w:t>problem.</w:t>
      </w:r>
      <w:r>
        <w:rPr>
          <w:spacing w:val="2"/>
        </w:rPr>
        <w:t xml:space="preserve"> </w:t>
      </w:r>
      <w:r>
        <w:t>There</w:t>
      </w:r>
      <w:r>
        <w:rPr>
          <w:spacing w:val="11"/>
        </w:rPr>
        <w:t xml:space="preserve"> </w:t>
      </w:r>
      <w:r>
        <w:t>is</w:t>
      </w:r>
      <w:r>
        <w:rPr>
          <w:spacing w:val="12"/>
        </w:rPr>
        <w:t xml:space="preserve"> </w:t>
      </w:r>
      <w:r>
        <w:t>however</w:t>
      </w:r>
      <w:r>
        <w:rPr>
          <w:spacing w:val="11"/>
        </w:rPr>
        <w:t xml:space="preserve"> </w:t>
      </w:r>
      <w:r>
        <w:t>a</w:t>
      </w:r>
      <w:r>
        <w:rPr>
          <w:spacing w:val="11"/>
        </w:rPr>
        <w:t xml:space="preserve"> </w:t>
      </w:r>
      <w:r>
        <w:t>sense</w:t>
      </w:r>
      <w:r>
        <w:rPr>
          <w:spacing w:val="12"/>
        </w:rPr>
        <w:t xml:space="preserve"> </w:t>
      </w:r>
      <w:r>
        <w:t>in</w:t>
      </w:r>
      <w:r>
        <w:rPr>
          <w:spacing w:val="12"/>
        </w:rPr>
        <w:t xml:space="preserve"> </w:t>
      </w:r>
      <w:r>
        <w:t>which</w:t>
      </w:r>
      <w:r>
        <w:rPr>
          <w:spacing w:val="11"/>
        </w:rPr>
        <w:t xml:space="preserve"> </w:t>
      </w:r>
      <w:r>
        <w:t>thinking</w:t>
      </w:r>
      <w:r>
        <w:rPr>
          <w:w w:val="99"/>
        </w:rPr>
        <w:t xml:space="preserve"> </w:t>
      </w:r>
      <w:r>
        <w:t>of</w:t>
      </w:r>
      <w:r>
        <w:rPr>
          <w:spacing w:val="17"/>
        </w:rPr>
        <w:t xml:space="preserve"> </w:t>
      </w:r>
      <w:r>
        <w:t>minor</w:t>
      </w:r>
      <w:r>
        <w:rPr>
          <w:spacing w:val="18"/>
        </w:rPr>
        <w:t xml:space="preserve"> </w:t>
      </w:r>
      <w:r>
        <w:t>lexical</w:t>
      </w:r>
      <w:r>
        <w:rPr>
          <w:spacing w:val="18"/>
        </w:rPr>
        <w:t xml:space="preserve"> </w:t>
      </w:r>
      <w:r>
        <w:t>categories</w:t>
      </w:r>
      <w:r>
        <w:rPr>
          <w:spacing w:val="18"/>
        </w:rPr>
        <w:t xml:space="preserve"> </w:t>
      </w:r>
      <w:r>
        <w:t>as</w:t>
      </w:r>
      <w:r>
        <w:rPr>
          <w:spacing w:val="18"/>
        </w:rPr>
        <w:t xml:space="preserve"> </w:t>
      </w:r>
      <w:r>
        <w:t>“mixed”</w:t>
      </w:r>
      <w:r>
        <w:rPr>
          <w:spacing w:val="17"/>
        </w:rPr>
        <w:t xml:space="preserve"> </w:t>
      </w:r>
      <w:r>
        <w:t>categories</w:t>
      </w:r>
      <w:r>
        <w:rPr>
          <w:spacing w:val="18"/>
        </w:rPr>
        <w:t xml:space="preserve"> </w:t>
      </w:r>
      <w:r>
        <w:t>is</w:t>
      </w:r>
      <w:r>
        <w:rPr>
          <w:spacing w:val="18"/>
        </w:rPr>
        <w:t xml:space="preserve"> </w:t>
      </w:r>
      <w:r>
        <w:t>useful:</w:t>
      </w:r>
      <w:r>
        <w:rPr>
          <w:spacing w:val="58"/>
        </w:rPr>
        <w:t xml:space="preserve"> </w:t>
      </w:r>
      <w:r>
        <w:t>typological</w:t>
      </w:r>
      <w:r>
        <w:rPr>
          <w:spacing w:val="18"/>
        </w:rPr>
        <w:t xml:space="preserve"> </w:t>
      </w:r>
      <w:r>
        <w:t>markedness</w:t>
      </w:r>
      <w:r>
        <w:rPr>
          <w:spacing w:val="17"/>
        </w:rPr>
        <w:t xml:space="preserve"> </w:t>
      </w:r>
      <w:r>
        <w:t>theory</w:t>
      </w:r>
      <w:r>
        <w:rPr>
          <w:w w:val="99"/>
        </w:rPr>
        <w:t xml:space="preserve"> </w:t>
      </w:r>
      <w:r>
        <w:t>states</w:t>
      </w:r>
      <w:r>
        <w:rPr>
          <w:spacing w:val="-6"/>
        </w:rPr>
        <w:t xml:space="preserve"> </w:t>
      </w:r>
      <w:r>
        <w:t>that</w:t>
      </w:r>
      <w:r>
        <w:rPr>
          <w:spacing w:val="-5"/>
        </w:rPr>
        <w:t xml:space="preserve"> </w:t>
      </w:r>
      <w:r>
        <w:t>lexical</w:t>
      </w:r>
      <w:r>
        <w:rPr>
          <w:spacing w:val="-6"/>
        </w:rPr>
        <w:t xml:space="preserve"> </w:t>
      </w:r>
      <w:r>
        <w:t>categories</w:t>
      </w:r>
      <w:r>
        <w:rPr>
          <w:spacing w:val="-5"/>
        </w:rPr>
        <w:t xml:space="preserve"> </w:t>
      </w:r>
      <w:r>
        <w:t>are</w:t>
      </w:r>
      <w:r>
        <w:rPr>
          <w:spacing w:val="-6"/>
        </w:rPr>
        <w:t xml:space="preserve"> </w:t>
      </w:r>
      <w:r>
        <w:t>epiphenomenal</w:t>
      </w:r>
      <w:r>
        <w:rPr>
          <w:spacing w:val="-5"/>
        </w:rPr>
        <w:t xml:space="preserve"> </w:t>
      </w:r>
      <w:r>
        <w:t>patterns</w:t>
      </w:r>
      <w:r>
        <w:rPr>
          <w:spacing w:val="-6"/>
        </w:rPr>
        <w:t xml:space="preserve"> </w:t>
      </w:r>
      <w:r>
        <w:t>that</w:t>
      </w:r>
      <w:r>
        <w:rPr>
          <w:spacing w:val="-5"/>
        </w:rPr>
        <w:t xml:space="preserve"> </w:t>
      </w:r>
      <w:r>
        <w:t>arise</w:t>
      </w:r>
      <w:r>
        <w:rPr>
          <w:spacing w:val="-6"/>
        </w:rPr>
        <w:t xml:space="preserve"> </w:t>
      </w:r>
      <w:r>
        <w:t>from</w:t>
      </w:r>
      <w:r>
        <w:rPr>
          <w:spacing w:val="-5"/>
        </w:rPr>
        <w:t xml:space="preserve"> </w:t>
      </w:r>
      <w:r>
        <w:t>combinations</w:t>
      </w:r>
      <w:r>
        <w:rPr>
          <w:spacing w:val="-5"/>
        </w:rPr>
        <w:t xml:space="preserve"> </w:t>
      </w:r>
      <w:r>
        <w:t>of</w:t>
      </w:r>
      <w:r>
        <w:rPr>
          <w:spacing w:val="-6"/>
        </w:rPr>
        <w:t xml:space="preserve"> </w:t>
      </w:r>
      <w:r>
        <w:t>the</w:t>
      </w:r>
      <w:r>
        <w:rPr>
          <w:w w:val="99"/>
        </w:rPr>
        <w:t xml:space="preserve"> </w:t>
      </w:r>
      <w:r>
        <w:t>semantic</w:t>
      </w:r>
      <w:r>
        <w:rPr>
          <w:spacing w:val="-21"/>
        </w:rPr>
        <w:t xml:space="preserve"> </w:t>
      </w:r>
      <w:r>
        <w:t>classes</w:t>
      </w:r>
      <w:r>
        <w:rPr>
          <w:spacing w:val="-20"/>
        </w:rPr>
        <w:t xml:space="preserve"> </w:t>
      </w:r>
      <w:r>
        <w:t>of</w:t>
      </w:r>
      <w:r>
        <w:rPr>
          <w:spacing w:val="-20"/>
        </w:rPr>
        <w:t xml:space="preserve"> </w:t>
      </w:r>
      <w:r>
        <w:t>object,</w:t>
      </w:r>
      <w:r>
        <w:rPr>
          <w:spacing w:val="-17"/>
        </w:rPr>
        <w:t xml:space="preserve"> </w:t>
      </w:r>
      <w:r>
        <w:t>action,</w:t>
      </w:r>
      <w:r>
        <w:rPr>
          <w:spacing w:val="-17"/>
        </w:rPr>
        <w:t xml:space="preserve"> </w:t>
      </w:r>
      <w:r>
        <w:t>or</w:t>
      </w:r>
      <w:r>
        <w:rPr>
          <w:spacing w:val="-20"/>
        </w:rPr>
        <w:t xml:space="preserve"> </w:t>
      </w:r>
      <w:r>
        <w:t>property</w:t>
      </w:r>
      <w:r>
        <w:rPr>
          <w:spacing w:val="-21"/>
        </w:rPr>
        <w:t xml:space="preserve"> </w:t>
      </w:r>
      <w:r>
        <w:t>words</w:t>
      </w:r>
      <w:r>
        <w:rPr>
          <w:spacing w:val="-20"/>
        </w:rPr>
        <w:t xml:space="preserve"> </w:t>
      </w:r>
      <w:r>
        <w:t>with</w:t>
      </w:r>
      <w:r>
        <w:rPr>
          <w:spacing w:val="-20"/>
        </w:rPr>
        <w:t xml:space="preserve"> </w:t>
      </w:r>
      <w:r>
        <w:t>the</w:t>
      </w:r>
      <w:r>
        <w:rPr>
          <w:spacing w:val="-20"/>
        </w:rPr>
        <w:t xml:space="preserve"> </w:t>
      </w:r>
      <w:r>
        <w:t>discourse</w:t>
      </w:r>
      <w:r>
        <w:rPr>
          <w:spacing w:val="-21"/>
        </w:rPr>
        <w:t xml:space="preserve"> </w:t>
      </w:r>
      <w:r>
        <w:t>functions</w:t>
      </w:r>
      <w:r>
        <w:rPr>
          <w:spacing w:val="-20"/>
        </w:rPr>
        <w:t xml:space="preserve"> </w:t>
      </w:r>
      <w:r>
        <w:t>of</w:t>
      </w:r>
      <w:r>
        <w:rPr>
          <w:spacing w:val="-20"/>
        </w:rPr>
        <w:t xml:space="preserve"> </w:t>
      </w:r>
      <w:r>
        <w:t>reference,</w:t>
      </w:r>
      <w:r>
        <w:rPr>
          <w:w w:val="99"/>
        </w:rPr>
        <w:t xml:space="preserve"> </w:t>
      </w:r>
      <w:r>
        <w:t>predication,</w:t>
      </w:r>
      <w:r>
        <w:rPr>
          <w:spacing w:val="17"/>
        </w:rPr>
        <w:t xml:space="preserve"> </w:t>
      </w:r>
      <w:r>
        <w:t>and</w:t>
      </w:r>
      <w:r>
        <w:rPr>
          <w:spacing w:val="12"/>
        </w:rPr>
        <w:t xml:space="preserve"> </w:t>
      </w:r>
      <w:r>
        <w:t>modification.</w:t>
      </w:r>
      <w:r>
        <w:rPr>
          <w:spacing w:val="5"/>
        </w:rPr>
        <w:t xml:space="preserve"> </w:t>
      </w:r>
      <w:r>
        <w:t>Categories</w:t>
      </w:r>
      <w:r>
        <w:rPr>
          <w:spacing w:val="12"/>
        </w:rPr>
        <w:t xml:space="preserve"> </w:t>
      </w:r>
      <w:r>
        <w:t>frequently</w:t>
      </w:r>
      <w:r>
        <w:rPr>
          <w:spacing w:val="13"/>
        </w:rPr>
        <w:t xml:space="preserve"> </w:t>
      </w:r>
      <w:r>
        <w:t>discussed</w:t>
      </w:r>
      <w:r>
        <w:rPr>
          <w:spacing w:val="13"/>
        </w:rPr>
        <w:t xml:space="preserve"> </w:t>
      </w:r>
      <w:r>
        <w:t>as</w:t>
      </w:r>
      <w:r>
        <w:rPr>
          <w:spacing w:val="12"/>
        </w:rPr>
        <w:t xml:space="preserve"> </w:t>
      </w:r>
      <w:r>
        <w:t>“mixed”</w:t>
      </w:r>
      <w:r>
        <w:rPr>
          <w:spacing w:val="13"/>
        </w:rPr>
        <w:t xml:space="preserve"> </w:t>
      </w:r>
      <w:r>
        <w:t>in</w:t>
      </w:r>
      <w:r>
        <w:rPr>
          <w:spacing w:val="12"/>
        </w:rPr>
        <w:t xml:space="preserve"> </w:t>
      </w:r>
      <w:r>
        <w:t>the</w:t>
      </w:r>
      <w:r>
        <w:rPr>
          <w:spacing w:val="14"/>
        </w:rPr>
        <w:t xml:space="preserve"> </w:t>
      </w:r>
      <w:r>
        <w:t>literature</w:t>
      </w:r>
      <w:r>
        <w:rPr>
          <w:w w:val="99"/>
        </w:rPr>
        <w:t xml:space="preserve"> </w:t>
      </w:r>
      <w:r>
        <w:t>are</w:t>
      </w:r>
      <w:r>
        <w:rPr>
          <w:spacing w:val="-6"/>
        </w:rPr>
        <w:t xml:space="preserve"> </w:t>
      </w:r>
      <w:r>
        <w:t>precisely</w:t>
      </w:r>
      <w:r>
        <w:rPr>
          <w:spacing w:val="-6"/>
        </w:rPr>
        <w:t xml:space="preserve"> </w:t>
      </w:r>
      <w:r>
        <w:t>those</w:t>
      </w:r>
      <w:r>
        <w:rPr>
          <w:spacing w:val="-5"/>
        </w:rPr>
        <w:t xml:space="preserve"> </w:t>
      </w:r>
      <w:r>
        <w:t>combinations</w:t>
      </w:r>
      <w:r>
        <w:rPr>
          <w:spacing w:val="-6"/>
        </w:rPr>
        <w:t xml:space="preserve"> </w:t>
      </w:r>
      <w:r>
        <w:t>which</w:t>
      </w:r>
      <w:r>
        <w:rPr>
          <w:spacing w:val="-5"/>
        </w:rPr>
        <w:t xml:space="preserve"> </w:t>
      </w:r>
      <w:r>
        <w:t>are</w:t>
      </w:r>
      <w:r>
        <w:rPr>
          <w:spacing w:val="-6"/>
        </w:rPr>
        <w:t xml:space="preserve"> </w:t>
      </w:r>
      <w:r>
        <w:t>non-prototypical</w:t>
      </w:r>
      <w:r>
        <w:rPr>
          <w:spacing w:val="-5"/>
        </w:rPr>
        <w:t xml:space="preserve"> </w:t>
      </w:r>
      <w:r>
        <w:t>and</w:t>
      </w:r>
      <w:r>
        <w:rPr>
          <w:spacing w:val="-6"/>
        </w:rPr>
        <w:t xml:space="preserve"> </w:t>
      </w:r>
      <w:r>
        <w:t>therefore</w:t>
      </w:r>
      <w:r>
        <w:rPr>
          <w:spacing w:val="-5"/>
        </w:rPr>
        <w:t xml:space="preserve"> </w:t>
      </w:r>
      <w:r>
        <w:t>more</w:t>
      </w:r>
      <w:r>
        <w:rPr>
          <w:spacing w:val="-6"/>
        </w:rPr>
        <w:t xml:space="preserve"> </w:t>
      </w:r>
      <w:r>
        <w:t>likely</w:t>
      </w:r>
      <w:r>
        <w:rPr>
          <w:spacing w:val="-5"/>
        </w:rPr>
        <w:t xml:space="preserve"> </w:t>
      </w:r>
      <w:r>
        <w:t>to</w:t>
      </w:r>
      <w:r>
        <w:rPr>
          <w:spacing w:val="-6"/>
        </w:rPr>
        <w:t xml:space="preserve"> </w:t>
      </w:r>
      <w:r>
        <w:t>be</w:t>
      </w:r>
      <w:r>
        <w:rPr>
          <w:w w:val="99"/>
        </w:rPr>
        <w:t xml:space="preserve"> </w:t>
      </w:r>
      <w:r>
        <w:t>typologically</w:t>
      </w:r>
      <w:r>
        <w:rPr>
          <w:spacing w:val="-15"/>
        </w:rPr>
        <w:t xml:space="preserve"> </w:t>
      </w:r>
      <w:r>
        <w:t>marked.</w:t>
      </w:r>
      <w:r>
        <w:rPr>
          <w:spacing w:val="10"/>
        </w:rPr>
        <w:t xml:space="preserve"> </w:t>
      </w:r>
      <w:hyperlink w:anchor="_bookmark140" w:history="1">
        <w:r>
          <w:rPr>
            <w:color w:val="007FFF"/>
          </w:rPr>
          <w:t>Section</w:t>
        </w:r>
        <w:r>
          <w:rPr>
            <w:color w:val="007FFF"/>
            <w:spacing w:val="-15"/>
          </w:rPr>
          <w:t xml:space="preserve"> </w:t>
        </w:r>
        <w:r>
          <w:rPr>
            <w:color w:val="007FFF"/>
          </w:rPr>
          <w:t>2.4.2</w:t>
        </w:r>
        <w:r>
          <w:rPr>
            <w:color w:val="007FFF"/>
            <w:spacing w:val="-15"/>
          </w:rPr>
          <w:t xml:space="preserve"> </w:t>
        </w:r>
      </w:hyperlink>
      <w:r>
        <w:t>explains</w:t>
      </w:r>
      <w:r>
        <w:rPr>
          <w:spacing w:val="-15"/>
        </w:rPr>
        <w:t xml:space="preserve"> </w:t>
      </w:r>
      <w:r>
        <w:t>this</w:t>
      </w:r>
      <w:r>
        <w:rPr>
          <w:spacing w:val="-15"/>
        </w:rPr>
        <w:t xml:space="preserve"> </w:t>
      </w:r>
      <w:r>
        <w:t>approach</w:t>
      </w:r>
      <w:r>
        <w:rPr>
          <w:spacing w:val="-14"/>
        </w:rPr>
        <w:t xml:space="preserve"> </w:t>
      </w:r>
      <w:r>
        <w:t>to</w:t>
      </w:r>
      <w:r>
        <w:rPr>
          <w:spacing w:val="-15"/>
        </w:rPr>
        <w:t xml:space="preserve"> </w:t>
      </w:r>
      <w:r>
        <w:t>lexical</w:t>
      </w:r>
      <w:r>
        <w:rPr>
          <w:spacing w:val="-15"/>
        </w:rPr>
        <w:t xml:space="preserve"> </w:t>
      </w:r>
      <w:r>
        <w:t>categories</w:t>
      </w:r>
      <w:r>
        <w:rPr>
          <w:spacing w:val="-15"/>
        </w:rPr>
        <w:t xml:space="preserve"> </w:t>
      </w:r>
      <w:r>
        <w:t>in</w:t>
      </w:r>
      <w:r>
        <w:rPr>
          <w:spacing w:val="-15"/>
        </w:rPr>
        <w:t xml:space="preserve"> </w:t>
      </w:r>
      <w:r>
        <w:t>more</w:t>
      </w:r>
      <w:r>
        <w:rPr>
          <w:spacing w:val="-15"/>
        </w:rPr>
        <w:t xml:space="preserve"> </w:t>
      </w:r>
      <w:r>
        <w:t>detail.</w:t>
      </w:r>
      <w:r>
        <w:rPr>
          <w:w w:val="99"/>
        </w:rPr>
        <w:t xml:space="preserve"> </w:t>
      </w:r>
      <w:r>
        <w:t>Partly</w:t>
      </w:r>
      <w:r>
        <w:rPr>
          <w:spacing w:val="-13"/>
        </w:rPr>
        <w:t xml:space="preserve"> </w:t>
      </w:r>
      <w:r>
        <w:t>in</w:t>
      </w:r>
      <w:r>
        <w:rPr>
          <w:spacing w:val="-13"/>
        </w:rPr>
        <w:t xml:space="preserve"> </w:t>
      </w:r>
      <w:r>
        <w:t>response</w:t>
      </w:r>
      <w:r>
        <w:rPr>
          <w:spacing w:val="-12"/>
        </w:rPr>
        <w:t xml:space="preserve"> </w:t>
      </w:r>
      <w:r>
        <w:t>to</w:t>
      </w:r>
      <w:r>
        <w:rPr>
          <w:spacing w:val="-13"/>
        </w:rPr>
        <w:t xml:space="preserve"> </w:t>
      </w:r>
      <w:r>
        <w:t>these</w:t>
      </w:r>
      <w:r>
        <w:rPr>
          <w:spacing w:val="-13"/>
        </w:rPr>
        <w:t xml:space="preserve"> </w:t>
      </w:r>
      <w:r>
        <w:t>problems,</w:t>
      </w:r>
      <w:r>
        <w:rPr>
          <w:spacing w:val="-11"/>
        </w:rPr>
        <w:t xml:space="preserve"> </w:t>
      </w:r>
      <w:r>
        <w:t>a</w:t>
      </w:r>
      <w:r>
        <w:rPr>
          <w:spacing w:val="-13"/>
        </w:rPr>
        <w:t xml:space="preserve"> </w:t>
      </w:r>
      <w:r>
        <w:t>growing</w:t>
      </w:r>
      <w:r>
        <w:rPr>
          <w:spacing w:val="-13"/>
        </w:rPr>
        <w:t xml:space="preserve"> </w:t>
      </w:r>
      <w:r>
        <w:t>cadre</w:t>
      </w:r>
      <w:r>
        <w:rPr>
          <w:spacing w:val="-12"/>
        </w:rPr>
        <w:t xml:space="preserve"> </w:t>
      </w:r>
      <w:r>
        <w:t>of</w:t>
      </w:r>
      <w:r>
        <w:rPr>
          <w:spacing w:val="-13"/>
        </w:rPr>
        <w:t xml:space="preserve"> </w:t>
      </w:r>
      <w:r>
        <w:t>linguists</w:t>
      </w:r>
      <w:r>
        <w:rPr>
          <w:spacing w:val="-13"/>
        </w:rPr>
        <w:t xml:space="preserve"> </w:t>
      </w:r>
      <w:r>
        <w:t>in</w:t>
      </w:r>
      <w:r>
        <w:rPr>
          <w:spacing w:val="-12"/>
        </w:rPr>
        <w:t xml:space="preserve"> </w:t>
      </w:r>
      <w:r>
        <w:t>the</w:t>
      </w:r>
      <w:r>
        <w:rPr>
          <w:spacing w:val="-13"/>
        </w:rPr>
        <w:t xml:space="preserve"> </w:t>
      </w:r>
      <w:r>
        <w:t>last</w:t>
      </w:r>
      <w:r>
        <w:rPr>
          <w:spacing w:val="-13"/>
        </w:rPr>
        <w:t xml:space="preserve"> </w:t>
      </w:r>
      <w:r>
        <w:t>30</w:t>
      </w:r>
      <w:r>
        <w:rPr>
          <w:spacing w:val="-12"/>
        </w:rPr>
        <w:t xml:space="preserve"> </w:t>
      </w:r>
      <w:r>
        <w:t>years</w:t>
      </w:r>
      <w:r>
        <w:rPr>
          <w:spacing w:val="-13"/>
        </w:rPr>
        <w:t xml:space="preserve"> </w:t>
      </w:r>
      <w:r>
        <w:t>have</w:t>
      </w:r>
      <w:r>
        <w:rPr>
          <w:w w:val="99"/>
        </w:rPr>
        <w:t xml:space="preserve"> </w:t>
      </w:r>
      <w:r>
        <w:t xml:space="preserve">adopted one of various </w:t>
      </w:r>
      <w:r>
        <w:rPr>
          <w:i/>
        </w:rPr>
        <w:t xml:space="preserve">flexible </w:t>
      </w:r>
      <w:r>
        <w:t>approaches to word classes. Flexible analyses of</w:t>
      </w:r>
      <w:r>
        <w:rPr>
          <w:spacing w:val="-29"/>
        </w:rPr>
        <w:t xml:space="preserve"> </w:t>
      </w:r>
      <w:r>
        <w:t>word</w:t>
      </w:r>
      <w:r>
        <w:rPr>
          <w:spacing w:val="-5"/>
        </w:rPr>
        <w:t xml:space="preserve"> </w:t>
      </w:r>
      <w:r>
        <w:t>classes</w:t>
      </w:r>
      <w:r>
        <w:rPr>
          <w:w w:val="99"/>
        </w:rPr>
        <w:t xml:space="preserve"> </w:t>
      </w:r>
      <w:r>
        <w:t>come</w:t>
      </w:r>
      <w:r>
        <w:rPr>
          <w:spacing w:val="21"/>
        </w:rPr>
        <w:t xml:space="preserve"> </w:t>
      </w:r>
      <w:r>
        <w:t>in</w:t>
      </w:r>
      <w:r>
        <w:rPr>
          <w:spacing w:val="22"/>
        </w:rPr>
        <w:t xml:space="preserve"> </w:t>
      </w:r>
      <w:r>
        <w:t>many</w:t>
      </w:r>
      <w:r>
        <w:rPr>
          <w:spacing w:val="21"/>
        </w:rPr>
        <w:t xml:space="preserve"> </w:t>
      </w:r>
      <w:r>
        <w:t>flavors,</w:t>
      </w:r>
      <w:r>
        <w:rPr>
          <w:spacing w:val="27"/>
        </w:rPr>
        <w:t xml:space="preserve"> </w:t>
      </w:r>
      <w:r>
        <w:t>some</w:t>
      </w:r>
      <w:r>
        <w:rPr>
          <w:spacing w:val="22"/>
        </w:rPr>
        <w:t xml:space="preserve"> </w:t>
      </w:r>
      <w:r>
        <w:t>of</w:t>
      </w:r>
      <w:r>
        <w:rPr>
          <w:spacing w:val="22"/>
        </w:rPr>
        <w:t xml:space="preserve"> </w:t>
      </w:r>
      <w:r>
        <w:t>which</w:t>
      </w:r>
      <w:r>
        <w:rPr>
          <w:spacing w:val="21"/>
        </w:rPr>
        <w:t xml:space="preserve"> </w:t>
      </w:r>
      <w:r>
        <w:t>arguably</w:t>
      </w:r>
      <w:r>
        <w:rPr>
          <w:spacing w:val="22"/>
        </w:rPr>
        <w:t xml:space="preserve"> </w:t>
      </w:r>
      <w:r>
        <w:t>still</w:t>
      </w:r>
      <w:r>
        <w:rPr>
          <w:spacing w:val="21"/>
        </w:rPr>
        <w:t xml:space="preserve"> </w:t>
      </w:r>
      <w:r>
        <w:t>commit</w:t>
      </w:r>
      <w:r>
        <w:rPr>
          <w:spacing w:val="22"/>
        </w:rPr>
        <w:t xml:space="preserve"> </w:t>
      </w:r>
      <w:r>
        <w:t>methodological</w:t>
      </w:r>
      <w:r>
        <w:rPr>
          <w:spacing w:val="21"/>
        </w:rPr>
        <w:t xml:space="preserve"> </w:t>
      </w:r>
      <w:r>
        <w:t>opportunism,</w:t>
      </w:r>
      <w:r>
        <w:rPr>
          <w:w w:val="99"/>
        </w:rPr>
        <w:t xml:space="preserve"> </w:t>
      </w:r>
      <w:r>
        <w:t>and</w:t>
      </w:r>
      <w:r>
        <w:rPr>
          <w:spacing w:val="-11"/>
        </w:rPr>
        <w:t xml:space="preserve"> </w:t>
      </w:r>
      <w:r>
        <w:t>others</w:t>
      </w:r>
      <w:r>
        <w:rPr>
          <w:spacing w:val="-12"/>
        </w:rPr>
        <w:t xml:space="preserve"> </w:t>
      </w:r>
      <w:r>
        <w:t>of</w:t>
      </w:r>
      <w:r>
        <w:rPr>
          <w:spacing w:val="-12"/>
        </w:rPr>
        <w:t xml:space="preserve"> </w:t>
      </w:r>
      <w:r>
        <w:t>which</w:t>
      </w:r>
      <w:r>
        <w:rPr>
          <w:spacing w:val="-11"/>
        </w:rPr>
        <w:t xml:space="preserve"> </w:t>
      </w:r>
      <w:r>
        <w:t>introduce</w:t>
      </w:r>
      <w:r>
        <w:rPr>
          <w:spacing w:val="-11"/>
        </w:rPr>
        <w:t xml:space="preserve"> </w:t>
      </w:r>
      <w:r>
        <w:t>new</w:t>
      </w:r>
      <w:r>
        <w:rPr>
          <w:spacing w:val="-12"/>
        </w:rPr>
        <w:t xml:space="preserve"> </w:t>
      </w:r>
      <w:r>
        <w:t>difficulties.</w:t>
      </w:r>
      <w:r>
        <w:rPr>
          <w:spacing w:val="8"/>
        </w:rPr>
        <w:t xml:space="preserve"> </w:t>
      </w:r>
      <w:r>
        <w:t>These</w:t>
      </w:r>
      <w:r>
        <w:rPr>
          <w:spacing w:val="-10"/>
        </w:rPr>
        <w:t xml:space="preserve"> </w:t>
      </w:r>
      <w:r>
        <w:t>flexible</w:t>
      </w:r>
      <w:r>
        <w:rPr>
          <w:spacing w:val="-12"/>
        </w:rPr>
        <w:t xml:space="preserve"> </w:t>
      </w:r>
      <w:r>
        <w:t>approaches</w:t>
      </w:r>
      <w:r>
        <w:rPr>
          <w:spacing w:val="-12"/>
        </w:rPr>
        <w:t xml:space="preserve"> </w:t>
      </w:r>
      <w:r>
        <w:t>are</w:t>
      </w:r>
      <w:r>
        <w:rPr>
          <w:spacing w:val="-11"/>
        </w:rPr>
        <w:t xml:space="preserve"> </w:t>
      </w:r>
      <w:r>
        <w:t>reviewed</w:t>
      </w:r>
      <w:r>
        <w:rPr>
          <w:spacing w:val="-11"/>
        </w:rPr>
        <w:t xml:space="preserve"> </w:t>
      </w:r>
      <w:r>
        <w:t>in</w:t>
      </w:r>
      <w:r>
        <w:rPr>
          <w:spacing w:val="-12"/>
        </w:rPr>
        <w:t xml:space="preserve"> </w:t>
      </w:r>
      <w:r>
        <w:t>the</w:t>
      </w:r>
    </w:p>
    <w:p w:rsidR="00DD7756" w:rsidRDefault="00AD1397">
      <w:pPr>
        <w:pStyle w:val="BodyText"/>
        <w:spacing w:line="264" w:lineRule="exact"/>
        <w:ind w:left="120"/>
        <w:jc w:val="both"/>
      </w:pPr>
      <w:r>
        <w:t>following section.</w:t>
      </w:r>
    </w:p>
    <w:p w:rsidR="00DD7756" w:rsidRDefault="00DD7756">
      <w:pPr>
        <w:spacing w:line="264" w:lineRule="exact"/>
        <w:jc w:val="both"/>
        <w:sectPr w:rsidR="00DD7756">
          <w:pgSz w:w="12240" w:h="15840"/>
          <w:pgMar w:top="1380" w:right="900" w:bottom="1040" w:left="1680" w:header="0" w:footer="717" w:gutter="0"/>
          <w:cols w:space="720"/>
        </w:sectPr>
      </w:pPr>
    </w:p>
    <w:p w:rsidR="00DD7756" w:rsidRDefault="00AD1397">
      <w:pPr>
        <w:pStyle w:val="Heading2"/>
        <w:numPr>
          <w:ilvl w:val="1"/>
          <w:numId w:val="11"/>
        </w:numPr>
        <w:tabs>
          <w:tab w:val="left" w:pos="885"/>
          <w:tab w:val="left" w:pos="886"/>
        </w:tabs>
        <w:rPr>
          <w:b/>
        </w:rPr>
      </w:pPr>
      <w:bookmarkStart w:id="87" w:name="2.3_Flexible_approaches"/>
      <w:bookmarkStart w:id="88" w:name="_bookmark68"/>
      <w:bookmarkEnd w:id="87"/>
      <w:bookmarkEnd w:id="88"/>
      <w:r>
        <w:rPr>
          <w:b/>
        </w:rPr>
        <w:lastRenderedPageBreak/>
        <w:t>Flexible approaches</w:t>
      </w:r>
    </w:p>
    <w:p w:rsidR="00DD7756" w:rsidRDefault="00DD7756">
      <w:pPr>
        <w:pStyle w:val="BodyText"/>
        <w:spacing w:before="6"/>
        <w:rPr>
          <w:b/>
          <w:sz w:val="36"/>
        </w:rPr>
      </w:pPr>
    </w:p>
    <w:p w:rsidR="00DD7756" w:rsidRDefault="00AD1397">
      <w:pPr>
        <w:pStyle w:val="BodyText"/>
        <w:spacing w:line="420" w:lineRule="auto"/>
        <w:ind w:left="120" w:right="532"/>
        <w:jc w:val="both"/>
      </w:pPr>
      <w:r>
        <w:t>In this section I summarize the key concepts (§</w:t>
      </w:r>
      <w:hyperlink w:anchor="_bookmark69" w:history="1">
        <w:r>
          <w:rPr>
            <w:color w:val="007FFF"/>
          </w:rPr>
          <w:t>2.3.1</w:t>
        </w:r>
      </w:hyperlink>
      <w:r>
        <w:t>), findings (§</w:t>
      </w:r>
      <w:hyperlink w:anchor="_bookmark94" w:history="1">
        <w:r>
          <w:rPr>
            <w:color w:val="007FFF"/>
          </w:rPr>
          <w:t>2.3.2</w:t>
        </w:r>
      </w:hyperlink>
      <w:r>
        <w:t>), and criticisms (§</w:t>
      </w:r>
      <w:hyperlink w:anchor="_bookmark94" w:history="1">
        <w:r>
          <w:rPr>
            <w:color w:val="007FFF"/>
          </w:rPr>
          <w:t>2.3.2</w:t>
        </w:r>
      </w:hyperlink>
      <w:r>
        <w:t xml:space="preserve">) of lexical flexibility research. </w:t>
      </w:r>
      <w:hyperlink w:anchor="_bookmark69" w:history="1">
        <w:r>
          <w:rPr>
            <w:color w:val="007FFF"/>
          </w:rPr>
          <w:t xml:space="preserve">Section 2.3.1 </w:t>
        </w:r>
      </w:hyperlink>
      <w:r>
        <w:t>surveys the wide variety of definitions and the- oretical perspectives on lexical flexibility. This review of the literature reveals that there is little</w:t>
      </w:r>
      <w:r>
        <w:rPr>
          <w:spacing w:val="-17"/>
        </w:rPr>
        <w:t xml:space="preserve"> </w:t>
      </w:r>
      <w:r>
        <w:t>consensus</w:t>
      </w:r>
      <w:r>
        <w:rPr>
          <w:spacing w:val="-16"/>
        </w:rPr>
        <w:t xml:space="preserve"> </w:t>
      </w:r>
      <w:r>
        <w:t>as</w:t>
      </w:r>
      <w:r>
        <w:rPr>
          <w:spacing w:val="-16"/>
        </w:rPr>
        <w:t xml:space="preserve"> </w:t>
      </w:r>
      <w:r>
        <w:t>to</w:t>
      </w:r>
      <w:r>
        <w:rPr>
          <w:spacing w:val="-16"/>
        </w:rPr>
        <w:t xml:space="preserve"> </w:t>
      </w:r>
      <w:r>
        <w:t>what</w:t>
      </w:r>
      <w:r>
        <w:rPr>
          <w:spacing w:val="-16"/>
        </w:rPr>
        <w:t xml:space="preserve"> </w:t>
      </w:r>
      <w:r>
        <w:t>exactly</w:t>
      </w:r>
      <w:r>
        <w:rPr>
          <w:spacing w:val="-17"/>
        </w:rPr>
        <w:t xml:space="preserve"> </w:t>
      </w:r>
      <w:r>
        <w:t>constitutes</w:t>
      </w:r>
      <w:r>
        <w:rPr>
          <w:spacing w:val="-16"/>
        </w:rPr>
        <w:t xml:space="preserve"> </w:t>
      </w:r>
      <w:r>
        <w:t>“lexical</w:t>
      </w:r>
      <w:r>
        <w:rPr>
          <w:spacing w:val="-16"/>
        </w:rPr>
        <w:t xml:space="preserve"> </w:t>
      </w:r>
      <w:r>
        <w:t>flexibility”;</w:t>
      </w:r>
      <w:r>
        <w:rPr>
          <w:spacing w:val="-13"/>
        </w:rPr>
        <w:t xml:space="preserve"> </w:t>
      </w:r>
      <w:r>
        <w:t>as</w:t>
      </w:r>
      <w:r>
        <w:rPr>
          <w:spacing w:val="-16"/>
        </w:rPr>
        <w:t xml:space="preserve"> </w:t>
      </w:r>
      <w:r>
        <w:t>such,</w:t>
      </w:r>
      <w:r>
        <w:rPr>
          <w:spacing w:val="-15"/>
        </w:rPr>
        <w:t xml:space="preserve"> </w:t>
      </w:r>
      <w:r>
        <w:t>there</w:t>
      </w:r>
      <w:r>
        <w:rPr>
          <w:spacing w:val="-17"/>
        </w:rPr>
        <w:t xml:space="preserve"> </w:t>
      </w:r>
      <w:r>
        <w:t>are</w:t>
      </w:r>
      <w:r>
        <w:rPr>
          <w:spacing w:val="-16"/>
        </w:rPr>
        <w:t xml:space="preserve"> </w:t>
      </w:r>
      <w:r>
        <w:t>numerous alternative</w:t>
      </w:r>
      <w:r>
        <w:rPr>
          <w:spacing w:val="-8"/>
        </w:rPr>
        <w:t xml:space="preserve"> </w:t>
      </w:r>
      <w:r>
        <w:t>terms</w:t>
      </w:r>
      <w:r>
        <w:rPr>
          <w:spacing w:val="-7"/>
        </w:rPr>
        <w:t xml:space="preserve"> </w:t>
      </w:r>
      <w:r>
        <w:t>for</w:t>
      </w:r>
      <w:r>
        <w:rPr>
          <w:spacing w:val="-8"/>
        </w:rPr>
        <w:t xml:space="preserve"> </w:t>
      </w:r>
      <w:r>
        <w:t>the</w:t>
      </w:r>
      <w:r>
        <w:rPr>
          <w:spacing w:val="-7"/>
        </w:rPr>
        <w:t xml:space="preserve"> </w:t>
      </w:r>
      <w:r>
        <w:t>phenomenon.</w:t>
      </w:r>
      <w:r>
        <w:rPr>
          <w:spacing w:val="13"/>
        </w:rPr>
        <w:t xml:space="preserve"> </w:t>
      </w:r>
      <w:r>
        <w:t>Despite</w:t>
      </w:r>
      <w:r>
        <w:rPr>
          <w:spacing w:val="-7"/>
        </w:rPr>
        <w:t xml:space="preserve"> </w:t>
      </w:r>
      <w:r>
        <w:t>these</w:t>
      </w:r>
      <w:r>
        <w:rPr>
          <w:spacing w:val="-7"/>
        </w:rPr>
        <w:t xml:space="preserve"> </w:t>
      </w:r>
      <w:r>
        <w:t>incongruities,</w:t>
      </w:r>
      <w:r>
        <w:rPr>
          <w:spacing w:val="-7"/>
        </w:rPr>
        <w:t xml:space="preserve"> </w:t>
      </w:r>
      <w:r>
        <w:t>a</w:t>
      </w:r>
      <w:r>
        <w:rPr>
          <w:spacing w:val="-7"/>
        </w:rPr>
        <w:t xml:space="preserve"> </w:t>
      </w:r>
      <w:r>
        <w:t>few</w:t>
      </w:r>
      <w:r>
        <w:rPr>
          <w:spacing w:val="-8"/>
        </w:rPr>
        <w:t xml:space="preserve"> </w:t>
      </w:r>
      <w:r>
        <w:t>important</w:t>
      </w:r>
      <w:r>
        <w:rPr>
          <w:spacing w:val="-7"/>
        </w:rPr>
        <w:t xml:space="preserve"> </w:t>
      </w:r>
      <w:r>
        <w:t xml:space="preserve">findings do consistently surface across different empirical studies. These findings are summarized in </w:t>
      </w:r>
      <w:hyperlink w:anchor="_bookmark94" w:history="1">
        <w:r>
          <w:rPr>
            <w:color w:val="007FFF"/>
          </w:rPr>
          <w:t>Section 2.3.2</w:t>
        </w:r>
      </w:hyperlink>
      <w:r>
        <w:t xml:space="preserve">. Then </w:t>
      </w:r>
      <w:hyperlink w:anchor="_bookmark112" w:history="1">
        <w:r>
          <w:rPr>
            <w:color w:val="007FFF"/>
          </w:rPr>
          <w:t xml:space="preserve">Section 2.3.3 </w:t>
        </w:r>
      </w:hyperlink>
      <w:r>
        <w:t>looks at the arguments and evidence that researchers have presented against the notion of lexical flexibility, and some</w:t>
      </w:r>
      <w:r>
        <w:rPr>
          <w:spacing w:val="-25"/>
        </w:rPr>
        <w:t xml:space="preserve"> </w:t>
      </w:r>
      <w:r>
        <w:t>counterarguments.</w:t>
      </w:r>
    </w:p>
    <w:p w:rsidR="00DD7756" w:rsidRDefault="00DD7756">
      <w:pPr>
        <w:pStyle w:val="BodyText"/>
        <w:spacing w:before="10"/>
        <w:rPr>
          <w:sz w:val="35"/>
        </w:rPr>
      </w:pPr>
    </w:p>
    <w:p w:rsidR="00DD7756" w:rsidRDefault="00AD1397">
      <w:pPr>
        <w:pStyle w:val="Heading3"/>
        <w:numPr>
          <w:ilvl w:val="2"/>
          <w:numId w:val="11"/>
        </w:numPr>
        <w:tabs>
          <w:tab w:val="left" w:pos="968"/>
          <w:tab w:val="left" w:pos="969"/>
        </w:tabs>
        <w:rPr>
          <w:b/>
        </w:rPr>
      </w:pPr>
      <w:bookmarkStart w:id="89" w:name="2.3.1_Key_concepts"/>
      <w:bookmarkStart w:id="90" w:name="_bookmark69"/>
      <w:bookmarkEnd w:id="89"/>
      <w:bookmarkEnd w:id="90"/>
      <w:r>
        <w:rPr>
          <w:b/>
          <w:spacing w:val="-3"/>
        </w:rPr>
        <w:t>Key</w:t>
      </w:r>
      <w:r>
        <w:rPr>
          <w:b/>
          <w:spacing w:val="1"/>
        </w:rPr>
        <w:t xml:space="preserve"> </w:t>
      </w:r>
      <w:r>
        <w:rPr>
          <w:b/>
        </w:rPr>
        <w:t>concepts</w:t>
      </w:r>
    </w:p>
    <w:p w:rsidR="00DD7756" w:rsidRDefault="00DD7756">
      <w:pPr>
        <w:pStyle w:val="BodyText"/>
        <w:spacing w:before="7"/>
        <w:rPr>
          <w:b/>
          <w:sz w:val="30"/>
        </w:rPr>
      </w:pPr>
    </w:p>
    <w:p w:rsidR="00DD7756" w:rsidRDefault="00AD1397">
      <w:pPr>
        <w:pStyle w:val="BodyText"/>
        <w:spacing w:line="420" w:lineRule="auto"/>
        <w:ind w:left="120" w:right="533"/>
        <w:jc w:val="both"/>
      </w:pPr>
      <w:r>
        <w:t>It is only a small exaggeration to say that there are as many definitions and terms for what</w:t>
      </w:r>
      <w:r>
        <w:rPr>
          <w:spacing w:val="-27"/>
        </w:rPr>
        <w:t xml:space="preserve"> </w:t>
      </w:r>
      <w:r>
        <w:t>I am</w:t>
      </w:r>
      <w:r>
        <w:rPr>
          <w:spacing w:val="-12"/>
        </w:rPr>
        <w:t xml:space="preserve"> </w:t>
      </w:r>
      <w:r>
        <w:t>here</w:t>
      </w:r>
      <w:r>
        <w:rPr>
          <w:spacing w:val="-11"/>
        </w:rPr>
        <w:t xml:space="preserve"> </w:t>
      </w:r>
      <w:r>
        <w:t>calling</w:t>
      </w:r>
      <w:r>
        <w:rPr>
          <w:spacing w:val="-11"/>
        </w:rPr>
        <w:t xml:space="preserve"> </w:t>
      </w:r>
      <w:r>
        <w:t>“lexical</w:t>
      </w:r>
      <w:r>
        <w:rPr>
          <w:spacing w:val="-12"/>
        </w:rPr>
        <w:t xml:space="preserve"> </w:t>
      </w:r>
      <w:r>
        <w:t>flexibility”</w:t>
      </w:r>
      <w:r>
        <w:rPr>
          <w:spacing w:val="-11"/>
        </w:rPr>
        <w:t xml:space="preserve"> </w:t>
      </w:r>
      <w:r>
        <w:t>as</w:t>
      </w:r>
      <w:r>
        <w:rPr>
          <w:spacing w:val="-11"/>
        </w:rPr>
        <w:t xml:space="preserve"> </w:t>
      </w:r>
      <w:r>
        <w:t>there</w:t>
      </w:r>
      <w:r>
        <w:rPr>
          <w:spacing w:val="-11"/>
        </w:rPr>
        <w:t xml:space="preserve"> </w:t>
      </w:r>
      <w:r>
        <w:t>are</w:t>
      </w:r>
      <w:r>
        <w:rPr>
          <w:spacing w:val="-12"/>
        </w:rPr>
        <w:t xml:space="preserve"> </w:t>
      </w:r>
      <w:r>
        <w:t>scholars</w:t>
      </w:r>
      <w:r>
        <w:rPr>
          <w:spacing w:val="-11"/>
        </w:rPr>
        <w:t xml:space="preserve"> </w:t>
      </w:r>
      <w:r>
        <w:t>who</w:t>
      </w:r>
      <w:r>
        <w:rPr>
          <w:spacing w:val="-11"/>
        </w:rPr>
        <w:t xml:space="preserve"> </w:t>
      </w:r>
      <w:r>
        <w:t>research</w:t>
      </w:r>
      <w:r>
        <w:rPr>
          <w:spacing w:val="-11"/>
        </w:rPr>
        <w:t xml:space="preserve"> </w:t>
      </w:r>
      <w:r>
        <w:t>it.</w:t>
      </w:r>
      <w:r>
        <w:rPr>
          <w:spacing w:val="12"/>
        </w:rPr>
        <w:t xml:space="preserve"> </w:t>
      </w:r>
      <w:r>
        <w:t>I</w:t>
      </w:r>
      <w:r>
        <w:rPr>
          <w:spacing w:val="-11"/>
        </w:rPr>
        <w:t xml:space="preserve"> </w:t>
      </w:r>
      <w:r>
        <w:t>use</w:t>
      </w:r>
      <w:r>
        <w:rPr>
          <w:spacing w:val="-12"/>
        </w:rPr>
        <w:t xml:space="preserve"> </w:t>
      </w:r>
      <w:r>
        <w:t>the</w:t>
      </w:r>
      <w:r>
        <w:rPr>
          <w:spacing w:val="-11"/>
        </w:rPr>
        <w:t xml:space="preserve"> </w:t>
      </w:r>
      <w:r>
        <w:t>term</w:t>
      </w:r>
      <w:r>
        <w:rPr>
          <w:spacing w:val="-15"/>
        </w:rPr>
        <w:t xml:space="preserve"> </w:t>
      </w:r>
      <w:r>
        <w:rPr>
          <w:i/>
        </w:rPr>
        <w:t>lexical flexibility</w:t>
      </w:r>
      <w:r>
        <w:rPr>
          <w:i/>
          <w:spacing w:val="-3"/>
        </w:rPr>
        <w:t xml:space="preserve"> </w:t>
      </w:r>
      <w:r>
        <w:t>in</w:t>
      </w:r>
      <w:r>
        <w:rPr>
          <w:spacing w:val="-13"/>
        </w:rPr>
        <w:t xml:space="preserve"> </w:t>
      </w:r>
      <w:r>
        <w:t>this</w:t>
      </w:r>
      <w:r>
        <w:rPr>
          <w:spacing w:val="-12"/>
        </w:rPr>
        <w:t xml:space="preserve"> </w:t>
      </w:r>
      <w:r>
        <w:t>thesis</w:t>
      </w:r>
      <w:r>
        <w:rPr>
          <w:spacing w:val="-13"/>
        </w:rPr>
        <w:t xml:space="preserve"> </w:t>
      </w:r>
      <w:r>
        <w:t>merely</w:t>
      </w:r>
      <w:r>
        <w:rPr>
          <w:spacing w:val="-13"/>
        </w:rPr>
        <w:t xml:space="preserve"> </w:t>
      </w:r>
      <w:r>
        <w:t>because</w:t>
      </w:r>
      <w:r>
        <w:rPr>
          <w:spacing w:val="-13"/>
        </w:rPr>
        <w:t xml:space="preserve"> </w:t>
      </w:r>
      <w:r>
        <w:t>it</w:t>
      </w:r>
      <w:r>
        <w:rPr>
          <w:spacing w:val="-13"/>
        </w:rPr>
        <w:t xml:space="preserve"> </w:t>
      </w:r>
      <w:r>
        <w:t>is</w:t>
      </w:r>
      <w:r>
        <w:rPr>
          <w:spacing w:val="-13"/>
        </w:rPr>
        <w:t xml:space="preserve"> </w:t>
      </w:r>
      <w:r>
        <w:t>the</w:t>
      </w:r>
      <w:r>
        <w:rPr>
          <w:spacing w:val="-12"/>
        </w:rPr>
        <w:t xml:space="preserve"> </w:t>
      </w:r>
      <w:r>
        <w:t>most</w:t>
      </w:r>
      <w:r>
        <w:rPr>
          <w:spacing w:val="-12"/>
        </w:rPr>
        <w:t xml:space="preserve"> </w:t>
      </w:r>
      <w:r>
        <w:t>widely</w:t>
      </w:r>
      <w:r>
        <w:rPr>
          <w:spacing w:val="-13"/>
        </w:rPr>
        <w:t xml:space="preserve"> </w:t>
      </w:r>
      <w:r>
        <w:t>recognized</w:t>
      </w:r>
      <w:r>
        <w:rPr>
          <w:spacing w:val="-13"/>
        </w:rPr>
        <w:t xml:space="preserve"> </w:t>
      </w:r>
      <w:r>
        <w:t>of</w:t>
      </w:r>
      <w:r>
        <w:rPr>
          <w:spacing w:val="-13"/>
        </w:rPr>
        <w:t xml:space="preserve"> </w:t>
      </w:r>
      <w:r>
        <w:t>the</w:t>
      </w:r>
      <w:r>
        <w:rPr>
          <w:spacing w:val="-12"/>
        </w:rPr>
        <w:t xml:space="preserve"> </w:t>
      </w:r>
      <w:r>
        <w:t>cluster</w:t>
      </w:r>
      <w:r>
        <w:rPr>
          <w:spacing w:val="-13"/>
        </w:rPr>
        <w:t xml:space="preserve"> </w:t>
      </w:r>
      <w:r>
        <w:t>of</w:t>
      </w:r>
      <w:r>
        <w:rPr>
          <w:spacing w:val="-12"/>
        </w:rPr>
        <w:t xml:space="preserve"> </w:t>
      </w:r>
      <w:r>
        <w:t>terms that</w:t>
      </w:r>
      <w:r>
        <w:rPr>
          <w:spacing w:val="-16"/>
        </w:rPr>
        <w:t xml:space="preserve"> </w:t>
      </w:r>
      <w:r>
        <w:t>are</w:t>
      </w:r>
      <w:r>
        <w:rPr>
          <w:spacing w:val="-15"/>
        </w:rPr>
        <w:t xml:space="preserve"> </w:t>
      </w:r>
      <w:r>
        <w:t>used,</w:t>
      </w:r>
      <w:r>
        <w:rPr>
          <w:spacing w:val="-12"/>
        </w:rPr>
        <w:t xml:space="preserve"> </w:t>
      </w:r>
      <w:r>
        <w:t>not</w:t>
      </w:r>
      <w:r>
        <w:rPr>
          <w:spacing w:val="-15"/>
        </w:rPr>
        <w:t xml:space="preserve"> </w:t>
      </w:r>
      <w:r>
        <w:t>because</w:t>
      </w:r>
      <w:r>
        <w:rPr>
          <w:spacing w:val="-15"/>
        </w:rPr>
        <w:t xml:space="preserve"> </w:t>
      </w:r>
      <w:r>
        <w:t>it</w:t>
      </w:r>
      <w:r>
        <w:rPr>
          <w:spacing w:val="-15"/>
        </w:rPr>
        <w:t xml:space="preserve"> </w:t>
      </w:r>
      <w:r>
        <w:t>is</w:t>
      </w:r>
      <w:r>
        <w:rPr>
          <w:spacing w:val="-15"/>
        </w:rPr>
        <w:t xml:space="preserve"> </w:t>
      </w:r>
      <w:r>
        <w:t>necessarily</w:t>
      </w:r>
      <w:r>
        <w:rPr>
          <w:spacing w:val="-15"/>
        </w:rPr>
        <w:t xml:space="preserve"> </w:t>
      </w:r>
      <w:r>
        <w:t>the</w:t>
      </w:r>
      <w:r>
        <w:rPr>
          <w:spacing w:val="-15"/>
        </w:rPr>
        <w:t xml:space="preserve"> </w:t>
      </w:r>
      <w:r>
        <w:t>most</w:t>
      </w:r>
      <w:r>
        <w:rPr>
          <w:spacing w:val="-15"/>
        </w:rPr>
        <w:t xml:space="preserve"> </w:t>
      </w:r>
      <w:r>
        <w:t>precise</w:t>
      </w:r>
      <w:r>
        <w:rPr>
          <w:spacing w:val="-16"/>
        </w:rPr>
        <w:t xml:space="preserve"> </w:t>
      </w:r>
      <w:r>
        <w:t>or</w:t>
      </w:r>
      <w:r>
        <w:rPr>
          <w:spacing w:val="-15"/>
        </w:rPr>
        <w:t xml:space="preserve"> </w:t>
      </w:r>
      <w:r>
        <w:t>accurate.</w:t>
      </w:r>
      <w:r>
        <w:rPr>
          <w:spacing w:val="12"/>
        </w:rPr>
        <w:t xml:space="preserve"> </w:t>
      </w:r>
      <w:r>
        <w:t>My</w:t>
      </w:r>
      <w:r>
        <w:rPr>
          <w:spacing w:val="-15"/>
        </w:rPr>
        <w:t xml:space="preserve"> </w:t>
      </w:r>
      <w:r>
        <w:t>own</w:t>
      </w:r>
      <w:r>
        <w:rPr>
          <w:spacing w:val="-15"/>
        </w:rPr>
        <w:t xml:space="preserve"> </w:t>
      </w:r>
      <w:r>
        <w:t>choice</w:t>
      </w:r>
      <w:r>
        <w:rPr>
          <w:spacing w:val="-15"/>
        </w:rPr>
        <w:t xml:space="preserve"> </w:t>
      </w:r>
      <w:r>
        <w:t>would be</w:t>
      </w:r>
      <w:r>
        <w:rPr>
          <w:spacing w:val="-17"/>
        </w:rPr>
        <w:t xml:space="preserve"> </w:t>
      </w:r>
      <w:r>
        <w:rPr>
          <w:i/>
        </w:rPr>
        <w:t>functional</w:t>
      </w:r>
      <w:r>
        <w:rPr>
          <w:i/>
          <w:spacing w:val="-16"/>
        </w:rPr>
        <w:t xml:space="preserve"> </w:t>
      </w:r>
      <w:r>
        <w:rPr>
          <w:i/>
        </w:rPr>
        <w:t>expansion</w:t>
      </w:r>
      <w:r>
        <w:t>,</w:t>
      </w:r>
      <w:r>
        <w:rPr>
          <w:spacing w:val="-14"/>
        </w:rPr>
        <w:t xml:space="preserve"> </w:t>
      </w:r>
      <w:r>
        <w:t>for</w:t>
      </w:r>
      <w:r>
        <w:rPr>
          <w:spacing w:val="-16"/>
        </w:rPr>
        <w:t xml:space="preserve"> </w:t>
      </w:r>
      <w:r>
        <w:t>reasons</w:t>
      </w:r>
      <w:r>
        <w:rPr>
          <w:spacing w:val="-17"/>
        </w:rPr>
        <w:t xml:space="preserve"> </w:t>
      </w:r>
      <w:r>
        <w:t>discussed</w:t>
      </w:r>
      <w:r>
        <w:rPr>
          <w:spacing w:val="-16"/>
        </w:rPr>
        <w:t xml:space="preserve"> </w:t>
      </w:r>
      <w:r>
        <w:rPr>
          <w:spacing w:val="-3"/>
        </w:rPr>
        <w:t>below.</w:t>
      </w:r>
      <w:r>
        <w:rPr>
          <w:spacing w:val="9"/>
        </w:rPr>
        <w:t xml:space="preserve"> </w:t>
      </w:r>
      <w:r>
        <w:t>The</w:t>
      </w:r>
      <w:r>
        <w:rPr>
          <w:spacing w:val="-16"/>
        </w:rPr>
        <w:t xml:space="preserve"> </w:t>
      </w:r>
      <w:r>
        <w:t>analytical</w:t>
      </w:r>
      <w:r>
        <w:rPr>
          <w:spacing w:val="-17"/>
        </w:rPr>
        <w:t xml:space="preserve"> </w:t>
      </w:r>
      <w:r>
        <w:t>or</w:t>
      </w:r>
      <w:r>
        <w:rPr>
          <w:spacing w:val="-16"/>
        </w:rPr>
        <w:t xml:space="preserve"> </w:t>
      </w:r>
      <w:r>
        <w:t>theoretical</w:t>
      </w:r>
      <w:r>
        <w:rPr>
          <w:spacing w:val="-16"/>
        </w:rPr>
        <w:t xml:space="preserve"> </w:t>
      </w:r>
      <w:r>
        <w:t>perspective adopted</w:t>
      </w:r>
      <w:r>
        <w:rPr>
          <w:spacing w:val="-11"/>
        </w:rPr>
        <w:t xml:space="preserve"> </w:t>
      </w:r>
      <w:r>
        <w:t>by</w:t>
      </w:r>
      <w:r>
        <w:rPr>
          <w:spacing w:val="-10"/>
        </w:rPr>
        <w:t xml:space="preserve"> </w:t>
      </w:r>
      <w:r>
        <w:t>each</w:t>
      </w:r>
      <w:r>
        <w:rPr>
          <w:spacing w:val="-10"/>
        </w:rPr>
        <w:t xml:space="preserve"> </w:t>
      </w:r>
      <w:r>
        <w:t>researcher</w:t>
      </w:r>
      <w:r>
        <w:rPr>
          <w:spacing w:val="-10"/>
        </w:rPr>
        <w:t xml:space="preserve"> </w:t>
      </w:r>
      <w:r>
        <w:t>generally</w:t>
      </w:r>
      <w:r>
        <w:rPr>
          <w:spacing w:val="-10"/>
        </w:rPr>
        <w:t xml:space="preserve"> </w:t>
      </w:r>
      <w:r>
        <w:t>determines</w:t>
      </w:r>
      <w:r>
        <w:rPr>
          <w:spacing w:val="-10"/>
        </w:rPr>
        <w:t xml:space="preserve"> </w:t>
      </w:r>
      <w:r>
        <w:t>their</w:t>
      </w:r>
      <w:r>
        <w:rPr>
          <w:spacing w:val="-10"/>
        </w:rPr>
        <w:t xml:space="preserve"> </w:t>
      </w:r>
      <w:r>
        <w:t>choice</w:t>
      </w:r>
      <w:r>
        <w:rPr>
          <w:spacing w:val="-11"/>
        </w:rPr>
        <w:t xml:space="preserve"> </w:t>
      </w:r>
      <w:r>
        <w:t>of</w:t>
      </w:r>
      <w:r>
        <w:rPr>
          <w:spacing w:val="-10"/>
        </w:rPr>
        <w:t xml:space="preserve"> </w:t>
      </w:r>
      <w:r>
        <w:t>terminology.</w:t>
      </w:r>
      <w:r>
        <w:rPr>
          <w:spacing w:val="10"/>
        </w:rPr>
        <w:t xml:space="preserve"> </w:t>
      </w:r>
      <w:r>
        <w:t>The</w:t>
      </w:r>
      <w:r>
        <w:rPr>
          <w:spacing w:val="-10"/>
        </w:rPr>
        <w:t xml:space="preserve"> </w:t>
      </w:r>
      <w:r>
        <w:t>remainder of this section is devoted to explaining these perspectives in more</w:t>
      </w:r>
      <w:r>
        <w:rPr>
          <w:spacing w:val="-19"/>
        </w:rPr>
        <w:t xml:space="preserve"> </w:t>
      </w:r>
      <w:r>
        <w:t>detail.</w:t>
      </w:r>
    </w:p>
    <w:p w:rsidR="00DD7756" w:rsidRDefault="00AD1397">
      <w:pPr>
        <w:pStyle w:val="BodyText"/>
        <w:spacing w:line="420" w:lineRule="auto"/>
        <w:ind w:left="120" w:right="532" w:firstLine="358"/>
        <w:jc w:val="both"/>
      </w:pPr>
      <w:r>
        <w:t>Generally</w:t>
      </w:r>
      <w:r>
        <w:rPr>
          <w:spacing w:val="-17"/>
        </w:rPr>
        <w:t xml:space="preserve"> </w:t>
      </w:r>
      <w:r>
        <w:t>speaking,</w:t>
      </w:r>
      <w:r>
        <w:rPr>
          <w:spacing w:val="-16"/>
        </w:rPr>
        <w:t xml:space="preserve"> </w:t>
      </w:r>
      <w:r>
        <w:t>there</w:t>
      </w:r>
      <w:r>
        <w:rPr>
          <w:spacing w:val="-17"/>
        </w:rPr>
        <w:t xml:space="preserve"> </w:t>
      </w:r>
      <w:r>
        <w:t>are</w:t>
      </w:r>
      <w:r>
        <w:rPr>
          <w:spacing w:val="-17"/>
        </w:rPr>
        <w:t xml:space="preserve"> </w:t>
      </w:r>
      <w:r>
        <w:t>two</w:t>
      </w:r>
      <w:r>
        <w:rPr>
          <w:spacing w:val="-17"/>
        </w:rPr>
        <w:t xml:space="preserve"> </w:t>
      </w:r>
      <w:r>
        <w:t>ways</w:t>
      </w:r>
      <w:r>
        <w:rPr>
          <w:spacing w:val="-17"/>
        </w:rPr>
        <w:t xml:space="preserve"> </w:t>
      </w:r>
      <w:r>
        <w:t>to</w:t>
      </w:r>
      <w:r>
        <w:rPr>
          <w:spacing w:val="-17"/>
        </w:rPr>
        <w:t xml:space="preserve"> </w:t>
      </w:r>
      <w:r>
        <w:t>analyze</w:t>
      </w:r>
      <w:r>
        <w:rPr>
          <w:spacing w:val="-17"/>
        </w:rPr>
        <w:t xml:space="preserve"> </w:t>
      </w:r>
      <w:r>
        <w:t>flexible</w:t>
      </w:r>
      <w:r>
        <w:rPr>
          <w:spacing w:val="-17"/>
        </w:rPr>
        <w:t xml:space="preserve"> </w:t>
      </w:r>
      <w:r>
        <w:t>items.</w:t>
      </w:r>
      <w:r>
        <w:rPr>
          <w:spacing w:val="9"/>
        </w:rPr>
        <w:t xml:space="preserve"> </w:t>
      </w:r>
      <w:r>
        <w:t>The</w:t>
      </w:r>
      <w:r>
        <w:rPr>
          <w:spacing w:val="-17"/>
        </w:rPr>
        <w:t xml:space="preserve"> </w:t>
      </w:r>
      <w:r>
        <w:t>first</w:t>
      </w:r>
      <w:r>
        <w:rPr>
          <w:spacing w:val="-17"/>
        </w:rPr>
        <w:t xml:space="preserve"> </w:t>
      </w:r>
      <w:r>
        <w:t>method</w:t>
      </w:r>
      <w:r>
        <w:rPr>
          <w:spacing w:val="-17"/>
        </w:rPr>
        <w:t xml:space="preserve"> </w:t>
      </w:r>
      <w:r>
        <w:t xml:space="preserve">assigns flexible items to members of specific categories in a language, whether those categories are the canonical four major classes (Noun, </w:t>
      </w:r>
      <w:r>
        <w:rPr>
          <w:spacing w:val="-5"/>
        </w:rPr>
        <w:t xml:space="preserve">Verb, </w:t>
      </w:r>
      <w:r>
        <w:t xml:space="preserve">Adjective, Adverb), or a new large supercat- egory subsuming multiple discourse functions (e.g. Contentives, </w:t>
      </w:r>
      <w:r>
        <w:rPr>
          <w:spacing w:val="-4"/>
        </w:rPr>
        <w:t xml:space="preserve">Non-Verbs, </w:t>
      </w:r>
      <w:r>
        <w:t xml:space="preserve">Flexibles), or a smaller subcategory of an existing major lexical category (e.g. Adjectival </w:t>
      </w:r>
      <w:r>
        <w:rPr>
          <w:spacing w:val="-4"/>
        </w:rPr>
        <w:t xml:space="preserve">Verbs, </w:t>
      </w:r>
      <w:r>
        <w:t xml:space="preserve">Verbonom- inals). The second method of analysis assumes that leixcal items are uncategorized at some level (root, stem, or inflected word), and that items receive their categorial assignment from </w:t>
      </w:r>
      <w:r>
        <w:lastRenderedPageBreak/>
        <w:t>context. Different researchers posit different mechanisms for how lexical items receive</w:t>
      </w:r>
      <w:r>
        <w:rPr>
          <w:spacing w:val="-30"/>
        </w:rPr>
        <w:t xml:space="preserve"> </w:t>
      </w:r>
      <w:r>
        <w:t>their</w:t>
      </w:r>
    </w:p>
    <w:p w:rsidR="00DD7756" w:rsidRDefault="00DD7756">
      <w:pPr>
        <w:spacing w:line="420" w:lineRule="auto"/>
        <w:jc w:val="both"/>
        <w:sectPr w:rsidR="00DD7756">
          <w:pgSz w:w="12240" w:h="15840"/>
          <w:pgMar w:top="1500" w:right="900" w:bottom="1040" w:left="1680" w:header="0" w:footer="717" w:gutter="0"/>
          <w:cols w:space="720"/>
        </w:sectPr>
      </w:pPr>
    </w:p>
    <w:p w:rsidR="00DD7756" w:rsidRDefault="00AD1397">
      <w:pPr>
        <w:pStyle w:val="BodyText"/>
        <w:spacing w:before="84"/>
        <w:ind w:left="120"/>
        <w:jc w:val="both"/>
      </w:pPr>
      <w:bookmarkStart w:id="91" w:name="_bookmark70"/>
      <w:bookmarkEnd w:id="91"/>
      <w:r>
        <w:lastRenderedPageBreak/>
        <w:t>categorization in context.</w:t>
      </w:r>
    </w:p>
    <w:p w:rsidR="00DD7756" w:rsidRDefault="00AD1397">
      <w:pPr>
        <w:pStyle w:val="BodyText"/>
        <w:spacing w:before="205" w:line="420" w:lineRule="auto"/>
        <w:ind w:left="120" w:right="533" w:firstLine="358"/>
        <w:jc w:val="both"/>
      </w:pPr>
      <w:r>
        <w:t>The</w:t>
      </w:r>
      <w:r>
        <w:rPr>
          <w:spacing w:val="-17"/>
        </w:rPr>
        <w:t xml:space="preserve"> </w:t>
      </w:r>
      <w:r>
        <w:t>traditional</w:t>
      </w:r>
      <w:r>
        <w:rPr>
          <w:spacing w:val="-16"/>
        </w:rPr>
        <w:t xml:space="preserve"> </w:t>
      </w:r>
      <w:r>
        <w:t>approaches</w:t>
      </w:r>
      <w:r>
        <w:rPr>
          <w:spacing w:val="-16"/>
        </w:rPr>
        <w:t xml:space="preserve"> </w:t>
      </w:r>
      <w:r>
        <w:t>to</w:t>
      </w:r>
      <w:r>
        <w:rPr>
          <w:spacing w:val="-17"/>
        </w:rPr>
        <w:t xml:space="preserve"> </w:t>
      </w:r>
      <w:r>
        <w:t>lexical</w:t>
      </w:r>
      <w:r>
        <w:rPr>
          <w:spacing w:val="-16"/>
        </w:rPr>
        <w:t xml:space="preserve"> </w:t>
      </w:r>
      <w:r>
        <w:t>flexibility</w:t>
      </w:r>
      <w:r>
        <w:rPr>
          <w:spacing w:val="-16"/>
        </w:rPr>
        <w:t xml:space="preserve"> </w:t>
      </w:r>
      <w:r>
        <w:t>summarized</w:t>
      </w:r>
      <w:r>
        <w:rPr>
          <w:spacing w:val="-17"/>
        </w:rPr>
        <w:t xml:space="preserve"> </w:t>
      </w:r>
      <w:r>
        <w:t>in</w:t>
      </w:r>
      <w:r>
        <w:rPr>
          <w:spacing w:val="-18"/>
        </w:rPr>
        <w:t xml:space="preserve"> </w:t>
      </w:r>
      <w:hyperlink w:anchor="_bookmark51" w:history="1">
        <w:r>
          <w:rPr>
            <w:color w:val="007FFF"/>
          </w:rPr>
          <w:t>Section</w:t>
        </w:r>
        <w:r>
          <w:rPr>
            <w:color w:val="007FFF"/>
            <w:spacing w:val="-17"/>
          </w:rPr>
          <w:t xml:space="preserve"> </w:t>
        </w:r>
        <w:r>
          <w:rPr>
            <w:color w:val="007FFF"/>
          </w:rPr>
          <w:t>2.2</w:t>
        </w:r>
        <w:r>
          <w:rPr>
            <w:color w:val="007FFF"/>
            <w:spacing w:val="-17"/>
          </w:rPr>
          <w:t xml:space="preserve"> </w:t>
        </w:r>
      </w:hyperlink>
      <w:r>
        <w:t>are</w:t>
      </w:r>
      <w:r>
        <w:rPr>
          <w:spacing w:val="-16"/>
        </w:rPr>
        <w:t xml:space="preserve"> </w:t>
      </w:r>
      <w:r>
        <w:t>all</w:t>
      </w:r>
      <w:r>
        <w:rPr>
          <w:spacing w:val="-17"/>
        </w:rPr>
        <w:t xml:space="preserve"> </w:t>
      </w:r>
      <w:r>
        <w:t>instances of the former method of analysis, while the flexible approaches outlined in this section are</w:t>
      </w:r>
      <w:r>
        <w:rPr>
          <w:spacing w:val="-26"/>
        </w:rPr>
        <w:t xml:space="preserve"> </w:t>
      </w:r>
      <w:r>
        <w:t>a mix of categorial and acategorial</w:t>
      </w:r>
      <w:r>
        <w:rPr>
          <w:spacing w:val="-6"/>
        </w:rPr>
        <w:t xml:space="preserve"> </w:t>
      </w:r>
      <w:r>
        <w:t>analyses.</w:t>
      </w:r>
    </w:p>
    <w:p w:rsidR="00DD7756" w:rsidRDefault="00DD7756">
      <w:pPr>
        <w:pStyle w:val="BodyText"/>
        <w:spacing w:before="2"/>
        <w:rPr>
          <w:sz w:val="29"/>
        </w:rPr>
      </w:pPr>
    </w:p>
    <w:p w:rsidR="00DD7756" w:rsidRDefault="00AD1397">
      <w:pPr>
        <w:pStyle w:val="ListParagraph"/>
        <w:numPr>
          <w:ilvl w:val="3"/>
          <w:numId w:val="11"/>
        </w:numPr>
        <w:tabs>
          <w:tab w:val="left" w:pos="1002"/>
          <w:tab w:val="left" w:pos="1003"/>
        </w:tabs>
        <w:rPr>
          <w:b/>
          <w:sz w:val="24"/>
        </w:rPr>
      </w:pPr>
      <w:bookmarkStart w:id="92" w:name="2.3.1.1_Lexical_flexibility"/>
      <w:bookmarkStart w:id="93" w:name="_bookmark71"/>
      <w:bookmarkEnd w:id="92"/>
      <w:bookmarkEnd w:id="93"/>
      <w:r>
        <w:rPr>
          <w:b/>
          <w:sz w:val="24"/>
        </w:rPr>
        <w:t>Lexical</w:t>
      </w:r>
      <w:r>
        <w:rPr>
          <w:b/>
          <w:spacing w:val="-2"/>
          <w:sz w:val="24"/>
        </w:rPr>
        <w:t xml:space="preserve"> </w:t>
      </w:r>
      <w:r>
        <w:rPr>
          <w:b/>
          <w:sz w:val="24"/>
        </w:rPr>
        <w:t>flexibility</w:t>
      </w:r>
    </w:p>
    <w:p w:rsidR="00DD7756" w:rsidRDefault="00DD7756">
      <w:pPr>
        <w:pStyle w:val="BodyText"/>
        <w:spacing w:before="5"/>
        <w:rPr>
          <w:b/>
          <w:sz w:val="31"/>
        </w:rPr>
      </w:pPr>
    </w:p>
    <w:p w:rsidR="00DD7756" w:rsidRDefault="00AD1397">
      <w:pPr>
        <w:pStyle w:val="BodyText"/>
        <w:spacing w:before="1" w:line="420" w:lineRule="auto"/>
        <w:ind w:left="119" w:right="532"/>
        <w:jc w:val="both"/>
      </w:pPr>
      <w:r>
        <w:t>Though</w:t>
      </w:r>
      <w:r>
        <w:rPr>
          <w:spacing w:val="-8"/>
        </w:rPr>
        <w:t xml:space="preserve"> </w:t>
      </w:r>
      <w:r>
        <w:t>awareness</w:t>
      </w:r>
      <w:r>
        <w:rPr>
          <w:spacing w:val="-8"/>
        </w:rPr>
        <w:t xml:space="preserve"> </w:t>
      </w:r>
      <w:r>
        <w:t>of</w:t>
      </w:r>
      <w:r>
        <w:rPr>
          <w:spacing w:val="-7"/>
        </w:rPr>
        <w:t xml:space="preserve"> </w:t>
      </w:r>
      <w:r>
        <w:t>lexical</w:t>
      </w:r>
      <w:r>
        <w:rPr>
          <w:spacing w:val="-8"/>
        </w:rPr>
        <w:t xml:space="preserve"> </w:t>
      </w:r>
      <w:r>
        <w:t>flexibility</w:t>
      </w:r>
      <w:r>
        <w:rPr>
          <w:spacing w:val="-8"/>
        </w:rPr>
        <w:t xml:space="preserve"> </w:t>
      </w:r>
      <w:r>
        <w:t>can</w:t>
      </w:r>
      <w:r>
        <w:rPr>
          <w:spacing w:val="-7"/>
        </w:rPr>
        <w:t xml:space="preserve"> </w:t>
      </w:r>
      <w:r>
        <w:t>be</w:t>
      </w:r>
      <w:r>
        <w:rPr>
          <w:spacing w:val="-8"/>
        </w:rPr>
        <w:t xml:space="preserve"> </w:t>
      </w:r>
      <w:r>
        <w:t>traced</w:t>
      </w:r>
      <w:r>
        <w:rPr>
          <w:spacing w:val="-8"/>
        </w:rPr>
        <w:t xml:space="preserve"> </w:t>
      </w:r>
      <w:r>
        <w:t>back</w:t>
      </w:r>
      <w:r>
        <w:rPr>
          <w:spacing w:val="-7"/>
        </w:rPr>
        <w:t xml:space="preserve"> </w:t>
      </w:r>
      <w:r>
        <w:t>to</w:t>
      </w:r>
      <w:r>
        <w:rPr>
          <w:spacing w:val="-8"/>
        </w:rPr>
        <w:t xml:space="preserve"> </w:t>
      </w:r>
      <w:r>
        <w:t>at</w:t>
      </w:r>
      <w:r>
        <w:rPr>
          <w:spacing w:val="-8"/>
        </w:rPr>
        <w:t xml:space="preserve"> </w:t>
      </w:r>
      <w:r>
        <w:t>least</w:t>
      </w:r>
      <w:r>
        <w:rPr>
          <w:spacing w:val="-7"/>
        </w:rPr>
        <w:t xml:space="preserve"> </w:t>
      </w:r>
      <w:r>
        <w:t>Gallatin</w:t>
      </w:r>
      <w:r>
        <w:rPr>
          <w:spacing w:val="-8"/>
        </w:rPr>
        <w:t xml:space="preserve"> </w:t>
      </w:r>
      <w:r>
        <w:t>(</w:t>
      </w:r>
      <w:hyperlink w:anchor="_bookmark330" w:history="1">
        <w:r>
          <w:rPr>
            <w:color w:val="007FFF"/>
          </w:rPr>
          <w:t>1836</w:t>
        </w:r>
      </w:hyperlink>
      <w:r>
        <w:t>:</w:t>
      </w:r>
      <w:r>
        <w:rPr>
          <w:spacing w:val="12"/>
        </w:rPr>
        <w:t xml:space="preserve"> </w:t>
      </w:r>
      <w:r>
        <w:t>174–177) if</w:t>
      </w:r>
      <w:r>
        <w:rPr>
          <w:spacing w:val="-9"/>
        </w:rPr>
        <w:t xml:space="preserve"> </w:t>
      </w:r>
      <w:r>
        <w:t>not</w:t>
      </w:r>
      <w:r>
        <w:rPr>
          <w:spacing w:val="-9"/>
        </w:rPr>
        <w:t xml:space="preserve"> </w:t>
      </w:r>
      <w:r>
        <w:t>earlier,</w:t>
      </w:r>
      <w:r>
        <w:rPr>
          <w:spacing w:val="-9"/>
        </w:rPr>
        <w:t xml:space="preserve"> </w:t>
      </w:r>
      <w:r>
        <w:t>the</w:t>
      </w:r>
      <w:r>
        <w:rPr>
          <w:spacing w:val="-9"/>
        </w:rPr>
        <w:t xml:space="preserve"> </w:t>
      </w:r>
      <w:r>
        <w:t>term</w:t>
      </w:r>
      <w:r>
        <w:rPr>
          <w:spacing w:val="-10"/>
        </w:rPr>
        <w:t xml:space="preserve"> </w:t>
      </w:r>
      <w:r>
        <w:rPr>
          <w:i/>
        </w:rPr>
        <w:t>lexical</w:t>
      </w:r>
      <w:r>
        <w:rPr>
          <w:i/>
          <w:spacing w:val="-9"/>
        </w:rPr>
        <w:t xml:space="preserve"> </w:t>
      </w:r>
      <w:r>
        <w:rPr>
          <w:i/>
        </w:rPr>
        <w:t>flexibility</w:t>
      </w:r>
      <w:r>
        <w:rPr>
          <w:i/>
          <w:spacing w:val="-1"/>
        </w:rPr>
        <w:t xml:space="preserve"> </w:t>
      </w:r>
      <w:r>
        <w:t>itself</w:t>
      </w:r>
      <w:r>
        <w:rPr>
          <w:spacing w:val="-9"/>
        </w:rPr>
        <w:t xml:space="preserve"> </w:t>
      </w:r>
      <w:r>
        <w:t>seems</w:t>
      </w:r>
      <w:r>
        <w:rPr>
          <w:spacing w:val="-9"/>
        </w:rPr>
        <w:t xml:space="preserve"> </w:t>
      </w:r>
      <w:r>
        <w:t>to</w:t>
      </w:r>
      <w:r>
        <w:rPr>
          <w:spacing w:val="-9"/>
        </w:rPr>
        <w:t xml:space="preserve"> </w:t>
      </w:r>
      <w:r>
        <w:t>have</w:t>
      </w:r>
      <w:r>
        <w:rPr>
          <w:spacing w:val="-9"/>
        </w:rPr>
        <w:t xml:space="preserve"> </w:t>
      </w:r>
      <w:r>
        <w:t>originated</w:t>
      </w:r>
      <w:r>
        <w:rPr>
          <w:spacing w:val="-9"/>
        </w:rPr>
        <w:t xml:space="preserve"> </w:t>
      </w:r>
      <w:r>
        <w:t>with</w:t>
      </w:r>
      <w:r>
        <w:rPr>
          <w:spacing w:val="-9"/>
        </w:rPr>
        <w:t xml:space="preserve"> </w:t>
      </w:r>
      <w:r>
        <w:t>Hengeveld</w:t>
      </w:r>
      <w:r>
        <w:rPr>
          <w:spacing w:val="-10"/>
        </w:rPr>
        <w:t xml:space="preserve"> </w:t>
      </w:r>
      <w:r>
        <w:t>(</w:t>
      </w:r>
      <w:hyperlink w:anchor="_bookmark365" w:history="1">
        <w:r>
          <w:rPr>
            <w:color w:val="007FFF"/>
          </w:rPr>
          <w:t>1992</w:t>
        </w:r>
      </w:hyperlink>
      <w:r>
        <w:t>: Ch. 4). This publication, perhaps because it was the first to assign a technical term to the concept, marks a shift in how scholars frame the concept of lexical flexibility. Previously, the</w:t>
      </w:r>
      <w:r>
        <w:rPr>
          <w:spacing w:val="-10"/>
        </w:rPr>
        <w:t xml:space="preserve"> </w:t>
      </w:r>
      <w:r>
        <w:t>issue</w:t>
      </w:r>
      <w:r>
        <w:rPr>
          <w:spacing w:val="-10"/>
        </w:rPr>
        <w:t xml:space="preserve"> </w:t>
      </w:r>
      <w:r>
        <w:t>was</w:t>
      </w:r>
      <w:r>
        <w:rPr>
          <w:spacing w:val="-9"/>
        </w:rPr>
        <w:t xml:space="preserve"> </w:t>
      </w:r>
      <w:r>
        <w:t>framed</w:t>
      </w:r>
      <w:r>
        <w:rPr>
          <w:spacing w:val="-10"/>
        </w:rPr>
        <w:t xml:space="preserve"> </w:t>
      </w:r>
      <w:r>
        <w:t>in</w:t>
      </w:r>
      <w:r>
        <w:rPr>
          <w:spacing w:val="-10"/>
        </w:rPr>
        <w:t xml:space="preserve"> </w:t>
      </w:r>
      <w:r>
        <w:t>terms</w:t>
      </w:r>
      <w:r>
        <w:rPr>
          <w:spacing w:val="-9"/>
        </w:rPr>
        <w:t xml:space="preserve"> </w:t>
      </w:r>
      <w:r>
        <w:t>of</w:t>
      </w:r>
      <w:r>
        <w:rPr>
          <w:spacing w:val="-10"/>
        </w:rPr>
        <w:t xml:space="preserve"> </w:t>
      </w:r>
      <w:r>
        <w:t>whether</w:t>
      </w:r>
      <w:r>
        <w:rPr>
          <w:spacing w:val="-10"/>
        </w:rPr>
        <w:t xml:space="preserve"> </w:t>
      </w:r>
      <w:r>
        <w:t>particular</w:t>
      </w:r>
      <w:r>
        <w:rPr>
          <w:spacing w:val="-9"/>
        </w:rPr>
        <w:t xml:space="preserve"> </w:t>
      </w:r>
      <w:r>
        <w:t>languages</w:t>
      </w:r>
      <w:r>
        <w:rPr>
          <w:spacing w:val="-10"/>
        </w:rPr>
        <w:t xml:space="preserve"> </w:t>
      </w:r>
      <w:r>
        <w:t>(especially</w:t>
      </w:r>
      <w:r>
        <w:rPr>
          <w:spacing w:val="-10"/>
        </w:rPr>
        <w:t xml:space="preserve"> </w:t>
      </w:r>
      <w:r>
        <w:t>those</w:t>
      </w:r>
      <w:r>
        <w:rPr>
          <w:spacing w:val="-9"/>
        </w:rPr>
        <w:t xml:space="preserve"> </w:t>
      </w:r>
      <w:r>
        <w:t>of</w:t>
      </w:r>
      <w:r>
        <w:rPr>
          <w:spacing w:val="-10"/>
        </w:rPr>
        <w:t xml:space="preserve"> </w:t>
      </w:r>
      <w:r>
        <w:t>the</w:t>
      </w:r>
      <w:r>
        <w:rPr>
          <w:spacing w:val="-9"/>
        </w:rPr>
        <w:t xml:space="preserve"> </w:t>
      </w:r>
      <w:r>
        <w:t>Pacific Northwest)</w:t>
      </w:r>
      <w:r>
        <w:rPr>
          <w:spacing w:val="-20"/>
        </w:rPr>
        <w:t xml:space="preserve"> </w:t>
      </w:r>
      <w:r>
        <w:t>distinguished</w:t>
      </w:r>
      <w:r>
        <w:rPr>
          <w:spacing w:val="-19"/>
        </w:rPr>
        <w:t xml:space="preserve"> </w:t>
      </w:r>
      <w:r>
        <w:t>noun</w:t>
      </w:r>
      <w:r>
        <w:rPr>
          <w:spacing w:val="-18"/>
        </w:rPr>
        <w:t xml:space="preserve"> </w:t>
      </w:r>
      <w:r>
        <w:t>from</w:t>
      </w:r>
      <w:r>
        <w:rPr>
          <w:spacing w:val="-19"/>
        </w:rPr>
        <w:t xml:space="preserve"> </w:t>
      </w:r>
      <w:r>
        <w:t>verb</w:t>
      </w:r>
      <w:r>
        <w:rPr>
          <w:spacing w:val="-19"/>
        </w:rPr>
        <w:t xml:space="preserve"> </w:t>
      </w:r>
      <w:r>
        <w:t>(Kuipers</w:t>
      </w:r>
      <w:r>
        <w:rPr>
          <w:spacing w:val="-20"/>
        </w:rPr>
        <w:t xml:space="preserve"> </w:t>
      </w:r>
      <w:hyperlink w:anchor="_bookmark388" w:history="1">
        <w:r>
          <w:rPr>
            <w:color w:val="007FFF"/>
          </w:rPr>
          <w:t>1968</w:t>
        </w:r>
      </w:hyperlink>
      <w:r>
        <w:t>;</w:t>
      </w:r>
      <w:r>
        <w:rPr>
          <w:spacing w:val="-14"/>
        </w:rPr>
        <w:t xml:space="preserve"> </w:t>
      </w:r>
      <w:r>
        <w:t>Jacobsen</w:t>
      </w:r>
      <w:r>
        <w:rPr>
          <w:spacing w:val="-20"/>
        </w:rPr>
        <w:t xml:space="preserve"> </w:t>
      </w:r>
      <w:hyperlink w:anchor="_bookmark381" w:history="1">
        <w:r>
          <w:rPr>
            <w:color w:val="007FFF"/>
          </w:rPr>
          <w:t>1979</w:t>
        </w:r>
      </w:hyperlink>
      <w:r>
        <w:t>;</w:t>
      </w:r>
      <w:r>
        <w:rPr>
          <w:spacing w:val="-14"/>
        </w:rPr>
        <w:t xml:space="preserve"> </w:t>
      </w:r>
      <w:r>
        <w:t>Hébert</w:t>
      </w:r>
      <w:r>
        <w:rPr>
          <w:spacing w:val="-18"/>
        </w:rPr>
        <w:t xml:space="preserve"> </w:t>
      </w:r>
      <w:hyperlink w:anchor="_bookmark364" w:history="1">
        <w:r>
          <w:rPr>
            <w:color w:val="007FFF"/>
          </w:rPr>
          <w:t>1983</w:t>
        </w:r>
      </w:hyperlink>
      <w:r>
        <w:t>;</w:t>
      </w:r>
      <w:r>
        <w:rPr>
          <w:spacing w:val="-15"/>
        </w:rPr>
        <w:t xml:space="preserve"> </w:t>
      </w:r>
      <w:r>
        <w:t xml:space="preserve">Kinkade </w:t>
      </w:r>
      <w:hyperlink w:anchor="_bookmark387" w:history="1">
        <w:r>
          <w:rPr>
            <w:color w:val="007FFF"/>
          </w:rPr>
          <w:t>1983</w:t>
        </w:r>
      </w:hyperlink>
      <w:r>
        <w:t xml:space="preserve">; van Eijk &amp; Hess </w:t>
      </w:r>
      <w:hyperlink w:anchor="_bookmark319" w:history="1">
        <w:r>
          <w:rPr>
            <w:color w:val="007FFF"/>
          </w:rPr>
          <w:t>1986</w:t>
        </w:r>
      </w:hyperlink>
      <w:r>
        <w:t xml:space="preserve">; Jelinek &amp; Demers </w:t>
      </w:r>
      <w:hyperlink w:anchor="_bookmark383" w:history="1">
        <w:r>
          <w:rPr>
            <w:color w:val="007FFF"/>
          </w:rPr>
          <w:t>1994</w:t>
        </w:r>
      </w:hyperlink>
      <w:r>
        <w:t>). After this point, an increasing number of</w:t>
      </w:r>
      <w:r>
        <w:rPr>
          <w:spacing w:val="-8"/>
        </w:rPr>
        <w:t xml:space="preserve"> </w:t>
      </w:r>
      <w:r>
        <w:t>publications</w:t>
      </w:r>
      <w:r>
        <w:rPr>
          <w:spacing w:val="-7"/>
        </w:rPr>
        <w:t xml:space="preserve"> </w:t>
      </w:r>
      <w:r>
        <w:t>began</w:t>
      </w:r>
      <w:r>
        <w:rPr>
          <w:spacing w:val="-7"/>
        </w:rPr>
        <w:t xml:space="preserve"> </w:t>
      </w:r>
      <w:r>
        <w:t>to</w:t>
      </w:r>
      <w:r>
        <w:rPr>
          <w:spacing w:val="-7"/>
        </w:rPr>
        <w:t xml:space="preserve"> </w:t>
      </w:r>
      <w:r>
        <w:t>ask</w:t>
      </w:r>
      <w:r>
        <w:rPr>
          <w:spacing w:val="-7"/>
        </w:rPr>
        <w:t xml:space="preserve"> </w:t>
      </w:r>
      <w:r>
        <w:t>whether</w:t>
      </w:r>
      <w:r>
        <w:rPr>
          <w:spacing w:val="-8"/>
        </w:rPr>
        <w:t xml:space="preserve"> </w:t>
      </w:r>
      <w:r>
        <w:t>lexemes</w:t>
      </w:r>
      <w:r>
        <w:rPr>
          <w:spacing w:val="-7"/>
        </w:rPr>
        <w:t xml:space="preserve"> </w:t>
      </w:r>
      <w:r>
        <w:t>were</w:t>
      </w:r>
      <w:r>
        <w:rPr>
          <w:spacing w:val="-11"/>
        </w:rPr>
        <w:t xml:space="preserve"> </w:t>
      </w:r>
      <w:r>
        <w:rPr>
          <w:i/>
        </w:rPr>
        <w:t>flexible</w:t>
      </w:r>
      <w:r>
        <w:rPr>
          <w:i/>
          <w:spacing w:val="-2"/>
        </w:rPr>
        <w:t xml:space="preserve"> </w:t>
      </w:r>
      <w:r>
        <w:t>instead.</w:t>
      </w:r>
      <w:r>
        <w:rPr>
          <w:spacing w:val="12"/>
        </w:rPr>
        <w:t xml:space="preserve"> </w:t>
      </w:r>
      <w:r>
        <w:t>Though</w:t>
      </w:r>
      <w:r>
        <w:rPr>
          <w:spacing w:val="-7"/>
        </w:rPr>
        <w:t xml:space="preserve"> </w:t>
      </w:r>
      <w:r>
        <w:t>the</w:t>
      </w:r>
      <w:r>
        <w:rPr>
          <w:spacing w:val="-8"/>
        </w:rPr>
        <w:t xml:space="preserve"> </w:t>
      </w:r>
      <w:r>
        <w:t>difference</w:t>
      </w:r>
      <w:r>
        <w:rPr>
          <w:spacing w:val="-7"/>
        </w:rPr>
        <w:t xml:space="preserve"> </w:t>
      </w:r>
      <w:r>
        <w:t>in emphasis</w:t>
      </w:r>
      <w:r>
        <w:rPr>
          <w:spacing w:val="-23"/>
        </w:rPr>
        <w:t xml:space="preserve"> </w:t>
      </w:r>
      <w:r>
        <w:t>seems</w:t>
      </w:r>
      <w:r>
        <w:rPr>
          <w:spacing w:val="-22"/>
        </w:rPr>
        <w:t xml:space="preserve"> </w:t>
      </w:r>
      <w:r>
        <w:t>subtle,</w:t>
      </w:r>
      <w:r>
        <w:rPr>
          <w:spacing w:val="-19"/>
        </w:rPr>
        <w:t xml:space="preserve"> </w:t>
      </w:r>
      <w:r>
        <w:t>this</w:t>
      </w:r>
      <w:r>
        <w:rPr>
          <w:spacing w:val="-22"/>
        </w:rPr>
        <w:t xml:space="preserve"> </w:t>
      </w:r>
      <w:r>
        <w:t>change</w:t>
      </w:r>
      <w:r>
        <w:rPr>
          <w:spacing w:val="-22"/>
        </w:rPr>
        <w:t xml:space="preserve"> </w:t>
      </w:r>
      <w:r>
        <w:t>constitutes</w:t>
      </w:r>
      <w:r>
        <w:rPr>
          <w:spacing w:val="-23"/>
        </w:rPr>
        <w:t xml:space="preserve"> </w:t>
      </w:r>
      <w:r>
        <w:t>a</w:t>
      </w:r>
      <w:r>
        <w:rPr>
          <w:spacing w:val="-22"/>
        </w:rPr>
        <w:t xml:space="preserve"> </w:t>
      </w:r>
      <w:r>
        <w:t>turning</w:t>
      </w:r>
      <w:r>
        <w:rPr>
          <w:spacing w:val="-22"/>
        </w:rPr>
        <w:t xml:space="preserve"> </w:t>
      </w:r>
      <w:r>
        <w:t>point</w:t>
      </w:r>
      <w:r>
        <w:rPr>
          <w:spacing w:val="-23"/>
        </w:rPr>
        <w:t xml:space="preserve"> </w:t>
      </w:r>
      <w:r>
        <w:t>because</w:t>
      </w:r>
      <w:r>
        <w:rPr>
          <w:spacing w:val="-22"/>
        </w:rPr>
        <w:t xml:space="preserve"> </w:t>
      </w:r>
      <w:r>
        <w:t>it</w:t>
      </w:r>
      <w:r>
        <w:rPr>
          <w:spacing w:val="-22"/>
        </w:rPr>
        <w:t xml:space="preserve"> </w:t>
      </w:r>
      <w:r>
        <w:t>fostered</w:t>
      </w:r>
      <w:r>
        <w:rPr>
          <w:spacing w:val="-23"/>
        </w:rPr>
        <w:t xml:space="preserve"> </w:t>
      </w:r>
      <w:r>
        <w:t>an</w:t>
      </w:r>
      <w:r>
        <w:rPr>
          <w:spacing w:val="-22"/>
        </w:rPr>
        <w:t xml:space="preserve"> </w:t>
      </w:r>
      <w:r>
        <w:t>increased interest in lexical flexibility as a grammatical phenomenon in its own right instead of just a problem for traditional categorization</w:t>
      </w:r>
      <w:r>
        <w:rPr>
          <w:spacing w:val="-5"/>
        </w:rPr>
        <w:t xml:space="preserve"> </w:t>
      </w:r>
      <w:r>
        <w:t>schemes.</w:t>
      </w:r>
    </w:p>
    <w:p w:rsidR="00DD7756" w:rsidRDefault="00DD7756">
      <w:pPr>
        <w:pStyle w:val="BodyText"/>
        <w:spacing w:line="420" w:lineRule="auto"/>
        <w:ind w:left="119" w:right="531" w:firstLine="358"/>
        <w:jc w:val="right"/>
      </w:pPr>
      <w:r>
        <w:pict>
          <v:line id="_x0000_s1152" style="position:absolute;left:0;text-align:left;z-index:-24037376;mso-position-horizontal-relative:page" from="90pt,212.8pt" to="270pt,212.8pt" strokeweight=".14058mm">
            <w10:wrap anchorx="page"/>
          </v:line>
        </w:pict>
      </w:r>
      <w:r w:rsidR="00AD1397">
        <w:t>Hengeveld’s</w:t>
      </w:r>
      <w:r w:rsidR="00AD1397">
        <w:rPr>
          <w:spacing w:val="-13"/>
        </w:rPr>
        <w:t xml:space="preserve"> </w:t>
      </w:r>
      <w:r w:rsidR="00AD1397">
        <w:t>(</w:t>
      </w:r>
      <w:hyperlink w:anchor="_bookmark365" w:history="1">
        <w:r w:rsidR="00AD1397">
          <w:rPr>
            <w:color w:val="007FFF"/>
          </w:rPr>
          <w:t>1992</w:t>
        </w:r>
      </w:hyperlink>
      <w:r w:rsidR="00AD1397">
        <w:t>:</w:t>
      </w:r>
      <w:r w:rsidR="00AD1397">
        <w:rPr>
          <w:spacing w:val="11"/>
        </w:rPr>
        <w:t xml:space="preserve"> </w:t>
      </w:r>
      <w:r w:rsidR="00AD1397">
        <w:t>Ch.</w:t>
      </w:r>
      <w:r w:rsidR="00AD1397">
        <w:rPr>
          <w:spacing w:val="-13"/>
        </w:rPr>
        <w:t xml:space="preserve"> </w:t>
      </w:r>
      <w:r w:rsidR="00AD1397">
        <w:t>4)</w:t>
      </w:r>
      <w:r w:rsidR="00AD1397">
        <w:rPr>
          <w:spacing w:val="-13"/>
        </w:rPr>
        <w:t xml:space="preserve"> </w:t>
      </w:r>
      <w:r w:rsidR="00AD1397">
        <w:t>typology</w:t>
      </w:r>
      <w:r w:rsidR="00AD1397">
        <w:rPr>
          <w:spacing w:val="-12"/>
        </w:rPr>
        <w:t xml:space="preserve"> </w:t>
      </w:r>
      <w:r w:rsidR="00AD1397">
        <w:t>of</w:t>
      </w:r>
      <w:r w:rsidR="00AD1397">
        <w:rPr>
          <w:spacing w:val="-13"/>
        </w:rPr>
        <w:t xml:space="preserve"> </w:t>
      </w:r>
      <w:r w:rsidR="00AD1397">
        <w:t>parts-of-speech</w:t>
      </w:r>
      <w:r w:rsidR="00AD1397">
        <w:rPr>
          <w:spacing w:val="-13"/>
        </w:rPr>
        <w:t xml:space="preserve"> </w:t>
      </w:r>
      <w:r w:rsidR="00AD1397">
        <w:t>systems</w:t>
      </w:r>
      <w:r w:rsidR="00AD1397">
        <w:rPr>
          <w:spacing w:val="-13"/>
        </w:rPr>
        <w:t xml:space="preserve"> </w:t>
      </w:r>
      <w:r w:rsidR="00AD1397">
        <w:t>is</w:t>
      </w:r>
      <w:r w:rsidR="00AD1397">
        <w:rPr>
          <w:spacing w:val="-12"/>
        </w:rPr>
        <w:t xml:space="preserve"> </w:t>
      </w:r>
      <w:r w:rsidR="00AD1397">
        <w:t>a</w:t>
      </w:r>
      <w:r w:rsidR="00AD1397">
        <w:rPr>
          <w:spacing w:val="-13"/>
        </w:rPr>
        <w:t xml:space="preserve"> </w:t>
      </w:r>
      <w:r w:rsidR="00AD1397">
        <w:t>whole-language</w:t>
      </w:r>
      <w:r w:rsidR="00AD1397">
        <w:rPr>
          <w:spacing w:val="-13"/>
        </w:rPr>
        <w:t xml:space="preserve"> </w:t>
      </w:r>
      <w:r w:rsidR="00AD1397">
        <w:t>typol-</w:t>
      </w:r>
      <w:r w:rsidR="00AD1397">
        <w:rPr>
          <w:w w:val="99"/>
        </w:rPr>
        <w:t xml:space="preserve"> </w:t>
      </w:r>
      <w:r w:rsidR="00AD1397">
        <w:t>ogy</w:t>
      </w:r>
      <w:r w:rsidR="00AD1397">
        <w:rPr>
          <w:spacing w:val="-7"/>
        </w:rPr>
        <w:t xml:space="preserve"> </w:t>
      </w:r>
      <w:r w:rsidR="00AD1397">
        <w:t>wherein</w:t>
      </w:r>
      <w:r w:rsidR="00AD1397">
        <w:rPr>
          <w:spacing w:val="-6"/>
        </w:rPr>
        <w:t xml:space="preserve"> </w:t>
      </w:r>
      <w:r w:rsidR="00AD1397">
        <w:t>languages</w:t>
      </w:r>
      <w:r w:rsidR="00AD1397">
        <w:rPr>
          <w:spacing w:val="-7"/>
        </w:rPr>
        <w:t xml:space="preserve"> </w:t>
      </w:r>
      <w:r w:rsidR="00AD1397">
        <w:t>are</w:t>
      </w:r>
      <w:r w:rsidR="00AD1397">
        <w:rPr>
          <w:spacing w:val="-6"/>
        </w:rPr>
        <w:t xml:space="preserve"> </w:t>
      </w:r>
      <w:r w:rsidR="00AD1397">
        <w:t>either</w:t>
      </w:r>
      <w:r w:rsidR="00AD1397">
        <w:rPr>
          <w:spacing w:val="-8"/>
        </w:rPr>
        <w:t xml:space="preserve"> </w:t>
      </w:r>
      <w:r w:rsidR="00AD1397">
        <w:rPr>
          <w:i/>
        </w:rPr>
        <w:t>specialized</w:t>
      </w:r>
      <w:r w:rsidR="00AD1397">
        <w:t>,</w:t>
      </w:r>
      <w:r w:rsidR="00AD1397">
        <w:rPr>
          <w:spacing w:val="-5"/>
        </w:rPr>
        <w:t xml:space="preserve"> </w:t>
      </w:r>
      <w:r w:rsidR="00AD1397">
        <w:t>with</w:t>
      </w:r>
      <w:r w:rsidR="00AD1397">
        <w:rPr>
          <w:spacing w:val="-6"/>
        </w:rPr>
        <w:t xml:space="preserve"> </w:t>
      </w:r>
      <w:r w:rsidR="00AD1397">
        <w:t>one</w:t>
      </w:r>
      <w:r w:rsidR="00AD1397">
        <w:rPr>
          <w:spacing w:val="-6"/>
        </w:rPr>
        <w:t xml:space="preserve"> </w:t>
      </w:r>
      <w:r w:rsidR="00AD1397">
        <w:t>morphosyntactic</w:t>
      </w:r>
      <w:r w:rsidR="00AD1397">
        <w:rPr>
          <w:spacing w:val="-6"/>
        </w:rPr>
        <w:t xml:space="preserve"> </w:t>
      </w:r>
      <w:r w:rsidR="00AD1397">
        <w:t>category</w:t>
      </w:r>
      <w:r w:rsidR="00AD1397">
        <w:rPr>
          <w:spacing w:val="-6"/>
        </w:rPr>
        <w:t xml:space="preserve"> </w:t>
      </w:r>
      <w:r w:rsidR="00AD1397">
        <w:t>for</w:t>
      </w:r>
      <w:r w:rsidR="00AD1397">
        <w:rPr>
          <w:spacing w:val="-5"/>
        </w:rPr>
        <w:t xml:space="preserve"> </w:t>
      </w:r>
      <w:r w:rsidR="00AD1397">
        <w:t>each</w:t>
      </w:r>
      <w:r w:rsidR="00AD1397">
        <w:rPr>
          <w:spacing w:val="-7"/>
        </w:rPr>
        <w:t xml:space="preserve"> </w:t>
      </w:r>
      <w:r w:rsidR="00AD1397">
        <w:t>of</w:t>
      </w:r>
      <w:r w:rsidR="00AD1397">
        <w:rPr>
          <w:w w:val="99"/>
        </w:rPr>
        <w:t xml:space="preserve"> </w:t>
      </w:r>
      <w:r w:rsidR="00AD1397">
        <w:t xml:space="preserve">the functions of reference (Noun), predication </w:t>
      </w:r>
      <w:r w:rsidR="00AD1397">
        <w:rPr>
          <w:spacing w:val="-3"/>
        </w:rPr>
        <w:t xml:space="preserve">(Verb), </w:t>
      </w:r>
      <w:r w:rsidR="00AD1397">
        <w:t>referent modification</w:t>
      </w:r>
      <w:r w:rsidR="00AD1397">
        <w:rPr>
          <w:spacing w:val="41"/>
        </w:rPr>
        <w:t xml:space="preserve"> </w:t>
      </w:r>
      <w:r w:rsidR="00AD1397">
        <w:t>(Adjective),</w:t>
      </w:r>
      <w:r w:rsidR="00AD1397">
        <w:rPr>
          <w:spacing w:val="5"/>
        </w:rPr>
        <w:t xml:space="preserve"> </w:t>
      </w:r>
      <w:r w:rsidR="00AD1397">
        <w:t>and</w:t>
      </w:r>
      <w:r w:rsidR="00AD1397">
        <w:rPr>
          <w:w w:val="99"/>
        </w:rPr>
        <w:t xml:space="preserve"> </w:t>
      </w:r>
      <w:r w:rsidR="00AD1397">
        <w:t>predicate</w:t>
      </w:r>
      <w:r w:rsidR="00AD1397">
        <w:rPr>
          <w:spacing w:val="-13"/>
        </w:rPr>
        <w:t xml:space="preserve"> </w:t>
      </w:r>
      <w:r w:rsidR="00AD1397">
        <w:t>modification</w:t>
      </w:r>
      <w:r w:rsidR="00AD1397">
        <w:rPr>
          <w:spacing w:val="-12"/>
        </w:rPr>
        <w:t xml:space="preserve"> </w:t>
      </w:r>
      <w:r w:rsidR="00AD1397">
        <w:t>(Adverb</w:t>
      </w:r>
      <w:hyperlink w:anchor="_bookmark72" w:history="1">
        <w:r w:rsidR="00AD1397">
          <w:rPr>
            <w:color w:val="007FFF"/>
            <w:vertAlign w:val="superscript"/>
          </w:rPr>
          <w:t>1</w:t>
        </w:r>
      </w:hyperlink>
      <w:r w:rsidR="00AD1397">
        <w:t>),</w:t>
      </w:r>
      <w:r w:rsidR="00AD1397">
        <w:rPr>
          <w:spacing w:val="-12"/>
        </w:rPr>
        <w:t xml:space="preserve"> </w:t>
      </w:r>
      <w:r w:rsidR="00AD1397">
        <w:t>or</w:t>
      </w:r>
      <w:r w:rsidR="00AD1397">
        <w:rPr>
          <w:spacing w:val="-12"/>
        </w:rPr>
        <w:t xml:space="preserve"> </w:t>
      </w:r>
      <w:r w:rsidR="00AD1397">
        <w:rPr>
          <w:i/>
        </w:rPr>
        <w:t>non-specialized</w:t>
      </w:r>
      <w:r w:rsidR="00AD1397">
        <w:t>.</w:t>
      </w:r>
      <w:r w:rsidR="00AD1397">
        <w:rPr>
          <w:spacing w:val="9"/>
        </w:rPr>
        <w:t xml:space="preserve"> </w:t>
      </w:r>
      <w:r w:rsidR="00AD1397">
        <w:t>Non-specialized</w:t>
      </w:r>
      <w:r w:rsidR="00AD1397">
        <w:rPr>
          <w:spacing w:val="-13"/>
        </w:rPr>
        <w:t xml:space="preserve"> </w:t>
      </w:r>
      <w:r w:rsidR="00AD1397">
        <w:t>languages</w:t>
      </w:r>
      <w:r w:rsidR="00AD1397">
        <w:rPr>
          <w:spacing w:val="-12"/>
        </w:rPr>
        <w:t xml:space="preserve"> </w:t>
      </w:r>
      <w:r w:rsidR="00AD1397">
        <w:t>deviate</w:t>
      </w:r>
      <w:r w:rsidR="00AD1397">
        <w:rPr>
          <w:spacing w:val="-12"/>
        </w:rPr>
        <w:t xml:space="preserve"> </w:t>
      </w:r>
      <w:r w:rsidR="00AD1397">
        <w:t>from</w:t>
      </w:r>
      <w:r w:rsidR="00AD1397">
        <w:rPr>
          <w:w w:val="99"/>
        </w:rPr>
        <w:t xml:space="preserve"> </w:t>
      </w:r>
      <w:r w:rsidR="00AD1397">
        <w:t>the four-category canon in one of two ways: one part of speech may assume more</w:t>
      </w:r>
      <w:r w:rsidR="00AD1397">
        <w:rPr>
          <w:spacing w:val="-35"/>
        </w:rPr>
        <w:t xml:space="preserve"> </w:t>
      </w:r>
      <w:r w:rsidR="00AD1397">
        <w:t>than</w:t>
      </w:r>
      <w:r w:rsidR="00AD1397">
        <w:rPr>
          <w:spacing w:val="1"/>
        </w:rPr>
        <w:t xml:space="preserve"> </w:t>
      </w:r>
      <w:r w:rsidR="00AD1397">
        <w:t>one</w:t>
      </w:r>
      <w:r w:rsidR="00AD1397">
        <w:rPr>
          <w:w w:val="99"/>
        </w:rPr>
        <w:t xml:space="preserve"> </w:t>
      </w:r>
      <w:r w:rsidR="00AD1397">
        <w:t>function</w:t>
      </w:r>
      <w:r w:rsidR="00AD1397">
        <w:rPr>
          <w:spacing w:val="-5"/>
        </w:rPr>
        <w:t xml:space="preserve"> </w:t>
      </w:r>
      <w:r w:rsidR="00AD1397">
        <w:t>with</w:t>
      </w:r>
      <w:r w:rsidR="00AD1397">
        <w:rPr>
          <w:spacing w:val="-5"/>
        </w:rPr>
        <w:t xml:space="preserve"> </w:t>
      </w:r>
      <w:r w:rsidR="00AD1397">
        <w:t>no</w:t>
      </w:r>
      <w:r w:rsidR="00AD1397">
        <w:rPr>
          <w:spacing w:val="-4"/>
        </w:rPr>
        <w:t xml:space="preserve"> </w:t>
      </w:r>
      <w:r w:rsidR="00AD1397">
        <w:t>additional</w:t>
      </w:r>
      <w:r w:rsidR="00AD1397">
        <w:rPr>
          <w:spacing w:val="-5"/>
        </w:rPr>
        <w:t xml:space="preserve"> </w:t>
      </w:r>
      <w:r w:rsidR="00AD1397">
        <w:t>morphosyntactic</w:t>
      </w:r>
      <w:r w:rsidR="00AD1397">
        <w:rPr>
          <w:spacing w:val="-4"/>
        </w:rPr>
        <w:t xml:space="preserve"> </w:t>
      </w:r>
      <w:r w:rsidR="00AD1397">
        <w:t>marking,</w:t>
      </w:r>
      <w:r w:rsidR="00AD1397">
        <w:rPr>
          <w:spacing w:val="-5"/>
        </w:rPr>
        <w:t xml:space="preserve"> </w:t>
      </w:r>
      <w:r w:rsidR="00AD1397">
        <w:t>in</w:t>
      </w:r>
      <w:r w:rsidR="00AD1397">
        <w:rPr>
          <w:spacing w:val="-5"/>
        </w:rPr>
        <w:t xml:space="preserve"> </w:t>
      </w:r>
      <w:r w:rsidR="00AD1397">
        <w:t>which</w:t>
      </w:r>
      <w:r w:rsidR="00AD1397">
        <w:rPr>
          <w:spacing w:val="-4"/>
        </w:rPr>
        <w:t xml:space="preserve"> </w:t>
      </w:r>
      <w:r w:rsidR="00AD1397">
        <w:t>case</w:t>
      </w:r>
      <w:r w:rsidR="00AD1397">
        <w:rPr>
          <w:spacing w:val="-5"/>
        </w:rPr>
        <w:t xml:space="preserve"> </w:t>
      </w:r>
      <w:r w:rsidR="00AD1397">
        <w:t>the</w:t>
      </w:r>
      <w:r w:rsidR="00AD1397">
        <w:rPr>
          <w:spacing w:val="-4"/>
        </w:rPr>
        <w:t xml:space="preserve"> </w:t>
      </w:r>
      <w:r w:rsidR="00AD1397">
        <w:t>language</w:t>
      </w:r>
      <w:r w:rsidR="00AD1397">
        <w:rPr>
          <w:spacing w:val="-5"/>
        </w:rPr>
        <w:t xml:space="preserve"> </w:t>
      </w:r>
      <w:r w:rsidR="00AD1397">
        <w:t>is</w:t>
      </w:r>
      <w:r w:rsidR="00AD1397">
        <w:rPr>
          <w:spacing w:val="-5"/>
        </w:rPr>
        <w:t xml:space="preserve"> </w:t>
      </w:r>
      <w:r w:rsidR="00AD1397">
        <w:t>consid-</w:t>
      </w:r>
      <w:r w:rsidR="00AD1397">
        <w:rPr>
          <w:w w:val="99"/>
        </w:rPr>
        <w:t xml:space="preserve"> </w:t>
      </w:r>
      <w:r w:rsidR="00AD1397">
        <w:t>ered</w:t>
      </w:r>
      <w:r w:rsidR="00AD1397">
        <w:rPr>
          <w:spacing w:val="8"/>
        </w:rPr>
        <w:t xml:space="preserve"> </w:t>
      </w:r>
      <w:r w:rsidR="00AD1397">
        <w:rPr>
          <w:i/>
        </w:rPr>
        <w:t>flexible</w:t>
      </w:r>
      <w:r w:rsidR="00AD1397">
        <w:t>;</w:t>
      </w:r>
      <w:r w:rsidR="00AD1397">
        <w:rPr>
          <w:spacing w:val="13"/>
        </w:rPr>
        <w:t xml:space="preserve"> </w:t>
      </w:r>
      <w:r w:rsidR="00AD1397">
        <w:t>or</w:t>
      </w:r>
      <w:r w:rsidR="00AD1397">
        <w:rPr>
          <w:spacing w:val="8"/>
        </w:rPr>
        <w:t xml:space="preserve"> </w:t>
      </w:r>
      <w:r w:rsidR="00AD1397">
        <w:t>the</w:t>
      </w:r>
      <w:r w:rsidR="00AD1397">
        <w:rPr>
          <w:spacing w:val="8"/>
        </w:rPr>
        <w:t xml:space="preserve"> </w:t>
      </w:r>
      <w:r w:rsidR="00AD1397">
        <w:t>language</w:t>
      </w:r>
      <w:r w:rsidR="00AD1397">
        <w:rPr>
          <w:spacing w:val="8"/>
        </w:rPr>
        <w:t xml:space="preserve"> </w:t>
      </w:r>
      <w:r w:rsidR="00AD1397">
        <w:t>may</w:t>
      </w:r>
      <w:r w:rsidR="00AD1397">
        <w:rPr>
          <w:spacing w:val="8"/>
        </w:rPr>
        <w:t xml:space="preserve"> </w:t>
      </w:r>
      <w:r w:rsidR="00AD1397">
        <w:t>lack</w:t>
      </w:r>
      <w:r w:rsidR="00AD1397">
        <w:rPr>
          <w:spacing w:val="8"/>
        </w:rPr>
        <w:t xml:space="preserve"> </w:t>
      </w:r>
      <w:r w:rsidR="00AD1397">
        <w:t>a</w:t>
      </w:r>
      <w:r w:rsidR="00AD1397">
        <w:rPr>
          <w:spacing w:val="8"/>
        </w:rPr>
        <w:t xml:space="preserve"> </w:t>
      </w:r>
      <w:r w:rsidR="00AD1397">
        <w:t>dedicated</w:t>
      </w:r>
      <w:r w:rsidR="00AD1397">
        <w:rPr>
          <w:spacing w:val="9"/>
        </w:rPr>
        <w:t xml:space="preserve"> </w:t>
      </w:r>
      <w:r w:rsidR="00AD1397">
        <w:t>part</w:t>
      </w:r>
      <w:r w:rsidR="00AD1397">
        <w:rPr>
          <w:spacing w:val="8"/>
        </w:rPr>
        <w:t xml:space="preserve"> </w:t>
      </w:r>
      <w:r w:rsidR="00AD1397">
        <w:t>of</w:t>
      </w:r>
      <w:r w:rsidR="00AD1397">
        <w:rPr>
          <w:spacing w:val="8"/>
        </w:rPr>
        <w:t xml:space="preserve"> </w:t>
      </w:r>
      <w:r w:rsidR="00AD1397">
        <w:t>speech</w:t>
      </w:r>
      <w:r w:rsidR="00AD1397">
        <w:rPr>
          <w:spacing w:val="8"/>
        </w:rPr>
        <w:t xml:space="preserve"> </w:t>
      </w:r>
      <w:r w:rsidR="00AD1397">
        <w:t>for</w:t>
      </w:r>
      <w:r w:rsidR="00AD1397">
        <w:rPr>
          <w:spacing w:val="8"/>
        </w:rPr>
        <w:t xml:space="preserve"> </w:t>
      </w:r>
      <w:r w:rsidR="00AD1397">
        <w:t>that</w:t>
      </w:r>
      <w:r w:rsidR="00AD1397">
        <w:rPr>
          <w:spacing w:val="8"/>
        </w:rPr>
        <w:t xml:space="preserve"> </w:t>
      </w:r>
      <w:r w:rsidR="00AD1397">
        <w:t>function</w:t>
      </w:r>
      <w:r w:rsidR="00AD1397">
        <w:rPr>
          <w:spacing w:val="8"/>
        </w:rPr>
        <w:t xml:space="preserve"> </w:t>
      </w:r>
      <w:r w:rsidR="00AD1397">
        <w:t>entirely</w:t>
      </w:r>
      <w:r w:rsidR="00AD1397">
        <w:rPr>
          <w:w w:val="99"/>
        </w:rPr>
        <w:t xml:space="preserve"> </w:t>
      </w:r>
      <w:r w:rsidR="00AD1397">
        <w:t xml:space="preserve">and use </w:t>
      </w:r>
      <w:r w:rsidR="00AD1397">
        <w:rPr>
          <w:spacing w:val="-3"/>
        </w:rPr>
        <w:t xml:space="preserve">other, </w:t>
      </w:r>
      <w:r w:rsidR="00AD1397">
        <w:t>marked constructions instead, in which case the language is</w:t>
      </w:r>
      <w:r w:rsidR="00AD1397">
        <w:rPr>
          <w:spacing w:val="-36"/>
        </w:rPr>
        <w:t xml:space="preserve"> </w:t>
      </w:r>
      <w:r w:rsidR="00AD1397">
        <w:t>considered</w:t>
      </w:r>
      <w:r w:rsidR="00AD1397">
        <w:rPr>
          <w:spacing w:val="-7"/>
        </w:rPr>
        <w:t xml:space="preserve"> </w:t>
      </w:r>
      <w:r w:rsidR="00AD1397">
        <w:rPr>
          <w:i/>
        </w:rPr>
        <w:t>rigid</w:t>
      </w:r>
      <w:r w:rsidR="00AD1397">
        <w:t>.</w:t>
      </w:r>
      <w:r w:rsidR="00AD1397">
        <w:rPr>
          <w:w w:val="99"/>
        </w:rPr>
        <w:t xml:space="preserve"> </w:t>
      </w:r>
      <w:hyperlink w:anchor="_bookmark365" w:history="1">
        <w:r w:rsidR="00AD1397">
          <w:rPr>
            <w:color w:val="007FFF"/>
          </w:rPr>
          <w:t>Hengeveld</w:t>
        </w:r>
        <w:r w:rsidR="00AD1397">
          <w:rPr>
            <w:color w:val="007FFF"/>
            <w:spacing w:val="-7"/>
          </w:rPr>
          <w:t xml:space="preserve"> </w:t>
        </w:r>
      </w:hyperlink>
      <w:r w:rsidR="00AD1397">
        <w:t>gives</w:t>
      </w:r>
      <w:r w:rsidR="00AD1397">
        <w:rPr>
          <w:spacing w:val="-6"/>
        </w:rPr>
        <w:t xml:space="preserve"> </w:t>
      </w:r>
      <w:r w:rsidR="00AD1397">
        <w:t>examples</w:t>
      </w:r>
      <w:r w:rsidR="00AD1397">
        <w:rPr>
          <w:spacing w:val="-6"/>
        </w:rPr>
        <w:t xml:space="preserve"> </w:t>
      </w:r>
      <w:r w:rsidR="00AD1397">
        <w:t>from</w:t>
      </w:r>
      <w:r w:rsidR="00AD1397">
        <w:rPr>
          <w:spacing w:val="-6"/>
        </w:rPr>
        <w:t xml:space="preserve"> </w:t>
      </w:r>
      <w:r w:rsidR="00AD1397">
        <w:t>Dutch</w:t>
      </w:r>
      <w:r w:rsidR="00AD1397">
        <w:rPr>
          <w:spacing w:val="-5"/>
        </w:rPr>
        <w:t xml:space="preserve"> </w:t>
      </w:r>
      <w:r w:rsidR="00AD1397">
        <w:t>and</w:t>
      </w:r>
      <w:r w:rsidR="00AD1397">
        <w:rPr>
          <w:spacing w:val="-6"/>
        </w:rPr>
        <w:t xml:space="preserve"> </w:t>
      </w:r>
      <w:r w:rsidR="00AD1397">
        <w:rPr>
          <w:spacing w:val="-3"/>
        </w:rPr>
        <w:t>Wambon</w:t>
      </w:r>
      <w:r w:rsidR="00AD1397">
        <w:rPr>
          <w:spacing w:val="-5"/>
        </w:rPr>
        <w:t xml:space="preserve"> </w:t>
      </w:r>
      <w:r w:rsidR="00AD1397">
        <w:t>to</w:t>
      </w:r>
      <w:r w:rsidR="00AD1397">
        <w:rPr>
          <w:spacing w:val="-6"/>
        </w:rPr>
        <w:t xml:space="preserve"> </w:t>
      </w:r>
      <w:r w:rsidR="00AD1397">
        <w:t>illustrate</w:t>
      </w:r>
      <w:r w:rsidR="00AD1397">
        <w:rPr>
          <w:spacing w:val="-5"/>
        </w:rPr>
        <w:t xml:space="preserve"> </w:t>
      </w:r>
      <w:r w:rsidR="00AD1397">
        <w:t>the</w:t>
      </w:r>
      <w:r w:rsidR="00AD1397">
        <w:rPr>
          <w:spacing w:val="-5"/>
        </w:rPr>
        <w:t xml:space="preserve"> </w:t>
      </w:r>
      <w:r w:rsidR="00AD1397">
        <w:t>distinction</w:t>
      </w:r>
      <w:r w:rsidR="00AD1397">
        <w:rPr>
          <w:spacing w:val="-7"/>
        </w:rPr>
        <w:t xml:space="preserve"> </w:t>
      </w:r>
      <w:r w:rsidR="00AD1397">
        <w:t>between</w:t>
      </w:r>
    </w:p>
    <w:p w:rsidR="00DD7756" w:rsidRDefault="00AD1397">
      <w:pPr>
        <w:spacing w:line="219" w:lineRule="exact"/>
        <w:ind w:left="403"/>
        <w:rPr>
          <w:sz w:val="20"/>
        </w:rPr>
      </w:pPr>
      <w:r>
        <w:rPr>
          <w:position w:val="7"/>
          <w:sz w:val="14"/>
        </w:rPr>
        <w:t>1</w:t>
      </w:r>
      <w:bookmarkStart w:id="94" w:name="_bookmark72"/>
      <w:bookmarkEnd w:id="94"/>
      <w:r>
        <w:rPr>
          <w:sz w:val="20"/>
        </w:rPr>
        <w:t>Note that Hengeveld’s typology only includes manner adverbs, not other semantic types of adverbs.</w:t>
      </w:r>
    </w:p>
    <w:p w:rsidR="00DD7756" w:rsidRDefault="00DD7756">
      <w:pPr>
        <w:spacing w:line="219" w:lineRule="exact"/>
        <w:rPr>
          <w:sz w:val="20"/>
        </w:rPr>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2"/>
        <w:jc w:val="both"/>
      </w:pPr>
      <w:bookmarkStart w:id="95" w:name="_bookmark73"/>
      <w:bookmarkEnd w:id="95"/>
      <w:r>
        <w:lastRenderedPageBreak/>
        <w:t>rigid and flexible languages. In the Dutch examples in (</w:t>
      </w:r>
      <w:hyperlink w:anchor="_bookmark74" w:history="1">
        <w:r>
          <w:rPr>
            <w:color w:val="007FFF"/>
          </w:rPr>
          <w:t>12</w:t>
        </w:r>
      </w:hyperlink>
      <w:r>
        <w:t xml:space="preserve">), the same word </w:t>
      </w:r>
      <w:r>
        <w:rPr>
          <w:i/>
        </w:rPr>
        <w:t xml:space="preserve">mooi </w:t>
      </w:r>
      <w:r>
        <w:t>is used for both</w:t>
      </w:r>
      <w:r>
        <w:rPr>
          <w:spacing w:val="-6"/>
        </w:rPr>
        <w:t xml:space="preserve"> </w:t>
      </w:r>
      <w:r>
        <w:t>referent</w:t>
      </w:r>
      <w:r>
        <w:rPr>
          <w:spacing w:val="-7"/>
        </w:rPr>
        <w:t xml:space="preserve"> </w:t>
      </w:r>
      <w:r>
        <w:t>modification</w:t>
      </w:r>
      <w:r>
        <w:rPr>
          <w:spacing w:val="-6"/>
        </w:rPr>
        <w:t xml:space="preserve"> </w:t>
      </w:r>
      <w:r>
        <w:t>(</w:t>
      </w:r>
      <w:hyperlink w:anchor="_bookmark75" w:history="1">
        <w:r>
          <w:rPr>
            <w:color w:val="007FFF"/>
          </w:rPr>
          <w:t>12a</w:t>
        </w:r>
      </w:hyperlink>
      <w:r>
        <w:t>)</w:t>
      </w:r>
      <w:r>
        <w:rPr>
          <w:spacing w:val="-7"/>
        </w:rPr>
        <w:t xml:space="preserve"> </w:t>
      </w:r>
      <w:r>
        <w:t>and</w:t>
      </w:r>
      <w:r>
        <w:rPr>
          <w:spacing w:val="-6"/>
        </w:rPr>
        <w:t xml:space="preserve"> </w:t>
      </w:r>
      <w:r>
        <w:t>predicate</w:t>
      </w:r>
      <w:r>
        <w:rPr>
          <w:spacing w:val="-6"/>
        </w:rPr>
        <w:t xml:space="preserve"> </w:t>
      </w:r>
      <w:r>
        <w:t>modification</w:t>
      </w:r>
      <w:r>
        <w:rPr>
          <w:spacing w:val="-7"/>
        </w:rPr>
        <w:t xml:space="preserve"> </w:t>
      </w:r>
      <w:r>
        <w:t>(</w:t>
      </w:r>
      <w:hyperlink w:anchor="_bookmark76" w:history="1">
        <w:r>
          <w:rPr>
            <w:color w:val="007FFF"/>
          </w:rPr>
          <w:t>12b</w:t>
        </w:r>
      </w:hyperlink>
      <w:r>
        <w:t>),</w:t>
      </w:r>
      <w:r>
        <w:rPr>
          <w:spacing w:val="-6"/>
        </w:rPr>
        <w:t xml:space="preserve"> </w:t>
      </w:r>
      <w:r>
        <w:t>with</w:t>
      </w:r>
      <w:r>
        <w:rPr>
          <w:spacing w:val="-6"/>
        </w:rPr>
        <w:t xml:space="preserve"> </w:t>
      </w:r>
      <w:r>
        <w:t>no</w:t>
      </w:r>
      <w:r>
        <w:rPr>
          <w:spacing w:val="-7"/>
        </w:rPr>
        <w:t xml:space="preserve"> </w:t>
      </w:r>
      <w:r>
        <w:t>overt</w:t>
      </w:r>
      <w:r>
        <w:rPr>
          <w:spacing w:val="-6"/>
        </w:rPr>
        <w:t xml:space="preserve"> </w:t>
      </w:r>
      <w:r>
        <w:t>morphology indicating</w:t>
      </w:r>
      <w:r>
        <w:rPr>
          <w:spacing w:val="-21"/>
        </w:rPr>
        <w:t xml:space="preserve"> </w:t>
      </w:r>
      <w:r>
        <w:t>its</w:t>
      </w:r>
      <w:r>
        <w:rPr>
          <w:spacing w:val="-21"/>
        </w:rPr>
        <w:t xml:space="preserve"> </w:t>
      </w:r>
      <w:r>
        <w:t>function</w:t>
      </w:r>
      <w:r>
        <w:rPr>
          <w:spacing w:val="-21"/>
        </w:rPr>
        <w:t xml:space="preserve"> </w:t>
      </w:r>
      <w:r>
        <w:t>in</w:t>
      </w:r>
      <w:r>
        <w:rPr>
          <w:spacing w:val="-21"/>
        </w:rPr>
        <w:t xml:space="preserve"> </w:t>
      </w:r>
      <w:r>
        <w:t>either</w:t>
      </w:r>
      <w:r>
        <w:rPr>
          <w:spacing w:val="-21"/>
        </w:rPr>
        <w:t xml:space="preserve"> </w:t>
      </w:r>
      <w:r>
        <w:t>case.</w:t>
      </w:r>
      <w:r>
        <w:rPr>
          <w:spacing w:val="10"/>
        </w:rPr>
        <w:t xml:space="preserve"> </w:t>
      </w:r>
      <w:r>
        <w:rPr>
          <w:spacing w:val="-3"/>
        </w:rPr>
        <w:t>Wambon</w:t>
      </w:r>
      <w:r>
        <w:rPr>
          <w:spacing w:val="-21"/>
        </w:rPr>
        <w:t xml:space="preserve"> </w:t>
      </w:r>
      <w:r>
        <w:t>on</w:t>
      </w:r>
      <w:r>
        <w:rPr>
          <w:spacing w:val="-21"/>
        </w:rPr>
        <w:t xml:space="preserve"> </w:t>
      </w:r>
      <w:r>
        <w:t>the</w:t>
      </w:r>
      <w:r>
        <w:rPr>
          <w:spacing w:val="-21"/>
        </w:rPr>
        <w:t xml:space="preserve"> </w:t>
      </w:r>
      <w:r>
        <w:t>other</w:t>
      </w:r>
      <w:r>
        <w:rPr>
          <w:spacing w:val="-21"/>
        </w:rPr>
        <w:t xml:space="preserve"> </w:t>
      </w:r>
      <w:r>
        <w:t>hand</w:t>
      </w:r>
      <w:r>
        <w:rPr>
          <w:spacing w:val="-21"/>
        </w:rPr>
        <w:t xml:space="preserve"> </w:t>
      </w:r>
      <w:r>
        <w:t>uses</w:t>
      </w:r>
      <w:r>
        <w:rPr>
          <w:spacing w:val="-21"/>
        </w:rPr>
        <w:t xml:space="preserve"> </w:t>
      </w:r>
      <w:r>
        <w:t>medial</w:t>
      </w:r>
      <w:r>
        <w:rPr>
          <w:spacing w:val="-20"/>
        </w:rPr>
        <w:t xml:space="preserve"> </w:t>
      </w:r>
      <w:r>
        <w:t>verbs</w:t>
      </w:r>
      <w:r>
        <w:rPr>
          <w:spacing w:val="-22"/>
        </w:rPr>
        <w:t xml:space="preserve"> </w:t>
      </w:r>
      <w:r>
        <w:t>for</w:t>
      </w:r>
      <w:r>
        <w:rPr>
          <w:spacing w:val="-21"/>
        </w:rPr>
        <w:t xml:space="preserve"> </w:t>
      </w:r>
      <w:r>
        <w:t xml:space="preserve">manner expressions and must take the overt verbalizing suffix </w:t>
      </w:r>
      <w:r>
        <w:rPr>
          <w:i/>
        </w:rPr>
        <w:t xml:space="preserve">‑mo </w:t>
      </w:r>
      <w:r>
        <w:t>shown in (</w:t>
      </w:r>
      <w:hyperlink w:anchor="_bookmark77" w:history="1">
        <w:r>
          <w:rPr>
            <w:color w:val="007FFF"/>
          </w:rPr>
          <w:t>13</w:t>
        </w:r>
      </w:hyperlink>
      <w:r>
        <w:t>). In Hengeveld’s framework,</w:t>
      </w:r>
      <w:r>
        <w:rPr>
          <w:spacing w:val="-13"/>
        </w:rPr>
        <w:t xml:space="preserve"> </w:t>
      </w:r>
      <w:r>
        <w:t>Dutch</w:t>
      </w:r>
      <w:r>
        <w:rPr>
          <w:spacing w:val="-15"/>
        </w:rPr>
        <w:t xml:space="preserve"> </w:t>
      </w:r>
      <w:r>
        <w:t>is</w:t>
      </w:r>
      <w:r>
        <w:rPr>
          <w:spacing w:val="-15"/>
        </w:rPr>
        <w:t xml:space="preserve"> </w:t>
      </w:r>
      <w:r>
        <w:t>a</w:t>
      </w:r>
      <w:r>
        <w:rPr>
          <w:spacing w:val="-15"/>
        </w:rPr>
        <w:t xml:space="preserve"> </w:t>
      </w:r>
      <w:r>
        <w:t>flexible</w:t>
      </w:r>
      <w:r>
        <w:rPr>
          <w:spacing w:val="-15"/>
        </w:rPr>
        <w:t xml:space="preserve"> </w:t>
      </w:r>
      <w:r>
        <w:t>language</w:t>
      </w:r>
      <w:r>
        <w:rPr>
          <w:spacing w:val="-14"/>
        </w:rPr>
        <w:t xml:space="preserve"> </w:t>
      </w:r>
      <w:r>
        <w:t>because</w:t>
      </w:r>
      <w:r>
        <w:rPr>
          <w:spacing w:val="-15"/>
        </w:rPr>
        <w:t xml:space="preserve"> </w:t>
      </w:r>
      <w:r>
        <w:t>one</w:t>
      </w:r>
      <w:r>
        <w:rPr>
          <w:spacing w:val="-15"/>
        </w:rPr>
        <w:t xml:space="preserve"> </w:t>
      </w:r>
      <w:r>
        <w:t>category</w:t>
      </w:r>
      <w:r>
        <w:rPr>
          <w:spacing w:val="-15"/>
        </w:rPr>
        <w:t xml:space="preserve"> </w:t>
      </w:r>
      <w:r>
        <w:t>subsumes</w:t>
      </w:r>
      <w:r>
        <w:rPr>
          <w:spacing w:val="-15"/>
        </w:rPr>
        <w:t xml:space="preserve"> </w:t>
      </w:r>
      <w:r>
        <w:t>both</w:t>
      </w:r>
      <w:r>
        <w:rPr>
          <w:spacing w:val="-14"/>
        </w:rPr>
        <w:t xml:space="preserve"> </w:t>
      </w:r>
      <w:r>
        <w:t>the</w:t>
      </w:r>
      <w:r>
        <w:rPr>
          <w:spacing w:val="-15"/>
        </w:rPr>
        <w:t xml:space="preserve"> </w:t>
      </w:r>
      <w:r>
        <w:t>functions</w:t>
      </w:r>
      <w:r>
        <w:rPr>
          <w:spacing w:val="-15"/>
        </w:rPr>
        <w:t xml:space="preserve"> </w:t>
      </w:r>
      <w:r>
        <w:t>of referent</w:t>
      </w:r>
      <w:r>
        <w:rPr>
          <w:spacing w:val="-6"/>
        </w:rPr>
        <w:t xml:space="preserve"> </w:t>
      </w:r>
      <w:r>
        <w:t>modification</w:t>
      </w:r>
      <w:r>
        <w:rPr>
          <w:spacing w:val="-4"/>
        </w:rPr>
        <w:t xml:space="preserve"> </w:t>
      </w:r>
      <w:r>
        <w:t>and</w:t>
      </w:r>
      <w:r>
        <w:rPr>
          <w:spacing w:val="-4"/>
        </w:rPr>
        <w:t xml:space="preserve"> </w:t>
      </w:r>
      <w:r>
        <w:t>predicate</w:t>
      </w:r>
      <w:r>
        <w:rPr>
          <w:spacing w:val="-4"/>
        </w:rPr>
        <w:t xml:space="preserve"> </w:t>
      </w:r>
      <w:r>
        <w:t>modification,</w:t>
      </w:r>
      <w:r>
        <w:rPr>
          <w:spacing w:val="-5"/>
        </w:rPr>
        <w:t xml:space="preserve"> </w:t>
      </w:r>
      <w:r>
        <w:t>while</w:t>
      </w:r>
      <w:r>
        <w:rPr>
          <w:spacing w:val="-4"/>
        </w:rPr>
        <w:t xml:space="preserve"> </w:t>
      </w:r>
      <w:r>
        <w:rPr>
          <w:spacing w:val="-3"/>
        </w:rPr>
        <w:t>Wambon</w:t>
      </w:r>
      <w:r>
        <w:rPr>
          <w:spacing w:val="-4"/>
        </w:rPr>
        <w:t xml:space="preserve"> </w:t>
      </w:r>
      <w:r>
        <w:t>is</w:t>
      </w:r>
      <w:r>
        <w:rPr>
          <w:spacing w:val="-4"/>
        </w:rPr>
        <w:t xml:space="preserve"> </w:t>
      </w:r>
      <w:r>
        <w:t>a</w:t>
      </w:r>
      <w:r>
        <w:rPr>
          <w:spacing w:val="-5"/>
        </w:rPr>
        <w:t xml:space="preserve"> </w:t>
      </w:r>
      <w:r>
        <w:t>rigid</w:t>
      </w:r>
      <w:r>
        <w:rPr>
          <w:spacing w:val="-4"/>
        </w:rPr>
        <w:t xml:space="preserve"> </w:t>
      </w:r>
      <w:r>
        <w:t>language</w:t>
      </w:r>
      <w:r>
        <w:rPr>
          <w:spacing w:val="-4"/>
        </w:rPr>
        <w:t xml:space="preserve"> </w:t>
      </w:r>
      <w:r>
        <w:t>because derivational</w:t>
      </w:r>
      <w:r>
        <w:rPr>
          <w:spacing w:val="-14"/>
        </w:rPr>
        <w:t xml:space="preserve"> </w:t>
      </w:r>
      <w:r>
        <w:t>morphology</w:t>
      </w:r>
      <w:r>
        <w:rPr>
          <w:spacing w:val="-13"/>
        </w:rPr>
        <w:t xml:space="preserve"> </w:t>
      </w:r>
      <w:r>
        <w:t>(here,</w:t>
      </w:r>
      <w:r>
        <w:rPr>
          <w:spacing w:val="-13"/>
        </w:rPr>
        <w:t xml:space="preserve"> </w:t>
      </w:r>
      <w:r>
        <w:t>the</w:t>
      </w:r>
      <w:r>
        <w:rPr>
          <w:spacing w:val="-13"/>
        </w:rPr>
        <w:t xml:space="preserve"> </w:t>
      </w:r>
      <w:r>
        <w:t>verbalizing</w:t>
      </w:r>
      <w:r>
        <w:rPr>
          <w:spacing w:val="-14"/>
        </w:rPr>
        <w:t xml:space="preserve"> </w:t>
      </w:r>
      <w:r>
        <w:t>suffix</w:t>
      </w:r>
      <w:r>
        <w:rPr>
          <w:spacing w:val="-16"/>
        </w:rPr>
        <w:t xml:space="preserve"> </w:t>
      </w:r>
      <w:r>
        <w:rPr>
          <w:i/>
        </w:rPr>
        <w:t>‑mo</w:t>
      </w:r>
      <w:r>
        <w:t>)</w:t>
      </w:r>
      <w:r>
        <w:rPr>
          <w:spacing w:val="-14"/>
        </w:rPr>
        <w:t xml:space="preserve"> </w:t>
      </w:r>
      <w:r>
        <w:t>is</w:t>
      </w:r>
      <w:r>
        <w:rPr>
          <w:spacing w:val="-14"/>
        </w:rPr>
        <w:t xml:space="preserve"> </w:t>
      </w:r>
      <w:r>
        <w:t>required</w:t>
      </w:r>
      <w:r>
        <w:rPr>
          <w:spacing w:val="-14"/>
        </w:rPr>
        <w:t xml:space="preserve"> </w:t>
      </w:r>
      <w:r>
        <w:t>to</w:t>
      </w:r>
      <w:r>
        <w:rPr>
          <w:spacing w:val="-14"/>
        </w:rPr>
        <w:t xml:space="preserve"> </w:t>
      </w:r>
      <w:r>
        <w:t>indicate</w:t>
      </w:r>
      <w:r>
        <w:rPr>
          <w:spacing w:val="-13"/>
        </w:rPr>
        <w:t xml:space="preserve"> </w:t>
      </w:r>
      <w:r>
        <w:t>the</w:t>
      </w:r>
      <w:r>
        <w:rPr>
          <w:spacing w:val="-14"/>
        </w:rPr>
        <w:t xml:space="preserve"> </w:t>
      </w:r>
      <w:r>
        <w:t>function of predicate</w:t>
      </w:r>
      <w:r>
        <w:rPr>
          <w:spacing w:val="-3"/>
        </w:rPr>
        <w:t xml:space="preserve"> </w:t>
      </w:r>
      <w:r>
        <w:t>modification.</w:t>
      </w:r>
    </w:p>
    <w:p w:rsidR="00DD7756" w:rsidRDefault="00DD7756">
      <w:pPr>
        <w:pStyle w:val="ListParagraph"/>
        <w:numPr>
          <w:ilvl w:val="0"/>
          <w:numId w:val="12"/>
        </w:numPr>
        <w:tabs>
          <w:tab w:val="left" w:pos="835"/>
        </w:tabs>
        <w:spacing w:before="94"/>
        <w:ind w:left="834" w:hanging="604"/>
        <w:jc w:val="both"/>
        <w:rPr>
          <w:sz w:val="24"/>
        </w:rPr>
      </w:pPr>
      <w:r w:rsidRPr="00DD7756">
        <w:pict>
          <v:line id="_x0000_s1151" style="position:absolute;left:0;text-align:left;z-index:15741952;mso-position-horizontal-relative:page" from="125.75pt,19.6pt" to="299.2pt,19.6pt" strokeweight=".14058mm">
            <w10:wrap anchorx="page"/>
          </v:line>
        </w:pict>
      </w:r>
      <w:bookmarkStart w:id="96" w:name="_bookmark74"/>
      <w:bookmarkEnd w:id="96"/>
      <w:r w:rsidR="00AD1397">
        <w:rPr>
          <w:sz w:val="24"/>
        </w:rPr>
        <w:t>Dutch (Indo-European &gt;</w:t>
      </w:r>
      <w:r w:rsidR="00AD1397">
        <w:rPr>
          <w:spacing w:val="-4"/>
          <w:sz w:val="24"/>
        </w:rPr>
        <w:t xml:space="preserve"> </w:t>
      </w:r>
      <w:r w:rsidR="00AD1397">
        <w:rPr>
          <w:sz w:val="24"/>
        </w:rPr>
        <w:t>Germanic)</w:t>
      </w:r>
    </w:p>
    <w:p w:rsidR="00DD7756" w:rsidRDefault="00DD7756">
      <w:pPr>
        <w:jc w:val="both"/>
        <w:rPr>
          <w:sz w:val="24"/>
        </w:rPr>
        <w:sectPr w:rsidR="00DD7756">
          <w:pgSz w:w="12240" w:h="15840"/>
          <w:pgMar w:top="1380" w:right="900" w:bottom="1040" w:left="1680" w:header="0" w:footer="717" w:gutter="0"/>
          <w:cols w:space="720"/>
        </w:sectPr>
      </w:pPr>
    </w:p>
    <w:p w:rsidR="00DD7756" w:rsidRDefault="00AD1397">
      <w:pPr>
        <w:pStyle w:val="ListParagraph"/>
        <w:numPr>
          <w:ilvl w:val="1"/>
          <w:numId w:val="12"/>
        </w:numPr>
        <w:tabs>
          <w:tab w:val="left" w:pos="1211"/>
        </w:tabs>
        <w:spacing w:before="94" w:line="254" w:lineRule="auto"/>
        <w:ind w:left="1210" w:hanging="316"/>
        <w:rPr>
          <w:sz w:val="24"/>
        </w:rPr>
      </w:pPr>
      <w:bookmarkStart w:id="97" w:name="_bookmark75"/>
      <w:bookmarkEnd w:id="97"/>
      <w:r>
        <w:rPr>
          <w:w w:val="110"/>
          <w:sz w:val="24"/>
        </w:rPr>
        <w:lastRenderedPageBreak/>
        <w:t>een indef</w:t>
      </w:r>
    </w:p>
    <w:p w:rsidR="00DD7756" w:rsidRDefault="00AD1397">
      <w:pPr>
        <w:pStyle w:val="BodyText"/>
        <w:spacing w:before="94" w:line="254" w:lineRule="auto"/>
        <w:ind w:left="258"/>
        <w:rPr>
          <w:b/>
        </w:rPr>
      </w:pPr>
      <w:r>
        <w:br w:type="column"/>
      </w:r>
      <w:r>
        <w:rPr>
          <w:b/>
          <w:color w:val="FF0000"/>
        </w:rPr>
        <w:lastRenderedPageBreak/>
        <w:t xml:space="preserve">mooi </w:t>
      </w:r>
      <w:r>
        <w:rPr>
          <w:b/>
          <w:color w:val="FF0000"/>
          <w:w w:val="95"/>
        </w:rPr>
        <w:t>beautiful</w:t>
      </w:r>
    </w:p>
    <w:p w:rsidR="00DD7756" w:rsidRDefault="00AD1397">
      <w:pPr>
        <w:pStyle w:val="BodyText"/>
        <w:spacing w:before="94" w:line="254" w:lineRule="auto"/>
        <w:ind w:left="258" w:right="5867"/>
      </w:pPr>
      <w:r>
        <w:br w:type="column"/>
      </w:r>
      <w:r>
        <w:lastRenderedPageBreak/>
        <w:t>kind child</w:t>
      </w:r>
    </w:p>
    <w:p w:rsidR="00DD7756" w:rsidRDefault="00DD7756">
      <w:pPr>
        <w:spacing w:line="254" w:lineRule="auto"/>
        <w:sectPr w:rsidR="00DD7756">
          <w:type w:val="continuous"/>
          <w:pgSz w:w="12240" w:h="15840"/>
          <w:pgMar w:top="1300" w:right="900" w:bottom="280" w:left="1680" w:header="720" w:footer="720" w:gutter="0"/>
          <w:cols w:num="3" w:space="720" w:equalWidth="0">
            <w:col w:w="1788" w:space="40"/>
            <w:col w:w="1166" w:space="39"/>
            <w:col w:w="6627"/>
          </w:cols>
        </w:sectPr>
      </w:pPr>
    </w:p>
    <w:p w:rsidR="00DD7756" w:rsidRDefault="00AD1397">
      <w:pPr>
        <w:tabs>
          <w:tab w:val="left" w:pos="7412"/>
        </w:tabs>
        <w:spacing w:before="11"/>
        <w:ind w:left="1210"/>
        <w:rPr>
          <w:sz w:val="20"/>
        </w:rPr>
      </w:pPr>
      <w:r>
        <w:rPr>
          <w:sz w:val="24"/>
        </w:rPr>
        <w:lastRenderedPageBreak/>
        <w:t>‘a</w:t>
      </w:r>
      <w:r>
        <w:rPr>
          <w:spacing w:val="-2"/>
          <w:sz w:val="24"/>
        </w:rPr>
        <w:t xml:space="preserve"> </w:t>
      </w:r>
      <w:r>
        <w:rPr>
          <w:sz w:val="24"/>
        </w:rPr>
        <w:t>beautiful</w:t>
      </w:r>
      <w:r>
        <w:rPr>
          <w:spacing w:val="-2"/>
          <w:sz w:val="24"/>
        </w:rPr>
        <w:t xml:space="preserve"> </w:t>
      </w:r>
      <w:r>
        <w:rPr>
          <w:sz w:val="24"/>
        </w:rPr>
        <w:t>child’</w:t>
      </w:r>
      <w:r>
        <w:rPr>
          <w:sz w:val="24"/>
        </w:rPr>
        <w:tab/>
      </w:r>
      <w:r>
        <w:rPr>
          <w:sz w:val="20"/>
        </w:rPr>
        <w:t xml:space="preserve">(Hengeveld </w:t>
      </w:r>
      <w:hyperlink w:anchor="_bookmark365" w:history="1">
        <w:r>
          <w:rPr>
            <w:color w:val="007FFF"/>
            <w:sz w:val="20"/>
          </w:rPr>
          <w:t>1992</w:t>
        </w:r>
      </w:hyperlink>
      <w:r>
        <w:rPr>
          <w:sz w:val="20"/>
        </w:rPr>
        <w:t>:</w:t>
      </w:r>
      <w:r>
        <w:rPr>
          <w:spacing w:val="13"/>
          <w:sz w:val="20"/>
        </w:rPr>
        <w:t xml:space="preserve"> </w:t>
      </w:r>
      <w:r>
        <w:rPr>
          <w:sz w:val="20"/>
        </w:rPr>
        <w:t>65)</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ListParagraph"/>
        <w:numPr>
          <w:ilvl w:val="1"/>
          <w:numId w:val="12"/>
        </w:numPr>
        <w:tabs>
          <w:tab w:val="left" w:pos="1211"/>
        </w:tabs>
        <w:spacing w:before="100" w:line="254" w:lineRule="auto"/>
        <w:ind w:left="1210" w:hanging="320"/>
        <w:jc w:val="right"/>
        <w:rPr>
          <w:sz w:val="24"/>
        </w:rPr>
      </w:pPr>
      <w:bookmarkStart w:id="98" w:name="_bookmark76"/>
      <w:bookmarkEnd w:id="98"/>
      <w:r>
        <w:rPr>
          <w:w w:val="95"/>
          <w:sz w:val="24"/>
        </w:rPr>
        <w:lastRenderedPageBreak/>
        <w:t xml:space="preserve">het </w:t>
      </w:r>
      <w:r>
        <w:rPr>
          <w:w w:val="110"/>
          <w:sz w:val="24"/>
        </w:rPr>
        <w:t>def</w:t>
      </w:r>
    </w:p>
    <w:p w:rsidR="00DD7756" w:rsidRDefault="00AD1397">
      <w:pPr>
        <w:pStyle w:val="BodyText"/>
        <w:spacing w:before="100" w:line="254" w:lineRule="auto"/>
        <w:ind w:left="258"/>
      </w:pPr>
      <w:r>
        <w:br w:type="column"/>
      </w:r>
      <w:r>
        <w:lastRenderedPageBreak/>
        <w:t xml:space="preserve">kind </w:t>
      </w:r>
      <w:r>
        <w:rPr>
          <w:w w:val="95"/>
        </w:rPr>
        <w:t>child</w:t>
      </w:r>
    </w:p>
    <w:p w:rsidR="00DD7756" w:rsidRDefault="00AD1397">
      <w:pPr>
        <w:pStyle w:val="BodyText"/>
        <w:spacing w:before="100" w:line="254" w:lineRule="auto"/>
        <w:ind w:left="258"/>
      </w:pPr>
      <w:r>
        <w:br w:type="column"/>
      </w:r>
      <w:r>
        <w:lastRenderedPageBreak/>
        <w:t xml:space="preserve">dans‑t </w:t>
      </w:r>
      <w:r>
        <w:rPr>
          <w:w w:val="95"/>
        </w:rPr>
        <w:t>dance‑3sg.pRes</w:t>
      </w:r>
    </w:p>
    <w:p w:rsidR="00DD7756" w:rsidRDefault="00AD1397">
      <w:pPr>
        <w:pStyle w:val="BodyText"/>
        <w:spacing w:before="100"/>
        <w:ind w:left="258"/>
        <w:rPr>
          <w:b/>
        </w:rPr>
      </w:pPr>
      <w:r>
        <w:br w:type="column"/>
      </w:r>
      <w:r>
        <w:rPr>
          <w:b/>
          <w:color w:val="FF0000"/>
        </w:rPr>
        <w:lastRenderedPageBreak/>
        <w:t>mooi</w:t>
      </w:r>
    </w:p>
    <w:p w:rsidR="00DD7756" w:rsidRDefault="00AD1397">
      <w:pPr>
        <w:pStyle w:val="BodyText"/>
        <w:spacing w:before="15"/>
        <w:ind w:left="258"/>
        <w:rPr>
          <w:b/>
        </w:rPr>
      </w:pPr>
      <w:r>
        <w:rPr>
          <w:b/>
          <w:color w:val="FF0000"/>
        </w:rPr>
        <w:t>beautifully</w:t>
      </w:r>
    </w:p>
    <w:p w:rsidR="00DD7756" w:rsidRDefault="00DD7756">
      <w:pPr>
        <w:sectPr w:rsidR="00DD7756">
          <w:type w:val="continuous"/>
          <w:pgSz w:w="12240" w:h="15840"/>
          <w:pgMar w:top="1300" w:right="900" w:bottom="280" w:left="1680" w:header="720" w:footer="720" w:gutter="0"/>
          <w:cols w:num="4" w:space="720" w:equalWidth="0">
            <w:col w:w="1570" w:space="40"/>
            <w:col w:w="739" w:space="39"/>
            <w:col w:w="1745" w:space="40"/>
            <w:col w:w="5487"/>
          </w:cols>
        </w:sectPr>
      </w:pPr>
    </w:p>
    <w:p w:rsidR="00DD7756" w:rsidRDefault="00AD1397">
      <w:pPr>
        <w:tabs>
          <w:tab w:val="left" w:pos="7412"/>
        </w:tabs>
        <w:spacing w:before="11"/>
        <w:ind w:left="1210"/>
        <w:rPr>
          <w:sz w:val="20"/>
        </w:rPr>
      </w:pPr>
      <w:r>
        <w:rPr>
          <w:sz w:val="24"/>
        </w:rPr>
        <w:lastRenderedPageBreak/>
        <w:t>‘the child</w:t>
      </w:r>
      <w:r>
        <w:rPr>
          <w:spacing w:val="-5"/>
          <w:sz w:val="24"/>
        </w:rPr>
        <w:t xml:space="preserve"> </w:t>
      </w:r>
      <w:r>
        <w:rPr>
          <w:sz w:val="24"/>
        </w:rPr>
        <w:t>dances</w:t>
      </w:r>
      <w:r>
        <w:rPr>
          <w:spacing w:val="-3"/>
          <w:sz w:val="24"/>
        </w:rPr>
        <w:t xml:space="preserve"> </w:t>
      </w:r>
      <w:r>
        <w:rPr>
          <w:sz w:val="24"/>
        </w:rPr>
        <w:t>beautifully’</w:t>
      </w:r>
      <w:r>
        <w:rPr>
          <w:sz w:val="24"/>
        </w:rPr>
        <w:tab/>
      </w:r>
      <w:r>
        <w:rPr>
          <w:sz w:val="20"/>
        </w:rPr>
        <w:t xml:space="preserve">(Hengeveld </w:t>
      </w:r>
      <w:hyperlink w:anchor="_bookmark365" w:history="1">
        <w:r>
          <w:rPr>
            <w:color w:val="007FFF"/>
            <w:sz w:val="20"/>
          </w:rPr>
          <w:t>1992</w:t>
        </w:r>
      </w:hyperlink>
      <w:r>
        <w:rPr>
          <w:sz w:val="20"/>
        </w:rPr>
        <w:t>:</w:t>
      </w:r>
      <w:r>
        <w:rPr>
          <w:spacing w:val="13"/>
          <w:sz w:val="20"/>
        </w:rPr>
        <w:t xml:space="preserve"> </w:t>
      </w:r>
      <w:r>
        <w:rPr>
          <w:sz w:val="20"/>
        </w:rPr>
        <w:t>65)</w:t>
      </w:r>
    </w:p>
    <w:p w:rsidR="00DD7756" w:rsidRDefault="00DD7756">
      <w:pPr>
        <w:pStyle w:val="BodyText"/>
      </w:pPr>
    </w:p>
    <w:p w:rsidR="00DD7756" w:rsidRDefault="00DD7756">
      <w:pPr>
        <w:pStyle w:val="ListParagraph"/>
        <w:numPr>
          <w:ilvl w:val="0"/>
          <w:numId w:val="12"/>
        </w:numPr>
        <w:tabs>
          <w:tab w:val="left" w:pos="834"/>
          <w:tab w:val="left" w:pos="835"/>
        </w:tabs>
        <w:ind w:left="834" w:hanging="604"/>
        <w:jc w:val="left"/>
        <w:rPr>
          <w:sz w:val="24"/>
        </w:rPr>
      </w:pPr>
      <w:r w:rsidRPr="00DD7756">
        <w:pict>
          <v:line id="_x0000_s1150" style="position:absolute;left:0;text-align:left;z-index:15742464;mso-position-horizontal-relative:page" from="125.75pt,14.9pt" to="354.05pt,14.9pt" strokeweight=".14058mm">
            <w10:wrap anchorx="page"/>
          </v:line>
        </w:pict>
      </w:r>
      <w:bookmarkStart w:id="99" w:name="_bookmark77"/>
      <w:bookmarkEnd w:id="99"/>
      <w:r w:rsidR="00AD1397">
        <w:rPr>
          <w:spacing w:val="-3"/>
          <w:sz w:val="24"/>
        </w:rPr>
        <w:t xml:space="preserve">Wambon </w:t>
      </w:r>
      <w:r w:rsidR="00AD1397">
        <w:rPr>
          <w:sz w:val="24"/>
        </w:rPr>
        <w:t>(Trans-New Guinea &gt; Greater</w:t>
      </w:r>
      <w:r w:rsidR="00AD1397">
        <w:rPr>
          <w:spacing w:val="-4"/>
          <w:sz w:val="24"/>
        </w:rPr>
        <w:t xml:space="preserve"> </w:t>
      </w:r>
      <w:r w:rsidR="00AD1397">
        <w:rPr>
          <w:spacing w:val="-3"/>
          <w:sz w:val="24"/>
        </w:rPr>
        <w:t>Awyu)</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BodyText"/>
        <w:spacing w:before="84" w:line="254" w:lineRule="auto"/>
        <w:ind w:left="834"/>
      </w:pPr>
      <w:r>
        <w:lastRenderedPageBreak/>
        <w:t>jakhov‑e they‑conn</w:t>
      </w:r>
    </w:p>
    <w:p w:rsidR="00DD7756" w:rsidRDefault="00AD1397">
      <w:pPr>
        <w:pStyle w:val="BodyText"/>
        <w:spacing w:before="84" w:line="254" w:lineRule="auto"/>
        <w:ind w:left="258" w:right="-6"/>
        <w:rPr>
          <w:b/>
        </w:rPr>
      </w:pPr>
      <w:r>
        <w:br w:type="column"/>
      </w:r>
      <w:r>
        <w:rPr>
          <w:b/>
          <w:color w:val="FF0000"/>
        </w:rPr>
        <w:lastRenderedPageBreak/>
        <w:t>matet‑mo good‑vzR.ss</w:t>
      </w:r>
    </w:p>
    <w:p w:rsidR="00DD7756" w:rsidRDefault="00AD1397">
      <w:pPr>
        <w:pStyle w:val="BodyText"/>
        <w:spacing w:before="84" w:line="254" w:lineRule="auto"/>
        <w:ind w:left="258" w:right="3881"/>
      </w:pPr>
      <w:r>
        <w:br w:type="column"/>
      </w:r>
      <w:r>
        <w:rPr>
          <w:w w:val="105"/>
        </w:rPr>
        <w:lastRenderedPageBreak/>
        <w:t>ka-lembo go‑3pl.past</w:t>
      </w:r>
    </w:p>
    <w:p w:rsidR="00DD7756" w:rsidRDefault="00DD7756">
      <w:pPr>
        <w:spacing w:line="254" w:lineRule="auto"/>
        <w:sectPr w:rsidR="00DD7756">
          <w:type w:val="continuous"/>
          <w:pgSz w:w="12240" w:h="15840"/>
          <w:pgMar w:top="1300" w:right="900" w:bottom="280" w:left="1680" w:header="720" w:footer="720" w:gutter="0"/>
          <w:cols w:num="3" w:space="720" w:equalWidth="0">
            <w:col w:w="1889" w:space="40"/>
            <w:col w:w="1483" w:space="39"/>
            <w:col w:w="6209"/>
          </w:cols>
        </w:sectPr>
      </w:pPr>
    </w:p>
    <w:p w:rsidR="00DD7756" w:rsidRDefault="00AD1397">
      <w:pPr>
        <w:tabs>
          <w:tab w:val="left" w:pos="5005"/>
        </w:tabs>
        <w:spacing w:before="31"/>
        <w:ind w:left="834"/>
        <w:rPr>
          <w:sz w:val="20"/>
        </w:rPr>
      </w:pPr>
      <w:r>
        <w:rPr>
          <w:sz w:val="24"/>
        </w:rPr>
        <w:lastRenderedPageBreak/>
        <w:t>‘did they</w:t>
      </w:r>
      <w:r>
        <w:rPr>
          <w:spacing w:val="-10"/>
          <w:sz w:val="24"/>
        </w:rPr>
        <w:t xml:space="preserve"> </w:t>
      </w:r>
      <w:r>
        <w:rPr>
          <w:sz w:val="24"/>
        </w:rPr>
        <w:t>travel</w:t>
      </w:r>
      <w:r>
        <w:rPr>
          <w:spacing w:val="-4"/>
          <w:sz w:val="24"/>
        </w:rPr>
        <w:t xml:space="preserve"> </w:t>
      </w:r>
      <w:r>
        <w:rPr>
          <w:sz w:val="24"/>
        </w:rPr>
        <w:t>well?’</w:t>
      </w:r>
      <w:r>
        <w:rPr>
          <w:sz w:val="24"/>
        </w:rPr>
        <w:tab/>
      </w:r>
      <w:r>
        <w:rPr>
          <w:sz w:val="20"/>
        </w:rPr>
        <w:t>(de Vries [</w:t>
      </w:r>
      <w:hyperlink w:anchor="_bookmark487" w:history="1">
        <w:r>
          <w:rPr>
            <w:color w:val="007FFF"/>
            <w:sz w:val="20"/>
          </w:rPr>
          <w:t>1989</w:t>
        </w:r>
      </w:hyperlink>
      <w:r>
        <w:rPr>
          <w:sz w:val="20"/>
        </w:rPr>
        <w:t>: 49], cited in Hengeveld [</w:t>
      </w:r>
      <w:hyperlink w:anchor="_bookmark365" w:history="1">
        <w:r>
          <w:rPr>
            <w:color w:val="007FFF"/>
            <w:sz w:val="20"/>
          </w:rPr>
          <w:t>1992</w:t>
        </w:r>
      </w:hyperlink>
      <w:r>
        <w:rPr>
          <w:sz w:val="20"/>
        </w:rPr>
        <w:t>:</w:t>
      </w:r>
      <w:r>
        <w:rPr>
          <w:spacing w:val="13"/>
          <w:sz w:val="20"/>
        </w:rPr>
        <w:t xml:space="preserve"> </w:t>
      </w:r>
      <w:r>
        <w:rPr>
          <w:sz w:val="20"/>
        </w:rPr>
        <w:t>65])</w:t>
      </w:r>
    </w:p>
    <w:p w:rsidR="00DD7756" w:rsidRDefault="00DD7756">
      <w:pPr>
        <w:pStyle w:val="BodyText"/>
        <w:spacing w:before="5"/>
        <w:rPr>
          <w:sz w:val="35"/>
        </w:rPr>
      </w:pPr>
    </w:p>
    <w:p w:rsidR="00DD7756" w:rsidRDefault="00AD1397">
      <w:pPr>
        <w:pStyle w:val="BodyText"/>
        <w:spacing w:line="420" w:lineRule="auto"/>
        <w:ind w:left="120" w:right="532" w:firstLine="358"/>
        <w:jc w:val="both"/>
      </w:pPr>
      <w:r>
        <w:t xml:space="preserve">Hengeveld’s analysis is of the categorial type discussed at the beginning of </w:t>
      </w:r>
      <w:hyperlink w:anchor="_bookmark69" w:history="1">
        <w:r>
          <w:rPr>
            <w:color w:val="007FFF"/>
          </w:rPr>
          <w:t>Section</w:t>
        </w:r>
        <w:r>
          <w:rPr>
            <w:color w:val="007FFF"/>
            <w:spacing w:val="-19"/>
          </w:rPr>
          <w:t xml:space="preserve"> </w:t>
        </w:r>
        <w:r>
          <w:rPr>
            <w:color w:val="007FFF"/>
          </w:rPr>
          <w:t>2.3.1</w:t>
        </w:r>
      </w:hyperlink>
      <w:r>
        <w:t xml:space="preserve">, specifically the supercategory kind. Each lexeme is assumed to have a category, and new supercategories are introduced for lexemes which have multiple functions: </w:t>
      </w:r>
      <w:r>
        <w:rPr>
          <w:i/>
        </w:rPr>
        <w:t xml:space="preserve">Contentives </w:t>
      </w:r>
      <w:r>
        <w:t xml:space="preserve">for lexemes which perform all four functions, </w:t>
      </w:r>
      <w:r>
        <w:rPr>
          <w:i/>
          <w:spacing w:val="-4"/>
        </w:rPr>
        <w:t xml:space="preserve">Non-Verbs </w:t>
      </w:r>
      <w:r>
        <w:t xml:space="preserve">for lexemes which perform all non- predicating functions, and </w:t>
      </w:r>
      <w:r>
        <w:rPr>
          <w:i/>
        </w:rPr>
        <w:t xml:space="preserve">Modifiers </w:t>
      </w:r>
      <w:r>
        <w:t>for lexemes which perform referent modifier and</w:t>
      </w:r>
      <w:r>
        <w:rPr>
          <w:spacing w:val="-38"/>
        </w:rPr>
        <w:t xml:space="preserve"> </w:t>
      </w:r>
      <w:r>
        <w:t>predi- cate modifier</w:t>
      </w:r>
      <w:r>
        <w:rPr>
          <w:spacing w:val="-3"/>
        </w:rPr>
        <w:t xml:space="preserve"> </w:t>
      </w:r>
      <w:r>
        <w:t>functions.</w:t>
      </w:r>
    </w:p>
    <w:p w:rsidR="00DD7756" w:rsidRDefault="00AD1397">
      <w:pPr>
        <w:pStyle w:val="BodyText"/>
        <w:spacing w:line="420" w:lineRule="auto"/>
        <w:ind w:left="120" w:right="533" w:firstLine="358"/>
        <w:jc w:val="both"/>
      </w:pPr>
      <w:r>
        <w:t xml:space="preserve">Hengeveld’s parts-of-speech typology and the subsequent research it inspired (Don &amp; van Lier </w:t>
      </w:r>
      <w:hyperlink w:anchor="_bookmark315" w:history="1">
        <w:r>
          <w:rPr>
            <w:color w:val="007FFF"/>
          </w:rPr>
          <w:t>2013</w:t>
        </w:r>
      </w:hyperlink>
      <w:r>
        <w:t xml:space="preserve">; Hengeveld &amp; Rijkhoff </w:t>
      </w:r>
      <w:hyperlink w:anchor="_bookmark369" w:history="1">
        <w:r>
          <w:rPr>
            <w:color w:val="007FFF"/>
          </w:rPr>
          <w:t>2005</w:t>
        </w:r>
      </w:hyperlink>
      <w:r>
        <w:t xml:space="preserve">; van Lier </w:t>
      </w:r>
      <w:hyperlink w:anchor="_bookmark398" w:history="1">
        <w:r>
          <w:rPr>
            <w:color w:val="007FFF"/>
          </w:rPr>
          <w:t>2006</w:t>
        </w:r>
      </w:hyperlink>
      <w:r>
        <w:t xml:space="preserve">; Hengeveld &amp; van Lier </w:t>
      </w:r>
      <w:hyperlink w:anchor="_bookmark368" w:history="1">
        <w:r>
          <w:rPr>
            <w:color w:val="007FFF"/>
          </w:rPr>
          <w:t>2012</w:t>
        </w:r>
      </w:hyperlink>
      <w:r>
        <w:t xml:space="preserve">; Luuk </w:t>
      </w:r>
      <w:hyperlink w:anchor="_bookmark407" w:history="1">
        <w:r>
          <w:rPr>
            <w:color w:val="007FFF"/>
          </w:rPr>
          <w:t>2010</w:t>
        </w:r>
      </w:hyperlink>
      <w:r>
        <w:t xml:space="preserve">; van Lier &amp; Rijkhoff </w:t>
      </w:r>
      <w:hyperlink w:anchor="_bookmark402" w:history="1">
        <w:r>
          <w:rPr>
            <w:color w:val="007FFF"/>
          </w:rPr>
          <w:t>2013</w:t>
        </w:r>
      </w:hyperlink>
      <w:r>
        <w:t xml:space="preserve">; van Lier </w:t>
      </w:r>
      <w:hyperlink w:anchor="_bookmark400" w:history="1">
        <w:r>
          <w:rPr>
            <w:color w:val="007FFF"/>
          </w:rPr>
          <w:t>2016</w:t>
        </w:r>
      </w:hyperlink>
      <w:r>
        <w:t xml:space="preserve">) constitute important empirical contributions </w:t>
      </w:r>
      <w:r>
        <w:lastRenderedPageBreak/>
        <w:t>to the study of lexical flexibility. However, Hengeveld’s definition of flexible languages and</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420" w:lineRule="auto"/>
        <w:ind w:left="119" w:right="532"/>
        <w:jc w:val="both"/>
      </w:pPr>
      <w:r>
        <w:lastRenderedPageBreak/>
        <w:t>his parts-of-speech typology still rely on large, language-specific categories of the kind that have been problematized by Croft (</w:t>
      </w:r>
      <w:hyperlink w:anchor="_bookmark292" w:history="1">
        <w:r>
          <w:rPr>
            <w:color w:val="007FFF"/>
          </w:rPr>
          <w:t>2001b</w:t>
        </w:r>
      </w:hyperlink>
      <w:r>
        <w:t>: §2.2.2) and Croft &amp; van Lier (</w:t>
      </w:r>
      <w:hyperlink w:anchor="_bookmark300" w:history="1">
        <w:r>
          <w:rPr>
            <w:color w:val="007FFF"/>
          </w:rPr>
          <w:t>2012</w:t>
        </w:r>
      </w:hyperlink>
      <w:r>
        <w:t xml:space="preserve">), and are there- fore subject to the same difficulties as traditional approaches to parts of speech. However, numerous scholars have since adopted Hengeveld’s term </w:t>
      </w:r>
      <w:r>
        <w:rPr>
          <w:i/>
        </w:rPr>
        <w:t xml:space="preserve">lexical flexibility </w:t>
      </w:r>
      <w:r>
        <w:t xml:space="preserve">to describe cases where lexical items serve more than one discourse function, regardless of their theoretical commitments or analysis of flexible items. As a convenient cover term, </w:t>
      </w:r>
      <w:r>
        <w:rPr>
          <w:i/>
        </w:rPr>
        <w:t xml:space="preserve">lexical flexibility </w:t>
      </w:r>
      <w:r>
        <w:t>is now well established.</w:t>
      </w:r>
    </w:p>
    <w:p w:rsidR="00DD7756" w:rsidRDefault="00DD7756">
      <w:pPr>
        <w:pStyle w:val="BodyText"/>
        <w:spacing w:before="11"/>
        <w:rPr>
          <w:sz w:val="28"/>
        </w:rPr>
      </w:pPr>
    </w:p>
    <w:p w:rsidR="00DD7756" w:rsidRDefault="00AD1397">
      <w:pPr>
        <w:pStyle w:val="ListParagraph"/>
        <w:numPr>
          <w:ilvl w:val="3"/>
          <w:numId w:val="11"/>
        </w:numPr>
        <w:tabs>
          <w:tab w:val="left" w:pos="1002"/>
          <w:tab w:val="left" w:pos="1003"/>
        </w:tabs>
        <w:rPr>
          <w:b/>
          <w:sz w:val="24"/>
        </w:rPr>
      </w:pPr>
      <w:bookmarkStart w:id="100" w:name="2.3.1.2_Polycategoriality"/>
      <w:bookmarkStart w:id="101" w:name="_bookmark78"/>
      <w:bookmarkEnd w:id="100"/>
      <w:bookmarkEnd w:id="101"/>
      <w:r>
        <w:rPr>
          <w:b/>
          <w:sz w:val="24"/>
        </w:rPr>
        <w:t>Polycategoriality</w:t>
      </w:r>
    </w:p>
    <w:p w:rsidR="00DD7756" w:rsidRDefault="00DD7756">
      <w:pPr>
        <w:pStyle w:val="BodyText"/>
        <w:spacing w:before="5"/>
        <w:rPr>
          <w:b/>
          <w:sz w:val="31"/>
        </w:rPr>
      </w:pPr>
    </w:p>
    <w:p w:rsidR="00DD7756" w:rsidRDefault="00AD1397">
      <w:pPr>
        <w:pStyle w:val="BodyText"/>
        <w:spacing w:before="1" w:line="420" w:lineRule="auto"/>
        <w:ind w:left="119" w:right="532"/>
        <w:jc w:val="both"/>
      </w:pPr>
      <w:r>
        <w:t xml:space="preserve">Vapnarsky &amp; </w:t>
      </w:r>
      <w:r>
        <w:rPr>
          <w:spacing w:val="-3"/>
        </w:rPr>
        <w:t xml:space="preserve">Veneziano </w:t>
      </w:r>
      <w:r>
        <w:t>(</w:t>
      </w:r>
      <w:hyperlink w:anchor="_bookmark482" w:history="1">
        <w:r>
          <w:rPr>
            <w:color w:val="007FFF"/>
          </w:rPr>
          <w:t>2017b</w:t>
        </w:r>
      </w:hyperlink>
      <w:r>
        <w:t xml:space="preserve">: 4) introduce the alternative term </w:t>
      </w:r>
      <w:r>
        <w:rPr>
          <w:i/>
        </w:rPr>
        <w:t xml:space="preserve">polycategoriality </w:t>
      </w:r>
      <w:r>
        <w:t>as their preferred characterization of flexible items. (The term is also used by Carter (</w:t>
      </w:r>
      <w:hyperlink w:anchor="_bookmark275" w:history="1">
        <w:r>
          <w:rPr>
            <w:color w:val="007FFF"/>
          </w:rPr>
          <w:t>2006</w:t>
        </w:r>
      </w:hyperlink>
      <w:r>
        <w:t xml:space="preserve">), but he does not give a precise definition for it.) While </w:t>
      </w:r>
      <w:hyperlink w:anchor="_bookmark482" w:history="1">
        <w:r>
          <w:rPr>
            <w:color w:val="007FFF"/>
          </w:rPr>
          <w:t xml:space="preserve">Vapnarsky &amp; </w:t>
        </w:r>
        <w:r>
          <w:rPr>
            <w:color w:val="007FFF"/>
            <w:spacing w:val="-3"/>
          </w:rPr>
          <w:t xml:space="preserve">Veneziano </w:t>
        </w:r>
      </w:hyperlink>
      <w:r>
        <w:t>use this term</w:t>
      </w:r>
      <w:r>
        <w:rPr>
          <w:spacing w:val="-38"/>
        </w:rPr>
        <w:t xml:space="preserve"> </w:t>
      </w:r>
      <w:r>
        <w:t>mostly interchangeably</w:t>
      </w:r>
      <w:r>
        <w:rPr>
          <w:spacing w:val="-10"/>
        </w:rPr>
        <w:t xml:space="preserve"> </w:t>
      </w:r>
      <w:r>
        <w:t>with</w:t>
      </w:r>
      <w:r>
        <w:rPr>
          <w:spacing w:val="-9"/>
        </w:rPr>
        <w:t xml:space="preserve"> </w:t>
      </w:r>
      <w:r>
        <w:rPr>
          <w:i/>
        </w:rPr>
        <w:t>lexical</w:t>
      </w:r>
      <w:r>
        <w:rPr>
          <w:i/>
          <w:spacing w:val="-9"/>
        </w:rPr>
        <w:t xml:space="preserve"> </w:t>
      </w:r>
      <w:r>
        <w:rPr>
          <w:i/>
        </w:rPr>
        <w:t>flexibility</w:t>
      </w:r>
      <w:r>
        <w:t>,</w:t>
      </w:r>
      <w:r>
        <w:rPr>
          <w:spacing w:val="-9"/>
        </w:rPr>
        <w:t xml:space="preserve"> </w:t>
      </w:r>
      <w:r>
        <w:t>there</w:t>
      </w:r>
      <w:r>
        <w:rPr>
          <w:spacing w:val="-9"/>
        </w:rPr>
        <w:t xml:space="preserve"> </w:t>
      </w:r>
      <w:r>
        <w:t>are</w:t>
      </w:r>
      <w:r>
        <w:rPr>
          <w:spacing w:val="-9"/>
        </w:rPr>
        <w:t xml:space="preserve"> </w:t>
      </w:r>
      <w:r>
        <w:t>important</w:t>
      </w:r>
      <w:r>
        <w:rPr>
          <w:spacing w:val="-9"/>
        </w:rPr>
        <w:t xml:space="preserve"> </w:t>
      </w:r>
      <w:r>
        <w:t>differences</w:t>
      </w:r>
      <w:r>
        <w:rPr>
          <w:spacing w:val="-9"/>
        </w:rPr>
        <w:t xml:space="preserve"> </w:t>
      </w:r>
      <w:r>
        <w:t>between</w:t>
      </w:r>
      <w:r>
        <w:rPr>
          <w:spacing w:val="-10"/>
        </w:rPr>
        <w:t xml:space="preserve"> </w:t>
      </w:r>
      <w:r>
        <w:t>the</w:t>
      </w:r>
      <w:r>
        <w:rPr>
          <w:spacing w:val="-9"/>
        </w:rPr>
        <w:t xml:space="preserve"> </w:t>
      </w:r>
      <w:r>
        <w:t>two</w:t>
      </w:r>
      <w:r>
        <w:rPr>
          <w:spacing w:val="-9"/>
        </w:rPr>
        <w:t xml:space="preserve"> </w:t>
      </w:r>
      <w:r>
        <w:t xml:space="preserve">con- cepts. Hengeveld’s use of </w:t>
      </w:r>
      <w:r>
        <w:rPr>
          <w:i/>
        </w:rPr>
        <w:t xml:space="preserve">lexical flexibility </w:t>
      </w:r>
      <w:r>
        <w:t>is meant to imply the existence of large, flexible supercategories</w:t>
      </w:r>
      <w:r>
        <w:rPr>
          <w:spacing w:val="-9"/>
        </w:rPr>
        <w:t xml:space="preserve"> </w:t>
      </w:r>
      <w:r>
        <w:t>that</w:t>
      </w:r>
      <w:r>
        <w:rPr>
          <w:spacing w:val="-9"/>
        </w:rPr>
        <w:t xml:space="preserve"> </w:t>
      </w:r>
      <w:r>
        <w:t>subsume</w:t>
      </w:r>
      <w:r>
        <w:rPr>
          <w:spacing w:val="-8"/>
        </w:rPr>
        <w:t xml:space="preserve"> </w:t>
      </w:r>
      <w:r>
        <w:t>multiple</w:t>
      </w:r>
      <w:r>
        <w:rPr>
          <w:spacing w:val="-9"/>
        </w:rPr>
        <w:t xml:space="preserve"> </w:t>
      </w:r>
      <w:r>
        <w:t>discourse</w:t>
      </w:r>
      <w:r>
        <w:rPr>
          <w:spacing w:val="-8"/>
        </w:rPr>
        <w:t xml:space="preserve"> </w:t>
      </w:r>
      <w:r>
        <w:t>functions,</w:t>
      </w:r>
      <w:r>
        <w:rPr>
          <w:spacing w:val="-8"/>
        </w:rPr>
        <w:t xml:space="preserve"> </w:t>
      </w:r>
      <w:r>
        <w:t>whereas</w:t>
      </w:r>
      <w:r>
        <w:rPr>
          <w:spacing w:val="-8"/>
        </w:rPr>
        <w:t xml:space="preserve"> </w:t>
      </w:r>
      <w:r>
        <w:t>Vapnarsky</w:t>
      </w:r>
      <w:r>
        <w:rPr>
          <w:spacing w:val="-9"/>
        </w:rPr>
        <w:t xml:space="preserve"> </w:t>
      </w:r>
      <w:r>
        <w:t>&amp;</w:t>
      </w:r>
      <w:r>
        <w:rPr>
          <w:spacing w:val="-8"/>
        </w:rPr>
        <w:t xml:space="preserve"> </w:t>
      </w:r>
      <w:r>
        <w:rPr>
          <w:spacing w:val="-3"/>
        </w:rPr>
        <w:t xml:space="preserve">Veneziano </w:t>
      </w:r>
      <w:r>
        <w:t>are not committed to any particular schema for parts of speech. Central to their notion of polycategoriality</w:t>
      </w:r>
      <w:r>
        <w:rPr>
          <w:spacing w:val="-8"/>
        </w:rPr>
        <w:t xml:space="preserve"> </w:t>
      </w:r>
      <w:r>
        <w:t>is</w:t>
      </w:r>
      <w:r>
        <w:rPr>
          <w:spacing w:val="-8"/>
        </w:rPr>
        <w:t xml:space="preserve"> </w:t>
      </w:r>
      <w:r>
        <w:t>the</w:t>
      </w:r>
      <w:r>
        <w:rPr>
          <w:spacing w:val="-8"/>
        </w:rPr>
        <w:t xml:space="preserve"> </w:t>
      </w:r>
      <w:r>
        <w:t>idea</w:t>
      </w:r>
      <w:r>
        <w:rPr>
          <w:spacing w:val="-8"/>
        </w:rPr>
        <w:t xml:space="preserve"> </w:t>
      </w:r>
      <w:r>
        <w:t>that</w:t>
      </w:r>
      <w:r>
        <w:rPr>
          <w:spacing w:val="-8"/>
        </w:rPr>
        <w:t xml:space="preserve"> </w:t>
      </w:r>
      <w:r>
        <w:t>lexical</w:t>
      </w:r>
      <w:r>
        <w:rPr>
          <w:spacing w:val="-8"/>
        </w:rPr>
        <w:t xml:space="preserve"> </w:t>
      </w:r>
      <w:r>
        <w:t>categories</w:t>
      </w:r>
      <w:r>
        <w:rPr>
          <w:spacing w:val="-7"/>
        </w:rPr>
        <w:t xml:space="preserve"> </w:t>
      </w:r>
      <w:r>
        <w:t>exist,</w:t>
      </w:r>
      <w:r>
        <w:rPr>
          <w:spacing w:val="-7"/>
        </w:rPr>
        <w:t xml:space="preserve"> </w:t>
      </w:r>
      <w:r>
        <w:t>but</w:t>
      </w:r>
      <w:r>
        <w:rPr>
          <w:spacing w:val="-8"/>
        </w:rPr>
        <w:t xml:space="preserve"> </w:t>
      </w:r>
      <w:r>
        <w:t>that</w:t>
      </w:r>
      <w:r>
        <w:rPr>
          <w:spacing w:val="-8"/>
        </w:rPr>
        <w:t xml:space="preserve"> </w:t>
      </w:r>
      <w:r>
        <w:t>“there</w:t>
      </w:r>
      <w:r>
        <w:rPr>
          <w:spacing w:val="-7"/>
        </w:rPr>
        <w:t xml:space="preserve"> </w:t>
      </w:r>
      <w:r>
        <w:t>are</w:t>
      </w:r>
      <w:r>
        <w:rPr>
          <w:spacing w:val="-8"/>
        </w:rPr>
        <w:t xml:space="preserve"> </w:t>
      </w:r>
      <w:r>
        <w:t>lexical</w:t>
      </w:r>
      <w:r>
        <w:rPr>
          <w:spacing w:val="-8"/>
        </w:rPr>
        <w:t xml:space="preserve"> </w:t>
      </w:r>
      <w:r>
        <w:t>forms</w:t>
      </w:r>
      <w:r>
        <w:rPr>
          <w:spacing w:val="-8"/>
        </w:rPr>
        <w:t xml:space="preserve"> </w:t>
      </w:r>
      <w:r>
        <w:t>that are</w:t>
      </w:r>
      <w:r>
        <w:rPr>
          <w:spacing w:val="-14"/>
        </w:rPr>
        <w:t xml:space="preserve"> </w:t>
      </w:r>
      <w:r>
        <w:t>not</w:t>
      </w:r>
      <w:r>
        <w:rPr>
          <w:spacing w:val="-14"/>
        </w:rPr>
        <w:t xml:space="preserve"> </w:t>
      </w:r>
      <w:r>
        <w:t>specified</w:t>
      </w:r>
      <w:r>
        <w:rPr>
          <w:spacing w:val="-14"/>
        </w:rPr>
        <w:t xml:space="preserve"> </w:t>
      </w:r>
      <w:r>
        <w:t>for</w:t>
      </w:r>
      <w:r>
        <w:rPr>
          <w:spacing w:val="-13"/>
        </w:rPr>
        <w:t xml:space="preserve"> </w:t>
      </w:r>
      <w:r>
        <w:t>lexical</w:t>
      </w:r>
      <w:r>
        <w:rPr>
          <w:spacing w:val="-14"/>
        </w:rPr>
        <w:t xml:space="preserve"> </w:t>
      </w:r>
      <w:r>
        <w:t>category</w:t>
      </w:r>
      <w:r>
        <w:rPr>
          <w:spacing w:val="-13"/>
        </w:rPr>
        <w:t xml:space="preserve"> </w:t>
      </w:r>
      <w:r>
        <w:t>(or</w:t>
      </w:r>
      <w:r>
        <w:rPr>
          <w:spacing w:val="-14"/>
        </w:rPr>
        <w:t xml:space="preserve"> </w:t>
      </w:r>
      <w:r>
        <w:t>are</w:t>
      </w:r>
      <w:r>
        <w:rPr>
          <w:spacing w:val="-14"/>
        </w:rPr>
        <w:t xml:space="preserve"> </w:t>
      </w:r>
      <w:r>
        <w:t>not</w:t>
      </w:r>
      <w:r>
        <w:rPr>
          <w:spacing w:val="-14"/>
        </w:rPr>
        <w:t xml:space="preserve"> </w:t>
      </w:r>
      <w:r>
        <w:t>specified</w:t>
      </w:r>
      <w:r>
        <w:rPr>
          <w:spacing w:val="-14"/>
        </w:rPr>
        <w:t xml:space="preserve"> </w:t>
      </w:r>
      <w:r>
        <w:rPr>
          <w:spacing w:val="-3"/>
        </w:rPr>
        <w:t>fully,</w:t>
      </w:r>
      <w:r>
        <w:rPr>
          <w:spacing w:val="-12"/>
        </w:rPr>
        <w:t xml:space="preserve"> </w:t>
      </w:r>
      <w:r>
        <w:t>or</w:t>
      </w:r>
      <w:r>
        <w:rPr>
          <w:spacing w:val="-13"/>
        </w:rPr>
        <w:t xml:space="preserve"> </w:t>
      </w:r>
      <w:r>
        <w:t>univocally)</w:t>
      </w:r>
      <w:r>
        <w:rPr>
          <w:spacing w:val="-13"/>
        </w:rPr>
        <w:t xml:space="preserve"> </w:t>
      </w:r>
      <w:r>
        <w:t>on</w:t>
      </w:r>
      <w:r>
        <w:rPr>
          <w:spacing w:val="-14"/>
        </w:rPr>
        <w:t xml:space="preserve"> </w:t>
      </w:r>
      <w:r>
        <w:t>some</w:t>
      </w:r>
      <w:r>
        <w:rPr>
          <w:spacing w:val="-13"/>
        </w:rPr>
        <w:t xml:space="preserve"> </w:t>
      </w:r>
      <w:r>
        <w:t>level</w:t>
      </w:r>
      <w:r>
        <w:rPr>
          <w:spacing w:val="-14"/>
        </w:rPr>
        <w:t xml:space="preserve"> </w:t>
      </w:r>
      <w:r>
        <w:t xml:space="preserve">of </w:t>
      </w:r>
      <w:r>
        <w:rPr>
          <w:spacing w:val="-3"/>
        </w:rPr>
        <w:t xml:space="preserve">representation.” </w:t>
      </w:r>
      <w:r>
        <w:t xml:space="preserve">(Vapnarsky &amp; </w:t>
      </w:r>
      <w:r>
        <w:rPr>
          <w:spacing w:val="-3"/>
        </w:rPr>
        <w:t xml:space="preserve">Veneziano </w:t>
      </w:r>
      <w:hyperlink w:anchor="_bookmark482" w:history="1">
        <w:r>
          <w:rPr>
            <w:color w:val="007FFF"/>
          </w:rPr>
          <w:t>2017b</w:t>
        </w:r>
      </w:hyperlink>
      <w:r>
        <w:t>: 4). In other words, one lexeme may belong simultaneously</w:t>
      </w:r>
      <w:r>
        <w:rPr>
          <w:spacing w:val="-23"/>
        </w:rPr>
        <w:t xml:space="preserve"> </w:t>
      </w:r>
      <w:r>
        <w:t>to</w:t>
      </w:r>
      <w:r>
        <w:rPr>
          <w:spacing w:val="-22"/>
        </w:rPr>
        <w:t xml:space="preserve"> </w:t>
      </w:r>
      <w:r>
        <w:t>multiple</w:t>
      </w:r>
      <w:r>
        <w:rPr>
          <w:spacing w:val="-23"/>
        </w:rPr>
        <w:t xml:space="preserve"> </w:t>
      </w:r>
      <w:r>
        <w:t>lexical</w:t>
      </w:r>
      <w:r>
        <w:rPr>
          <w:spacing w:val="-22"/>
        </w:rPr>
        <w:t xml:space="preserve"> </w:t>
      </w:r>
      <w:r>
        <w:t>categories.</w:t>
      </w:r>
      <w:r>
        <w:rPr>
          <w:spacing w:val="7"/>
        </w:rPr>
        <w:t xml:space="preserve"> </w:t>
      </w:r>
      <w:r>
        <w:t>Under</w:t>
      </w:r>
      <w:r>
        <w:rPr>
          <w:spacing w:val="-23"/>
        </w:rPr>
        <w:t xml:space="preserve"> </w:t>
      </w:r>
      <w:r>
        <w:t>this</w:t>
      </w:r>
      <w:r>
        <w:rPr>
          <w:spacing w:val="-23"/>
        </w:rPr>
        <w:t xml:space="preserve"> </w:t>
      </w:r>
      <w:r>
        <w:t>definition,</w:t>
      </w:r>
      <w:r>
        <w:rPr>
          <w:spacing w:val="-19"/>
        </w:rPr>
        <w:t xml:space="preserve"> </w:t>
      </w:r>
      <w:r>
        <w:t>a</w:t>
      </w:r>
      <w:r>
        <w:rPr>
          <w:spacing w:val="-22"/>
        </w:rPr>
        <w:t xml:space="preserve"> </w:t>
      </w:r>
      <w:r>
        <w:t>language</w:t>
      </w:r>
      <w:r>
        <w:rPr>
          <w:spacing w:val="-22"/>
        </w:rPr>
        <w:t xml:space="preserve"> </w:t>
      </w:r>
      <w:r>
        <w:t>could</w:t>
      </w:r>
      <w:r>
        <w:rPr>
          <w:spacing w:val="-23"/>
        </w:rPr>
        <w:t xml:space="preserve"> </w:t>
      </w:r>
      <w:r>
        <w:t>still</w:t>
      </w:r>
      <w:r>
        <w:rPr>
          <w:spacing w:val="-23"/>
        </w:rPr>
        <w:t xml:space="preserve"> </w:t>
      </w:r>
      <w:r>
        <w:t>have all</w:t>
      </w:r>
      <w:r>
        <w:rPr>
          <w:spacing w:val="-10"/>
        </w:rPr>
        <w:t xml:space="preserve"> </w:t>
      </w:r>
      <w:r>
        <w:t>four</w:t>
      </w:r>
      <w:r>
        <w:rPr>
          <w:spacing w:val="-10"/>
        </w:rPr>
        <w:t xml:space="preserve"> </w:t>
      </w:r>
      <w:r>
        <w:t>major</w:t>
      </w:r>
      <w:r>
        <w:rPr>
          <w:spacing w:val="-10"/>
        </w:rPr>
        <w:t xml:space="preserve"> </w:t>
      </w:r>
      <w:r>
        <w:t>lexical</w:t>
      </w:r>
      <w:r>
        <w:rPr>
          <w:spacing w:val="-10"/>
        </w:rPr>
        <w:t xml:space="preserve"> </w:t>
      </w:r>
      <w:r>
        <w:t>categories</w:t>
      </w:r>
      <w:r>
        <w:rPr>
          <w:spacing w:val="-10"/>
        </w:rPr>
        <w:t xml:space="preserve"> </w:t>
      </w:r>
      <w:r>
        <w:t>but</w:t>
      </w:r>
      <w:r>
        <w:rPr>
          <w:spacing w:val="-10"/>
        </w:rPr>
        <w:t xml:space="preserve"> </w:t>
      </w:r>
      <w:r>
        <w:t>nonetheless</w:t>
      </w:r>
      <w:r>
        <w:rPr>
          <w:spacing w:val="-10"/>
        </w:rPr>
        <w:t xml:space="preserve"> </w:t>
      </w:r>
      <w:r>
        <w:t>exhibit</w:t>
      </w:r>
      <w:r>
        <w:rPr>
          <w:spacing w:val="-10"/>
        </w:rPr>
        <w:t xml:space="preserve"> </w:t>
      </w:r>
      <w:r>
        <w:t>rampant</w:t>
      </w:r>
      <w:r>
        <w:rPr>
          <w:spacing w:val="-10"/>
        </w:rPr>
        <w:t xml:space="preserve"> </w:t>
      </w:r>
      <w:r>
        <w:t>polycategoriality;</w:t>
      </w:r>
      <w:r>
        <w:rPr>
          <w:spacing w:val="-8"/>
        </w:rPr>
        <w:t xml:space="preserve"> </w:t>
      </w:r>
      <w:r>
        <w:t>this</w:t>
      </w:r>
      <w:r>
        <w:rPr>
          <w:spacing w:val="-10"/>
        </w:rPr>
        <w:t xml:space="preserve"> </w:t>
      </w:r>
      <w:r>
        <w:t>is</w:t>
      </w:r>
      <w:r>
        <w:rPr>
          <w:spacing w:val="-10"/>
        </w:rPr>
        <w:t xml:space="preserve"> </w:t>
      </w:r>
      <w:r>
        <w:t xml:space="preserve">not a possibility in Hengeveld’s framework. Like </w:t>
      </w:r>
      <w:hyperlink w:anchor="_bookmark365" w:history="1">
        <w:r>
          <w:rPr>
            <w:color w:val="007FFF"/>
          </w:rPr>
          <w:t>Hengeveld</w:t>
        </w:r>
      </w:hyperlink>
      <w:r>
        <w:t xml:space="preserve">, </w:t>
      </w:r>
      <w:r>
        <w:rPr>
          <w:spacing w:val="-3"/>
        </w:rPr>
        <w:t xml:space="preserve">however, </w:t>
      </w:r>
      <w:hyperlink w:anchor="_bookmark482" w:history="1">
        <w:r>
          <w:rPr>
            <w:color w:val="007FFF"/>
          </w:rPr>
          <w:t xml:space="preserve">Vapnarsky &amp; </w:t>
        </w:r>
        <w:r>
          <w:rPr>
            <w:color w:val="007FFF"/>
            <w:spacing w:val="-3"/>
          </w:rPr>
          <w:t>Veneziano</w:t>
        </w:r>
      </w:hyperlink>
      <w:r>
        <w:rPr>
          <w:color w:val="007FFF"/>
          <w:spacing w:val="-3"/>
        </w:rPr>
        <w:t xml:space="preserve"> </w:t>
      </w:r>
      <w:r>
        <w:t>are</w:t>
      </w:r>
      <w:r>
        <w:rPr>
          <w:spacing w:val="-8"/>
        </w:rPr>
        <w:t xml:space="preserve"> </w:t>
      </w:r>
      <w:r>
        <w:t>committed</w:t>
      </w:r>
      <w:r>
        <w:rPr>
          <w:spacing w:val="-7"/>
        </w:rPr>
        <w:t xml:space="preserve"> </w:t>
      </w:r>
      <w:r>
        <w:t>to</w:t>
      </w:r>
      <w:r>
        <w:rPr>
          <w:spacing w:val="-8"/>
        </w:rPr>
        <w:t xml:space="preserve"> </w:t>
      </w:r>
      <w:r>
        <w:t>the</w:t>
      </w:r>
      <w:r>
        <w:rPr>
          <w:spacing w:val="-6"/>
        </w:rPr>
        <w:t xml:space="preserve"> </w:t>
      </w:r>
      <w:r>
        <w:t>existence</w:t>
      </w:r>
      <w:r>
        <w:rPr>
          <w:spacing w:val="-8"/>
        </w:rPr>
        <w:t xml:space="preserve"> </w:t>
      </w:r>
      <w:r>
        <w:t>of</w:t>
      </w:r>
      <w:r>
        <w:rPr>
          <w:spacing w:val="-7"/>
        </w:rPr>
        <w:t xml:space="preserve"> </w:t>
      </w:r>
      <w:r>
        <w:t>large</w:t>
      </w:r>
      <w:r>
        <w:rPr>
          <w:spacing w:val="-7"/>
        </w:rPr>
        <w:t xml:space="preserve"> </w:t>
      </w:r>
      <w:r>
        <w:t>lexical</w:t>
      </w:r>
      <w:r>
        <w:rPr>
          <w:spacing w:val="-7"/>
        </w:rPr>
        <w:t xml:space="preserve"> </w:t>
      </w:r>
      <w:r>
        <w:t>categories</w:t>
      </w:r>
      <w:r>
        <w:rPr>
          <w:spacing w:val="-7"/>
        </w:rPr>
        <w:t xml:space="preserve"> </w:t>
      </w:r>
      <w:r>
        <w:t>in</w:t>
      </w:r>
      <w:r>
        <w:rPr>
          <w:spacing w:val="-7"/>
        </w:rPr>
        <w:t xml:space="preserve"> </w:t>
      </w:r>
      <w:r>
        <w:t>particular</w:t>
      </w:r>
      <w:r>
        <w:rPr>
          <w:spacing w:val="-7"/>
        </w:rPr>
        <w:t xml:space="preserve"> </w:t>
      </w:r>
      <w:r>
        <w:t>languages.</w:t>
      </w:r>
      <w:r>
        <w:rPr>
          <w:spacing w:val="12"/>
        </w:rPr>
        <w:t xml:space="preserve"> </w:t>
      </w:r>
      <w:r>
        <w:t>Their</w:t>
      </w:r>
      <w:r>
        <w:rPr>
          <w:spacing w:val="-7"/>
        </w:rPr>
        <w:t xml:space="preserve"> </w:t>
      </w:r>
      <w:r>
        <w:t xml:space="preserve">anal- ysis is therefore also of the categorial kind discussed at the beginning of </w:t>
      </w:r>
      <w:hyperlink w:anchor="_bookmark69" w:history="1">
        <w:r>
          <w:rPr>
            <w:color w:val="007FFF"/>
          </w:rPr>
          <w:t>Section</w:t>
        </w:r>
        <w:r>
          <w:rPr>
            <w:color w:val="007FFF"/>
            <w:spacing w:val="-34"/>
          </w:rPr>
          <w:t xml:space="preserve"> </w:t>
        </w:r>
        <w:r>
          <w:rPr>
            <w:color w:val="007FFF"/>
          </w:rPr>
          <w:t>2.3.1</w:t>
        </w:r>
      </w:hyperlink>
      <w:r>
        <w:t>.</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ListParagraph"/>
        <w:numPr>
          <w:ilvl w:val="3"/>
          <w:numId w:val="11"/>
        </w:numPr>
        <w:tabs>
          <w:tab w:val="left" w:pos="1003"/>
        </w:tabs>
        <w:spacing w:before="80"/>
        <w:jc w:val="both"/>
        <w:rPr>
          <w:b/>
          <w:sz w:val="24"/>
        </w:rPr>
      </w:pPr>
      <w:bookmarkStart w:id="102" w:name="2.3.1.3_Multifunctionality_/_Polyfunctio"/>
      <w:bookmarkStart w:id="103" w:name="_bookmark79"/>
      <w:bookmarkStart w:id="104" w:name="_bookmark80"/>
      <w:bookmarkEnd w:id="102"/>
      <w:bookmarkEnd w:id="103"/>
      <w:bookmarkEnd w:id="104"/>
      <w:r>
        <w:rPr>
          <w:b/>
          <w:sz w:val="24"/>
        </w:rPr>
        <w:lastRenderedPageBreak/>
        <w:t>Multifunctionality /</w:t>
      </w:r>
      <w:r>
        <w:rPr>
          <w:b/>
          <w:spacing w:val="-3"/>
          <w:sz w:val="24"/>
        </w:rPr>
        <w:t xml:space="preserve"> </w:t>
      </w:r>
      <w:r>
        <w:rPr>
          <w:b/>
          <w:sz w:val="24"/>
        </w:rPr>
        <w:t>Polyfunctionality</w:t>
      </w:r>
    </w:p>
    <w:p w:rsidR="00DD7756" w:rsidRDefault="00DD7756">
      <w:pPr>
        <w:pStyle w:val="BodyText"/>
        <w:spacing w:before="5"/>
        <w:rPr>
          <w:b/>
          <w:sz w:val="31"/>
        </w:rPr>
      </w:pPr>
    </w:p>
    <w:p w:rsidR="00DD7756" w:rsidRDefault="00AD1397">
      <w:pPr>
        <w:pStyle w:val="BodyText"/>
        <w:spacing w:line="420" w:lineRule="auto"/>
        <w:ind w:left="119" w:right="532"/>
        <w:jc w:val="both"/>
      </w:pPr>
      <w:r>
        <w:t xml:space="preserve">Another term for our phenomenon of interest, introduced by (van Lier </w:t>
      </w:r>
      <w:hyperlink w:anchor="_bookmark399" w:history="1">
        <w:r>
          <w:rPr>
            <w:color w:val="007FFF"/>
          </w:rPr>
          <w:t>2012</w:t>
        </w:r>
      </w:hyperlink>
      <w:r>
        <w:t xml:space="preserve">), is </w:t>
      </w:r>
      <w:r>
        <w:rPr>
          <w:i/>
        </w:rPr>
        <w:t>multifunc- tionality</w:t>
      </w:r>
      <w:r>
        <w:t>, in which a single lexical item can have multiple discourse functions. An</w:t>
      </w:r>
      <w:r>
        <w:rPr>
          <w:spacing w:val="-23"/>
        </w:rPr>
        <w:t xml:space="preserve"> </w:t>
      </w:r>
      <w:r>
        <w:t xml:space="preserve">advantage of this analysis is that it takes no theoretical position on the issue of whether lexical items are categorial or acategorial; it just focuses on their functions. The term </w:t>
      </w:r>
      <w:r>
        <w:rPr>
          <w:i/>
        </w:rPr>
        <w:t xml:space="preserve">multifunctionality </w:t>
      </w:r>
      <w:r>
        <w:t xml:space="preserve">is meant to stand in contrast with </w:t>
      </w:r>
      <w:r>
        <w:rPr>
          <w:i/>
        </w:rPr>
        <w:t xml:space="preserve">conversion </w:t>
      </w:r>
      <w:r>
        <w:t xml:space="preserve">or </w:t>
      </w:r>
      <w:r>
        <w:rPr>
          <w:i/>
        </w:rPr>
        <w:t>zero derivation</w:t>
      </w:r>
      <w:r>
        <w:t xml:space="preserve">. </w:t>
      </w:r>
      <w:hyperlink w:anchor="_bookmark399" w:history="1">
        <w:r>
          <w:rPr>
            <w:color w:val="007FFF"/>
            <w:spacing w:val="-5"/>
          </w:rPr>
          <w:t xml:space="preserve">Van </w:t>
        </w:r>
        <w:r>
          <w:rPr>
            <w:color w:val="007FFF"/>
          </w:rPr>
          <w:t xml:space="preserve">Lier </w:t>
        </w:r>
      </w:hyperlink>
      <w:r>
        <w:t>takes conversion to be idiosyncratic and unproductive, producing meanings for forms in alternate discourse functions</w:t>
      </w:r>
      <w:r>
        <w:rPr>
          <w:spacing w:val="-11"/>
        </w:rPr>
        <w:t xml:space="preserve"> </w:t>
      </w:r>
      <w:r>
        <w:t>that</w:t>
      </w:r>
      <w:r>
        <w:rPr>
          <w:spacing w:val="-10"/>
        </w:rPr>
        <w:t xml:space="preserve"> </w:t>
      </w:r>
      <w:r>
        <w:t>are</w:t>
      </w:r>
      <w:r>
        <w:rPr>
          <w:spacing w:val="-10"/>
        </w:rPr>
        <w:t xml:space="preserve"> </w:t>
      </w:r>
      <w:r>
        <w:t>not</w:t>
      </w:r>
      <w:r>
        <w:rPr>
          <w:spacing w:val="-10"/>
        </w:rPr>
        <w:t xml:space="preserve"> </w:t>
      </w:r>
      <w:r>
        <w:t>predictable</w:t>
      </w:r>
      <w:r>
        <w:rPr>
          <w:spacing w:val="-10"/>
        </w:rPr>
        <w:t xml:space="preserve"> </w:t>
      </w:r>
      <w:r>
        <w:t>(see</w:t>
      </w:r>
      <w:r>
        <w:rPr>
          <w:spacing w:val="-10"/>
        </w:rPr>
        <w:t xml:space="preserve"> </w:t>
      </w:r>
      <w:r>
        <w:t>§</w:t>
      </w:r>
      <w:hyperlink w:anchor="_bookmark107" w:history="1">
        <w:r>
          <w:rPr>
            <w:color w:val="007FFF"/>
          </w:rPr>
          <w:t>2.3.2.4</w:t>
        </w:r>
        <w:r>
          <w:rPr>
            <w:color w:val="007FFF"/>
            <w:spacing w:val="-10"/>
          </w:rPr>
          <w:t xml:space="preserve"> </w:t>
        </w:r>
      </w:hyperlink>
      <w:r>
        <w:t>and</w:t>
      </w:r>
      <w:r>
        <w:rPr>
          <w:spacing w:val="-10"/>
        </w:rPr>
        <w:t xml:space="preserve"> </w:t>
      </w:r>
      <w:r>
        <w:t>§</w:t>
      </w:r>
      <w:hyperlink w:anchor="_bookmark115" w:history="1">
        <w:r>
          <w:rPr>
            <w:color w:val="007FFF"/>
          </w:rPr>
          <w:t>2.3.3.2</w:t>
        </w:r>
        <w:r>
          <w:rPr>
            <w:color w:val="007FFF"/>
            <w:spacing w:val="-11"/>
          </w:rPr>
          <w:t xml:space="preserve"> </w:t>
        </w:r>
      </w:hyperlink>
      <w:r>
        <w:t>for</w:t>
      </w:r>
      <w:r>
        <w:rPr>
          <w:spacing w:val="-10"/>
        </w:rPr>
        <w:t xml:space="preserve"> </w:t>
      </w:r>
      <w:r>
        <w:t>further</w:t>
      </w:r>
      <w:r>
        <w:rPr>
          <w:spacing w:val="-10"/>
        </w:rPr>
        <w:t xml:space="preserve"> </w:t>
      </w:r>
      <w:r>
        <w:t>discussion).</w:t>
      </w:r>
      <w:r>
        <w:rPr>
          <w:spacing w:val="13"/>
        </w:rPr>
        <w:t xml:space="preserve"> </w:t>
      </w:r>
      <w:r>
        <w:t>Multifunc- tionality is also distinct from zero derivation from a common root. Instead, multifunctional lexemes are those whose semantic interpretation is entirely predictable from context, and whose</w:t>
      </w:r>
      <w:r>
        <w:rPr>
          <w:spacing w:val="-13"/>
        </w:rPr>
        <w:t xml:space="preserve"> </w:t>
      </w:r>
      <w:r>
        <w:t>uses</w:t>
      </w:r>
      <w:r>
        <w:rPr>
          <w:spacing w:val="-12"/>
        </w:rPr>
        <w:t xml:space="preserve"> </w:t>
      </w:r>
      <w:r>
        <w:t>in</w:t>
      </w:r>
      <w:r>
        <w:rPr>
          <w:spacing w:val="-13"/>
        </w:rPr>
        <w:t xml:space="preserve"> </w:t>
      </w:r>
      <w:r>
        <w:t>different</w:t>
      </w:r>
      <w:r>
        <w:rPr>
          <w:spacing w:val="-13"/>
        </w:rPr>
        <w:t xml:space="preserve"> </w:t>
      </w:r>
      <w:r>
        <w:t>contexts</w:t>
      </w:r>
      <w:r>
        <w:rPr>
          <w:spacing w:val="-13"/>
        </w:rPr>
        <w:t xml:space="preserve"> </w:t>
      </w:r>
      <w:r>
        <w:t>are</w:t>
      </w:r>
      <w:r>
        <w:rPr>
          <w:spacing w:val="-13"/>
        </w:rPr>
        <w:t xml:space="preserve"> </w:t>
      </w:r>
      <w:r>
        <w:t>productive.</w:t>
      </w:r>
      <w:r>
        <w:rPr>
          <w:spacing w:val="9"/>
        </w:rPr>
        <w:t xml:space="preserve"> </w:t>
      </w:r>
      <w:r>
        <w:t>Their</w:t>
      </w:r>
      <w:r>
        <w:rPr>
          <w:spacing w:val="-13"/>
        </w:rPr>
        <w:t xml:space="preserve"> </w:t>
      </w:r>
      <w:r>
        <w:t>meanings</w:t>
      </w:r>
      <w:r>
        <w:rPr>
          <w:spacing w:val="-12"/>
        </w:rPr>
        <w:t xml:space="preserve"> </w:t>
      </w:r>
      <w:r>
        <w:t>should</w:t>
      </w:r>
      <w:r>
        <w:rPr>
          <w:spacing w:val="-12"/>
        </w:rPr>
        <w:t xml:space="preserve"> </w:t>
      </w:r>
      <w:r>
        <w:t>be</w:t>
      </w:r>
      <w:r>
        <w:rPr>
          <w:spacing w:val="-16"/>
        </w:rPr>
        <w:t xml:space="preserve"> </w:t>
      </w:r>
      <w:r>
        <w:rPr>
          <w:i/>
        </w:rPr>
        <w:t>compositional</w:t>
      </w:r>
      <w:r>
        <w:t>.</w:t>
      </w:r>
      <w:r>
        <w:rPr>
          <w:spacing w:val="9"/>
        </w:rPr>
        <w:t xml:space="preserve"> </w:t>
      </w:r>
      <w:r>
        <w:t xml:space="preserve">For example: when an action word is used in a referring construction its predicted meaning is that of an </w:t>
      </w:r>
      <w:r>
        <w:rPr>
          <w:i/>
        </w:rPr>
        <w:t>action nominalization</w:t>
      </w:r>
      <w:r>
        <w:t xml:space="preserve">, ‘(the act of) X‑ing’; and when an object word is used in a predicate construction its predicted meaning is that of a </w:t>
      </w:r>
      <w:r>
        <w:rPr>
          <w:i/>
        </w:rPr>
        <w:t>predicate nominal</w:t>
      </w:r>
      <w:r>
        <w:t xml:space="preserve">, ‘be an </w:t>
      </w:r>
      <w:r>
        <w:rPr>
          <w:spacing w:val="-4"/>
        </w:rPr>
        <w:t xml:space="preserve">X’. </w:t>
      </w:r>
      <w:r>
        <w:t>Exam- ples of these predictable, compositional meanings for flexible items in Chamorro are shown in</w:t>
      </w:r>
      <w:r>
        <w:rPr>
          <w:spacing w:val="-2"/>
        </w:rPr>
        <w:t xml:space="preserve"> </w:t>
      </w:r>
      <w:r>
        <w:t>(</w:t>
      </w:r>
      <w:hyperlink w:anchor="_bookmark81" w:history="1">
        <w:r>
          <w:rPr>
            <w:color w:val="007FFF"/>
          </w:rPr>
          <w:t>14</w:t>
        </w:r>
      </w:hyperlink>
      <w:r>
        <w:t>).</w:t>
      </w:r>
    </w:p>
    <w:p w:rsidR="00DD7756" w:rsidRDefault="00DD7756">
      <w:pPr>
        <w:pStyle w:val="ListParagraph"/>
        <w:numPr>
          <w:ilvl w:val="0"/>
          <w:numId w:val="12"/>
        </w:numPr>
        <w:tabs>
          <w:tab w:val="left" w:pos="835"/>
        </w:tabs>
        <w:spacing w:before="90"/>
        <w:ind w:left="834" w:hanging="604"/>
        <w:jc w:val="both"/>
        <w:rPr>
          <w:sz w:val="24"/>
        </w:rPr>
      </w:pPr>
      <w:r w:rsidRPr="00DD7756">
        <w:pict>
          <v:line id="_x0000_s1149" style="position:absolute;left:0;text-align:left;z-index:15743488;mso-position-horizontal-relative:page" from="125.75pt,19.4pt" to="356.4pt,19.4pt" strokeweight=".14058mm">
            <w10:wrap anchorx="page"/>
          </v:line>
        </w:pict>
      </w:r>
      <w:bookmarkStart w:id="105" w:name="_bookmark81"/>
      <w:bookmarkEnd w:id="105"/>
      <w:r w:rsidR="00AD1397">
        <w:rPr>
          <w:sz w:val="24"/>
        </w:rPr>
        <w:t>Chamorro (Austronesian &gt;</w:t>
      </w:r>
      <w:r w:rsidR="00AD1397">
        <w:rPr>
          <w:spacing w:val="-5"/>
          <w:sz w:val="24"/>
        </w:rPr>
        <w:t xml:space="preserve"> </w:t>
      </w:r>
      <w:r w:rsidR="00AD1397">
        <w:rPr>
          <w:sz w:val="24"/>
        </w:rPr>
        <w:t>Malayo-Polynesian)</w:t>
      </w:r>
    </w:p>
    <w:p w:rsidR="00DD7756" w:rsidRDefault="00DD7756">
      <w:pPr>
        <w:jc w:val="both"/>
        <w:rPr>
          <w:sz w:val="24"/>
        </w:rPr>
        <w:sectPr w:rsidR="00DD7756">
          <w:pgSz w:w="12240" w:h="15840"/>
          <w:pgMar w:top="1480" w:right="900" w:bottom="1040" w:left="1680" w:header="0" w:footer="717" w:gutter="0"/>
          <w:cols w:space="720"/>
        </w:sectPr>
      </w:pPr>
    </w:p>
    <w:p w:rsidR="00DD7756" w:rsidRDefault="00AD1397">
      <w:pPr>
        <w:pStyle w:val="ListParagraph"/>
        <w:numPr>
          <w:ilvl w:val="1"/>
          <w:numId w:val="12"/>
        </w:numPr>
        <w:tabs>
          <w:tab w:val="left" w:pos="1211"/>
        </w:tabs>
        <w:spacing w:before="93" w:line="254" w:lineRule="auto"/>
        <w:ind w:left="1210" w:hanging="316"/>
        <w:jc w:val="right"/>
        <w:rPr>
          <w:sz w:val="24"/>
        </w:rPr>
      </w:pPr>
      <w:r>
        <w:rPr>
          <w:w w:val="95"/>
          <w:sz w:val="24"/>
        </w:rPr>
        <w:lastRenderedPageBreak/>
        <w:t xml:space="preserve">para </w:t>
      </w:r>
      <w:r>
        <w:rPr>
          <w:w w:val="120"/>
          <w:sz w:val="24"/>
        </w:rPr>
        <w:t>fut</w:t>
      </w:r>
    </w:p>
    <w:p w:rsidR="00DD7756" w:rsidRDefault="00AD1397">
      <w:pPr>
        <w:pStyle w:val="BodyText"/>
        <w:spacing w:before="93" w:line="254" w:lineRule="auto"/>
        <w:ind w:left="258" w:right="-14"/>
        <w:rPr>
          <w:b/>
        </w:rPr>
      </w:pPr>
      <w:r>
        <w:br w:type="column"/>
      </w:r>
      <w:r>
        <w:rPr>
          <w:b/>
          <w:color w:val="FF0000"/>
          <w:spacing w:val="-1"/>
        </w:rPr>
        <w:lastRenderedPageBreak/>
        <w:t xml:space="preserve">batångga‑n </w:t>
      </w:r>
      <w:r>
        <w:rPr>
          <w:b/>
          <w:color w:val="FF0000"/>
          <w:w w:val="105"/>
        </w:rPr>
        <w:t>shed‑linK</w:t>
      </w:r>
    </w:p>
    <w:p w:rsidR="00DD7756" w:rsidRDefault="00AD1397">
      <w:pPr>
        <w:pStyle w:val="BodyText"/>
        <w:spacing w:before="93" w:line="254" w:lineRule="auto"/>
        <w:ind w:left="258" w:right="-2"/>
      </w:pPr>
      <w:r>
        <w:br w:type="column"/>
      </w:r>
      <w:r>
        <w:rPr>
          <w:w w:val="95"/>
        </w:rPr>
        <w:lastRenderedPageBreak/>
        <w:t xml:space="preserve">karabåo </w:t>
      </w:r>
      <w:r>
        <w:t>carabao</w:t>
      </w:r>
    </w:p>
    <w:p w:rsidR="00DD7756" w:rsidRDefault="00AD1397">
      <w:pPr>
        <w:pStyle w:val="BodyText"/>
        <w:spacing w:before="93" w:line="254" w:lineRule="auto"/>
        <w:ind w:left="258" w:right="4824"/>
      </w:pPr>
      <w:r>
        <w:br w:type="column"/>
      </w:r>
      <w:r>
        <w:lastRenderedPageBreak/>
        <w:t>esti this</w:t>
      </w:r>
    </w:p>
    <w:p w:rsidR="00DD7756" w:rsidRDefault="00DD7756">
      <w:pPr>
        <w:spacing w:line="254" w:lineRule="auto"/>
        <w:sectPr w:rsidR="00DD7756">
          <w:type w:val="continuous"/>
          <w:pgSz w:w="12240" w:h="15840"/>
          <w:pgMar w:top="1300" w:right="900" w:bottom="280" w:left="1680" w:header="720" w:footer="720" w:gutter="0"/>
          <w:cols w:num="4" w:space="720" w:equalWidth="0">
            <w:col w:w="1643" w:space="40"/>
            <w:col w:w="1397" w:space="39"/>
            <w:col w:w="1036" w:space="39"/>
            <w:col w:w="5466"/>
          </w:cols>
        </w:sectPr>
      </w:pPr>
    </w:p>
    <w:p w:rsidR="00DD7756" w:rsidRDefault="00AD1397">
      <w:pPr>
        <w:tabs>
          <w:tab w:val="left" w:pos="7825"/>
        </w:tabs>
        <w:spacing w:before="11"/>
        <w:ind w:left="1210"/>
        <w:rPr>
          <w:sz w:val="20"/>
        </w:rPr>
      </w:pPr>
      <w:r>
        <w:rPr>
          <w:sz w:val="24"/>
        </w:rPr>
        <w:lastRenderedPageBreak/>
        <w:t>‘this is going to be a</w:t>
      </w:r>
      <w:r>
        <w:rPr>
          <w:spacing w:val="-12"/>
          <w:sz w:val="24"/>
        </w:rPr>
        <w:t xml:space="preserve"> </w:t>
      </w:r>
      <w:r>
        <w:rPr>
          <w:sz w:val="24"/>
        </w:rPr>
        <w:t>carabao</w:t>
      </w:r>
      <w:r>
        <w:rPr>
          <w:spacing w:val="-1"/>
          <w:sz w:val="24"/>
        </w:rPr>
        <w:t xml:space="preserve"> </w:t>
      </w:r>
      <w:r>
        <w:rPr>
          <w:sz w:val="24"/>
        </w:rPr>
        <w:t>shed’</w:t>
      </w:r>
      <w:r>
        <w:rPr>
          <w:sz w:val="24"/>
        </w:rPr>
        <w:tab/>
      </w:r>
      <w:r>
        <w:rPr>
          <w:sz w:val="20"/>
        </w:rPr>
        <w:t xml:space="preserve">(Chung </w:t>
      </w:r>
      <w:hyperlink w:anchor="_bookmark280" w:history="1">
        <w:r>
          <w:rPr>
            <w:color w:val="007FFF"/>
            <w:sz w:val="20"/>
          </w:rPr>
          <w:t>2012</w:t>
        </w:r>
      </w:hyperlink>
      <w:r>
        <w:rPr>
          <w:sz w:val="20"/>
        </w:rPr>
        <w:t>:</w:t>
      </w:r>
      <w:r>
        <w:rPr>
          <w:spacing w:val="14"/>
          <w:sz w:val="20"/>
        </w:rPr>
        <w:t xml:space="preserve"> </w:t>
      </w:r>
      <w:r>
        <w:rPr>
          <w:sz w:val="20"/>
        </w:rPr>
        <w:t>8)</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ListParagraph"/>
        <w:numPr>
          <w:ilvl w:val="1"/>
          <w:numId w:val="12"/>
        </w:numPr>
        <w:tabs>
          <w:tab w:val="left" w:pos="1211"/>
        </w:tabs>
        <w:spacing w:before="100" w:line="254" w:lineRule="auto"/>
        <w:ind w:left="1210" w:hanging="320"/>
        <w:jc w:val="right"/>
        <w:rPr>
          <w:sz w:val="24"/>
        </w:rPr>
      </w:pPr>
      <w:r>
        <w:rPr>
          <w:w w:val="95"/>
          <w:sz w:val="24"/>
        </w:rPr>
        <w:lastRenderedPageBreak/>
        <w:t xml:space="preserve">para </w:t>
      </w:r>
      <w:r>
        <w:rPr>
          <w:w w:val="120"/>
          <w:sz w:val="24"/>
        </w:rPr>
        <w:t>fut</w:t>
      </w:r>
    </w:p>
    <w:p w:rsidR="00DD7756" w:rsidRDefault="00AD1397">
      <w:pPr>
        <w:pStyle w:val="BodyText"/>
        <w:spacing w:before="100"/>
        <w:ind w:left="258"/>
        <w:rPr>
          <w:b/>
        </w:rPr>
      </w:pPr>
      <w:r>
        <w:br w:type="column"/>
      </w:r>
      <w:r>
        <w:rPr>
          <w:b/>
          <w:color w:val="FF0000"/>
        </w:rPr>
        <w:lastRenderedPageBreak/>
        <w:t>gatbesa</w:t>
      </w:r>
    </w:p>
    <w:p w:rsidR="00DD7756" w:rsidRDefault="00AD1397">
      <w:pPr>
        <w:pStyle w:val="BodyText"/>
        <w:spacing w:before="15"/>
        <w:ind w:left="258"/>
        <w:rPr>
          <w:b/>
        </w:rPr>
      </w:pPr>
      <w:r>
        <w:rPr>
          <w:b/>
          <w:color w:val="FF0000"/>
          <w:w w:val="95"/>
        </w:rPr>
        <w:t>decoration</w:t>
      </w:r>
    </w:p>
    <w:p w:rsidR="00DD7756" w:rsidRDefault="00AD1397">
      <w:pPr>
        <w:pStyle w:val="BodyText"/>
        <w:spacing w:before="100" w:line="254" w:lineRule="auto"/>
        <w:ind w:left="258" w:right="5796"/>
      </w:pPr>
      <w:r>
        <w:br w:type="column"/>
      </w:r>
      <w:r>
        <w:lastRenderedPageBreak/>
        <w:t xml:space="preserve">ha’ </w:t>
      </w:r>
      <w:r>
        <w:rPr>
          <w:w w:val="95"/>
        </w:rPr>
        <w:t>emph</w:t>
      </w:r>
    </w:p>
    <w:p w:rsidR="00DD7756" w:rsidRDefault="00DD7756">
      <w:pPr>
        <w:spacing w:line="254" w:lineRule="auto"/>
        <w:sectPr w:rsidR="00DD7756">
          <w:type w:val="continuous"/>
          <w:pgSz w:w="12240" w:h="15840"/>
          <w:pgMar w:top="1300" w:right="900" w:bottom="280" w:left="1680" w:header="720" w:footer="720" w:gutter="0"/>
          <w:cols w:num="3" w:space="720" w:equalWidth="0">
            <w:col w:w="1643" w:space="40"/>
            <w:col w:w="1341" w:space="39"/>
            <w:col w:w="6597"/>
          </w:cols>
        </w:sectPr>
      </w:pPr>
    </w:p>
    <w:p w:rsidR="00DD7756" w:rsidRDefault="00AD1397">
      <w:pPr>
        <w:tabs>
          <w:tab w:val="left" w:pos="7733"/>
        </w:tabs>
        <w:spacing w:before="11"/>
        <w:ind w:left="1210"/>
        <w:rPr>
          <w:sz w:val="20"/>
        </w:rPr>
      </w:pPr>
      <w:r>
        <w:rPr>
          <w:sz w:val="24"/>
        </w:rPr>
        <w:lastRenderedPageBreak/>
        <w:t>‘[she] is going to be</w:t>
      </w:r>
      <w:r>
        <w:rPr>
          <w:spacing w:val="-12"/>
          <w:sz w:val="24"/>
        </w:rPr>
        <w:t xml:space="preserve"> </w:t>
      </w:r>
      <w:r>
        <w:rPr>
          <w:sz w:val="24"/>
        </w:rPr>
        <w:t>a</w:t>
      </w:r>
      <w:r>
        <w:rPr>
          <w:spacing w:val="-2"/>
          <w:sz w:val="24"/>
        </w:rPr>
        <w:t xml:space="preserve"> </w:t>
      </w:r>
      <w:r>
        <w:rPr>
          <w:sz w:val="24"/>
        </w:rPr>
        <w:t>decoration’</w:t>
      </w:r>
      <w:r>
        <w:rPr>
          <w:sz w:val="24"/>
        </w:rPr>
        <w:tab/>
      </w:r>
      <w:r>
        <w:rPr>
          <w:sz w:val="20"/>
        </w:rPr>
        <w:t xml:space="preserve">(Chung </w:t>
      </w:r>
      <w:hyperlink w:anchor="_bookmark280" w:history="1">
        <w:r>
          <w:rPr>
            <w:color w:val="007FFF"/>
            <w:sz w:val="20"/>
          </w:rPr>
          <w:t>2012</w:t>
        </w:r>
      </w:hyperlink>
      <w:r>
        <w:rPr>
          <w:sz w:val="20"/>
        </w:rPr>
        <w:t>:</w:t>
      </w:r>
      <w:r>
        <w:rPr>
          <w:spacing w:val="14"/>
          <w:sz w:val="20"/>
        </w:rPr>
        <w:t xml:space="preserve"> </w:t>
      </w:r>
      <w:r>
        <w:rPr>
          <w:sz w:val="20"/>
        </w:rPr>
        <w:t>20)</w:t>
      </w:r>
    </w:p>
    <w:p w:rsidR="00DD7756" w:rsidRDefault="00DD7756">
      <w:pPr>
        <w:pStyle w:val="BodyText"/>
        <w:spacing w:before="4"/>
        <w:rPr>
          <w:sz w:val="35"/>
        </w:rPr>
      </w:pPr>
    </w:p>
    <w:p w:rsidR="00DD7756" w:rsidRDefault="00AD1397">
      <w:pPr>
        <w:pStyle w:val="BodyText"/>
        <w:spacing w:line="420" w:lineRule="auto"/>
        <w:ind w:left="120" w:right="533"/>
        <w:jc w:val="both"/>
      </w:pPr>
      <w:r>
        <w:t>In the two examples above, the meaning of the object words ‘shed’ and ‘decoration’ are</w:t>
      </w:r>
      <w:r>
        <w:rPr>
          <w:spacing w:val="-28"/>
        </w:rPr>
        <w:t xml:space="preserve"> </w:t>
      </w:r>
      <w:r>
        <w:t xml:space="preserve">pre- dictable when used in a predicative context: ‘be a shed/decoration’. </w:t>
      </w:r>
      <w:r>
        <w:rPr>
          <w:spacing w:val="-3"/>
        </w:rPr>
        <w:t xml:space="preserve">However, </w:t>
      </w:r>
      <w:r>
        <w:t>lexical items used in their non-prototypical functions very frequently do not have predictable meanings. Consider the example in</w:t>
      </w:r>
      <w:r>
        <w:rPr>
          <w:spacing w:val="-5"/>
        </w:rPr>
        <w:t xml:space="preserve"> </w:t>
      </w:r>
      <w:r>
        <w:t>(</w:t>
      </w:r>
      <w:hyperlink w:anchor="_bookmark82" w:history="1">
        <w:r>
          <w:rPr>
            <w:color w:val="007FFF"/>
          </w:rPr>
          <w:t>15</w:t>
        </w:r>
      </w:hyperlink>
      <w:r>
        <w:t>).</w:t>
      </w:r>
    </w:p>
    <w:p w:rsidR="00DD7756" w:rsidRDefault="00AD1397">
      <w:pPr>
        <w:pStyle w:val="ListParagraph"/>
        <w:numPr>
          <w:ilvl w:val="0"/>
          <w:numId w:val="12"/>
        </w:numPr>
        <w:tabs>
          <w:tab w:val="left" w:pos="835"/>
        </w:tabs>
        <w:spacing w:before="97" w:after="19"/>
        <w:ind w:left="834" w:hanging="604"/>
        <w:jc w:val="both"/>
        <w:rPr>
          <w:sz w:val="24"/>
        </w:rPr>
      </w:pPr>
      <w:bookmarkStart w:id="106" w:name="_bookmark82"/>
      <w:bookmarkEnd w:id="106"/>
      <w:r>
        <w:rPr>
          <w:sz w:val="24"/>
        </w:rPr>
        <w:lastRenderedPageBreak/>
        <w:t>Chamorro (Austronesian &gt;</w:t>
      </w:r>
      <w:r>
        <w:rPr>
          <w:spacing w:val="-5"/>
          <w:sz w:val="24"/>
        </w:rPr>
        <w:t xml:space="preserve"> </w:t>
      </w:r>
      <w:r>
        <w:rPr>
          <w:sz w:val="24"/>
        </w:rPr>
        <w:t>Malayo-Polynesian)</w:t>
      </w:r>
    </w:p>
    <w:p w:rsidR="00DD7756" w:rsidRDefault="00DD7756">
      <w:pPr>
        <w:pStyle w:val="BodyText"/>
        <w:spacing w:line="20" w:lineRule="exact"/>
        <w:ind w:left="830"/>
        <w:rPr>
          <w:sz w:val="2"/>
        </w:rPr>
      </w:pPr>
      <w:r>
        <w:rPr>
          <w:sz w:val="2"/>
        </w:rPr>
      </w:r>
      <w:r>
        <w:rPr>
          <w:sz w:val="2"/>
        </w:rPr>
        <w:pict>
          <v:group id="_x0000_s1147" style="width:230.65pt;height:.4pt;mso-position-horizontal-relative:char;mso-position-vertical-relative:line" coordsize="4613,8">
            <v:line id="_x0000_s1148" style="position:absolute" from="0,4" to="4613,4" strokeweight=".14058mm"/>
            <w10:wrap type="none"/>
            <w10:anchorlock/>
          </v:group>
        </w:pict>
      </w:r>
    </w:p>
    <w:p w:rsidR="00DD7756" w:rsidRDefault="00DD7756">
      <w:pPr>
        <w:spacing w:line="20" w:lineRule="exact"/>
        <w:rPr>
          <w:sz w:val="2"/>
        </w:rPr>
        <w:sectPr w:rsidR="00DD7756">
          <w:type w:val="continuous"/>
          <w:pgSz w:w="12240" w:h="15840"/>
          <w:pgMar w:top="1300" w:right="900" w:bottom="280" w:left="1680" w:header="720" w:footer="720" w:gutter="0"/>
          <w:cols w:space="720"/>
        </w:sectPr>
      </w:pPr>
    </w:p>
    <w:p w:rsidR="00DD7756" w:rsidRDefault="00AD1397">
      <w:pPr>
        <w:pStyle w:val="BodyText"/>
        <w:spacing w:before="84" w:line="254" w:lineRule="auto"/>
        <w:ind w:left="834" w:right="-9"/>
      </w:pPr>
      <w:r>
        <w:lastRenderedPageBreak/>
        <w:t>ma agR</w:t>
      </w:r>
    </w:p>
    <w:p w:rsidR="00DD7756" w:rsidRDefault="00AD1397">
      <w:pPr>
        <w:pStyle w:val="BodyText"/>
        <w:spacing w:before="84" w:line="254" w:lineRule="auto"/>
        <w:ind w:left="258" w:right="-1"/>
        <w:rPr>
          <w:b/>
        </w:rPr>
      </w:pPr>
      <w:r>
        <w:br w:type="column"/>
      </w:r>
      <w:r>
        <w:rPr>
          <w:b/>
          <w:color w:val="FF0000"/>
        </w:rPr>
        <w:lastRenderedPageBreak/>
        <w:t xml:space="preserve">se’si’ </w:t>
      </w:r>
      <w:r>
        <w:rPr>
          <w:b/>
          <w:color w:val="FF0000"/>
          <w:w w:val="95"/>
        </w:rPr>
        <w:t>knife</w:t>
      </w:r>
    </w:p>
    <w:p w:rsidR="00DD7756" w:rsidRDefault="00AD1397">
      <w:pPr>
        <w:pStyle w:val="BodyText"/>
        <w:spacing w:before="84" w:line="254" w:lineRule="auto"/>
        <w:ind w:left="258" w:right="-5"/>
      </w:pPr>
      <w:r>
        <w:br w:type="column"/>
      </w:r>
      <w:r>
        <w:lastRenderedPageBreak/>
        <w:t xml:space="preserve">i </w:t>
      </w:r>
      <w:r>
        <w:rPr>
          <w:w w:val="95"/>
        </w:rPr>
        <w:t>the</w:t>
      </w:r>
    </w:p>
    <w:p w:rsidR="00DD7756" w:rsidRDefault="00AD1397">
      <w:pPr>
        <w:pStyle w:val="BodyText"/>
        <w:spacing w:before="84" w:line="254" w:lineRule="auto"/>
        <w:ind w:left="258" w:right="6160"/>
      </w:pPr>
      <w:r>
        <w:br w:type="column"/>
      </w:r>
      <w:r>
        <w:lastRenderedPageBreak/>
        <w:t>babui</w:t>
      </w:r>
      <w:r>
        <w:rPr>
          <w:w w:val="99"/>
        </w:rPr>
        <w:t xml:space="preserve"> </w:t>
      </w:r>
      <w:r>
        <w:t>pig</w:t>
      </w:r>
    </w:p>
    <w:p w:rsidR="00DD7756" w:rsidRDefault="00DD7756">
      <w:pPr>
        <w:spacing w:line="254" w:lineRule="auto"/>
        <w:sectPr w:rsidR="00DD7756">
          <w:pgSz w:w="12240" w:h="15840"/>
          <w:pgMar w:top="1380" w:right="900" w:bottom="1040" w:left="1680" w:header="0" w:footer="717" w:gutter="0"/>
          <w:cols w:num="4" w:space="720" w:equalWidth="0">
            <w:col w:w="1216" w:space="40"/>
            <w:col w:w="778" w:space="39"/>
            <w:col w:w="570" w:space="40"/>
            <w:col w:w="6977"/>
          </w:cols>
        </w:sectPr>
      </w:pPr>
    </w:p>
    <w:p w:rsidR="00DD7756" w:rsidRDefault="00AD1397">
      <w:pPr>
        <w:tabs>
          <w:tab w:val="left" w:pos="7733"/>
        </w:tabs>
        <w:spacing w:before="9"/>
        <w:ind w:left="834"/>
        <w:rPr>
          <w:sz w:val="20"/>
        </w:rPr>
      </w:pPr>
      <w:r>
        <w:rPr>
          <w:sz w:val="24"/>
        </w:rPr>
        <w:lastRenderedPageBreak/>
        <w:t>‘they stabbed</w:t>
      </w:r>
      <w:r>
        <w:rPr>
          <w:spacing w:val="-5"/>
          <w:sz w:val="24"/>
        </w:rPr>
        <w:t xml:space="preserve"> </w:t>
      </w:r>
      <w:r>
        <w:rPr>
          <w:sz w:val="24"/>
        </w:rPr>
        <w:t>the</w:t>
      </w:r>
      <w:r>
        <w:rPr>
          <w:spacing w:val="-2"/>
          <w:sz w:val="24"/>
        </w:rPr>
        <w:t xml:space="preserve"> </w:t>
      </w:r>
      <w:r>
        <w:rPr>
          <w:sz w:val="24"/>
        </w:rPr>
        <w:t>pig’</w:t>
      </w:r>
      <w:r>
        <w:rPr>
          <w:sz w:val="24"/>
        </w:rPr>
        <w:tab/>
      </w:r>
      <w:r>
        <w:rPr>
          <w:sz w:val="20"/>
        </w:rPr>
        <w:t xml:space="preserve">(Chung </w:t>
      </w:r>
      <w:hyperlink w:anchor="_bookmark280" w:history="1">
        <w:r>
          <w:rPr>
            <w:color w:val="007FFF"/>
            <w:sz w:val="20"/>
          </w:rPr>
          <w:t>2012</w:t>
        </w:r>
      </w:hyperlink>
      <w:r>
        <w:rPr>
          <w:sz w:val="20"/>
        </w:rPr>
        <w:t>:</w:t>
      </w:r>
      <w:r>
        <w:rPr>
          <w:spacing w:val="14"/>
          <w:sz w:val="20"/>
        </w:rPr>
        <w:t xml:space="preserve"> </w:t>
      </w:r>
      <w:r>
        <w:rPr>
          <w:sz w:val="20"/>
        </w:rPr>
        <w:t>29)</w:t>
      </w:r>
    </w:p>
    <w:p w:rsidR="00DD7756" w:rsidRDefault="00DD7756">
      <w:pPr>
        <w:pStyle w:val="BodyText"/>
        <w:spacing w:before="11"/>
        <w:rPr>
          <w:sz w:val="33"/>
        </w:rPr>
      </w:pPr>
    </w:p>
    <w:p w:rsidR="00DD7756" w:rsidRDefault="00AD1397">
      <w:pPr>
        <w:pStyle w:val="BodyText"/>
        <w:spacing w:line="420" w:lineRule="auto"/>
        <w:ind w:left="120" w:right="533"/>
        <w:jc w:val="both"/>
      </w:pPr>
      <w:r>
        <w:t>In</w:t>
      </w:r>
      <w:r>
        <w:rPr>
          <w:spacing w:val="-6"/>
        </w:rPr>
        <w:t xml:space="preserve"> </w:t>
      </w:r>
      <w:r>
        <w:t>this</w:t>
      </w:r>
      <w:r>
        <w:rPr>
          <w:spacing w:val="-6"/>
        </w:rPr>
        <w:t xml:space="preserve"> </w:t>
      </w:r>
      <w:r>
        <w:t>example,</w:t>
      </w:r>
      <w:r>
        <w:rPr>
          <w:spacing w:val="-6"/>
        </w:rPr>
        <w:t xml:space="preserve"> </w:t>
      </w:r>
      <w:r>
        <w:t>the</w:t>
      </w:r>
      <w:r>
        <w:rPr>
          <w:spacing w:val="-6"/>
        </w:rPr>
        <w:t xml:space="preserve"> </w:t>
      </w:r>
      <w:r>
        <w:t>meaning</w:t>
      </w:r>
      <w:r>
        <w:rPr>
          <w:spacing w:val="-6"/>
        </w:rPr>
        <w:t xml:space="preserve"> </w:t>
      </w:r>
      <w:r>
        <w:t>‘stab’</w:t>
      </w:r>
      <w:r>
        <w:rPr>
          <w:spacing w:val="-6"/>
        </w:rPr>
        <w:t xml:space="preserve"> </w:t>
      </w:r>
      <w:r>
        <w:t>cannot</w:t>
      </w:r>
      <w:r>
        <w:rPr>
          <w:spacing w:val="-5"/>
        </w:rPr>
        <w:t xml:space="preserve"> </w:t>
      </w:r>
      <w:r>
        <w:t>be</w:t>
      </w:r>
      <w:r>
        <w:rPr>
          <w:spacing w:val="-6"/>
        </w:rPr>
        <w:t xml:space="preserve"> </w:t>
      </w:r>
      <w:r>
        <w:t>predicted</w:t>
      </w:r>
      <w:r>
        <w:rPr>
          <w:spacing w:val="-6"/>
        </w:rPr>
        <w:t xml:space="preserve"> </w:t>
      </w:r>
      <w:r>
        <w:t>from</w:t>
      </w:r>
      <w:r>
        <w:rPr>
          <w:spacing w:val="-6"/>
        </w:rPr>
        <w:t xml:space="preserve"> </w:t>
      </w:r>
      <w:r>
        <w:t>the</w:t>
      </w:r>
      <w:r>
        <w:rPr>
          <w:spacing w:val="-6"/>
        </w:rPr>
        <w:t xml:space="preserve"> </w:t>
      </w:r>
      <w:r>
        <w:t>meaning</w:t>
      </w:r>
      <w:r>
        <w:rPr>
          <w:spacing w:val="-6"/>
        </w:rPr>
        <w:t xml:space="preserve"> </w:t>
      </w:r>
      <w:r>
        <w:t>of</w:t>
      </w:r>
      <w:r>
        <w:rPr>
          <w:spacing w:val="-6"/>
        </w:rPr>
        <w:t xml:space="preserve"> </w:t>
      </w:r>
      <w:r>
        <w:t>the</w:t>
      </w:r>
      <w:r>
        <w:rPr>
          <w:spacing w:val="-5"/>
        </w:rPr>
        <w:t xml:space="preserve"> </w:t>
      </w:r>
      <w:r>
        <w:t>object</w:t>
      </w:r>
      <w:r>
        <w:rPr>
          <w:spacing w:val="-6"/>
        </w:rPr>
        <w:t xml:space="preserve"> </w:t>
      </w:r>
      <w:r>
        <w:t xml:space="preserve">word </w:t>
      </w:r>
      <w:r>
        <w:rPr>
          <w:spacing w:val="-3"/>
        </w:rPr>
        <w:t xml:space="preserve">‘knife’. </w:t>
      </w:r>
      <w:r>
        <w:t>It could have just as easily meant ‘be a knife’ or</w:t>
      </w:r>
      <w:r>
        <w:rPr>
          <w:spacing w:val="7"/>
        </w:rPr>
        <w:t xml:space="preserve"> </w:t>
      </w:r>
      <w:r>
        <w:rPr>
          <w:spacing w:val="-3"/>
        </w:rPr>
        <w:t>‘cut’.</w:t>
      </w:r>
    </w:p>
    <w:p w:rsidR="00DD7756" w:rsidRDefault="00DD7756">
      <w:pPr>
        <w:pStyle w:val="BodyText"/>
        <w:spacing w:line="420" w:lineRule="auto"/>
        <w:ind w:left="120" w:right="533" w:firstLine="358"/>
        <w:jc w:val="both"/>
      </w:pPr>
      <w:hyperlink w:anchor="_bookmark399" w:history="1">
        <w:r w:rsidR="00AD1397">
          <w:rPr>
            <w:color w:val="007FFF"/>
          </w:rPr>
          <w:t xml:space="preserve">Van Lier </w:t>
        </w:r>
      </w:hyperlink>
      <w:r w:rsidR="00AD1397">
        <w:t>takes examples like those in (</w:t>
      </w:r>
      <w:hyperlink w:anchor="_bookmark81" w:history="1">
        <w:r w:rsidR="00AD1397">
          <w:rPr>
            <w:color w:val="007FFF"/>
          </w:rPr>
          <w:t>14</w:t>
        </w:r>
      </w:hyperlink>
      <w:r w:rsidR="00AD1397">
        <w:t>) to be instances of genuine multifunctionality, and those in (</w:t>
      </w:r>
      <w:hyperlink w:anchor="_bookmark82" w:history="1">
        <w:r w:rsidR="00AD1397">
          <w:rPr>
            <w:color w:val="007FFF"/>
          </w:rPr>
          <w:t>15</w:t>
        </w:r>
      </w:hyperlink>
      <w:r w:rsidR="00AD1397">
        <w:t xml:space="preserve">) to be cases of conversion. Others have also adopted a position similar to van Lier’s, in which only the semantically compositional / predictable uses of a lexical item in different discourse functions are considered flexible (Croft </w:t>
      </w:r>
      <w:hyperlink w:anchor="_bookmark292" w:history="1">
        <w:r w:rsidR="00AD1397">
          <w:rPr>
            <w:color w:val="007FFF"/>
          </w:rPr>
          <w:t>2001b</w:t>
        </w:r>
      </w:hyperlink>
      <w:r w:rsidR="00AD1397">
        <w:t xml:space="preserve">: §2.2.2–§2.2.3; Evans &amp; Osada </w:t>
      </w:r>
      <w:hyperlink w:anchor="_bookmark321" w:history="1">
        <w:r w:rsidR="00AD1397">
          <w:rPr>
            <w:color w:val="007FFF"/>
          </w:rPr>
          <w:t>2005</w:t>
        </w:r>
      </w:hyperlink>
      <w:r w:rsidR="00AD1397">
        <w:t>: §3.2).</w:t>
      </w:r>
    </w:p>
    <w:p w:rsidR="00DD7756" w:rsidRDefault="00DD7756">
      <w:pPr>
        <w:pStyle w:val="BodyText"/>
        <w:spacing w:before="7"/>
        <w:rPr>
          <w:sz w:val="28"/>
        </w:rPr>
      </w:pPr>
    </w:p>
    <w:p w:rsidR="00DD7756" w:rsidRDefault="00AD1397">
      <w:pPr>
        <w:pStyle w:val="ListParagraph"/>
        <w:numPr>
          <w:ilvl w:val="3"/>
          <w:numId w:val="11"/>
        </w:numPr>
        <w:tabs>
          <w:tab w:val="left" w:pos="1002"/>
          <w:tab w:val="left" w:pos="1003"/>
        </w:tabs>
        <w:rPr>
          <w:b/>
          <w:sz w:val="24"/>
        </w:rPr>
      </w:pPr>
      <w:bookmarkStart w:id="107" w:name="2.3.1.4_Precategoriality_/_Acategorialit"/>
      <w:bookmarkStart w:id="108" w:name="_bookmark83"/>
      <w:bookmarkEnd w:id="107"/>
      <w:bookmarkEnd w:id="108"/>
      <w:r>
        <w:rPr>
          <w:b/>
          <w:sz w:val="24"/>
        </w:rPr>
        <w:t>Precategoriality /</w:t>
      </w:r>
      <w:r>
        <w:rPr>
          <w:b/>
          <w:spacing w:val="-3"/>
          <w:sz w:val="24"/>
        </w:rPr>
        <w:t xml:space="preserve"> </w:t>
      </w:r>
      <w:r>
        <w:rPr>
          <w:b/>
          <w:sz w:val="24"/>
        </w:rPr>
        <w:t>Acategoriality</w:t>
      </w:r>
    </w:p>
    <w:p w:rsidR="00DD7756" w:rsidRDefault="00DD7756">
      <w:pPr>
        <w:pStyle w:val="BodyText"/>
        <w:spacing w:before="5"/>
        <w:rPr>
          <w:b/>
          <w:sz w:val="31"/>
        </w:rPr>
      </w:pPr>
    </w:p>
    <w:p w:rsidR="00DD7756" w:rsidRDefault="00AD1397">
      <w:pPr>
        <w:pStyle w:val="BodyText"/>
        <w:spacing w:before="1" w:line="420" w:lineRule="auto"/>
        <w:ind w:left="120" w:right="532"/>
        <w:jc w:val="both"/>
      </w:pPr>
      <w:r>
        <w:t>The</w:t>
      </w:r>
      <w:r>
        <w:rPr>
          <w:spacing w:val="-17"/>
        </w:rPr>
        <w:t xml:space="preserve"> </w:t>
      </w:r>
      <w:r>
        <w:t>various</w:t>
      </w:r>
      <w:r>
        <w:rPr>
          <w:spacing w:val="-17"/>
        </w:rPr>
        <w:t xml:space="preserve"> </w:t>
      </w:r>
      <w:r>
        <w:t>approaches</w:t>
      </w:r>
      <w:r>
        <w:rPr>
          <w:spacing w:val="-17"/>
        </w:rPr>
        <w:t xml:space="preserve"> </w:t>
      </w:r>
      <w:r>
        <w:t>which</w:t>
      </w:r>
      <w:r>
        <w:rPr>
          <w:spacing w:val="-17"/>
        </w:rPr>
        <w:t xml:space="preserve"> </w:t>
      </w:r>
      <w:r>
        <w:t>analyze</w:t>
      </w:r>
      <w:r>
        <w:rPr>
          <w:spacing w:val="-17"/>
        </w:rPr>
        <w:t xml:space="preserve"> </w:t>
      </w:r>
      <w:r>
        <w:t>flexible</w:t>
      </w:r>
      <w:r>
        <w:rPr>
          <w:spacing w:val="-17"/>
        </w:rPr>
        <w:t xml:space="preserve"> </w:t>
      </w:r>
      <w:r>
        <w:t>items</w:t>
      </w:r>
      <w:r>
        <w:rPr>
          <w:spacing w:val="-16"/>
        </w:rPr>
        <w:t xml:space="preserve"> </w:t>
      </w:r>
      <w:r>
        <w:t>as</w:t>
      </w:r>
      <w:r>
        <w:rPr>
          <w:spacing w:val="-17"/>
        </w:rPr>
        <w:t xml:space="preserve"> </w:t>
      </w:r>
      <w:r>
        <w:t>being</w:t>
      </w:r>
      <w:r>
        <w:rPr>
          <w:spacing w:val="-17"/>
        </w:rPr>
        <w:t xml:space="preserve"> </w:t>
      </w:r>
      <w:r>
        <w:t>at</w:t>
      </w:r>
      <w:r>
        <w:rPr>
          <w:spacing w:val="-17"/>
        </w:rPr>
        <w:t xml:space="preserve"> </w:t>
      </w:r>
      <w:r>
        <w:t>some</w:t>
      </w:r>
      <w:r>
        <w:rPr>
          <w:spacing w:val="-17"/>
        </w:rPr>
        <w:t xml:space="preserve"> </w:t>
      </w:r>
      <w:r>
        <w:t>level</w:t>
      </w:r>
      <w:r>
        <w:rPr>
          <w:spacing w:val="-17"/>
        </w:rPr>
        <w:t xml:space="preserve"> </w:t>
      </w:r>
      <w:r>
        <w:t>uncategorized</w:t>
      </w:r>
      <w:r>
        <w:rPr>
          <w:spacing w:val="-17"/>
        </w:rPr>
        <w:t xml:space="preserve"> </w:t>
      </w:r>
      <w:r>
        <w:t>un- til</w:t>
      </w:r>
      <w:r>
        <w:rPr>
          <w:spacing w:val="-10"/>
        </w:rPr>
        <w:t xml:space="preserve"> </w:t>
      </w:r>
      <w:r>
        <w:t>they</w:t>
      </w:r>
      <w:r>
        <w:rPr>
          <w:spacing w:val="-10"/>
        </w:rPr>
        <w:t xml:space="preserve"> </w:t>
      </w:r>
      <w:r>
        <w:t>receive</w:t>
      </w:r>
      <w:r>
        <w:rPr>
          <w:spacing w:val="-10"/>
        </w:rPr>
        <w:t xml:space="preserve"> </w:t>
      </w:r>
      <w:r>
        <w:t>their</w:t>
      </w:r>
      <w:r>
        <w:rPr>
          <w:spacing w:val="-9"/>
        </w:rPr>
        <w:t xml:space="preserve"> </w:t>
      </w:r>
      <w:r>
        <w:t>interpretation</w:t>
      </w:r>
      <w:r>
        <w:rPr>
          <w:spacing w:val="-10"/>
        </w:rPr>
        <w:t xml:space="preserve"> </w:t>
      </w:r>
      <w:r>
        <w:t>from</w:t>
      </w:r>
      <w:r>
        <w:rPr>
          <w:spacing w:val="-10"/>
        </w:rPr>
        <w:t xml:space="preserve"> </w:t>
      </w:r>
      <w:r>
        <w:t>context</w:t>
      </w:r>
      <w:r>
        <w:rPr>
          <w:spacing w:val="-10"/>
        </w:rPr>
        <w:t xml:space="preserve"> </w:t>
      </w:r>
      <w:r>
        <w:t>may</w:t>
      </w:r>
      <w:r>
        <w:rPr>
          <w:spacing w:val="-9"/>
        </w:rPr>
        <w:t xml:space="preserve"> </w:t>
      </w:r>
      <w:r>
        <w:t>be</w:t>
      </w:r>
      <w:r>
        <w:rPr>
          <w:spacing w:val="-9"/>
        </w:rPr>
        <w:t xml:space="preserve"> </w:t>
      </w:r>
      <w:r>
        <w:t>lumped</w:t>
      </w:r>
      <w:r>
        <w:rPr>
          <w:spacing w:val="-9"/>
        </w:rPr>
        <w:t xml:space="preserve"> </w:t>
      </w:r>
      <w:r>
        <w:t>together</w:t>
      </w:r>
      <w:r>
        <w:rPr>
          <w:spacing w:val="-10"/>
        </w:rPr>
        <w:t xml:space="preserve"> </w:t>
      </w:r>
      <w:r>
        <w:t>under</w:t>
      </w:r>
      <w:r>
        <w:rPr>
          <w:spacing w:val="-10"/>
        </w:rPr>
        <w:t xml:space="preserve"> </w:t>
      </w:r>
      <w:r>
        <w:t>the</w:t>
      </w:r>
      <w:r>
        <w:rPr>
          <w:spacing w:val="-9"/>
        </w:rPr>
        <w:t xml:space="preserve"> </w:t>
      </w:r>
      <w:r>
        <w:t xml:space="preserve">umbrella terms </w:t>
      </w:r>
      <w:r>
        <w:rPr>
          <w:i/>
        </w:rPr>
        <w:t xml:space="preserve">precategoriality </w:t>
      </w:r>
      <w:r>
        <w:t xml:space="preserve">or </w:t>
      </w:r>
      <w:r>
        <w:rPr>
          <w:i/>
        </w:rPr>
        <w:t>acategoriality</w:t>
      </w:r>
      <w:r>
        <w:t>. Hopper &amp; Thompson’s influential (</w:t>
      </w:r>
      <w:hyperlink w:anchor="_bookmark377" w:history="1">
        <w:r>
          <w:rPr>
            <w:color w:val="007FFF"/>
          </w:rPr>
          <w:t>1984</w:t>
        </w:r>
      </w:hyperlink>
      <w:r>
        <w:t>) paper is an early application of the concept of acategoriality to the analysis of flexible</w:t>
      </w:r>
      <w:r>
        <w:rPr>
          <w:spacing w:val="-27"/>
        </w:rPr>
        <w:t xml:space="preserve"> </w:t>
      </w:r>
      <w:r>
        <w:t>items:</w:t>
      </w:r>
    </w:p>
    <w:p w:rsidR="00DD7756" w:rsidRDefault="00DD7756">
      <w:pPr>
        <w:pStyle w:val="BodyText"/>
        <w:spacing w:before="9"/>
        <w:rPr>
          <w:sz w:val="28"/>
        </w:rPr>
      </w:pPr>
    </w:p>
    <w:p w:rsidR="00DD7756" w:rsidRDefault="00AD1397">
      <w:pPr>
        <w:spacing w:line="259" w:lineRule="auto"/>
        <w:ind w:left="717" w:right="1131"/>
        <w:jc w:val="both"/>
      </w:pPr>
      <w:r>
        <w:t>[L]inguistic</w:t>
      </w:r>
      <w:r>
        <w:rPr>
          <w:spacing w:val="-23"/>
        </w:rPr>
        <w:t xml:space="preserve"> </w:t>
      </w:r>
      <w:r>
        <w:t>forms</w:t>
      </w:r>
      <w:r>
        <w:rPr>
          <w:spacing w:val="-22"/>
        </w:rPr>
        <w:t xml:space="preserve"> </w:t>
      </w:r>
      <w:r>
        <w:t>are</w:t>
      </w:r>
      <w:r>
        <w:rPr>
          <w:spacing w:val="-22"/>
        </w:rPr>
        <w:t xml:space="preserve"> </w:t>
      </w:r>
      <w:r>
        <w:t>in</w:t>
      </w:r>
      <w:r>
        <w:rPr>
          <w:spacing w:val="-23"/>
        </w:rPr>
        <w:t xml:space="preserve"> </w:t>
      </w:r>
      <w:r>
        <w:t>principle</w:t>
      </w:r>
      <w:r>
        <w:rPr>
          <w:spacing w:val="-22"/>
        </w:rPr>
        <w:t xml:space="preserve"> </w:t>
      </w:r>
      <w:r>
        <w:t>to</w:t>
      </w:r>
      <w:r>
        <w:rPr>
          <w:spacing w:val="-22"/>
        </w:rPr>
        <w:t xml:space="preserve"> </w:t>
      </w:r>
      <w:r>
        <w:t>be</w:t>
      </w:r>
      <w:r>
        <w:rPr>
          <w:spacing w:val="-22"/>
        </w:rPr>
        <w:t xml:space="preserve"> </w:t>
      </w:r>
      <w:r>
        <w:t>considered</w:t>
      </w:r>
      <w:r>
        <w:rPr>
          <w:spacing w:val="-22"/>
        </w:rPr>
        <w:t xml:space="preserve"> </w:t>
      </w:r>
      <w:r>
        <w:t>as</w:t>
      </w:r>
      <w:r>
        <w:rPr>
          <w:spacing w:val="-25"/>
        </w:rPr>
        <w:t xml:space="preserve"> </w:t>
      </w:r>
      <w:r>
        <w:rPr>
          <w:i/>
        </w:rPr>
        <w:t>lacking</w:t>
      </w:r>
      <w:r>
        <w:rPr>
          <w:i/>
          <w:spacing w:val="-22"/>
        </w:rPr>
        <w:t xml:space="preserve"> </w:t>
      </w:r>
      <w:r>
        <w:rPr>
          <w:i/>
        </w:rPr>
        <w:t>categoriality</w:t>
      </w:r>
      <w:r>
        <w:rPr>
          <w:i/>
          <w:spacing w:val="-15"/>
        </w:rPr>
        <w:t xml:space="preserve"> </w:t>
      </w:r>
      <w:r>
        <w:t>completely</w:t>
      </w:r>
      <w:r>
        <w:rPr>
          <w:spacing w:val="-21"/>
        </w:rPr>
        <w:t xml:space="preserve"> </w:t>
      </w:r>
      <w:r>
        <w:t>un- less</w:t>
      </w:r>
      <w:r>
        <w:rPr>
          <w:spacing w:val="-11"/>
        </w:rPr>
        <w:t xml:space="preserve"> </w:t>
      </w:r>
      <w:r>
        <w:t>nounhood</w:t>
      </w:r>
      <w:r>
        <w:rPr>
          <w:spacing w:val="-10"/>
        </w:rPr>
        <w:t xml:space="preserve"> </w:t>
      </w:r>
      <w:r>
        <w:t>or</w:t>
      </w:r>
      <w:r>
        <w:rPr>
          <w:spacing w:val="-10"/>
        </w:rPr>
        <w:t xml:space="preserve"> </w:t>
      </w:r>
      <w:r>
        <w:t>verbhood</w:t>
      </w:r>
      <w:r>
        <w:rPr>
          <w:spacing w:val="-10"/>
        </w:rPr>
        <w:t xml:space="preserve"> </w:t>
      </w:r>
      <w:r>
        <w:t>is</w:t>
      </w:r>
      <w:r>
        <w:rPr>
          <w:spacing w:val="-10"/>
        </w:rPr>
        <w:t xml:space="preserve"> </w:t>
      </w:r>
      <w:r>
        <w:t>forced</w:t>
      </w:r>
      <w:r>
        <w:rPr>
          <w:spacing w:val="-10"/>
        </w:rPr>
        <w:t xml:space="preserve"> </w:t>
      </w:r>
      <w:r>
        <w:t>on</w:t>
      </w:r>
      <w:r>
        <w:rPr>
          <w:spacing w:val="-10"/>
        </w:rPr>
        <w:t xml:space="preserve"> </w:t>
      </w:r>
      <w:r>
        <w:t>them</w:t>
      </w:r>
      <w:r>
        <w:rPr>
          <w:spacing w:val="-10"/>
        </w:rPr>
        <w:t xml:space="preserve"> </w:t>
      </w:r>
      <w:r>
        <w:t>by</w:t>
      </w:r>
      <w:r>
        <w:rPr>
          <w:spacing w:val="-10"/>
        </w:rPr>
        <w:t xml:space="preserve"> </w:t>
      </w:r>
      <w:r>
        <w:t>their</w:t>
      </w:r>
      <w:r>
        <w:rPr>
          <w:spacing w:val="-10"/>
        </w:rPr>
        <w:t xml:space="preserve"> </w:t>
      </w:r>
      <w:r>
        <w:t>discourse</w:t>
      </w:r>
      <w:r>
        <w:rPr>
          <w:spacing w:val="-10"/>
        </w:rPr>
        <w:t xml:space="preserve"> </w:t>
      </w:r>
      <w:r>
        <w:t>functions.</w:t>
      </w:r>
      <w:r>
        <w:rPr>
          <w:spacing w:val="10"/>
        </w:rPr>
        <w:t xml:space="preserve"> </w:t>
      </w:r>
      <w:r>
        <w:rPr>
          <w:spacing w:val="-7"/>
        </w:rPr>
        <w:t>To</w:t>
      </w:r>
      <w:r>
        <w:rPr>
          <w:spacing w:val="-10"/>
        </w:rPr>
        <w:t xml:space="preserve"> </w:t>
      </w:r>
      <w:r>
        <w:t>the</w:t>
      </w:r>
      <w:r>
        <w:rPr>
          <w:spacing w:val="-10"/>
        </w:rPr>
        <w:t xml:space="preserve"> </w:t>
      </w:r>
      <w:r>
        <w:t>extent that</w:t>
      </w:r>
      <w:r>
        <w:rPr>
          <w:spacing w:val="-9"/>
        </w:rPr>
        <w:t xml:space="preserve"> </w:t>
      </w:r>
      <w:r>
        <w:t>forms</w:t>
      </w:r>
      <w:r>
        <w:rPr>
          <w:spacing w:val="-7"/>
        </w:rPr>
        <w:t xml:space="preserve"> </w:t>
      </w:r>
      <w:r>
        <w:t>can</w:t>
      </w:r>
      <w:r>
        <w:rPr>
          <w:spacing w:val="-8"/>
        </w:rPr>
        <w:t xml:space="preserve"> </w:t>
      </w:r>
      <w:r>
        <w:t>be</w:t>
      </w:r>
      <w:r>
        <w:rPr>
          <w:spacing w:val="-7"/>
        </w:rPr>
        <w:t xml:space="preserve"> </w:t>
      </w:r>
      <w:r>
        <w:t>said</w:t>
      </w:r>
      <w:r>
        <w:rPr>
          <w:spacing w:val="-7"/>
        </w:rPr>
        <w:t xml:space="preserve"> </w:t>
      </w:r>
      <w:r>
        <w:t>to</w:t>
      </w:r>
      <w:r>
        <w:rPr>
          <w:spacing w:val="-9"/>
        </w:rPr>
        <w:t xml:space="preserve"> </w:t>
      </w:r>
      <w:r>
        <w:t>have</w:t>
      </w:r>
      <w:r>
        <w:rPr>
          <w:spacing w:val="-8"/>
        </w:rPr>
        <w:t xml:space="preserve"> </w:t>
      </w:r>
      <w:r>
        <w:t>an</w:t>
      </w:r>
      <w:r>
        <w:rPr>
          <w:spacing w:val="-7"/>
        </w:rPr>
        <w:t xml:space="preserve"> </w:t>
      </w:r>
      <w:r>
        <w:t>apriori</w:t>
      </w:r>
      <w:r>
        <w:rPr>
          <w:spacing w:val="-8"/>
        </w:rPr>
        <w:t xml:space="preserve"> </w:t>
      </w:r>
      <w:r>
        <w:t>existence</w:t>
      </w:r>
      <w:r>
        <w:rPr>
          <w:spacing w:val="-8"/>
        </w:rPr>
        <w:t xml:space="preserve"> </w:t>
      </w:r>
      <w:r>
        <w:t>outside</w:t>
      </w:r>
      <w:r>
        <w:rPr>
          <w:spacing w:val="-7"/>
        </w:rPr>
        <w:t xml:space="preserve"> </w:t>
      </w:r>
      <w:r>
        <w:t>of</w:t>
      </w:r>
      <w:r>
        <w:rPr>
          <w:spacing w:val="-8"/>
        </w:rPr>
        <w:t xml:space="preserve"> </w:t>
      </w:r>
      <w:r>
        <w:t>discourse,</w:t>
      </w:r>
      <w:r>
        <w:rPr>
          <w:spacing w:val="-7"/>
        </w:rPr>
        <w:t xml:space="preserve"> </w:t>
      </w:r>
      <w:r>
        <w:t>they</w:t>
      </w:r>
      <w:r>
        <w:rPr>
          <w:spacing w:val="-7"/>
        </w:rPr>
        <w:t xml:space="preserve"> </w:t>
      </w:r>
      <w:r>
        <w:t>are</w:t>
      </w:r>
      <w:r>
        <w:rPr>
          <w:spacing w:val="-9"/>
        </w:rPr>
        <w:t xml:space="preserve"> </w:t>
      </w:r>
      <w:r>
        <w:t>charac- terizable</w:t>
      </w:r>
      <w:r>
        <w:rPr>
          <w:spacing w:val="-16"/>
        </w:rPr>
        <w:t xml:space="preserve"> </w:t>
      </w:r>
      <w:r>
        <w:t>as</w:t>
      </w:r>
      <w:r>
        <w:rPr>
          <w:spacing w:val="-15"/>
        </w:rPr>
        <w:t xml:space="preserve"> </w:t>
      </w:r>
      <w:r>
        <w:rPr>
          <w:i/>
        </w:rPr>
        <w:t>acategorial</w:t>
      </w:r>
      <w:r>
        <w:t>;</w:t>
      </w:r>
      <w:r>
        <w:rPr>
          <w:spacing w:val="-12"/>
        </w:rPr>
        <w:t xml:space="preserve"> </w:t>
      </w:r>
      <w:r>
        <w:t>i.e.</w:t>
      </w:r>
      <w:r>
        <w:rPr>
          <w:spacing w:val="5"/>
        </w:rPr>
        <w:t xml:space="preserve"> </w:t>
      </w:r>
      <w:r>
        <w:t>their</w:t>
      </w:r>
      <w:r>
        <w:rPr>
          <w:spacing w:val="-15"/>
        </w:rPr>
        <w:t xml:space="preserve"> </w:t>
      </w:r>
      <w:r>
        <w:t>categorical</w:t>
      </w:r>
      <w:r>
        <w:rPr>
          <w:spacing w:val="-15"/>
        </w:rPr>
        <w:t xml:space="preserve"> </w:t>
      </w:r>
      <w:r>
        <w:t>classification</w:t>
      </w:r>
      <w:r>
        <w:rPr>
          <w:spacing w:val="-15"/>
        </w:rPr>
        <w:t xml:space="preserve"> </w:t>
      </w:r>
      <w:r>
        <w:t>is</w:t>
      </w:r>
      <w:r>
        <w:rPr>
          <w:spacing w:val="-15"/>
        </w:rPr>
        <w:t xml:space="preserve"> </w:t>
      </w:r>
      <w:r>
        <w:t>irrelevant.</w:t>
      </w:r>
      <w:r>
        <w:rPr>
          <w:spacing w:val="6"/>
        </w:rPr>
        <w:t xml:space="preserve"> </w:t>
      </w:r>
      <w:r>
        <w:t xml:space="preserve">Categoriality-the realization of a form as either a N or a </w:t>
      </w:r>
      <w:r>
        <w:rPr>
          <w:spacing w:val="-3"/>
        </w:rPr>
        <w:t xml:space="preserve">V-is </w:t>
      </w:r>
      <w:r>
        <w:t xml:space="preserve">imposed on the form by discourse. (Hopper &amp; Thompson </w:t>
      </w:r>
      <w:hyperlink w:anchor="_bookmark377" w:history="1">
        <w:r>
          <w:rPr>
            <w:color w:val="007FFF"/>
          </w:rPr>
          <w:t>1984</w:t>
        </w:r>
      </w:hyperlink>
      <w:r>
        <w:t>:</w:t>
      </w:r>
      <w:r>
        <w:rPr>
          <w:spacing w:val="13"/>
        </w:rPr>
        <w:t xml:space="preserve"> </w:t>
      </w:r>
      <w:r>
        <w:t>747)</w:t>
      </w:r>
    </w:p>
    <w:p w:rsidR="00DD7756" w:rsidRDefault="00DD7756">
      <w:pPr>
        <w:pStyle w:val="BodyText"/>
      </w:pPr>
    </w:p>
    <w:p w:rsidR="00DD7756" w:rsidRDefault="00AD1397">
      <w:pPr>
        <w:pStyle w:val="BodyText"/>
        <w:spacing w:before="148" w:line="420" w:lineRule="auto"/>
        <w:ind w:left="120" w:right="532" w:firstLine="358"/>
        <w:jc w:val="both"/>
      </w:pPr>
      <w:r>
        <w:t>The</w:t>
      </w:r>
      <w:r>
        <w:rPr>
          <w:spacing w:val="-9"/>
        </w:rPr>
        <w:t xml:space="preserve"> </w:t>
      </w:r>
      <w:r>
        <w:t>term</w:t>
      </w:r>
      <w:r>
        <w:rPr>
          <w:spacing w:val="-9"/>
        </w:rPr>
        <w:t xml:space="preserve"> </w:t>
      </w:r>
      <w:r>
        <w:rPr>
          <w:i/>
        </w:rPr>
        <w:t xml:space="preserve">precategorial </w:t>
      </w:r>
      <w:r>
        <w:t>has</w:t>
      </w:r>
      <w:r>
        <w:rPr>
          <w:spacing w:val="-9"/>
        </w:rPr>
        <w:t xml:space="preserve"> </w:t>
      </w:r>
      <w:r>
        <w:t>become</w:t>
      </w:r>
      <w:r>
        <w:rPr>
          <w:spacing w:val="-9"/>
        </w:rPr>
        <w:t xml:space="preserve"> </w:t>
      </w:r>
      <w:r>
        <w:t>a</w:t>
      </w:r>
      <w:r>
        <w:rPr>
          <w:spacing w:val="-8"/>
        </w:rPr>
        <w:t xml:space="preserve"> </w:t>
      </w:r>
      <w:r>
        <w:t>somewhat</w:t>
      </w:r>
      <w:r>
        <w:rPr>
          <w:spacing w:val="-9"/>
        </w:rPr>
        <w:t xml:space="preserve"> </w:t>
      </w:r>
      <w:r>
        <w:t>more</w:t>
      </w:r>
      <w:r>
        <w:rPr>
          <w:spacing w:val="-9"/>
        </w:rPr>
        <w:t xml:space="preserve"> </w:t>
      </w:r>
      <w:r>
        <w:t>common</w:t>
      </w:r>
      <w:r>
        <w:rPr>
          <w:spacing w:val="-9"/>
        </w:rPr>
        <w:t xml:space="preserve"> </w:t>
      </w:r>
      <w:r>
        <w:t>term</w:t>
      </w:r>
      <w:r>
        <w:rPr>
          <w:spacing w:val="-9"/>
        </w:rPr>
        <w:t xml:space="preserve"> </w:t>
      </w:r>
      <w:r>
        <w:t>for</w:t>
      </w:r>
      <w:r>
        <w:rPr>
          <w:spacing w:val="-8"/>
        </w:rPr>
        <w:t xml:space="preserve"> </w:t>
      </w:r>
      <w:r>
        <w:t>roughly</w:t>
      </w:r>
      <w:r>
        <w:rPr>
          <w:spacing w:val="-9"/>
        </w:rPr>
        <w:t xml:space="preserve"> </w:t>
      </w:r>
      <w:r>
        <w:t>the</w:t>
      </w:r>
      <w:r>
        <w:rPr>
          <w:spacing w:val="-9"/>
        </w:rPr>
        <w:t xml:space="preserve"> </w:t>
      </w:r>
      <w:r>
        <w:t xml:space="preserve">same concept (though some researchers use the term in more strictly-delineated ways) (Evans &amp; Osada </w:t>
      </w:r>
      <w:hyperlink w:anchor="_bookmark321" w:history="1">
        <w:r>
          <w:rPr>
            <w:color w:val="007FFF"/>
          </w:rPr>
          <w:t>2005</w:t>
        </w:r>
      </w:hyperlink>
      <w:r>
        <w:t xml:space="preserve">: 357, 362–364; Bisang </w:t>
      </w:r>
      <w:hyperlink w:anchor="_bookmark260" w:history="1">
        <w:r>
          <w:rPr>
            <w:color w:val="007FFF"/>
          </w:rPr>
          <w:t>2008</w:t>
        </w:r>
      </w:hyperlink>
      <w:r>
        <w:t xml:space="preserve">; </w:t>
      </w:r>
      <w:hyperlink w:anchor="_bookmark261" w:history="1">
        <w:r>
          <w:rPr>
            <w:color w:val="007FFF"/>
          </w:rPr>
          <w:t>2013</w:t>
        </w:r>
      </w:hyperlink>
      <w:r>
        <w:t xml:space="preserve">). It is especially preferred by morphological models that presuppose stages of derivation, such that lexical items are precategorial before they reach a certain stage of the derivation (Halle &amp; Marantz </w:t>
      </w:r>
      <w:hyperlink w:anchor="_bookmark350" w:history="1">
        <w:r>
          <w:rPr>
            <w:color w:val="007FFF"/>
          </w:rPr>
          <w:t>1994</w:t>
        </w:r>
      </w:hyperlink>
      <w:r>
        <w:t xml:space="preserve">; Arad </w:t>
      </w:r>
      <w:hyperlink w:anchor="_bookmark247" w:history="1">
        <w:r>
          <w:rPr>
            <w:color w:val="007FFF"/>
          </w:rPr>
          <w:t>2005</w:t>
        </w:r>
      </w:hyperlink>
      <w:r>
        <w:t xml:space="preserve">; McGinnis- Archibald </w:t>
      </w:r>
      <w:hyperlink w:anchor="_bookmark415" w:history="1">
        <w:r>
          <w:rPr>
            <w:color w:val="007FFF"/>
          </w:rPr>
          <w:t>2016</w:t>
        </w:r>
      </w:hyperlink>
      <w:r>
        <w:t xml:space="preserve">; Siddiqi </w:t>
      </w:r>
      <w:hyperlink w:anchor="_bookmark463" w:history="1">
        <w:r>
          <w:rPr>
            <w:color w:val="007FFF"/>
          </w:rPr>
          <w:t>2018</w:t>
        </w:r>
      </w:hyperlink>
      <w:r>
        <w:t xml:space="preserve">). Vapnarsky &amp; </w:t>
      </w:r>
      <w:r>
        <w:rPr>
          <w:spacing w:val="-3"/>
        </w:rPr>
        <w:t xml:space="preserve">Veneziano </w:t>
      </w:r>
      <w:r>
        <w:t>(</w:t>
      </w:r>
      <w:hyperlink w:anchor="_bookmark482" w:history="1">
        <w:r>
          <w:rPr>
            <w:color w:val="007FFF"/>
          </w:rPr>
          <w:t>2017b</w:t>
        </w:r>
      </w:hyperlink>
      <w:r>
        <w:t>: 5) distinguish polycategori- ality</w:t>
      </w:r>
      <w:r>
        <w:rPr>
          <w:spacing w:val="7"/>
        </w:rPr>
        <w:t xml:space="preserve"> </w:t>
      </w:r>
      <w:r>
        <w:t>from</w:t>
      </w:r>
      <w:r>
        <w:rPr>
          <w:spacing w:val="8"/>
        </w:rPr>
        <w:t xml:space="preserve"> </w:t>
      </w:r>
      <w:r>
        <w:t>acategoriality</w:t>
      </w:r>
      <w:r>
        <w:rPr>
          <w:spacing w:val="9"/>
        </w:rPr>
        <w:t xml:space="preserve"> </w:t>
      </w:r>
      <w:r>
        <w:t>by</w:t>
      </w:r>
      <w:r>
        <w:rPr>
          <w:spacing w:val="9"/>
        </w:rPr>
        <w:t xml:space="preserve"> </w:t>
      </w:r>
      <w:r>
        <w:t>defining</w:t>
      </w:r>
      <w:r>
        <w:rPr>
          <w:spacing w:val="8"/>
        </w:rPr>
        <w:t xml:space="preserve"> </w:t>
      </w:r>
      <w:r>
        <w:t>acategoriality</w:t>
      </w:r>
      <w:r>
        <w:rPr>
          <w:spacing w:val="9"/>
        </w:rPr>
        <w:t xml:space="preserve"> </w:t>
      </w:r>
      <w:r>
        <w:t>as</w:t>
      </w:r>
      <w:r>
        <w:rPr>
          <w:spacing w:val="9"/>
        </w:rPr>
        <w:t xml:space="preserve"> </w:t>
      </w:r>
      <w:r>
        <w:t>implying</w:t>
      </w:r>
      <w:r>
        <w:rPr>
          <w:spacing w:val="8"/>
        </w:rPr>
        <w:t xml:space="preserve"> </w:t>
      </w:r>
      <w:r>
        <w:t>“no</w:t>
      </w:r>
      <w:r>
        <w:rPr>
          <w:spacing w:val="7"/>
        </w:rPr>
        <w:t xml:space="preserve"> </w:t>
      </w:r>
      <w:r>
        <w:t>primitive</w:t>
      </w:r>
      <w:r>
        <w:rPr>
          <w:spacing w:val="8"/>
        </w:rPr>
        <w:t xml:space="preserve"> </w:t>
      </w:r>
      <w:r>
        <w:t>/</w:t>
      </w:r>
      <w:r>
        <w:rPr>
          <w:spacing w:val="9"/>
        </w:rPr>
        <w:t xml:space="preserve"> </w:t>
      </w:r>
      <w:r>
        <w:t>original</w:t>
      </w:r>
      <w:r>
        <w:rPr>
          <w:spacing w:val="9"/>
        </w:rPr>
        <w:t xml:space="preserve"> </w:t>
      </w:r>
      <w:r>
        <w:t>cat-</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420" w:lineRule="auto"/>
        <w:ind w:left="120" w:right="532"/>
        <w:jc w:val="both"/>
      </w:pPr>
      <w:bookmarkStart w:id="109" w:name="_bookmark84"/>
      <w:bookmarkEnd w:id="109"/>
      <w:r>
        <w:lastRenderedPageBreak/>
        <w:t xml:space="preserve">egorial marking at </w:t>
      </w:r>
      <w:r>
        <w:rPr>
          <w:spacing w:val="-3"/>
        </w:rPr>
        <w:t xml:space="preserve">all”, </w:t>
      </w:r>
      <w:r>
        <w:t>and polycategoriality as allowing a lexical item “to be only partially unspecified</w:t>
      </w:r>
      <w:r>
        <w:rPr>
          <w:spacing w:val="-14"/>
        </w:rPr>
        <w:t xml:space="preserve"> </w:t>
      </w:r>
      <w:r>
        <w:t>for</w:t>
      </w:r>
      <w:r>
        <w:rPr>
          <w:spacing w:val="-13"/>
        </w:rPr>
        <w:t xml:space="preserve"> </w:t>
      </w:r>
      <w:r>
        <w:t>category,</w:t>
      </w:r>
      <w:r>
        <w:rPr>
          <w:spacing w:val="-12"/>
        </w:rPr>
        <w:t xml:space="preserve"> </w:t>
      </w:r>
      <w:r>
        <w:t>with</w:t>
      </w:r>
      <w:r>
        <w:rPr>
          <w:spacing w:val="-13"/>
        </w:rPr>
        <w:t xml:space="preserve"> </w:t>
      </w:r>
      <w:r>
        <w:t>possible</w:t>
      </w:r>
      <w:r>
        <w:rPr>
          <w:spacing w:val="-13"/>
        </w:rPr>
        <w:t xml:space="preserve"> </w:t>
      </w:r>
      <w:r>
        <w:t>constraints</w:t>
      </w:r>
      <w:r>
        <w:rPr>
          <w:spacing w:val="-13"/>
        </w:rPr>
        <w:t xml:space="preserve"> </w:t>
      </w:r>
      <w:r>
        <w:t>on</w:t>
      </w:r>
      <w:r>
        <w:rPr>
          <w:spacing w:val="-13"/>
        </w:rPr>
        <w:t xml:space="preserve"> </w:t>
      </w:r>
      <w:r>
        <w:t>the</w:t>
      </w:r>
      <w:r>
        <w:rPr>
          <w:spacing w:val="-13"/>
        </w:rPr>
        <w:t xml:space="preserve"> </w:t>
      </w:r>
      <w:r>
        <w:t>relevant</w:t>
      </w:r>
      <w:r>
        <w:rPr>
          <w:spacing w:val="-13"/>
        </w:rPr>
        <w:t xml:space="preserve"> </w:t>
      </w:r>
      <w:r>
        <w:t>categories”.</w:t>
      </w:r>
      <w:r>
        <w:rPr>
          <w:spacing w:val="10"/>
        </w:rPr>
        <w:t xml:space="preserve"> </w:t>
      </w:r>
      <w:r>
        <w:t>Languages</w:t>
      </w:r>
      <w:r>
        <w:rPr>
          <w:spacing w:val="-13"/>
        </w:rPr>
        <w:t xml:space="preserve"> </w:t>
      </w:r>
      <w:r>
        <w:t>for which</w:t>
      </w:r>
      <w:r>
        <w:rPr>
          <w:spacing w:val="-15"/>
        </w:rPr>
        <w:t xml:space="preserve"> </w:t>
      </w:r>
      <w:r>
        <w:t>precategorial</w:t>
      </w:r>
      <w:r>
        <w:rPr>
          <w:spacing w:val="-14"/>
        </w:rPr>
        <w:t xml:space="preserve"> </w:t>
      </w:r>
      <w:r>
        <w:t>analyses</w:t>
      </w:r>
      <w:r>
        <w:rPr>
          <w:spacing w:val="-14"/>
        </w:rPr>
        <w:t xml:space="preserve"> </w:t>
      </w:r>
      <w:r>
        <w:t>have</w:t>
      </w:r>
      <w:r>
        <w:rPr>
          <w:spacing w:val="-14"/>
        </w:rPr>
        <w:t xml:space="preserve"> </w:t>
      </w:r>
      <w:r>
        <w:t>been</w:t>
      </w:r>
      <w:r>
        <w:rPr>
          <w:spacing w:val="-14"/>
        </w:rPr>
        <w:t xml:space="preserve"> </w:t>
      </w:r>
      <w:r>
        <w:t>advanced</w:t>
      </w:r>
      <w:r>
        <w:rPr>
          <w:spacing w:val="-14"/>
        </w:rPr>
        <w:t xml:space="preserve"> </w:t>
      </w:r>
      <w:r>
        <w:t>include</w:t>
      </w:r>
      <w:r>
        <w:rPr>
          <w:spacing w:val="-14"/>
        </w:rPr>
        <w:t xml:space="preserve"> </w:t>
      </w:r>
      <w:r>
        <w:t>Cherokee</w:t>
      </w:r>
      <w:r>
        <w:rPr>
          <w:spacing w:val="-14"/>
        </w:rPr>
        <w:t xml:space="preserve"> </w:t>
      </w:r>
      <w:r>
        <w:t>(Haag</w:t>
      </w:r>
      <w:r>
        <w:rPr>
          <w:spacing w:val="-18"/>
        </w:rPr>
        <w:t xml:space="preserve"> </w:t>
      </w:r>
      <w:hyperlink w:anchor="_bookmark349" w:history="1">
        <w:r>
          <w:rPr>
            <w:color w:val="007FFF"/>
          </w:rPr>
          <w:t>2017</w:t>
        </w:r>
      </w:hyperlink>
      <w:r>
        <w:t>),</w:t>
      </w:r>
      <w:r>
        <w:rPr>
          <w:spacing w:val="-12"/>
        </w:rPr>
        <w:t xml:space="preserve"> </w:t>
      </w:r>
      <w:r>
        <w:t>Gooniyandi (McGregor</w:t>
      </w:r>
      <w:r>
        <w:rPr>
          <w:spacing w:val="-12"/>
        </w:rPr>
        <w:t xml:space="preserve"> </w:t>
      </w:r>
      <w:hyperlink w:anchor="_bookmark416" w:history="1">
        <w:r>
          <w:rPr>
            <w:color w:val="007FFF"/>
          </w:rPr>
          <w:t>2013</w:t>
        </w:r>
      </w:hyperlink>
      <w:r>
        <w:t>),</w:t>
      </w:r>
      <w:r>
        <w:rPr>
          <w:spacing w:val="-10"/>
        </w:rPr>
        <w:t xml:space="preserve"> </w:t>
      </w:r>
      <w:r>
        <w:t>Kuikuro</w:t>
      </w:r>
      <w:r>
        <w:rPr>
          <w:spacing w:val="-12"/>
        </w:rPr>
        <w:t xml:space="preserve"> </w:t>
      </w:r>
      <w:r>
        <w:t>(Franchetto</w:t>
      </w:r>
      <w:r>
        <w:rPr>
          <w:spacing w:val="-11"/>
        </w:rPr>
        <w:t xml:space="preserve"> </w:t>
      </w:r>
      <w:r>
        <w:t>&amp;</w:t>
      </w:r>
      <w:r>
        <w:rPr>
          <w:spacing w:val="-11"/>
        </w:rPr>
        <w:t xml:space="preserve"> </w:t>
      </w:r>
      <w:r>
        <w:t>Santos</w:t>
      </w:r>
      <w:r>
        <w:rPr>
          <w:spacing w:val="-12"/>
        </w:rPr>
        <w:t xml:space="preserve"> </w:t>
      </w:r>
      <w:hyperlink w:anchor="_bookmark329" w:history="1">
        <w:r>
          <w:rPr>
            <w:color w:val="007FFF"/>
          </w:rPr>
          <w:t>2017</w:t>
        </w:r>
      </w:hyperlink>
      <w:r>
        <w:t>),</w:t>
      </w:r>
      <w:r>
        <w:rPr>
          <w:spacing w:val="-10"/>
        </w:rPr>
        <w:t xml:space="preserve"> </w:t>
      </w:r>
      <w:r>
        <w:t>Mundari</w:t>
      </w:r>
      <w:r>
        <w:rPr>
          <w:spacing w:val="-11"/>
        </w:rPr>
        <w:t xml:space="preserve"> </w:t>
      </w:r>
      <w:r>
        <w:t>(Hengeveld</w:t>
      </w:r>
      <w:r>
        <w:rPr>
          <w:spacing w:val="-12"/>
        </w:rPr>
        <w:t xml:space="preserve"> </w:t>
      </w:r>
      <w:r>
        <w:t>&amp;</w:t>
      </w:r>
      <w:r>
        <w:rPr>
          <w:spacing w:val="-11"/>
        </w:rPr>
        <w:t xml:space="preserve"> </w:t>
      </w:r>
      <w:r>
        <w:t>Rijkhoff</w:t>
      </w:r>
      <w:r>
        <w:rPr>
          <w:spacing w:val="-12"/>
        </w:rPr>
        <w:t xml:space="preserve"> </w:t>
      </w:r>
      <w:hyperlink w:anchor="_bookmark369" w:history="1">
        <w:r>
          <w:rPr>
            <w:color w:val="007FFF"/>
          </w:rPr>
          <w:t>2005</w:t>
        </w:r>
      </w:hyperlink>
      <w:r>
        <w:t>). Pfeiler</w:t>
      </w:r>
      <w:r>
        <w:rPr>
          <w:spacing w:val="-6"/>
        </w:rPr>
        <w:t xml:space="preserve"> </w:t>
      </w:r>
      <w:r>
        <w:t>(</w:t>
      </w:r>
      <w:hyperlink w:anchor="_bookmark434" w:history="1">
        <w:r>
          <w:rPr>
            <w:color w:val="007FFF"/>
          </w:rPr>
          <w:t>2017</w:t>
        </w:r>
      </w:hyperlink>
      <w:r>
        <w:t>)</w:t>
      </w:r>
      <w:r>
        <w:rPr>
          <w:spacing w:val="-6"/>
        </w:rPr>
        <w:t xml:space="preserve"> </w:t>
      </w:r>
      <w:r>
        <w:t>also</w:t>
      </w:r>
      <w:r>
        <w:rPr>
          <w:spacing w:val="-5"/>
        </w:rPr>
        <w:t xml:space="preserve"> </w:t>
      </w:r>
      <w:r>
        <w:t>presents</w:t>
      </w:r>
      <w:r>
        <w:rPr>
          <w:spacing w:val="-6"/>
        </w:rPr>
        <w:t xml:space="preserve"> </w:t>
      </w:r>
      <w:r>
        <w:t>psycholinguistic</w:t>
      </w:r>
      <w:r>
        <w:rPr>
          <w:spacing w:val="-6"/>
        </w:rPr>
        <w:t xml:space="preserve"> </w:t>
      </w:r>
      <w:r>
        <w:t>evidence</w:t>
      </w:r>
      <w:r>
        <w:rPr>
          <w:spacing w:val="-6"/>
        </w:rPr>
        <w:t xml:space="preserve"> </w:t>
      </w:r>
      <w:r>
        <w:t>that</w:t>
      </w:r>
      <w:r>
        <w:rPr>
          <w:spacing w:val="-5"/>
        </w:rPr>
        <w:t xml:space="preserve"> </w:t>
      </w:r>
      <w:r>
        <w:t>the</w:t>
      </w:r>
      <w:r>
        <w:rPr>
          <w:spacing w:val="-6"/>
        </w:rPr>
        <w:t xml:space="preserve"> </w:t>
      </w:r>
      <w:r>
        <w:t>earliest</w:t>
      </w:r>
      <w:r>
        <w:rPr>
          <w:spacing w:val="-5"/>
        </w:rPr>
        <w:t xml:space="preserve"> </w:t>
      </w:r>
      <w:r>
        <w:t>utterances</w:t>
      </w:r>
      <w:r>
        <w:rPr>
          <w:spacing w:val="-6"/>
        </w:rPr>
        <w:t xml:space="preserve"> </w:t>
      </w:r>
      <w:r>
        <w:t>of</w:t>
      </w:r>
      <w:r>
        <w:rPr>
          <w:spacing w:val="-5"/>
        </w:rPr>
        <w:t xml:space="preserve"> </w:t>
      </w:r>
      <w:r>
        <w:t>L1</w:t>
      </w:r>
      <w:r>
        <w:rPr>
          <w:spacing w:val="-6"/>
        </w:rPr>
        <w:t xml:space="preserve"> </w:t>
      </w:r>
      <w:r>
        <w:t>learn- ers of Yucatec Maya are</w:t>
      </w:r>
      <w:r>
        <w:rPr>
          <w:spacing w:val="-7"/>
        </w:rPr>
        <w:t xml:space="preserve"> </w:t>
      </w:r>
      <w:r>
        <w:t>acategorial.</w:t>
      </w:r>
    </w:p>
    <w:p w:rsidR="00DD7756" w:rsidRDefault="00AD1397">
      <w:pPr>
        <w:pStyle w:val="BodyText"/>
        <w:spacing w:line="420" w:lineRule="auto"/>
        <w:ind w:left="120" w:right="531" w:firstLine="358"/>
        <w:jc w:val="both"/>
      </w:pPr>
      <w:r>
        <w:t>A central concern in precategorial approaches is the precise mechanism by which a</w:t>
      </w:r>
      <w:r>
        <w:rPr>
          <w:spacing w:val="-34"/>
        </w:rPr>
        <w:t xml:space="preserve"> </w:t>
      </w:r>
      <w:r>
        <w:t xml:space="preserve">lexi- cal item receives its categorization in context (Hengeveld, Rijkhoff &amp; Siewierska </w:t>
      </w:r>
      <w:hyperlink w:anchor="_bookmark370" w:history="1">
        <w:r>
          <w:rPr>
            <w:color w:val="007FFF"/>
          </w:rPr>
          <w:t>2004</w:t>
        </w:r>
      </w:hyperlink>
      <w:r>
        <w:t xml:space="preserve">: §3.7). There are two main theories of semantic indeterminacy in flexible items: </w:t>
      </w:r>
      <w:r>
        <w:rPr>
          <w:i/>
        </w:rPr>
        <w:t xml:space="preserve">underspecificity </w:t>
      </w:r>
      <w:r>
        <w:t xml:space="preserve">(Farrell </w:t>
      </w:r>
      <w:hyperlink w:anchor="_bookmark324" w:history="1">
        <w:r>
          <w:rPr>
            <w:color w:val="007FFF"/>
          </w:rPr>
          <w:t>2001</w:t>
        </w:r>
      </w:hyperlink>
      <w:r>
        <w:t xml:space="preserve">; Rijkhoff &amp; van Lier </w:t>
      </w:r>
      <w:hyperlink w:anchor="_bookmark445" w:history="1">
        <w:r>
          <w:rPr>
            <w:color w:val="007FFF"/>
          </w:rPr>
          <w:t>2013</w:t>
        </w:r>
      </w:hyperlink>
      <w:r>
        <w:t xml:space="preserve">) and </w:t>
      </w:r>
      <w:r>
        <w:rPr>
          <w:i/>
        </w:rPr>
        <w:t xml:space="preserve">vagueness </w:t>
      </w:r>
      <w:r>
        <w:t xml:space="preserve">(Tuggy </w:t>
      </w:r>
      <w:hyperlink w:anchor="_bookmark480" w:history="1">
        <w:r>
          <w:rPr>
            <w:color w:val="007FFF"/>
          </w:rPr>
          <w:t>1993</w:t>
        </w:r>
      </w:hyperlink>
      <w:r>
        <w:t>; Hengeveld, Rijkhoff &amp; Siewierska</w:t>
      </w:r>
      <w:r>
        <w:rPr>
          <w:spacing w:val="-15"/>
        </w:rPr>
        <w:t xml:space="preserve"> </w:t>
      </w:r>
      <w:hyperlink w:anchor="_bookmark370" w:history="1">
        <w:r>
          <w:rPr>
            <w:color w:val="007FFF"/>
          </w:rPr>
          <w:t>2004</w:t>
        </w:r>
      </w:hyperlink>
      <w:r>
        <w:t>;</w:t>
      </w:r>
      <w:r>
        <w:rPr>
          <w:spacing w:val="-13"/>
        </w:rPr>
        <w:t xml:space="preserve"> </w:t>
      </w:r>
      <w:r>
        <w:t>Hengeveld</w:t>
      </w:r>
      <w:r>
        <w:rPr>
          <w:spacing w:val="-14"/>
        </w:rPr>
        <w:t xml:space="preserve"> </w:t>
      </w:r>
      <w:r>
        <w:t>&amp;</w:t>
      </w:r>
      <w:r>
        <w:rPr>
          <w:spacing w:val="-14"/>
        </w:rPr>
        <w:t xml:space="preserve"> </w:t>
      </w:r>
      <w:r>
        <w:t>Rijkhoff</w:t>
      </w:r>
      <w:r>
        <w:rPr>
          <w:spacing w:val="-15"/>
        </w:rPr>
        <w:t xml:space="preserve"> </w:t>
      </w:r>
      <w:hyperlink w:anchor="_bookmark369" w:history="1">
        <w:r>
          <w:rPr>
            <w:color w:val="007FFF"/>
          </w:rPr>
          <w:t>2005</w:t>
        </w:r>
      </w:hyperlink>
      <w:r>
        <w:t>).</w:t>
      </w:r>
      <w:r>
        <w:rPr>
          <w:spacing w:val="7"/>
        </w:rPr>
        <w:t xml:space="preserve"> </w:t>
      </w:r>
      <w:r>
        <w:t>The</w:t>
      </w:r>
      <w:r>
        <w:rPr>
          <w:spacing w:val="-14"/>
        </w:rPr>
        <w:t xml:space="preserve"> </w:t>
      </w:r>
      <w:r>
        <w:t>essential</w:t>
      </w:r>
      <w:r>
        <w:rPr>
          <w:spacing w:val="-14"/>
        </w:rPr>
        <w:t xml:space="preserve"> </w:t>
      </w:r>
      <w:r>
        <w:t>difference</w:t>
      </w:r>
      <w:r>
        <w:rPr>
          <w:spacing w:val="-15"/>
        </w:rPr>
        <w:t xml:space="preserve"> </w:t>
      </w:r>
      <w:r>
        <w:t>is</w:t>
      </w:r>
      <w:r>
        <w:rPr>
          <w:spacing w:val="-14"/>
        </w:rPr>
        <w:t xml:space="preserve"> </w:t>
      </w:r>
      <w:r>
        <w:t>that</w:t>
      </w:r>
      <w:r>
        <w:rPr>
          <w:spacing w:val="-14"/>
        </w:rPr>
        <w:t xml:space="preserve"> </w:t>
      </w:r>
      <w:r>
        <w:t>underspecificity entails semantic minimalism, while vagueness entails semantic maximalism. An underspec- ified lexeme has a minimal, core meaning, and receives its categorial meaning from the dis- course context it appears in; a vague lexeme has a maximal, broad meaning that covers all the possible discourse contexts it appears in. (There is of course quite a deal of variation in the</w:t>
      </w:r>
      <w:r>
        <w:rPr>
          <w:spacing w:val="-6"/>
        </w:rPr>
        <w:t xml:space="preserve"> </w:t>
      </w:r>
      <w:r>
        <w:t>literature</w:t>
      </w:r>
      <w:r>
        <w:rPr>
          <w:spacing w:val="-6"/>
        </w:rPr>
        <w:t xml:space="preserve"> </w:t>
      </w:r>
      <w:r>
        <w:t>as</w:t>
      </w:r>
      <w:r>
        <w:rPr>
          <w:spacing w:val="-5"/>
        </w:rPr>
        <w:t xml:space="preserve"> </w:t>
      </w:r>
      <w:r>
        <w:t>to</w:t>
      </w:r>
      <w:r>
        <w:rPr>
          <w:spacing w:val="-5"/>
        </w:rPr>
        <w:t xml:space="preserve"> </w:t>
      </w:r>
      <w:r>
        <w:t>how</w:t>
      </w:r>
      <w:r>
        <w:rPr>
          <w:spacing w:val="-5"/>
        </w:rPr>
        <w:t xml:space="preserve"> </w:t>
      </w:r>
      <w:r>
        <w:t>scholars</w:t>
      </w:r>
      <w:r>
        <w:rPr>
          <w:spacing w:val="-6"/>
        </w:rPr>
        <w:t xml:space="preserve"> </w:t>
      </w:r>
      <w:r>
        <w:t>use</w:t>
      </w:r>
      <w:r>
        <w:rPr>
          <w:spacing w:val="-5"/>
        </w:rPr>
        <w:t xml:space="preserve"> </w:t>
      </w:r>
      <w:r>
        <w:t>these</w:t>
      </w:r>
      <w:r>
        <w:rPr>
          <w:spacing w:val="-4"/>
        </w:rPr>
        <w:t xml:space="preserve"> </w:t>
      </w:r>
      <w:r>
        <w:t>terms,</w:t>
      </w:r>
      <w:r>
        <w:rPr>
          <w:spacing w:val="-5"/>
        </w:rPr>
        <w:t xml:space="preserve"> </w:t>
      </w:r>
      <w:r>
        <w:t>with</w:t>
      </w:r>
      <w:r>
        <w:rPr>
          <w:spacing w:val="-5"/>
        </w:rPr>
        <w:t xml:space="preserve"> </w:t>
      </w:r>
      <w:r>
        <w:t>many</w:t>
      </w:r>
      <w:r>
        <w:rPr>
          <w:spacing w:val="-5"/>
        </w:rPr>
        <w:t xml:space="preserve"> </w:t>
      </w:r>
      <w:r>
        <w:t>researchers</w:t>
      </w:r>
      <w:r>
        <w:rPr>
          <w:spacing w:val="-6"/>
        </w:rPr>
        <w:t xml:space="preserve"> </w:t>
      </w:r>
      <w:r>
        <w:t>conflating</w:t>
      </w:r>
      <w:r>
        <w:rPr>
          <w:spacing w:val="-5"/>
        </w:rPr>
        <w:t xml:space="preserve"> </w:t>
      </w:r>
      <w:r>
        <w:t>the</w:t>
      </w:r>
      <w:r>
        <w:rPr>
          <w:spacing w:val="-5"/>
        </w:rPr>
        <w:t xml:space="preserve"> </w:t>
      </w:r>
      <w:r>
        <w:t>two.) Hengeveld</w:t>
      </w:r>
      <w:r>
        <w:rPr>
          <w:spacing w:val="-13"/>
        </w:rPr>
        <w:t xml:space="preserve"> </w:t>
      </w:r>
      <w:r>
        <w:t>&amp;</w:t>
      </w:r>
      <w:r>
        <w:rPr>
          <w:spacing w:val="-13"/>
        </w:rPr>
        <w:t xml:space="preserve"> </w:t>
      </w:r>
      <w:r>
        <w:t>Rijkhoff</w:t>
      </w:r>
      <w:r>
        <w:rPr>
          <w:spacing w:val="-12"/>
        </w:rPr>
        <w:t xml:space="preserve"> </w:t>
      </w:r>
      <w:r>
        <w:t>(</w:t>
      </w:r>
      <w:hyperlink w:anchor="_bookmark369" w:history="1">
        <w:r>
          <w:rPr>
            <w:color w:val="007FFF"/>
          </w:rPr>
          <w:t>2005</w:t>
        </w:r>
      </w:hyperlink>
      <w:r>
        <w:t>:</w:t>
      </w:r>
      <w:r>
        <w:rPr>
          <w:spacing w:val="10"/>
        </w:rPr>
        <w:t xml:space="preserve"> </w:t>
      </w:r>
      <w:r>
        <w:t>414)</w:t>
      </w:r>
      <w:r>
        <w:rPr>
          <w:spacing w:val="-13"/>
        </w:rPr>
        <w:t xml:space="preserve"> </w:t>
      </w:r>
      <w:r>
        <w:t>offer</w:t>
      </w:r>
      <w:r>
        <w:rPr>
          <w:spacing w:val="-13"/>
        </w:rPr>
        <w:t xml:space="preserve"> </w:t>
      </w:r>
      <w:r>
        <w:t>the</w:t>
      </w:r>
      <w:r>
        <w:rPr>
          <w:spacing w:val="-12"/>
        </w:rPr>
        <w:t xml:space="preserve"> </w:t>
      </w:r>
      <w:r>
        <w:t>example</w:t>
      </w:r>
      <w:r>
        <w:rPr>
          <w:spacing w:val="-13"/>
        </w:rPr>
        <w:t xml:space="preserve"> </w:t>
      </w:r>
      <w:r>
        <w:t>of</w:t>
      </w:r>
      <w:r>
        <w:rPr>
          <w:spacing w:val="-12"/>
        </w:rPr>
        <w:t xml:space="preserve"> </w:t>
      </w:r>
      <w:r>
        <w:t>English</w:t>
      </w:r>
      <w:r>
        <w:rPr>
          <w:spacing w:val="-14"/>
        </w:rPr>
        <w:t xml:space="preserve"> </w:t>
      </w:r>
      <w:r>
        <w:rPr>
          <w:i/>
        </w:rPr>
        <w:t>cousin</w:t>
      </w:r>
      <w:r>
        <w:rPr>
          <w:i/>
          <w:spacing w:val="-11"/>
        </w:rPr>
        <w:t xml:space="preserve"> </w:t>
      </w:r>
      <w:r>
        <w:t>as</w:t>
      </w:r>
      <w:r>
        <w:rPr>
          <w:spacing w:val="-13"/>
        </w:rPr>
        <w:t xml:space="preserve"> </w:t>
      </w:r>
      <w:r>
        <w:t>a</w:t>
      </w:r>
      <w:r>
        <w:rPr>
          <w:spacing w:val="-12"/>
        </w:rPr>
        <w:t xml:space="preserve"> </w:t>
      </w:r>
      <w:r>
        <w:t>word</w:t>
      </w:r>
      <w:r>
        <w:rPr>
          <w:spacing w:val="-12"/>
        </w:rPr>
        <w:t xml:space="preserve"> </w:t>
      </w:r>
      <w:r>
        <w:t>that</w:t>
      </w:r>
      <w:r>
        <w:rPr>
          <w:spacing w:val="-13"/>
        </w:rPr>
        <w:t xml:space="preserve"> </w:t>
      </w:r>
      <w:r>
        <w:t>is</w:t>
      </w:r>
      <w:r>
        <w:rPr>
          <w:spacing w:val="-12"/>
        </w:rPr>
        <w:t xml:space="preserve"> </w:t>
      </w:r>
      <w:r>
        <w:t>seman- tically underspecified for gender, such that the gender of the referent must be understood from context. Denison (</w:t>
      </w:r>
      <w:hyperlink w:anchor="_bookmark309" w:history="1">
        <w:r>
          <w:rPr>
            <w:color w:val="007FFF"/>
          </w:rPr>
          <w:t>2018</w:t>
        </w:r>
      </w:hyperlink>
      <w:r>
        <w:t xml:space="preserve">) argues that the English word </w:t>
      </w:r>
      <w:r>
        <w:rPr>
          <w:i/>
        </w:rPr>
        <w:t xml:space="preserve">long </w:t>
      </w:r>
      <w:r>
        <w:t>exhibits adjective ~ adverb underspecification in Old English and Middle</w:t>
      </w:r>
      <w:r>
        <w:rPr>
          <w:spacing w:val="-8"/>
        </w:rPr>
        <w:t xml:space="preserve"> </w:t>
      </w:r>
      <w:r>
        <w:t>English.</w:t>
      </w:r>
    </w:p>
    <w:p w:rsidR="00DD7756" w:rsidRDefault="00AD1397">
      <w:pPr>
        <w:pStyle w:val="BodyText"/>
        <w:spacing w:line="420" w:lineRule="auto"/>
        <w:ind w:left="120" w:right="536" w:firstLine="358"/>
        <w:jc w:val="both"/>
      </w:pPr>
      <w:r>
        <w:t>In</w:t>
      </w:r>
      <w:r>
        <w:rPr>
          <w:spacing w:val="-7"/>
        </w:rPr>
        <w:t xml:space="preserve"> </w:t>
      </w:r>
      <w:r>
        <w:t>contrast,</w:t>
      </w:r>
      <w:r>
        <w:rPr>
          <w:spacing w:val="-5"/>
        </w:rPr>
        <w:t xml:space="preserve"> </w:t>
      </w:r>
      <w:r>
        <w:t>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370" w:history="1">
        <w:r>
          <w:rPr>
            <w:color w:val="007FFF"/>
          </w:rPr>
          <w:t>2004</w:t>
        </w:r>
      </w:hyperlink>
      <w:r>
        <w:t>:</w:t>
      </w:r>
      <w:r>
        <w:rPr>
          <w:spacing w:val="13"/>
        </w:rPr>
        <w:t xml:space="preserve"> </w:t>
      </w:r>
      <w:r>
        <w:t>539–541)</w:t>
      </w:r>
      <w:r>
        <w:rPr>
          <w:spacing w:val="-6"/>
        </w:rPr>
        <w:t xml:space="preserve"> </w:t>
      </w:r>
      <w:r>
        <w:t>outline</w:t>
      </w:r>
      <w:r>
        <w:rPr>
          <w:spacing w:val="-5"/>
        </w:rPr>
        <w:t xml:space="preserve"> </w:t>
      </w:r>
      <w:r>
        <w:t>a</w:t>
      </w:r>
      <w:r>
        <w:rPr>
          <w:spacing w:val="-6"/>
        </w:rPr>
        <w:t xml:space="preserve"> </w:t>
      </w:r>
      <w:r>
        <w:t>theory</w:t>
      </w:r>
      <w:r>
        <w:rPr>
          <w:spacing w:val="-6"/>
        </w:rPr>
        <w:t xml:space="preserve"> </w:t>
      </w:r>
      <w:r>
        <w:t>regarding exactly how vagueness operates in the context of lexical</w:t>
      </w:r>
      <w:r>
        <w:rPr>
          <w:spacing w:val="-16"/>
        </w:rPr>
        <w:t xml:space="preserve"> </w:t>
      </w:r>
      <w:r>
        <w:t>flexibility:</w:t>
      </w:r>
    </w:p>
    <w:p w:rsidR="00DD7756" w:rsidRDefault="00DD7756">
      <w:pPr>
        <w:pStyle w:val="BodyText"/>
        <w:spacing w:before="11"/>
        <w:rPr>
          <w:sz w:val="26"/>
        </w:rPr>
      </w:pPr>
    </w:p>
    <w:p w:rsidR="00DD7756" w:rsidRDefault="00AD1397">
      <w:pPr>
        <w:spacing w:line="259" w:lineRule="auto"/>
        <w:ind w:left="717" w:right="1130"/>
        <w:jc w:val="both"/>
      </w:pPr>
      <w:r>
        <w:t>[E]ach</w:t>
      </w:r>
      <w:r>
        <w:rPr>
          <w:spacing w:val="-13"/>
        </w:rPr>
        <w:t xml:space="preserve"> </w:t>
      </w:r>
      <w:r>
        <w:t>flexible</w:t>
      </w:r>
      <w:r>
        <w:rPr>
          <w:spacing w:val="-13"/>
        </w:rPr>
        <w:t xml:space="preserve"> </w:t>
      </w:r>
      <w:r>
        <w:t>lexeme</w:t>
      </w:r>
      <w:r>
        <w:rPr>
          <w:spacing w:val="-12"/>
        </w:rPr>
        <w:t xml:space="preserve"> </w:t>
      </w:r>
      <w:r>
        <w:t>has</w:t>
      </w:r>
      <w:r>
        <w:rPr>
          <w:spacing w:val="-13"/>
        </w:rPr>
        <w:t xml:space="preserve"> </w:t>
      </w:r>
      <w:r>
        <w:t>a</w:t>
      </w:r>
      <w:r>
        <w:rPr>
          <w:spacing w:val="-12"/>
        </w:rPr>
        <w:t xml:space="preserve"> </w:t>
      </w:r>
      <w:r>
        <w:t>single</w:t>
      </w:r>
      <w:r>
        <w:rPr>
          <w:spacing w:val="-13"/>
        </w:rPr>
        <w:t xml:space="preserve"> </w:t>
      </w:r>
      <w:r>
        <w:t>(vague)</w:t>
      </w:r>
      <w:r>
        <w:rPr>
          <w:spacing w:val="-12"/>
        </w:rPr>
        <w:t xml:space="preserve"> </w:t>
      </w:r>
      <w:r>
        <w:t>sense.</w:t>
      </w:r>
      <w:r>
        <w:rPr>
          <w:spacing w:val="7"/>
        </w:rPr>
        <w:t xml:space="preserve"> </w:t>
      </w:r>
      <w:r>
        <w:t>By</w:t>
      </w:r>
      <w:r>
        <w:rPr>
          <w:spacing w:val="-13"/>
        </w:rPr>
        <w:t xml:space="preserve"> </w:t>
      </w:r>
      <w:r>
        <w:t>placing</w:t>
      </w:r>
      <w:r>
        <w:rPr>
          <w:spacing w:val="-12"/>
        </w:rPr>
        <w:t xml:space="preserve"> </w:t>
      </w:r>
      <w:r>
        <w:t>the</w:t>
      </w:r>
      <w:r>
        <w:rPr>
          <w:spacing w:val="-13"/>
        </w:rPr>
        <w:t xml:space="preserve"> </w:t>
      </w:r>
      <w:r>
        <w:t>flexible</w:t>
      </w:r>
      <w:r>
        <w:rPr>
          <w:spacing w:val="-12"/>
        </w:rPr>
        <w:t xml:space="preserve"> </w:t>
      </w:r>
      <w:r>
        <w:t>lexeme</w:t>
      </w:r>
      <w:r>
        <w:rPr>
          <w:spacing w:val="-13"/>
        </w:rPr>
        <w:t xml:space="preserve"> </w:t>
      </w:r>
      <w:r>
        <w:t>in</w:t>
      </w:r>
      <w:r>
        <w:rPr>
          <w:spacing w:val="-12"/>
        </w:rPr>
        <w:t xml:space="preserve"> </w:t>
      </w:r>
      <w:r>
        <w:t>a</w:t>
      </w:r>
      <w:r>
        <w:rPr>
          <w:spacing w:val="-13"/>
        </w:rPr>
        <w:t xml:space="preserve"> </w:t>
      </w:r>
      <w:r>
        <w:t>par- ticular</w:t>
      </w:r>
      <w:r>
        <w:rPr>
          <w:spacing w:val="-8"/>
        </w:rPr>
        <w:t xml:space="preserve"> </w:t>
      </w:r>
      <w:r>
        <w:t>syntactic</w:t>
      </w:r>
      <w:r>
        <w:rPr>
          <w:spacing w:val="-7"/>
        </w:rPr>
        <w:t xml:space="preserve"> </w:t>
      </w:r>
      <w:r>
        <w:t>slot</w:t>
      </w:r>
      <w:r>
        <w:rPr>
          <w:spacing w:val="-7"/>
        </w:rPr>
        <w:t xml:space="preserve"> </w:t>
      </w:r>
      <w:r>
        <w:t>or</w:t>
      </w:r>
      <w:r>
        <w:rPr>
          <w:spacing w:val="-7"/>
        </w:rPr>
        <w:t xml:space="preserve"> </w:t>
      </w:r>
      <w:r>
        <w:t>by</w:t>
      </w:r>
      <w:r>
        <w:rPr>
          <w:spacing w:val="-7"/>
        </w:rPr>
        <w:t xml:space="preserve"> </w:t>
      </w:r>
      <w:r>
        <w:t>providing</w:t>
      </w:r>
      <w:r>
        <w:rPr>
          <w:spacing w:val="-7"/>
        </w:rPr>
        <w:t xml:space="preserve"> </w:t>
      </w:r>
      <w:r>
        <w:t>it</w:t>
      </w:r>
      <w:r>
        <w:rPr>
          <w:spacing w:val="-7"/>
        </w:rPr>
        <w:t xml:space="preserve"> </w:t>
      </w:r>
      <w:r>
        <w:t>with</w:t>
      </w:r>
      <w:r>
        <w:rPr>
          <w:spacing w:val="-7"/>
        </w:rPr>
        <w:t xml:space="preserve"> </w:t>
      </w:r>
      <w:r>
        <w:t>certain</w:t>
      </w:r>
      <w:r>
        <w:rPr>
          <w:spacing w:val="-7"/>
        </w:rPr>
        <w:t xml:space="preserve"> </w:t>
      </w:r>
      <w:r>
        <w:t>morphological</w:t>
      </w:r>
      <w:r>
        <w:rPr>
          <w:spacing w:val="-7"/>
        </w:rPr>
        <w:t xml:space="preserve"> </w:t>
      </w:r>
      <w:r>
        <w:t>markers,</w:t>
      </w:r>
      <w:r>
        <w:rPr>
          <w:spacing w:val="-8"/>
        </w:rPr>
        <w:t xml:space="preserve"> </w:t>
      </w:r>
      <w:r>
        <w:t>the</w:t>
      </w:r>
      <w:r>
        <w:rPr>
          <w:spacing w:val="-7"/>
        </w:rPr>
        <w:t xml:space="preserve"> </w:t>
      </w:r>
      <w:r>
        <w:t>speaker highlights</w:t>
      </w:r>
      <w:r>
        <w:rPr>
          <w:spacing w:val="-23"/>
        </w:rPr>
        <w:t xml:space="preserve"> </w:t>
      </w:r>
      <w:r>
        <w:t>those</w:t>
      </w:r>
      <w:r>
        <w:rPr>
          <w:spacing w:val="-23"/>
        </w:rPr>
        <w:t xml:space="preserve"> </w:t>
      </w:r>
      <w:r>
        <w:t>meaning</w:t>
      </w:r>
      <w:r>
        <w:rPr>
          <w:spacing w:val="-23"/>
        </w:rPr>
        <w:t xml:space="preserve"> </w:t>
      </w:r>
      <w:r>
        <w:t>components</w:t>
      </w:r>
      <w:r>
        <w:rPr>
          <w:spacing w:val="-22"/>
        </w:rPr>
        <w:t xml:space="preserve"> </w:t>
      </w:r>
      <w:r>
        <w:t>of</w:t>
      </w:r>
      <w:r>
        <w:rPr>
          <w:spacing w:val="-23"/>
        </w:rPr>
        <w:t xml:space="preserve"> </w:t>
      </w:r>
      <w:r>
        <w:t>the</w:t>
      </w:r>
      <w:r>
        <w:rPr>
          <w:spacing w:val="-23"/>
        </w:rPr>
        <w:t xml:space="preserve"> </w:t>
      </w:r>
      <w:r>
        <w:t>flexible</w:t>
      </w:r>
      <w:r>
        <w:rPr>
          <w:spacing w:val="-23"/>
        </w:rPr>
        <w:t xml:space="preserve"> </w:t>
      </w:r>
      <w:r>
        <w:t>lexeme</w:t>
      </w:r>
      <w:r>
        <w:rPr>
          <w:spacing w:val="-22"/>
        </w:rPr>
        <w:t xml:space="preserve"> </w:t>
      </w:r>
      <w:r>
        <w:t>that</w:t>
      </w:r>
      <w:r>
        <w:rPr>
          <w:spacing w:val="-23"/>
        </w:rPr>
        <w:t xml:space="preserve"> </w:t>
      </w:r>
      <w:r>
        <w:t>are</w:t>
      </w:r>
      <w:r>
        <w:rPr>
          <w:spacing w:val="-23"/>
        </w:rPr>
        <w:t xml:space="preserve"> </w:t>
      </w:r>
      <w:r>
        <w:t>relevant</w:t>
      </w:r>
      <w:r>
        <w:rPr>
          <w:spacing w:val="-23"/>
        </w:rPr>
        <w:t xml:space="preserve"> </w:t>
      </w:r>
      <w:r>
        <w:t>for</w:t>
      </w:r>
      <w:r>
        <w:rPr>
          <w:spacing w:val="-22"/>
        </w:rPr>
        <w:t xml:space="preserve"> </w:t>
      </w:r>
      <w:r>
        <w:t>a</w:t>
      </w:r>
      <w:r>
        <w:rPr>
          <w:spacing w:val="-23"/>
        </w:rPr>
        <w:t xml:space="preserve"> </w:t>
      </w:r>
      <w:r>
        <w:t>certain lexical (verbal, nominal, etc.) function. Thus we contend that the meaning of a flexible lexeme always remains the same, and that morphosyntactic and other contextual clues signal to the addressee how to interpret this lexeme in an actual utterance. In other words, it is the use of a vague lexeme in a certain context (an actual linguistic expres- sion) that brings out certain parts of its meaning, giving the category-neutral lexeme</w:t>
      </w:r>
      <w:r>
        <w:rPr>
          <w:spacing w:val="38"/>
        </w:rPr>
        <w:t xml:space="preserve"> </w:t>
      </w:r>
      <w:r>
        <w:t>a</w:t>
      </w:r>
    </w:p>
    <w:p w:rsidR="00DD7756" w:rsidRDefault="00DD7756">
      <w:pPr>
        <w:spacing w:line="259" w:lineRule="auto"/>
        <w:jc w:val="both"/>
        <w:sectPr w:rsidR="00DD7756">
          <w:pgSz w:w="12240" w:h="15840"/>
          <w:pgMar w:top="1380" w:right="900" w:bottom="1040" w:left="1680" w:header="0" w:footer="717" w:gutter="0"/>
          <w:cols w:space="720"/>
        </w:sectPr>
      </w:pPr>
    </w:p>
    <w:p w:rsidR="00DD7756" w:rsidRDefault="00AD1397">
      <w:pPr>
        <w:spacing w:before="82"/>
        <w:ind w:left="717"/>
      </w:pPr>
      <w:bookmarkStart w:id="110" w:name="_bookmark85"/>
      <w:bookmarkEnd w:id="110"/>
      <w:r>
        <w:lastRenderedPageBreak/>
        <w:t xml:space="preserve">particular categorial (verbal, nominal, etc.) flavour. (Hengeveld &amp; Rijkhoff </w:t>
      </w:r>
      <w:hyperlink w:anchor="_bookmark369" w:history="1">
        <w:r>
          <w:rPr>
            <w:color w:val="007FFF"/>
          </w:rPr>
          <w:t>2005</w:t>
        </w:r>
      </w:hyperlink>
      <w:r>
        <w:t>: 541)</w:t>
      </w:r>
    </w:p>
    <w:p w:rsidR="00DD7756" w:rsidRDefault="00DD7756">
      <w:pPr>
        <w:pStyle w:val="BodyText"/>
      </w:pPr>
    </w:p>
    <w:p w:rsidR="00DD7756" w:rsidRDefault="00AD1397">
      <w:pPr>
        <w:pStyle w:val="BodyText"/>
        <w:spacing w:before="195" w:line="420" w:lineRule="auto"/>
        <w:ind w:left="120" w:right="537"/>
        <w:jc w:val="both"/>
      </w:pPr>
      <w:r>
        <w:t xml:space="preserve">(Note that while vagueness implies a certain potential ambiguity, </w:t>
      </w:r>
      <w:hyperlink w:anchor="_bookmark369" w:history="1">
        <w:r>
          <w:rPr>
            <w:color w:val="007FFF"/>
          </w:rPr>
          <w:t xml:space="preserve">Hengeveld &amp; Rijkhoff </w:t>
        </w:r>
      </w:hyperlink>
      <w:r>
        <w:t xml:space="preserve">re- serve the term </w:t>
      </w:r>
      <w:r>
        <w:rPr>
          <w:i/>
        </w:rPr>
        <w:t xml:space="preserve">ambiguity </w:t>
      </w:r>
      <w:r>
        <w:t>for cases of distinct, homophonous lexemes.)</w:t>
      </w:r>
    </w:p>
    <w:p w:rsidR="00DD7756" w:rsidRDefault="00AD1397">
      <w:pPr>
        <w:pStyle w:val="BodyText"/>
        <w:spacing w:line="420" w:lineRule="auto"/>
        <w:ind w:left="120" w:right="534" w:firstLine="358"/>
        <w:jc w:val="both"/>
      </w:pPr>
      <w:r>
        <w:t>Evans &amp; Osada (</w:t>
      </w:r>
      <w:hyperlink w:anchor="_bookmark321" w:history="1">
        <w:r>
          <w:rPr>
            <w:color w:val="007FFF"/>
          </w:rPr>
          <w:t>2005</w:t>
        </w:r>
      </w:hyperlink>
      <w:r>
        <w:t>: 363–364) and Kihm (</w:t>
      </w:r>
      <w:hyperlink w:anchor="_bookmark386" w:history="1">
        <w:r>
          <w:rPr>
            <w:color w:val="007FFF"/>
          </w:rPr>
          <w:t>2017</w:t>
        </w:r>
      </w:hyperlink>
      <w:r>
        <w:t>) criticize both precategorial approaches for</w:t>
      </w:r>
      <w:r>
        <w:rPr>
          <w:spacing w:val="-9"/>
        </w:rPr>
        <w:t xml:space="preserve"> </w:t>
      </w:r>
      <w:r>
        <w:t>their</w:t>
      </w:r>
      <w:r>
        <w:rPr>
          <w:spacing w:val="-8"/>
        </w:rPr>
        <w:t xml:space="preserve"> </w:t>
      </w:r>
      <w:r>
        <w:t>imprecision,</w:t>
      </w:r>
      <w:r>
        <w:rPr>
          <w:spacing w:val="-8"/>
        </w:rPr>
        <w:t xml:space="preserve"> </w:t>
      </w:r>
      <w:r>
        <w:t>claiming</w:t>
      </w:r>
      <w:r>
        <w:rPr>
          <w:spacing w:val="-9"/>
        </w:rPr>
        <w:t xml:space="preserve"> </w:t>
      </w:r>
      <w:r>
        <w:t>that</w:t>
      </w:r>
      <w:r>
        <w:rPr>
          <w:spacing w:val="-8"/>
        </w:rPr>
        <w:t xml:space="preserve"> </w:t>
      </w:r>
      <w:r>
        <w:t>it</w:t>
      </w:r>
      <w:r>
        <w:rPr>
          <w:spacing w:val="-9"/>
        </w:rPr>
        <w:t xml:space="preserve"> </w:t>
      </w:r>
      <w:r>
        <w:t>would</w:t>
      </w:r>
      <w:r>
        <w:rPr>
          <w:spacing w:val="-8"/>
        </w:rPr>
        <w:t xml:space="preserve"> </w:t>
      </w:r>
      <w:r>
        <w:t>be</w:t>
      </w:r>
      <w:r>
        <w:rPr>
          <w:spacing w:val="-9"/>
        </w:rPr>
        <w:t xml:space="preserve"> </w:t>
      </w:r>
      <w:r>
        <w:t>impossible</w:t>
      </w:r>
      <w:r>
        <w:rPr>
          <w:spacing w:val="-8"/>
        </w:rPr>
        <w:t xml:space="preserve"> </w:t>
      </w:r>
      <w:r>
        <w:t>to</w:t>
      </w:r>
      <w:r>
        <w:rPr>
          <w:spacing w:val="-9"/>
        </w:rPr>
        <w:t xml:space="preserve"> </w:t>
      </w:r>
      <w:r>
        <w:t>formulate</w:t>
      </w:r>
      <w:r>
        <w:rPr>
          <w:spacing w:val="-8"/>
        </w:rPr>
        <w:t xml:space="preserve"> </w:t>
      </w:r>
      <w:r>
        <w:t>a</w:t>
      </w:r>
      <w:r>
        <w:rPr>
          <w:spacing w:val="-8"/>
        </w:rPr>
        <w:t xml:space="preserve"> </w:t>
      </w:r>
      <w:r>
        <w:t>definition</w:t>
      </w:r>
      <w:r>
        <w:rPr>
          <w:spacing w:val="-9"/>
        </w:rPr>
        <w:t xml:space="preserve"> </w:t>
      </w:r>
      <w:r>
        <w:t>for</w:t>
      </w:r>
      <w:r>
        <w:rPr>
          <w:spacing w:val="-8"/>
        </w:rPr>
        <w:t xml:space="preserve"> </w:t>
      </w:r>
      <w:r>
        <w:t>many flexible</w:t>
      </w:r>
      <w:r>
        <w:rPr>
          <w:spacing w:val="-16"/>
        </w:rPr>
        <w:t xml:space="preserve"> </w:t>
      </w:r>
      <w:r>
        <w:t>items</w:t>
      </w:r>
      <w:r>
        <w:rPr>
          <w:spacing w:val="-15"/>
        </w:rPr>
        <w:t xml:space="preserve"> </w:t>
      </w:r>
      <w:r>
        <w:t>that</w:t>
      </w:r>
      <w:r>
        <w:rPr>
          <w:spacing w:val="-15"/>
        </w:rPr>
        <w:t xml:space="preserve"> </w:t>
      </w:r>
      <w:r>
        <w:t>is</w:t>
      </w:r>
      <w:r>
        <w:rPr>
          <w:spacing w:val="-15"/>
        </w:rPr>
        <w:t xml:space="preserve"> </w:t>
      </w:r>
      <w:r>
        <w:t>broad</w:t>
      </w:r>
      <w:r>
        <w:rPr>
          <w:spacing w:val="-16"/>
        </w:rPr>
        <w:t xml:space="preserve"> </w:t>
      </w:r>
      <w:r>
        <w:t>enough</w:t>
      </w:r>
      <w:r>
        <w:rPr>
          <w:spacing w:val="-15"/>
        </w:rPr>
        <w:t xml:space="preserve"> </w:t>
      </w:r>
      <w:r>
        <w:t>to</w:t>
      </w:r>
      <w:r>
        <w:rPr>
          <w:spacing w:val="-14"/>
        </w:rPr>
        <w:t xml:space="preserve"> </w:t>
      </w:r>
      <w:r>
        <w:t>encompass</w:t>
      </w:r>
      <w:r>
        <w:rPr>
          <w:spacing w:val="-15"/>
        </w:rPr>
        <w:t xml:space="preserve"> </w:t>
      </w:r>
      <w:r>
        <w:t>all</w:t>
      </w:r>
      <w:r>
        <w:rPr>
          <w:spacing w:val="-15"/>
        </w:rPr>
        <w:t xml:space="preserve"> </w:t>
      </w:r>
      <w:r>
        <w:t>their</w:t>
      </w:r>
      <w:r>
        <w:rPr>
          <w:spacing w:val="-15"/>
        </w:rPr>
        <w:t xml:space="preserve"> </w:t>
      </w:r>
      <w:r>
        <w:t>uses.</w:t>
      </w:r>
      <w:r>
        <w:rPr>
          <w:spacing w:val="10"/>
        </w:rPr>
        <w:t xml:space="preserve"> </w:t>
      </w:r>
      <w:r>
        <w:t>Kihm</w:t>
      </w:r>
      <w:r>
        <w:rPr>
          <w:spacing w:val="-14"/>
        </w:rPr>
        <w:t xml:space="preserve"> </w:t>
      </w:r>
      <w:r>
        <w:t>(</w:t>
      </w:r>
      <w:hyperlink w:anchor="_bookmark386" w:history="1">
        <w:r>
          <w:rPr>
            <w:color w:val="007FFF"/>
          </w:rPr>
          <w:t>2017</w:t>
        </w:r>
      </w:hyperlink>
      <w:r>
        <w:t>:</w:t>
      </w:r>
      <w:r>
        <w:rPr>
          <w:spacing w:val="8"/>
        </w:rPr>
        <w:t xml:space="preserve"> </w:t>
      </w:r>
      <w:r>
        <w:t>87)</w:t>
      </w:r>
      <w:r>
        <w:rPr>
          <w:spacing w:val="-15"/>
        </w:rPr>
        <w:t xml:space="preserve"> </w:t>
      </w:r>
      <w:r>
        <w:t>illustrates</w:t>
      </w:r>
      <w:r>
        <w:rPr>
          <w:spacing w:val="-14"/>
        </w:rPr>
        <w:t xml:space="preserve"> </w:t>
      </w:r>
      <w:r>
        <w:t>this difficulty</w:t>
      </w:r>
      <w:r>
        <w:rPr>
          <w:spacing w:val="-14"/>
        </w:rPr>
        <w:t xml:space="preserve"> </w:t>
      </w:r>
      <w:r>
        <w:t>with</w:t>
      </w:r>
      <w:r>
        <w:rPr>
          <w:spacing w:val="-12"/>
        </w:rPr>
        <w:t xml:space="preserve"> </w:t>
      </w:r>
      <w:r>
        <w:t>the</w:t>
      </w:r>
      <w:r>
        <w:rPr>
          <w:spacing w:val="-12"/>
        </w:rPr>
        <w:t xml:space="preserve"> </w:t>
      </w:r>
      <w:r>
        <w:t>various</w:t>
      </w:r>
      <w:r>
        <w:rPr>
          <w:spacing w:val="-12"/>
        </w:rPr>
        <w:t xml:space="preserve"> </w:t>
      </w:r>
      <w:r>
        <w:t>meanings</w:t>
      </w:r>
      <w:r>
        <w:rPr>
          <w:spacing w:val="-12"/>
        </w:rPr>
        <w:t xml:space="preserve"> </w:t>
      </w:r>
      <w:r>
        <w:t>of</w:t>
      </w:r>
      <w:r>
        <w:rPr>
          <w:spacing w:val="-12"/>
        </w:rPr>
        <w:t xml:space="preserve"> </w:t>
      </w:r>
      <w:r>
        <w:t>the</w:t>
      </w:r>
      <w:r>
        <w:rPr>
          <w:spacing w:val="-12"/>
        </w:rPr>
        <w:t xml:space="preserve"> </w:t>
      </w:r>
      <w:r>
        <w:t>Arabic</w:t>
      </w:r>
      <w:r>
        <w:rPr>
          <w:spacing w:val="-13"/>
        </w:rPr>
        <w:t xml:space="preserve"> </w:t>
      </w:r>
      <w:r>
        <w:t>root</w:t>
      </w:r>
      <w:r>
        <w:rPr>
          <w:spacing w:val="-15"/>
        </w:rPr>
        <w:t xml:space="preserve"> </w:t>
      </w:r>
      <w:r>
        <w:rPr>
          <w:i/>
        </w:rPr>
        <w:t>s‑q‑t</w:t>
      </w:r>
      <w:r>
        <w:t>,</w:t>
      </w:r>
      <w:r>
        <w:rPr>
          <w:spacing w:val="-11"/>
        </w:rPr>
        <w:t xml:space="preserve"> </w:t>
      </w:r>
      <w:r>
        <w:t>which</w:t>
      </w:r>
      <w:r>
        <w:rPr>
          <w:spacing w:val="-12"/>
        </w:rPr>
        <w:t xml:space="preserve"> </w:t>
      </w:r>
      <w:r>
        <w:t>could</w:t>
      </w:r>
      <w:r>
        <w:rPr>
          <w:spacing w:val="-12"/>
        </w:rPr>
        <w:t xml:space="preserve"> </w:t>
      </w:r>
      <w:r>
        <w:t>arguably</w:t>
      </w:r>
      <w:r>
        <w:rPr>
          <w:spacing w:val="-12"/>
        </w:rPr>
        <w:t xml:space="preserve"> </w:t>
      </w:r>
      <w:r>
        <w:t>be</w:t>
      </w:r>
      <w:r>
        <w:rPr>
          <w:spacing w:val="-12"/>
        </w:rPr>
        <w:t xml:space="preserve"> </w:t>
      </w:r>
      <w:r>
        <w:t xml:space="preserve">glossed </w:t>
      </w:r>
      <w:r>
        <w:rPr>
          <w:w w:val="115"/>
        </w:rPr>
        <w:t xml:space="preserve">fall. </w:t>
      </w:r>
      <w:r>
        <w:t>A selection of stems containing this root are given in</w:t>
      </w:r>
      <w:r>
        <w:rPr>
          <w:spacing w:val="9"/>
        </w:rPr>
        <w:t xml:space="preserve"> </w:t>
      </w:r>
      <w:r>
        <w:t>(</w:t>
      </w:r>
      <w:hyperlink w:anchor="_bookmark86" w:history="1">
        <w:r>
          <w:rPr>
            <w:color w:val="007FFF"/>
          </w:rPr>
          <w:t>16</w:t>
        </w:r>
      </w:hyperlink>
      <w:r>
        <w:t>).</w:t>
      </w:r>
    </w:p>
    <w:p w:rsidR="00DD7756" w:rsidRDefault="00AD1397">
      <w:pPr>
        <w:pStyle w:val="ListParagraph"/>
        <w:numPr>
          <w:ilvl w:val="0"/>
          <w:numId w:val="12"/>
        </w:numPr>
        <w:tabs>
          <w:tab w:val="left" w:pos="955"/>
          <w:tab w:val="left" w:pos="2273"/>
        </w:tabs>
        <w:spacing w:before="95" w:line="273" w:lineRule="auto"/>
        <w:ind w:left="954" w:right="4892" w:hanging="724"/>
        <w:jc w:val="both"/>
        <w:rPr>
          <w:sz w:val="24"/>
        </w:rPr>
      </w:pPr>
      <w:bookmarkStart w:id="111" w:name="_bookmark86"/>
      <w:bookmarkEnd w:id="111"/>
      <w:r>
        <w:rPr>
          <w:sz w:val="24"/>
          <w:u w:val="single"/>
        </w:rPr>
        <w:t>Standard Arabic (Afroasiatic &gt;</w:t>
      </w:r>
      <w:r>
        <w:rPr>
          <w:spacing w:val="-36"/>
          <w:sz w:val="24"/>
          <w:u w:val="single"/>
        </w:rPr>
        <w:t xml:space="preserve"> </w:t>
      </w:r>
      <w:r>
        <w:rPr>
          <w:sz w:val="24"/>
          <w:u w:val="single"/>
        </w:rPr>
        <w:t>Semitic)</w:t>
      </w:r>
      <w:r>
        <w:rPr>
          <w:sz w:val="24"/>
        </w:rPr>
        <w:t xml:space="preserve"> saqata</w:t>
      </w:r>
      <w:r>
        <w:rPr>
          <w:sz w:val="24"/>
        </w:rPr>
        <w:tab/>
        <w:t>‘to</w:t>
      </w:r>
      <w:r>
        <w:rPr>
          <w:spacing w:val="-2"/>
          <w:sz w:val="24"/>
        </w:rPr>
        <w:t xml:space="preserve"> </w:t>
      </w:r>
      <w:r>
        <w:rPr>
          <w:sz w:val="24"/>
        </w:rPr>
        <w:t>fall’</w:t>
      </w:r>
    </w:p>
    <w:p w:rsidR="00DD7756" w:rsidRDefault="00AD1397">
      <w:pPr>
        <w:pStyle w:val="BodyText"/>
        <w:tabs>
          <w:tab w:val="left" w:pos="2273"/>
        </w:tabs>
        <w:spacing w:line="249" w:lineRule="exact"/>
        <w:ind w:left="954"/>
      </w:pPr>
      <w:r>
        <w:t>saqiit</w:t>
      </w:r>
      <w:r>
        <w:tab/>
        <w:t>‘hail’</w:t>
      </w:r>
    </w:p>
    <w:p w:rsidR="00DD7756" w:rsidRDefault="00AD1397">
      <w:pPr>
        <w:pStyle w:val="BodyText"/>
        <w:tabs>
          <w:tab w:val="left" w:pos="2274"/>
        </w:tabs>
        <w:spacing w:before="15"/>
        <w:ind w:left="954"/>
      </w:pPr>
      <w:r>
        <w:t>saqqaata</w:t>
      </w:r>
      <w:r>
        <w:tab/>
        <w:t>‘door</w:t>
      </w:r>
      <w:r>
        <w:rPr>
          <w:spacing w:val="-2"/>
        </w:rPr>
        <w:t xml:space="preserve"> </w:t>
      </w:r>
      <w:r>
        <w:t>latch’</w:t>
      </w:r>
    </w:p>
    <w:p w:rsidR="00DD7756" w:rsidRDefault="00AD1397">
      <w:pPr>
        <w:pStyle w:val="BodyText"/>
        <w:tabs>
          <w:tab w:val="left" w:pos="2274"/>
        </w:tabs>
        <w:spacing w:before="15"/>
        <w:ind w:left="954"/>
      </w:pPr>
      <w:r>
        <w:t>masqat</w:t>
      </w:r>
      <w:r>
        <w:tab/>
        <w:t>‘place where a falling object lands;</w:t>
      </w:r>
      <w:r>
        <w:rPr>
          <w:spacing w:val="-8"/>
        </w:rPr>
        <w:t xml:space="preserve"> </w:t>
      </w:r>
      <w:r>
        <w:t>waterfall’</w:t>
      </w:r>
    </w:p>
    <w:p w:rsidR="00DD7756" w:rsidRDefault="00AD1397">
      <w:pPr>
        <w:pStyle w:val="BodyText"/>
        <w:tabs>
          <w:tab w:val="left" w:pos="2273"/>
        </w:tabs>
        <w:spacing w:before="16" w:line="254" w:lineRule="auto"/>
        <w:ind w:left="954" w:right="2095"/>
      </w:pPr>
      <w:r>
        <w:t>isqaat</w:t>
      </w:r>
      <w:r>
        <w:tab/>
        <w:t>‘overthrow; shooting down; miscarriage;</w:t>
      </w:r>
      <w:r>
        <w:rPr>
          <w:spacing w:val="-37"/>
        </w:rPr>
        <w:t xml:space="preserve"> </w:t>
      </w:r>
      <w:r>
        <w:t>substraction’ tasaaqut</w:t>
      </w:r>
      <w:r>
        <w:tab/>
        <w:t>‘fall of</w:t>
      </w:r>
      <w:r>
        <w:rPr>
          <w:spacing w:val="-3"/>
        </w:rPr>
        <w:t xml:space="preserve"> </w:t>
      </w:r>
      <w:r>
        <w:t>hair’</w:t>
      </w:r>
    </w:p>
    <w:p w:rsidR="00DD7756" w:rsidRDefault="00AD1397">
      <w:pPr>
        <w:pStyle w:val="BodyText"/>
        <w:tabs>
          <w:tab w:val="left" w:pos="2273"/>
        </w:tabs>
        <w:spacing w:line="254" w:lineRule="auto"/>
        <w:ind w:left="954" w:right="5222"/>
      </w:pPr>
      <w:r>
        <w:t>saaqita</w:t>
      </w:r>
      <w:r>
        <w:tab/>
        <w:t>‘fallen woman;</w:t>
      </w:r>
      <w:r>
        <w:rPr>
          <w:spacing w:val="-22"/>
        </w:rPr>
        <w:t xml:space="preserve"> </w:t>
      </w:r>
      <w:r>
        <w:t>harlot’ suquut</w:t>
      </w:r>
      <w:r>
        <w:tab/>
        <w:t>‘fall; crash; collapse’ saqt</w:t>
      </w:r>
      <w:r>
        <w:tab/>
        <w:t>‘dew’</w:t>
      </w:r>
    </w:p>
    <w:p w:rsidR="00DD7756" w:rsidRDefault="00AD1397">
      <w:pPr>
        <w:pStyle w:val="BodyText"/>
        <w:tabs>
          <w:tab w:val="left" w:pos="2273"/>
        </w:tabs>
        <w:spacing w:line="270" w:lineRule="exact"/>
        <w:ind w:left="954"/>
      </w:pPr>
      <w:r>
        <w:t>siqt</w:t>
      </w:r>
      <w:r>
        <w:tab/>
        <w:t>‘miscarried</w:t>
      </w:r>
      <w:r>
        <w:rPr>
          <w:spacing w:val="-2"/>
        </w:rPr>
        <w:t xml:space="preserve"> </w:t>
      </w:r>
      <w:r>
        <w:t>fetus’</w:t>
      </w:r>
    </w:p>
    <w:p w:rsidR="00DD7756" w:rsidRDefault="00AD1397">
      <w:pPr>
        <w:pStyle w:val="BodyText"/>
        <w:tabs>
          <w:tab w:val="left" w:pos="2273"/>
        </w:tabs>
        <w:spacing w:before="13"/>
        <w:ind w:left="954"/>
      </w:pPr>
      <w:r>
        <w:t>suqt</w:t>
      </w:r>
      <w:r>
        <w:tab/>
        <w:t>‘sparks flying from a</w:t>
      </w:r>
      <w:r>
        <w:rPr>
          <w:spacing w:val="-6"/>
        </w:rPr>
        <w:t xml:space="preserve"> </w:t>
      </w:r>
      <w:r>
        <w:t>flint’</w:t>
      </w:r>
    </w:p>
    <w:p w:rsidR="00DD7756" w:rsidRDefault="00AD1397">
      <w:pPr>
        <w:pStyle w:val="BodyText"/>
        <w:tabs>
          <w:tab w:val="left" w:pos="2273"/>
        </w:tabs>
        <w:spacing w:before="15"/>
        <w:ind w:left="954"/>
      </w:pPr>
      <w:r>
        <w:t>saqat</w:t>
      </w:r>
      <w:r>
        <w:tab/>
        <w:t>‘offal;</w:t>
      </w:r>
      <w:r>
        <w:rPr>
          <w:spacing w:val="-2"/>
        </w:rPr>
        <w:t xml:space="preserve"> </w:t>
      </w:r>
      <w:r>
        <w:t>rubbish’</w:t>
      </w:r>
    </w:p>
    <w:p w:rsidR="00DD7756" w:rsidRDefault="00AD1397">
      <w:pPr>
        <w:pStyle w:val="BodyText"/>
        <w:tabs>
          <w:tab w:val="left" w:pos="2273"/>
        </w:tabs>
        <w:spacing w:before="15"/>
        <w:ind w:left="954"/>
      </w:pPr>
      <w:r>
        <w:t>saqta</w:t>
      </w:r>
      <w:r>
        <w:tab/>
        <w:t>‘tumble; slip;</w:t>
      </w:r>
      <w:r>
        <w:rPr>
          <w:spacing w:val="-3"/>
        </w:rPr>
        <w:t xml:space="preserve"> </w:t>
      </w:r>
      <w:r>
        <w:t>mistake’</w:t>
      </w:r>
    </w:p>
    <w:p w:rsidR="00DD7756" w:rsidRDefault="00AD1397">
      <w:pPr>
        <w:pStyle w:val="BodyText"/>
        <w:tabs>
          <w:tab w:val="left" w:pos="2273"/>
        </w:tabs>
        <w:spacing w:before="15"/>
        <w:ind w:left="954"/>
      </w:pPr>
      <w:r>
        <w:t>saaqit</w:t>
      </w:r>
      <w:r>
        <w:tab/>
        <w:t>‘fallen; mean;</w:t>
      </w:r>
      <w:r>
        <w:rPr>
          <w:spacing w:val="-3"/>
        </w:rPr>
        <w:t xml:space="preserve"> </w:t>
      </w:r>
      <w:r>
        <w:t>missing’</w:t>
      </w:r>
    </w:p>
    <w:p w:rsidR="00DD7756" w:rsidRDefault="00AD1397">
      <w:pPr>
        <w:pStyle w:val="BodyText"/>
        <w:spacing w:before="200" w:line="420" w:lineRule="auto"/>
        <w:ind w:left="120" w:right="533" w:firstLine="358"/>
        <w:jc w:val="both"/>
      </w:pPr>
      <w:r>
        <w:t>It</w:t>
      </w:r>
      <w:r>
        <w:rPr>
          <w:spacing w:val="-10"/>
        </w:rPr>
        <w:t xml:space="preserve"> </w:t>
      </w:r>
      <w:r>
        <w:t>is</w:t>
      </w:r>
      <w:r>
        <w:rPr>
          <w:spacing w:val="-9"/>
        </w:rPr>
        <w:t xml:space="preserve"> </w:t>
      </w:r>
      <w:r>
        <w:t>difficult</w:t>
      </w:r>
      <w:r>
        <w:rPr>
          <w:spacing w:val="-10"/>
        </w:rPr>
        <w:t xml:space="preserve"> </w:t>
      </w:r>
      <w:r>
        <w:t>to</w:t>
      </w:r>
      <w:r>
        <w:rPr>
          <w:spacing w:val="-9"/>
        </w:rPr>
        <w:t xml:space="preserve"> </w:t>
      </w:r>
      <w:r>
        <w:t>imagine</w:t>
      </w:r>
      <w:r>
        <w:rPr>
          <w:spacing w:val="-10"/>
        </w:rPr>
        <w:t xml:space="preserve"> </w:t>
      </w:r>
      <w:r>
        <w:t>a</w:t>
      </w:r>
      <w:r>
        <w:rPr>
          <w:spacing w:val="-9"/>
        </w:rPr>
        <w:t xml:space="preserve"> </w:t>
      </w:r>
      <w:r>
        <w:t>single</w:t>
      </w:r>
      <w:r>
        <w:rPr>
          <w:spacing w:val="-10"/>
        </w:rPr>
        <w:t xml:space="preserve"> </w:t>
      </w:r>
      <w:r>
        <w:t>definition</w:t>
      </w:r>
      <w:r>
        <w:rPr>
          <w:spacing w:val="-9"/>
        </w:rPr>
        <w:t xml:space="preserve"> </w:t>
      </w:r>
      <w:r>
        <w:t>of</w:t>
      </w:r>
      <w:r>
        <w:rPr>
          <w:spacing w:val="-10"/>
        </w:rPr>
        <w:t xml:space="preserve"> </w:t>
      </w:r>
      <w:r>
        <w:rPr>
          <w:i/>
        </w:rPr>
        <w:t>s‑q‑t</w:t>
      </w:r>
      <w:r>
        <w:rPr>
          <w:i/>
          <w:spacing w:val="3"/>
        </w:rPr>
        <w:t xml:space="preserve"> </w:t>
      </w:r>
      <w:r>
        <w:t>which</w:t>
      </w:r>
      <w:r>
        <w:rPr>
          <w:spacing w:val="-9"/>
        </w:rPr>
        <w:t xml:space="preserve"> </w:t>
      </w:r>
      <w:r>
        <w:t>could</w:t>
      </w:r>
      <w:r>
        <w:rPr>
          <w:spacing w:val="-10"/>
        </w:rPr>
        <w:t xml:space="preserve"> </w:t>
      </w:r>
      <w:r>
        <w:t>adequately</w:t>
      </w:r>
      <w:r>
        <w:rPr>
          <w:spacing w:val="-9"/>
        </w:rPr>
        <w:t xml:space="preserve"> </w:t>
      </w:r>
      <w:r>
        <w:t>demarcate</w:t>
      </w:r>
      <w:r>
        <w:rPr>
          <w:spacing w:val="-10"/>
        </w:rPr>
        <w:t xml:space="preserve"> </w:t>
      </w:r>
      <w:r>
        <w:t xml:space="preserve">just this set of meanings. This difficulty could perhaps be overcome, </w:t>
      </w:r>
      <w:r>
        <w:rPr>
          <w:spacing w:val="-3"/>
        </w:rPr>
        <w:t xml:space="preserve">however, </w:t>
      </w:r>
      <w:r>
        <w:t xml:space="preserve">by loosening the requirement that the meaning of a lexical item be unitary. </w:t>
      </w:r>
      <w:r>
        <w:rPr>
          <w:spacing w:val="-6"/>
        </w:rPr>
        <w:t xml:space="preserve">Word </w:t>
      </w:r>
      <w:r>
        <w:t xml:space="preserve">meanings are </w:t>
      </w:r>
      <w:r>
        <w:rPr>
          <w:i/>
        </w:rPr>
        <w:t>polycentric</w:t>
      </w:r>
      <w:r>
        <w:t>, where</w:t>
      </w:r>
      <w:r>
        <w:rPr>
          <w:spacing w:val="-7"/>
        </w:rPr>
        <w:t xml:space="preserve"> </w:t>
      </w:r>
      <w:r>
        <w:t>different</w:t>
      </w:r>
      <w:r>
        <w:rPr>
          <w:spacing w:val="-7"/>
        </w:rPr>
        <w:t xml:space="preserve"> </w:t>
      </w:r>
      <w:r>
        <w:t>senses</w:t>
      </w:r>
      <w:r>
        <w:rPr>
          <w:spacing w:val="-6"/>
        </w:rPr>
        <w:t xml:space="preserve"> </w:t>
      </w:r>
      <w:r>
        <w:t>of</w:t>
      </w:r>
      <w:r>
        <w:rPr>
          <w:spacing w:val="-7"/>
        </w:rPr>
        <w:t xml:space="preserve"> </w:t>
      </w:r>
      <w:r>
        <w:t>an</w:t>
      </w:r>
      <w:r>
        <w:rPr>
          <w:spacing w:val="-6"/>
        </w:rPr>
        <w:t xml:space="preserve"> </w:t>
      </w:r>
      <w:r>
        <w:t>item</w:t>
      </w:r>
      <w:r>
        <w:rPr>
          <w:spacing w:val="-7"/>
        </w:rPr>
        <w:t xml:space="preserve"> </w:t>
      </w:r>
      <w:r>
        <w:t>are</w:t>
      </w:r>
      <w:r>
        <w:rPr>
          <w:spacing w:val="-6"/>
        </w:rPr>
        <w:t xml:space="preserve"> </w:t>
      </w:r>
      <w:r>
        <w:t>related</w:t>
      </w:r>
      <w:r>
        <w:rPr>
          <w:spacing w:val="-7"/>
        </w:rPr>
        <w:t xml:space="preserve"> </w:t>
      </w:r>
      <w:r>
        <w:t>through</w:t>
      </w:r>
      <w:r>
        <w:rPr>
          <w:spacing w:val="-8"/>
        </w:rPr>
        <w:t xml:space="preserve"> </w:t>
      </w:r>
      <w:r>
        <w:rPr>
          <w:i/>
        </w:rPr>
        <w:t>meaning</w:t>
      </w:r>
      <w:r>
        <w:rPr>
          <w:i/>
          <w:spacing w:val="-7"/>
        </w:rPr>
        <w:t xml:space="preserve"> </w:t>
      </w:r>
      <w:r>
        <w:rPr>
          <w:i/>
        </w:rPr>
        <w:t>chains</w:t>
      </w:r>
      <w:r>
        <w:rPr>
          <w:i/>
          <w:spacing w:val="-1"/>
        </w:rPr>
        <w:t xml:space="preserve"> </w:t>
      </w:r>
      <w:r>
        <w:t>rather</w:t>
      </w:r>
      <w:r>
        <w:rPr>
          <w:spacing w:val="-7"/>
        </w:rPr>
        <w:t xml:space="preserve"> </w:t>
      </w:r>
      <w:r>
        <w:t>than</w:t>
      </w:r>
      <w:r>
        <w:rPr>
          <w:spacing w:val="-6"/>
        </w:rPr>
        <w:t xml:space="preserve"> </w:t>
      </w:r>
      <w:r>
        <w:t>all</w:t>
      </w:r>
      <w:r>
        <w:rPr>
          <w:spacing w:val="-7"/>
        </w:rPr>
        <w:t xml:space="preserve"> </w:t>
      </w:r>
      <w:r>
        <w:t xml:space="preserve">through a single, central member (Taylor </w:t>
      </w:r>
      <w:hyperlink w:anchor="_bookmark475" w:history="1">
        <w:r>
          <w:rPr>
            <w:color w:val="007FFF"/>
          </w:rPr>
          <w:t>2003</w:t>
        </w:r>
      </w:hyperlink>
      <w:r>
        <w:t xml:space="preserve">: 110). This is often referred to as a </w:t>
      </w:r>
      <w:r>
        <w:rPr>
          <w:i/>
        </w:rPr>
        <w:t xml:space="preserve">family resemblance </w:t>
      </w:r>
      <w:r>
        <w:t>structure for categories. The difference between monocentric and polycentric categories is illustrated</w:t>
      </w:r>
      <w:r>
        <w:rPr>
          <w:spacing w:val="-14"/>
        </w:rPr>
        <w:t xml:space="preserve"> </w:t>
      </w:r>
      <w:r>
        <w:t>schematically</w:t>
      </w:r>
      <w:r>
        <w:rPr>
          <w:spacing w:val="-14"/>
        </w:rPr>
        <w:t xml:space="preserve"> </w:t>
      </w:r>
      <w:r>
        <w:t>in</w:t>
      </w:r>
      <w:r>
        <w:rPr>
          <w:spacing w:val="-14"/>
        </w:rPr>
        <w:t xml:space="preserve"> </w:t>
      </w:r>
      <w:hyperlink w:anchor="_bookmark88" w:history="1">
        <w:r>
          <w:rPr>
            <w:color w:val="007FFF"/>
          </w:rPr>
          <w:t>Figure</w:t>
        </w:r>
        <w:r>
          <w:rPr>
            <w:color w:val="007FFF"/>
            <w:spacing w:val="-14"/>
          </w:rPr>
          <w:t xml:space="preserve"> </w:t>
        </w:r>
        <w:r>
          <w:rPr>
            <w:color w:val="007FFF"/>
          </w:rPr>
          <w:t>2.2</w:t>
        </w:r>
      </w:hyperlink>
      <w:r>
        <w:t>.</w:t>
      </w:r>
      <w:r>
        <w:rPr>
          <w:spacing w:val="12"/>
        </w:rPr>
        <w:t xml:space="preserve"> </w:t>
      </w:r>
      <w:r>
        <w:t>In</w:t>
      </w:r>
      <w:r>
        <w:rPr>
          <w:spacing w:val="-14"/>
        </w:rPr>
        <w:t xml:space="preserve"> </w:t>
      </w:r>
      <w:r>
        <w:t>both</w:t>
      </w:r>
      <w:r>
        <w:rPr>
          <w:spacing w:val="-13"/>
        </w:rPr>
        <w:t xml:space="preserve"> </w:t>
      </w:r>
      <w:r>
        <w:t>diagrams,</w:t>
      </w:r>
      <w:r>
        <w:rPr>
          <w:spacing w:val="-12"/>
        </w:rPr>
        <w:t xml:space="preserve"> </w:t>
      </w:r>
      <w:r>
        <w:t>each</w:t>
      </w:r>
      <w:r>
        <w:rPr>
          <w:spacing w:val="-14"/>
        </w:rPr>
        <w:t xml:space="preserve"> </w:t>
      </w:r>
      <w:r>
        <w:t>letter</w:t>
      </w:r>
      <w:r>
        <w:rPr>
          <w:spacing w:val="-13"/>
        </w:rPr>
        <w:t xml:space="preserve"> </w:t>
      </w:r>
      <w:r>
        <w:rPr>
          <w:spacing w:val="-3"/>
        </w:rPr>
        <w:t>A–E</w:t>
      </w:r>
      <w:r>
        <w:rPr>
          <w:spacing w:val="-14"/>
        </w:rPr>
        <w:t xml:space="preserve"> </w:t>
      </w:r>
      <w:r>
        <w:t>represents</w:t>
      </w:r>
      <w:r>
        <w:rPr>
          <w:spacing w:val="-14"/>
        </w:rPr>
        <w:t xml:space="preserve"> </w:t>
      </w:r>
      <w:r>
        <w:t>a</w:t>
      </w:r>
      <w:r>
        <w:rPr>
          <w:spacing w:val="-13"/>
        </w:rPr>
        <w:t xml:space="preserve"> </w:t>
      </w:r>
      <w:r>
        <w:t>sense</w:t>
      </w:r>
      <w:r>
        <w:rPr>
          <w:spacing w:val="-14"/>
        </w:rPr>
        <w:t xml:space="preserve"> </w:t>
      </w:r>
      <w:r>
        <w:t>of a</w:t>
      </w:r>
      <w:r>
        <w:rPr>
          <w:spacing w:val="-16"/>
        </w:rPr>
        <w:t xml:space="preserve"> </w:t>
      </w:r>
      <w:r>
        <w:t>lexical</w:t>
      </w:r>
      <w:r>
        <w:rPr>
          <w:spacing w:val="-15"/>
        </w:rPr>
        <w:t xml:space="preserve"> </w:t>
      </w:r>
      <w:r>
        <w:t>item.</w:t>
      </w:r>
      <w:r>
        <w:rPr>
          <w:spacing w:val="11"/>
        </w:rPr>
        <w:t xml:space="preserve"> </w:t>
      </w:r>
      <w:r>
        <w:t>In</w:t>
      </w:r>
      <w:r>
        <w:rPr>
          <w:spacing w:val="-14"/>
        </w:rPr>
        <w:t xml:space="preserve"> </w:t>
      </w:r>
      <w:r>
        <w:t>the</w:t>
      </w:r>
      <w:r>
        <w:rPr>
          <w:spacing w:val="-15"/>
        </w:rPr>
        <w:t xml:space="preserve"> </w:t>
      </w:r>
      <w:r>
        <w:t>monocentric</w:t>
      </w:r>
      <w:r>
        <w:rPr>
          <w:spacing w:val="-16"/>
        </w:rPr>
        <w:t xml:space="preserve"> </w:t>
      </w:r>
      <w:r>
        <w:t>case,</w:t>
      </w:r>
      <w:r>
        <w:rPr>
          <w:spacing w:val="-12"/>
        </w:rPr>
        <w:t xml:space="preserve"> </w:t>
      </w:r>
      <w:r>
        <w:t>all</w:t>
      </w:r>
      <w:r>
        <w:rPr>
          <w:spacing w:val="-15"/>
        </w:rPr>
        <w:t xml:space="preserve"> </w:t>
      </w:r>
      <w:r>
        <w:t>the</w:t>
      </w:r>
      <w:r>
        <w:rPr>
          <w:spacing w:val="-16"/>
        </w:rPr>
        <w:t xml:space="preserve"> </w:t>
      </w:r>
      <w:r>
        <w:t>senses</w:t>
      </w:r>
      <w:r>
        <w:rPr>
          <w:spacing w:val="-14"/>
        </w:rPr>
        <w:t xml:space="preserve"> </w:t>
      </w:r>
      <w:r>
        <w:t>of</w:t>
      </w:r>
      <w:r>
        <w:rPr>
          <w:spacing w:val="-15"/>
        </w:rPr>
        <w:t xml:space="preserve"> </w:t>
      </w:r>
      <w:r>
        <w:t>the</w:t>
      </w:r>
      <w:r>
        <w:rPr>
          <w:spacing w:val="-15"/>
        </w:rPr>
        <w:t xml:space="preserve"> </w:t>
      </w:r>
      <w:r>
        <w:t>lexical</w:t>
      </w:r>
      <w:r>
        <w:rPr>
          <w:spacing w:val="-15"/>
        </w:rPr>
        <w:t xml:space="preserve"> </w:t>
      </w:r>
      <w:r>
        <w:t>item</w:t>
      </w:r>
      <w:r>
        <w:rPr>
          <w:spacing w:val="-15"/>
        </w:rPr>
        <w:t xml:space="preserve"> </w:t>
      </w:r>
      <w:r>
        <w:t>are</w:t>
      </w:r>
      <w:r>
        <w:rPr>
          <w:spacing w:val="-15"/>
        </w:rPr>
        <w:t xml:space="preserve"> </w:t>
      </w:r>
      <w:r>
        <w:t>related</w:t>
      </w:r>
      <w:r>
        <w:rPr>
          <w:spacing w:val="-16"/>
        </w:rPr>
        <w:t xml:space="preserve"> </w:t>
      </w:r>
      <w:r>
        <w:t>through</w:t>
      </w:r>
      <w:r>
        <w:rPr>
          <w:spacing w:val="-15"/>
        </w:rPr>
        <w:t xml:space="preserve"> </w:t>
      </w:r>
      <w:r>
        <w:t>its core</w:t>
      </w:r>
      <w:r>
        <w:rPr>
          <w:spacing w:val="-21"/>
        </w:rPr>
        <w:t xml:space="preserve"> </w:t>
      </w:r>
      <w:r>
        <w:t>sense</w:t>
      </w:r>
      <w:r>
        <w:rPr>
          <w:spacing w:val="-20"/>
        </w:rPr>
        <w:t xml:space="preserve"> </w:t>
      </w:r>
      <w:r>
        <w:t>A.</w:t>
      </w:r>
      <w:r>
        <w:rPr>
          <w:spacing w:val="-21"/>
        </w:rPr>
        <w:t xml:space="preserve"> </w:t>
      </w:r>
      <w:r>
        <w:t>In</w:t>
      </w:r>
      <w:r>
        <w:rPr>
          <w:spacing w:val="-20"/>
        </w:rPr>
        <w:t xml:space="preserve"> </w:t>
      </w:r>
      <w:r>
        <w:t>the</w:t>
      </w:r>
      <w:r>
        <w:rPr>
          <w:spacing w:val="-21"/>
        </w:rPr>
        <w:t xml:space="preserve"> </w:t>
      </w:r>
      <w:r>
        <w:t>polycentric</w:t>
      </w:r>
      <w:r>
        <w:rPr>
          <w:spacing w:val="-20"/>
        </w:rPr>
        <w:t xml:space="preserve"> </w:t>
      </w:r>
      <w:r>
        <w:t>case,</w:t>
      </w:r>
      <w:r>
        <w:rPr>
          <w:spacing w:val="-18"/>
        </w:rPr>
        <w:t xml:space="preserve"> </w:t>
      </w:r>
      <w:r>
        <w:t>senses</w:t>
      </w:r>
      <w:r>
        <w:rPr>
          <w:spacing w:val="-20"/>
        </w:rPr>
        <w:t xml:space="preserve"> </w:t>
      </w:r>
      <w:r>
        <w:t>A</w:t>
      </w:r>
      <w:r>
        <w:rPr>
          <w:spacing w:val="-21"/>
        </w:rPr>
        <w:t xml:space="preserve"> </w:t>
      </w:r>
      <w:r>
        <w:t>and</w:t>
      </w:r>
      <w:r>
        <w:rPr>
          <w:spacing w:val="-20"/>
        </w:rPr>
        <w:t xml:space="preserve"> </w:t>
      </w:r>
      <w:r>
        <w:t>E</w:t>
      </w:r>
      <w:r>
        <w:rPr>
          <w:spacing w:val="-20"/>
        </w:rPr>
        <w:t xml:space="preserve"> </w:t>
      </w:r>
      <w:r>
        <w:t>are</w:t>
      </w:r>
      <w:r>
        <w:rPr>
          <w:spacing w:val="-21"/>
        </w:rPr>
        <w:t xml:space="preserve"> </w:t>
      </w:r>
      <w:r>
        <w:t>related</w:t>
      </w:r>
      <w:r>
        <w:rPr>
          <w:spacing w:val="-20"/>
        </w:rPr>
        <w:t xml:space="preserve"> </w:t>
      </w:r>
      <w:r>
        <w:t>only</w:t>
      </w:r>
      <w:r>
        <w:rPr>
          <w:spacing w:val="-21"/>
        </w:rPr>
        <w:t xml:space="preserve"> </w:t>
      </w:r>
      <w:r>
        <w:t>through</w:t>
      </w:r>
      <w:r>
        <w:rPr>
          <w:spacing w:val="-20"/>
        </w:rPr>
        <w:t xml:space="preserve"> </w:t>
      </w:r>
      <w:r>
        <w:t>their</w:t>
      </w:r>
      <w:r>
        <w:rPr>
          <w:spacing w:val="-21"/>
        </w:rPr>
        <w:t xml:space="preserve"> </w:t>
      </w:r>
      <w:r>
        <w:t>intervening</w:t>
      </w:r>
    </w:p>
    <w:p w:rsidR="00DD7756" w:rsidRDefault="00DD7756">
      <w:pPr>
        <w:spacing w:line="420" w:lineRule="auto"/>
        <w:jc w:val="both"/>
        <w:sectPr w:rsidR="00DD7756">
          <w:pgSz w:w="12240" w:h="15840"/>
          <w:pgMar w:top="1400" w:right="900" w:bottom="1040" w:left="1680" w:header="0" w:footer="717" w:gutter="0"/>
          <w:cols w:space="720"/>
        </w:sectPr>
      </w:pPr>
    </w:p>
    <w:p w:rsidR="00DD7756" w:rsidRDefault="00AD1397">
      <w:pPr>
        <w:pStyle w:val="BodyText"/>
        <w:spacing w:before="104"/>
        <w:ind w:left="120"/>
      </w:pPr>
      <w:bookmarkStart w:id="112" w:name="_bookmark87"/>
      <w:bookmarkEnd w:id="112"/>
      <w:r>
        <w:lastRenderedPageBreak/>
        <w:t>connections.</w:t>
      </w:r>
      <w:hyperlink w:anchor="_bookmark90" w:history="1">
        <w:r>
          <w:rPr>
            <w:color w:val="007FFF"/>
            <w:vertAlign w:val="superscript"/>
          </w:rPr>
          <w:t>2</w:t>
        </w:r>
      </w:hyperlink>
    </w:p>
    <w:p w:rsidR="00DD7756" w:rsidRDefault="00AD1397">
      <w:pPr>
        <w:pStyle w:val="BodyText"/>
        <w:rPr>
          <w:sz w:val="20"/>
        </w:rPr>
      </w:pPr>
      <w:r>
        <w:br w:type="column"/>
      </w:r>
    </w:p>
    <w:p w:rsidR="00DD7756" w:rsidRDefault="00AD1397">
      <w:pPr>
        <w:pStyle w:val="BodyText"/>
        <w:spacing w:before="2"/>
        <w:rPr>
          <w:sz w:val="29"/>
        </w:rPr>
      </w:pPr>
      <w:r>
        <w:rPr>
          <w:noProof/>
        </w:rPr>
        <w:drawing>
          <wp:anchor distT="0" distB="0" distL="0" distR="0" simplePos="0" relativeHeight="30" behindDoc="0" locked="0" layoutInCell="1" allowOverlap="1">
            <wp:simplePos x="0" y="0"/>
            <wp:positionH relativeFrom="page">
              <wp:posOffset>2571750</wp:posOffset>
            </wp:positionH>
            <wp:positionV relativeFrom="paragraph">
              <wp:posOffset>236543</wp:posOffset>
            </wp:positionV>
            <wp:extent cx="2830830" cy="14287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41" cstate="print"/>
                    <a:stretch>
                      <a:fillRect/>
                    </a:stretch>
                  </pic:blipFill>
                  <pic:spPr>
                    <a:xfrm>
                      <a:off x="0" y="0"/>
                      <a:ext cx="2830830" cy="1428750"/>
                    </a:xfrm>
                    <a:prstGeom prst="rect">
                      <a:avLst/>
                    </a:prstGeom>
                  </pic:spPr>
                </pic:pic>
              </a:graphicData>
            </a:graphic>
          </wp:anchor>
        </w:drawing>
      </w:r>
    </w:p>
    <w:p w:rsidR="00DD7756" w:rsidRDefault="00AD1397">
      <w:pPr>
        <w:spacing w:before="184"/>
        <w:ind w:left="121"/>
      </w:pPr>
      <w:bookmarkStart w:id="113" w:name="_bookmark88"/>
      <w:bookmarkEnd w:id="113"/>
      <w:r>
        <w:rPr>
          <w:b/>
        </w:rPr>
        <w:t xml:space="preserve">Figure 2.2: </w:t>
      </w:r>
      <w:r>
        <w:t>Monocentric vs. polycentric categories</w:t>
      </w:r>
    </w:p>
    <w:p w:rsidR="00DD7756" w:rsidRDefault="00DD7756">
      <w:pPr>
        <w:sectPr w:rsidR="00DD7756">
          <w:pgSz w:w="12240" w:h="15840"/>
          <w:pgMar w:top="1360" w:right="900" w:bottom="1040" w:left="1680" w:header="0" w:footer="717" w:gutter="0"/>
          <w:cols w:num="2" w:space="720" w:equalWidth="0">
            <w:col w:w="1463" w:space="787"/>
            <w:col w:w="7410"/>
          </w:cols>
        </w:sectPr>
      </w:pPr>
    </w:p>
    <w:p w:rsidR="00DD7756" w:rsidRDefault="00DD7756">
      <w:pPr>
        <w:pStyle w:val="BodyText"/>
        <w:rPr>
          <w:sz w:val="20"/>
        </w:rPr>
      </w:pPr>
    </w:p>
    <w:p w:rsidR="00DD7756" w:rsidRDefault="00DD7756">
      <w:pPr>
        <w:pStyle w:val="BodyText"/>
        <w:spacing w:before="1"/>
        <w:rPr>
          <w:sz w:val="21"/>
        </w:rPr>
      </w:pPr>
    </w:p>
    <w:p w:rsidR="00DD7756" w:rsidRDefault="00AD1397">
      <w:pPr>
        <w:pStyle w:val="BodyText"/>
        <w:spacing w:before="99" w:line="420" w:lineRule="auto"/>
        <w:ind w:left="120" w:right="533" w:firstLine="358"/>
        <w:jc w:val="both"/>
      </w:pPr>
      <w:r>
        <w:t>Recognizing that word meanings are polycentric addresses Evans &amp; Osada’s (</w:t>
      </w:r>
      <w:hyperlink w:anchor="_bookmark321" w:history="1">
        <w:r>
          <w:rPr>
            <w:color w:val="007FFF"/>
          </w:rPr>
          <w:t>2005</w:t>
        </w:r>
      </w:hyperlink>
      <w:r>
        <w:t>) and Kihm’s (</w:t>
      </w:r>
      <w:hyperlink w:anchor="_bookmark386" w:history="1">
        <w:r>
          <w:rPr>
            <w:color w:val="007FFF"/>
          </w:rPr>
          <w:t>2017</w:t>
        </w:r>
      </w:hyperlink>
      <w:r>
        <w:t>) criticisms of vagueness theory because it shows that the disparate senses of a lexical item can be related without having to share any core component of their meanings. The use of a lexeme in a certain context then profiles one of these senses over others. Kihm himself</w:t>
      </w:r>
      <w:r>
        <w:rPr>
          <w:spacing w:val="-17"/>
        </w:rPr>
        <w:t xml:space="preserve"> </w:t>
      </w:r>
      <w:r>
        <w:t>hints</w:t>
      </w:r>
      <w:r>
        <w:rPr>
          <w:spacing w:val="-16"/>
        </w:rPr>
        <w:t xml:space="preserve"> </w:t>
      </w:r>
      <w:r>
        <w:t>at</w:t>
      </w:r>
      <w:r>
        <w:rPr>
          <w:spacing w:val="-17"/>
        </w:rPr>
        <w:t xml:space="preserve"> </w:t>
      </w:r>
      <w:r>
        <w:t>this</w:t>
      </w:r>
      <w:r>
        <w:rPr>
          <w:spacing w:val="-16"/>
        </w:rPr>
        <w:t xml:space="preserve"> </w:t>
      </w:r>
      <w:r>
        <w:t>solution</w:t>
      </w:r>
      <w:r>
        <w:rPr>
          <w:spacing w:val="-16"/>
        </w:rPr>
        <w:t xml:space="preserve"> </w:t>
      </w:r>
      <w:r>
        <w:t>by</w:t>
      </w:r>
      <w:r>
        <w:rPr>
          <w:spacing w:val="-17"/>
        </w:rPr>
        <w:t xml:space="preserve"> </w:t>
      </w:r>
      <w:r>
        <w:t>referring</w:t>
      </w:r>
      <w:r>
        <w:rPr>
          <w:spacing w:val="-16"/>
        </w:rPr>
        <w:t xml:space="preserve"> </w:t>
      </w:r>
      <w:r>
        <w:t>to</w:t>
      </w:r>
      <w:r>
        <w:rPr>
          <w:spacing w:val="-16"/>
        </w:rPr>
        <w:t xml:space="preserve"> </w:t>
      </w:r>
      <w:r>
        <w:t>the</w:t>
      </w:r>
      <w:r>
        <w:rPr>
          <w:spacing w:val="-17"/>
        </w:rPr>
        <w:t xml:space="preserve"> </w:t>
      </w:r>
      <w:r>
        <w:t>related</w:t>
      </w:r>
      <w:r>
        <w:rPr>
          <w:spacing w:val="-16"/>
        </w:rPr>
        <w:t xml:space="preserve"> </w:t>
      </w:r>
      <w:r>
        <w:t>Arabic</w:t>
      </w:r>
      <w:r>
        <w:rPr>
          <w:spacing w:val="-17"/>
        </w:rPr>
        <w:t xml:space="preserve"> </w:t>
      </w:r>
      <w:r>
        <w:t>stems</w:t>
      </w:r>
      <w:r>
        <w:rPr>
          <w:spacing w:val="-16"/>
        </w:rPr>
        <w:t xml:space="preserve"> </w:t>
      </w:r>
      <w:r>
        <w:t>in</w:t>
      </w:r>
      <w:r>
        <w:rPr>
          <w:spacing w:val="-16"/>
        </w:rPr>
        <w:t xml:space="preserve"> </w:t>
      </w:r>
      <w:r>
        <w:t>(</w:t>
      </w:r>
      <w:hyperlink w:anchor="_bookmark86" w:history="1">
        <w:r>
          <w:rPr>
            <w:color w:val="007FFF"/>
          </w:rPr>
          <w:t>16</w:t>
        </w:r>
      </w:hyperlink>
      <w:r>
        <w:t>)</w:t>
      </w:r>
      <w:r>
        <w:rPr>
          <w:spacing w:val="-17"/>
        </w:rPr>
        <w:t xml:space="preserve"> </w:t>
      </w:r>
      <w:r>
        <w:t>as</w:t>
      </w:r>
      <w:r>
        <w:rPr>
          <w:spacing w:val="-16"/>
        </w:rPr>
        <w:t xml:space="preserve"> </w:t>
      </w:r>
      <w:r>
        <w:t>a</w:t>
      </w:r>
      <w:r>
        <w:rPr>
          <w:spacing w:val="-16"/>
        </w:rPr>
        <w:t xml:space="preserve"> </w:t>
      </w:r>
      <w:r>
        <w:rPr>
          <w:i/>
        </w:rPr>
        <w:t>lexical</w:t>
      </w:r>
      <w:r>
        <w:rPr>
          <w:i/>
          <w:spacing w:val="-17"/>
        </w:rPr>
        <w:t xml:space="preserve"> </w:t>
      </w:r>
      <w:r>
        <w:rPr>
          <w:i/>
        </w:rPr>
        <w:t>family</w:t>
      </w:r>
      <w:r>
        <w:t>.</w:t>
      </w:r>
    </w:p>
    <w:p w:rsidR="00DD7756" w:rsidRDefault="00DD7756">
      <w:pPr>
        <w:pStyle w:val="BodyText"/>
        <w:spacing w:before="1"/>
        <w:rPr>
          <w:sz w:val="29"/>
        </w:rPr>
      </w:pPr>
    </w:p>
    <w:p w:rsidR="00DD7756" w:rsidRDefault="00AD1397">
      <w:pPr>
        <w:pStyle w:val="ListParagraph"/>
        <w:numPr>
          <w:ilvl w:val="3"/>
          <w:numId w:val="11"/>
        </w:numPr>
        <w:tabs>
          <w:tab w:val="left" w:pos="1002"/>
          <w:tab w:val="left" w:pos="1003"/>
        </w:tabs>
        <w:rPr>
          <w:b/>
          <w:sz w:val="24"/>
        </w:rPr>
      </w:pPr>
      <w:bookmarkStart w:id="114" w:name="2.3.1.5_Monocategoriality"/>
      <w:bookmarkStart w:id="115" w:name="_bookmark89"/>
      <w:bookmarkEnd w:id="114"/>
      <w:bookmarkEnd w:id="115"/>
      <w:r>
        <w:rPr>
          <w:b/>
          <w:sz w:val="24"/>
        </w:rPr>
        <w:t>Monocategoriality</w:t>
      </w:r>
    </w:p>
    <w:p w:rsidR="00DD7756" w:rsidRDefault="00DD7756">
      <w:pPr>
        <w:pStyle w:val="BodyText"/>
        <w:spacing w:before="5"/>
        <w:rPr>
          <w:b/>
          <w:sz w:val="31"/>
        </w:rPr>
      </w:pPr>
    </w:p>
    <w:p w:rsidR="00DD7756" w:rsidRDefault="00DD7756">
      <w:pPr>
        <w:pStyle w:val="BodyText"/>
        <w:spacing w:line="420" w:lineRule="auto"/>
        <w:ind w:left="119" w:right="533"/>
        <w:jc w:val="both"/>
      </w:pPr>
      <w:r>
        <w:pict>
          <v:line id="_x0000_s1146" style="position:absolute;left:0;text-align:left;z-index:-24034304;mso-position-horizontal-relative:page" from="90pt,212.8pt" to="270pt,212.8pt" strokeweight=".14058mm">
            <w10:wrap anchorx="page"/>
          </v:line>
        </w:pict>
      </w:r>
      <w:r w:rsidR="00AD1397">
        <w:t>In</w:t>
      </w:r>
      <w:r w:rsidR="00AD1397">
        <w:rPr>
          <w:spacing w:val="-14"/>
        </w:rPr>
        <w:t xml:space="preserve"> </w:t>
      </w:r>
      <w:r w:rsidR="00AD1397">
        <w:t>the</w:t>
      </w:r>
      <w:r w:rsidR="00AD1397">
        <w:rPr>
          <w:spacing w:val="-14"/>
        </w:rPr>
        <w:t xml:space="preserve"> </w:t>
      </w:r>
      <w:r w:rsidR="00AD1397">
        <w:t>extreme</w:t>
      </w:r>
      <w:r w:rsidR="00AD1397">
        <w:rPr>
          <w:spacing w:val="-14"/>
        </w:rPr>
        <w:t xml:space="preserve"> </w:t>
      </w:r>
      <w:r w:rsidR="00AD1397">
        <w:t>case</w:t>
      </w:r>
      <w:r w:rsidR="00AD1397">
        <w:rPr>
          <w:spacing w:val="-13"/>
        </w:rPr>
        <w:t xml:space="preserve"> </w:t>
      </w:r>
      <w:r w:rsidR="00AD1397">
        <w:t>where</w:t>
      </w:r>
      <w:r w:rsidR="00AD1397">
        <w:rPr>
          <w:spacing w:val="-14"/>
        </w:rPr>
        <w:t xml:space="preserve"> </w:t>
      </w:r>
      <w:r w:rsidR="00AD1397">
        <w:t>all</w:t>
      </w:r>
      <w:r w:rsidR="00AD1397">
        <w:rPr>
          <w:spacing w:val="-14"/>
        </w:rPr>
        <w:t xml:space="preserve"> </w:t>
      </w:r>
      <w:r w:rsidR="00AD1397">
        <w:t>lexical</w:t>
      </w:r>
      <w:r w:rsidR="00AD1397">
        <w:rPr>
          <w:spacing w:val="-14"/>
        </w:rPr>
        <w:t xml:space="preserve"> </w:t>
      </w:r>
      <w:r w:rsidR="00AD1397">
        <w:t>items</w:t>
      </w:r>
      <w:r w:rsidR="00AD1397">
        <w:rPr>
          <w:spacing w:val="-13"/>
        </w:rPr>
        <w:t xml:space="preserve"> </w:t>
      </w:r>
      <w:r w:rsidR="00AD1397">
        <w:t>in</w:t>
      </w:r>
      <w:r w:rsidR="00AD1397">
        <w:rPr>
          <w:spacing w:val="-14"/>
        </w:rPr>
        <w:t xml:space="preserve"> </w:t>
      </w:r>
      <w:r w:rsidR="00AD1397">
        <w:t>a</w:t>
      </w:r>
      <w:r w:rsidR="00AD1397">
        <w:rPr>
          <w:spacing w:val="-14"/>
        </w:rPr>
        <w:t xml:space="preserve"> </w:t>
      </w:r>
      <w:r w:rsidR="00AD1397">
        <w:t>language</w:t>
      </w:r>
      <w:r w:rsidR="00AD1397">
        <w:rPr>
          <w:spacing w:val="-14"/>
        </w:rPr>
        <w:t xml:space="preserve"> </w:t>
      </w:r>
      <w:r w:rsidR="00AD1397">
        <w:t>are</w:t>
      </w:r>
      <w:r w:rsidR="00AD1397">
        <w:rPr>
          <w:spacing w:val="-13"/>
        </w:rPr>
        <w:t xml:space="preserve"> </w:t>
      </w:r>
      <w:r w:rsidR="00AD1397">
        <w:t>precategorial,</w:t>
      </w:r>
      <w:r w:rsidR="00AD1397">
        <w:rPr>
          <w:spacing w:val="-12"/>
        </w:rPr>
        <w:t xml:space="preserve"> </w:t>
      </w:r>
      <w:r w:rsidR="00AD1397">
        <w:t>the</w:t>
      </w:r>
      <w:r w:rsidR="00AD1397">
        <w:rPr>
          <w:spacing w:val="-14"/>
        </w:rPr>
        <w:t xml:space="preserve"> </w:t>
      </w:r>
      <w:r w:rsidR="00AD1397">
        <w:t>language</w:t>
      </w:r>
      <w:r w:rsidR="00AD1397">
        <w:rPr>
          <w:spacing w:val="-14"/>
        </w:rPr>
        <w:t xml:space="preserve"> </w:t>
      </w:r>
      <w:r w:rsidR="00AD1397">
        <w:t>could be</w:t>
      </w:r>
      <w:r w:rsidR="00AD1397">
        <w:rPr>
          <w:spacing w:val="-14"/>
        </w:rPr>
        <w:t xml:space="preserve"> </w:t>
      </w:r>
      <w:r w:rsidR="00AD1397">
        <w:t>considered</w:t>
      </w:r>
      <w:r w:rsidR="00AD1397">
        <w:rPr>
          <w:spacing w:val="-14"/>
        </w:rPr>
        <w:t xml:space="preserve"> </w:t>
      </w:r>
      <w:r w:rsidR="00AD1397">
        <w:rPr>
          <w:i/>
        </w:rPr>
        <w:t>monocategorial</w:t>
      </w:r>
      <w:r w:rsidR="00AD1397">
        <w:t>,</w:t>
      </w:r>
      <w:r w:rsidR="00AD1397">
        <w:rPr>
          <w:spacing w:val="-12"/>
        </w:rPr>
        <w:t xml:space="preserve"> </w:t>
      </w:r>
      <w:r w:rsidR="00AD1397">
        <w:t>possessing</w:t>
      </w:r>
      <w:r w:rsidR="00AD1397">
        <w:rPr>
          <w:spacing w:val="-13"/>
        </w:rPr>
        <w:t xml:space="preserve"> </w:t>
      </w:r>
      <w:r w:rsidR="00AD1397">
        <w:t>a</w:t>
      </w:r>
      <w:r w:rsidR="00AD1397">
        <w:rPr>
          <w:spacing w:val="-13"/>
        </w:rPr>
        <w:t xml:space="preserve"> </w:t>
      </w:r>
      <w:r w:rsidR="00AD1397">
        <w:t>single,</w:t>
      </w:r>
      <w:r w:rsidR="00AD1397">
        <w:rPr>
          <w:spacing w:val="-13"/>
        </w:rPr>
        <w:t xml:space="preserve"> </w:t>
      </w:r>
      <w:r w:rsidR="00AD1397">
        <w:t>open</w:t>
      </w:r>
      <w:r w:rsidR="00AD1397">
        <w:rPr>
          <w:spacing w:val="-13"/>
        </w:rPr>
        <w:t xml:space="preserve"> </w:t>
      </w:r>
      <w:r w:rsidR="00AD1397">
        <w:t>syntactic</w:t>
      </w:r>
      <w:r w:rsidR="00AD1397">
        <w:rPr>
          <w:spacing w:val="-13"/>
        </w:rPr>
        <w:t xml:space="preserve"> </w:t>
      </w:r>
      <w:r w:rsidR="00AD1397">
        <w:t>category.</w:t>
      </w:r>
      <w:r w:rsidR="00AD1397">
        <w:rPr>
          <w:spacing w:val="8"/>
        </w:rPr>
        <w:t xml:space="preserve"> </w:t>
      </w:r>
      <w:r w:rsidR="00AD1397">
        <w:t>This</w:t>
      </w:r>
      <w:r w:rsidR="00AD1397">
        <w:rPr>
          <w:spacing w:val="-13"/>
        </w:rPr>
        <w:t xml:space="preserve"> </w:t>
      </w:r>
      <w:r w:rsidR="00AD1397">
        <w:t>is</w:t>
      </w:r>
      <w:r w:rsidR="00AD1397">
        <w:rPr>
          <w:spacing w:val="-13"/>
        </w:rPr>
        <w:t xml:space="preserve"> </w:t>
      </w:r>
      <w:r w:rsidR="00AD1397">
        <w:t>effectively the same as saying that the language lacks lexical categories altogether, the difference be- ing primarily one of emphasis. David Gil analyzes both Tagalog (</w:t>
      </w:r>
      <w:hyperlink w:anchor="_bookmark333" w:history="1">
        <w:r w:rsidR="00AD1397">
          <w:rPr>
            <w:color w:val="007FFF"/>
          </w:rPr>
          <w:t>1995</w:t>
        </w:r>
      </w:hyperlink>
      <w:r w:rsidR="00AD1397">
        <w:t>) and Riau Indonesian (</w:t>
      </w:r>
      <w:hyperlink w:anchor="_bookmark332" w:history="1">
        <w:r w:rsidR="00AD1397">
          <w:rPr>
            <w:color w:val="007FFF"/>
          </w:rPr>
          <w:t>1994</w:t>
        </w:r>
      </w:hyperlink>
      <w:r w:rsidR="00AD1397">
        <w:t xml:space="preserve">) as being of this extreme monocategorial type. </w:t>
      </w:r>
      <w:r w:rsidR="00AD1397">
        <w:rPr>
          <w:spacing w:val="-3"/>
        </w:rPr>
        <w:t xml:space="preserve">Moreover, </w:t>
      </w:r>
      <w:r w:rsidR="00AD1397">
        <w:t xml:space="preserve">he argues that monocatego- riality must have been typical of an earlier stage of language evolution in which dedicated morphosyntactic constructions for different discourse functions had yet to evolve (Gil </w:t>
      </w:r>
      <w:hyperlink w:anchor="_bookmark335" w:history="1">
        <w:r w:rsidR="00AD1397">
          <w:rPr>
            <w:color w:val="007FFF"/>
          </w:rPr>
          <w:t>2005</w:t>
        </w:r>
      </w:hyperlink>
      <w:r w:rsidR="00AD1397">
        <w:t xml:space="preserve">; </w:t>
      </w:r>
      <w:hyperlink w:anchor="_bookmark336" w:history="1">
        <w:r w:rsidR="00AD1397">
          <w:rPr>
            <w:color w:val="007FFF"/>
          </w:rPr>
          <w:t>2006</w:t>
        </w:r>
      </w:hyperlink>
      <w:r w:rsidR="00AD1397">
        <w:t xml:space="preserve">; </w:t>
      </w:r>
      <w:hyperlink w:anchor="_bookmark337" w:history="1">
        <w:r w:rsidR="00AD1397">
          <w:rPr>
            <w:color w:val="007FFF"/>
          </w:rPr>
          <w:t>2012</w:t>
        </w:r>
      </w:hyperlink>
      <w:r w:rsidR="00AD1397">
        <w:t xml:space="preserve">). He names this abstract language type an </w:t>
      </w:r>
      <w:r w:rsidR="00AD1397">
        <w:rPr>
          <w:i/>
        </w:rPr>
        <w:t xml:space="preserve">isolating-monocategorial-associational </w:t>
      </w:r>
      <w:r w:rsidR="00AD1397">
        <w:t>(IMA)</w:t>
      </w:r>
      <w:r w:rsidR="00AD1397">
        <w:rPr>
          <w:spacing w:val="-2"/>
        </w:rPr>
        <w:t xml:space="preserve"> </w:t>
      </w:r>
      <w:r w:rsidR="00AD1397">
        <w:t>language.</w:t>
      </w:r>
    </w:p>
    <w:p w:rsidR="00DD7756" w:rsidRDefault="00AD1397">
      <w:pPr>
        <w:spacing w:line="219" w:lineRule="exact"/>
        <w:ind w:left="403"/>
        <w:rPr>
          <w:sz w:val="20"/>
        </w:rPr>
      </w:pPr>
      <w:r>
        <w:rPr>
          <w:position w:val="7"/>
          <w:sz w:val="14"/>
        </w:rPr>
        <w:t>2</w:t>
      </w:r>
      <w:bookmarkStart w:id="116" w:name="_bookmark90"/>
      <w:bookmarkEnd w:id="116"/>
      <w:r>
        <w:rPr>
          <w:sz w:val="20"/>
        </w:rPr>
        <w:t xml:space="preserve">The terms </w:t>
      </w:r>
      <w:r>
        <w:rPr>
          <w:i/>
          <w:sz w:val="20"/>
        </w:rPr>
        <w:t xml:space="preserve">monothetic </w:t>
      </w:r>
      <w:r>
        <w:rPr>
          <w:sz w:val="20"/>
        </w:rPr>
        <w:t xml:space="preserve">and </w:t>
      </w:r>
      <w:r>
        <w:rPr>
          <w:i/>
          <w:sz w:val="20"/>
        </w:rPr>
        <w:t xml:space="preserve">polythetic </w:t>
      </w:r>
      <w:r>
        <w:rPr>
          <w:sz w:val="20"/>
        </w:rPr>
        <w:t>are sometimes used for this distinction instead (Lewandowska-</w:t>
      </w:r>
    </w:p>
    <w:p w:rsidR="00DD7756" w:rsidRDefault="00AD1397">
      <w:pPr>
        <w:spacing w:before="11"/>
        <w:ind w:left="120"/>
        <w:jc w:val="both"/>
        <w:rPr>
          <w:sz w:val="20"/>
        </w:rPr>
      </w:pPr>
      <w:r>
        <w:rPr>
          <w:sz w:val="20"/>
        </w:rPr>
        <w:t xml:space="preserve">Tomaszczyk </w:t>
      </w:r>
      <w:hyperlink w:anchor="_bookmark396" w:history="1">
        <w:r>
          <w:rPr>
            <w:color w:val="007FFF"/>
            <w:sz w:val="20"/>
          </w:rPr>
          <w:t>2007</w:t>
        </w:r>
      </w:hyperlink>
      <w:r>
        <w:rPr>
          <w:sz w:val="20"/>
        </w:rPr>
        <w:t>: 146).</w:t>
      </w:r>
    </w:p>
    <w:p w:rsidR="00DD7756" w:rsidRDefault="00DD7756">
      <w:pPr>
        <w:jc w:val="both"/>
        <w:rPr>
          <w:sz w:val="20"/>
        </w:rPr>
        <w:sectPr w:rsidR="00DD7756">
          <w:type w:val="continuous"/>
          <w:pgSz w:w="12240" w:h="15840"/>
          <w:pgMar w:top="1300" w:right="900" w:bottom="280" w:left="1680" w:header="720" w:footer="720" w:gutter="0"/>
          <w:cols w:space="720"/>
        </w:sectPr>
      </w:pPr>
    </w:p>
    <w:p w:rsidR="00DD7756" w:rsidRDefault="00AD1397">
      <w:pPr>
        <w:pStyle w:val="ListParagraph"/>
        <w:numPr>
          <w:ilvl w:val="3"/>
          <w:numId w:val="11"/>
        </w:numPr>
        <w:tabs>
          <w:tab w:val="left" w:pos="1002"/>
          <w:tab w:val="left" w:pos="1003"/>
        </w:tabs>
        <w:spacing w:before="80"/>
        <w:rPr>
          <w:b/>
          <w:sz w:val="24"/>
        </w:rPr>
      </w:pPr>
      <w:bookmarkStart w:id="117" w:name="2.3.1.6_Transcategoriality"/>
      <w:bookmarkStart w:id="118" w:name="_bookmark91"/>
      <w:bookmarkEnd w:id="117"/>
      <w:bookmarkEnd w:id="118"/>
      <w:r>
        <w:rPr>
          <w:b/>
          <w:sz w:val="24"/>
        </w:rPr>
        <w:lastRenderedPageBreak/>
        <w:t>Transcategoriality</w:t>
      </w:r>
    </w:p>
    <w:p w:rsidR="00DD7756" w:rsidRDefault="00DD7756">
      <w:pPr>
        <w:pStyle w:val="BodyText"/>
        <w:spacing w:before="5"/>
        <w:rPr>
          <w:b/>
          <w:sz w:val="31"/>
        </w:rPr>
      </w:pPr>
    </w:p>
    <w:p w:rsidR="00DD7756" w:rsidRDefault="00AD1397">
      <w:pPr>
        <w:pStyle w:val="BodyText"/>
        <w:spacing w:line="420" w:lineRule="auto"/>
        <w:ind w:left="119" w:right="532"/>
        <w:jc w:val="both"/>
      </w:pPr>
      <w:r>
        <w:t>It</w:t>
      </w:r>
      <w:r>
        <w:rPr>
          <w:spacing w:val="-20"/>
        </w:rPr>
        <w:t xml:space="preserve"> </w:t>
      </w:r>
      <w:r>
        <w:t>is</w:t>
      </w:r>
      <w:r>
        <w:rPr>
          <w:spacing w:val="-19"/>
        </w:rPr>
        <w:t xml:space="preserve"> </w:t>
      </w:r>
      <w:r>
        <w:t>also</w:t>
      </w:r>
      <w:r>
        <w:rPr>
          <w:spacing w:val="-19"/>
        </w:rPr>
        <w:t xml:space="preserve"> </w:t>
      </w:r>
      <w:r>
        <w:t>worth</w:t>
      </w:r>
      <w:r>
        <w:rPr>
          <w:spacing w:val="-19"/>
        </w:rPr>
        <w:t xml:space="preserve"> </w:t>
      </w:r>
      <w:r>
        <w:t>briefly</w:t>
      </w:r>
      <w:r>
        <w:rPr>
          <w:spacing w:val="-19"/>
        </w:rPr>
        <w:t xml:space="preserve"> </w:t>
      </w:r>
      <w:r>
        <w:t>mentioning</w:t>
      </w:r>
      <w:r>
        <w:rPr>
          <w:spacing w:val="-21"/>
        </w:rPr>
        <w:t xml:space="preserve"> </w:t>
      </w:r>
      <w:r>
        <w:rPr>
          <w:i/>
        </w:rPr>
        <w:t>transcategoriality</w:t>
      </w:r>
      <w:r>
        <w:t>,</w:t>
      </w:r>
      <w:r>
        <w:rPr>
          <w:spacing w:val="-17"/>
        </w:rPr>
        <w:t xml:space="preserve"> </w:t>
      </w:r>
      <w:r>
        <w:t>since</w:t>
      </w:r>
      <w:r>
        <w:rPr>
          <w:spacing w:val="-19"/>
        </w:rPr>
        <w:t xml:space="preserve"> </w:t>
      </w:r>
      <w:r>
        <w:t>the</w:t>
      </w:r>
      <w:r>
        <w:rPr>
          <w:spacing w:val="-19"/>
        </w:rPr>
        <w:t xml:space="preserve"> </w:t>
      </w:r>
      <w:r>
        <w:t>term</w:t>
      </w:r>
      <w:r>
        <w:rPr>
          <w:spacing w:val="-19"/>
        </w:rPr>
        <w:t xml:space="preserve"> </w:t>
      </w:r>
      <w:r>
        <w:t>arises</w:t>
      </w:r>
      <w:r>
        <w:rPr>
          <w:spacing w:val="-19"/>
        </w:rPr>
        <w:t xml:space="preserve"> </w:t>
      </w:r>
      <w:r>
        <w:t>occasionally</w:t>
      </w:r>
      <w:r>
        <w:rPr>
          <w:spacing w:val="-19"/>
        </w:rPr>
        <w:t xml:space="preserve"> </w:t>
      </w:r>
      <w:r>
        <w:t>in</w:t>
      </w:r>
      <w:r>
        <w:rPr>
          <w:spacing w:val="-20"/>
        </w:rPr>
        <w:t xml:space="preserve"> </w:t>
      </w:r>
      <w:r>
        <w:t>con- nection</w:t>
      </w:r>
      <w:r>
        <w:rPr>
          <w:spacing w:val="-6"/>
        </w:rPr>
        <w:t xml:space="preserve"> </w:t>
      </w:r>
      <w:r>
        <w:t>with</w:t>
      </w:r>
      <w:r>
        <w:rPr>
          <w:spacing w:val="-5"/>
        </w:rPr>
        <w:t xml:space="preserve"> </w:t>
      </w:r>
      <w:r>
        <w:t>lexical</w:t>
      </w:r>
      <w:r>
        <w:rPr>
          <w:spacing w:val="-6"/>
        </w:rPr>
        <w:t xml:space="preserve"> </w:t>
      </w:r>
      <w:r>
        <w:t>flexibility</w:t>
      </w:r>
      <w:r>
        <w:rPr>
          <w:spacing w:val="-6"/>
        </w:rPr>
        <w:t xml:space="preserve"> </w:t>
      </w:r>
      <w:r>
        <w:t>and</w:t>
      </w:r>
      <w:r>
        <w:rPr>
          <w:spacing w:val="-5"/>
        </w:rPr>
        <w:t xml:space="preserve"> </w:t>
      </w:r>
      <w:r>
        <w:t>is</w:t>
      </w:r>
      <w:r>
        <w:rPr>
          <w:spacing w:val="-7"/>
        </w:rPr>
        <w:t xml:space="preserve"> </w:t>
      </w:r>
      <w:r>
        <w:t>potentially</w:t>
      </w:r>
      <w:r>
        <w:rPr>
          <w:spacing w:val="-5"/>
        </w:rPr>
        <w:t xml:space="preserve"> </w:t>
      </w:r>
      <w:r>
        <w:t>easily</w:t>
      </w:r>
      <w:r>
        <w:rPr>
          <w:spacing w:val="-6"/>
        </w:rPr>
        <w:t xml:space="preserve"> </w:t>
      </w:r>
      <w:r>
        <w:t>confused</w:t>
      </w:r>
      <w:r>
        <w:rPr>
          <w:spacing w:val="-5"/>
        </w:rPr>
        <w:t xml:space="preserve"> </w:t>
      </w:r>
      <w:r>
        <w:t>with</w:t>
      </w:r>
      <w:r>
        <w:rPr>
          <w:spacing w:val="-6"/>
        </w:rPr>
        <w:t xml:space="preserve"> </w:t>
      </w:r>
      <w:r>
        <w:t>other</w:t>
      </w:r>
      <w:r>
        <w:rPr>
          <w:spacing w:val="-5"/>
        </w:rPr>
        <w:t xml:space="preserve"> </w:t>
      </w:r>
      <w:r>
        <w:t>terms</w:t>
      </w:r>
      <w:r>
        <w:rPr>
          <w:spacing w:val="-7"/>
        </w:rPr>
        <w:t xml:space="preserve"> </w:t>
      </w:r>
      <w:r>
        <w:t>mentioned above. Robert (</w:t>
      </w:r>
      <w:hyperlink w:anchor="_bookmark446" w:history="1">
        <w:r>
          <w:rPr>
            <w:color w:val="007FFF"/>
          </w:rPr>
          <w:t>2003</w:t>
        </w:r>
      </w:hyperlink>
      <w:r>
        <w:t xml:space="preserve">) uses </w:t>
      </w:r>
      <w:r>
        <w:rPr>
          <w:i/>
        </w:rPr>
        <w:t xml:space="preserve">transcategoriality </w:t>
      </w:r>
      <w:r>
        <w:t xml:space="preserve">to describe the ability for a single form to serve both lexical and grammatical functions. This is common in grammaticalization scenarios in which the original, lexical use of a form continues to exist alongside its </w:t>
      </w:r>
      <w:r>
        <w:rPr>
          <w:spacing w:val="-4"/>
        </w:rPr>
        <w:t xml:space="preserve">newer, </w:t>
      </w:r>
      <w:r>
        <w:t>functional use.</w:t>
      </w:r>
      <w:r>
        <w:rPr>
          <w:spacing w:val="12"/>
        </w:rPr>
        <w:t xml:space="preserve"> </w:t>
      </w:r>
      <w:r>
        <w:t>This</w:t>
      </w:r>
      <w:r>
        <w:rPr>
          <w:spacing w:val="-6"/>
        </w:rPr>
        <w:t xml:space="preserve"> </w:t>
      </w:r>
      <w:r>
        <w:t>is</w:t>
      </w:r>
      <w:r>
        <w:rPr>
          <w:spacing w:val="-5"/>
        </w:rPr>
        <w:t xml:space="preserve"> </w:t>
      </w:r>
      <w:r>
        <w:t>commonly</w:t>
      </w:r>
      <w:r>
        <w:rPr>
          <w:spacing w:val="-6"/>
        </w:rPr>
        <w:t xml:space="preserve"> </w:t>
      </w:r>
      <w:r>
        <w:t>referred</w:t>
      </w:r>
      <w:r>
        <w:rPr>
          <w:spacing w:val="-6"/>
        </w:rPr>
        <w:t xml:space="preserve"> </w:t>
      </w:r>
      <w:r>
        <w:t>to</w:t>
      </w:r>
      <w:r>
        <w:rPr>
          <w:spacing w:val="-6"/>
        </w:rPr>
        <w:t xml:space="preserve"> </w:t>
      </w:r>
      <w:r>
        <w:t>in</w:t>
      </w:r>
      <w:r>
        <w:rPr>
          <w:spacing w:val="-6"/>
        </w:rPr>
        <w:t xml:space="preserve"> </w:t>
      </w:r>
      <w:r>
        <w:t>the</w:t>
      </w:r>
      <w:r>
        <w:rPr>
          <w:spacing w:val="-5"/>
        </w:rPr>
        <w:t xml:space="preserve"> </w:t>
      </w:r>
      <w:r>
        <w:t>grammaticalization</w:t>
      </w:r>
      <w:r>
        <w:rPr>
          <w:spacing w:val="-6"/>
        </w:rPr>
        <w:t xml:space="preserve"> </w:t>
      </w:r>
      <w:r>
        <w:t>literature</w:t>
      </w:r>
      <w:r>
        <w:rPr>
          <w:spacing w:val="-6"/>
        </w:rPr>
        <w:t xml:space="preserve"> </w:t>
      </w:r>
      <w:r>
        <w:t>as</w:t>
      </w:r>
      <w:r>
        <w:rPr>
          <w:spacing w:val="-7"/>
        </w:rPr>
        <w:t xml:space="preserve"> </w:t>
      </w:r>
      <w:r>
        <w:rPr>
          <w:i/>
        </w:rPr>
        <w:t>divergence</w:t>
      </w:r>
      <w:r>
        <w:rPr>
          <w:i/>
          <w:spacing w:val="-2"/>
        </w:rPr>
        <w:t xml:space="preserve"> </w:t>
      </w:r>
      <w:r>
        <w:t xml:space="preserve">(Hopper &amp; Traugott </w:t>
      </w:r>
      <w:hyperlink w:anchor="_bookmark378" w:history="1">
        <w:r>
          <w:rPr>
            <w:color w:val="007FFF"/>
          </w:rPr>
          <w:t>2003</w:t>
        </w:r>
      </w:hyperlink>
      <w:r>
        <w:t xml:space="preserve">: 118). Since the focus of lexical flexibility is on </w:t>
      </w:r>
      <w:r>
        <w:rPr>
          <w:i/>
        </w:rPr>
        <w:t xml:space="preserve">lexical </w:t>
      </w:r>
      <w:r>
        <w:t xml:space="preserve">items and categories rather than </w:t>
      </w:r>
      <w:r>
        <w:rPr>
          <w:i/>
        </w:rPr>
        <w:t xml:space="preserve">functional </w:t>
      </w:r>
      <w:r>
        <w:t>ones, the concept of transcategoriality is not directly relevant to the study of lexical</w:t>
      </w:r>
      <w:r>
        <w:rPr>
          <w:spacing w:val="-4"/>
        </w:rPr>
        <w:t xml:space="preserve"> </w:t>
      </w:r>
      <w:r>
        <w:t>flexibility.</w:t>
      </w:r>
    </w:p>
    <w:p w:rsidR="00DD7756" w:rsidRDefault="00DD7756">
      <w:pPr>
        <w:pStyle w:val="BodyText"/>
        <w:spacing w:before="10"/>
        <w:rPr>
          <w:sz w:val="28"/>
        </w:rPr>
      </w:pPr>
    </w:p>
    <w:p w:rsidR="00DD7756" w:rsidRDefault="00AD1397">
      <w:pPr>
        <w:pStyle w:val="ListParagraph"/>
        <w:numPr>
          <w:ilvl w:val="3"/>
          <w:numId w:val="11"/>
        </w:numPr>
        <w:tabs>
          <w:tab w:val="left" w:pos="1002"/>
          <w:tab w:val="left" w:pos="1003"/>
        </w:tabs>
        <w:rPr>
          <w:b/>
          <w:sz w:val="24"/>
        </w:rPr>
      </w:pPr>
      <w:bookmarkStart w:id="119" w:name="2.3.1.7_Conversion_/_Zero_derivation"/>
      <w:bookmarkStart w:id="120" w:name="_bookmark92"/>
      <w:bookmarkEnd w:id="119"/>
      <w:bookmarkEnd w:id="120"/>
      <w:r>
        <w:rPr>
          <w:b/>
          <w:sz w:val="24"/>
        </w:rPr>
        <w:t>Conversion / Zero</w:t>
      </w:r>
      <w:r>
        <w:rPr>
          <w:b/>
          <w:spacing w:val="-4"/>
          <w:sz w:val="24"/>
        </w:rPr>
        <w:t xml:space="preserve"> </w:t>
      </w:r>
      <w:r>
        <w:rPr>
          <w:b/>
          <w:sz w:val="24"/>
        </w:rPr>
        <w:t>derivation</w:t>
      </w:r>
    </w:p>
    <w:p w:rsidR="00DD7756" w:rsidRDefault="00DD7756">
      <w:pPr>
        <w:pStyle w:val="BodyText"/>
        <w:spacing w:before="5"/>
        <w:rPr>
          <w:b/>
          <w:sz w:val="31"/>
        </w:rPr>
      </w:pPr>
    </w:p>
    <w:p w:rsidR="00DD7756" w:rsidRDefault="00AD1397">
      <w:pPr>
        <w:pStyle w:val="BodyText"/>
        <w:spacing w:before="1" w:line="420" w:lineRule="auto"/>
        <w:ind w:left="120" w:right="533"/>
        <w:jc w:val="both"/>
      </w:pPr>
      <w:r>
        <w:rPr>
          <w:i/>
        </w:rPr>
        <w:t>Conversion</w:t>
      </w:r>
      <w:r>
        <w:rPr>
          <w:i/>
          <w:spacing w:val="-5"/>
        </w:rPr>
        <w:t xml:space="preserve"> </w:t>
      </w:r>
      <w:r>
        <w:t>is</w:t>
      </w:r>
      <w:r>
        <w:rPr>
          <w:spacing w:val="-5"/>
        </w:rPr>
        <w:t xml:space="preserve"> </w:t>
      </w:r>
      <w:r>
        <w:t>the</w:t>
      </w:r>
      <w:r>
        <w:rPr>
          <w:spacing w:val="-5"/>
        </w:rPr>
        <w:t xml:space="preserve"> </w:t>
      </w:r>
      <w:r>
        <w:t>process</w:t>
      </w:r>
      <w:r>
        <w:rPr>
          <w:spacing w:val="-5"/>
        </w:rPr>
        <w:t xml:space="preserve"> </w:t>
      </w:r>
      <w:r>
        <w:t>whereby</w:t>
      </w:r>
      <w:r>
        <w:rPr>
          <w:spacing w:val="-5"/>
        </w:rPr>
        <w:t xml:space="preserve"> </w:t>
      </w:r>
      <w:r>
        <w:t>a</w:t>
      </w:r>
      <w:r>
        <w:rPr>
          <w:spacing w:val="-5"/>
        </w:rPr>
        <w:t xml:space="preserve"> </w:t>
      </w:r>
      <w:r>
        <w:t>lexical</w:t>
      </w:r>
      <w:r>
        <w:rPr>
          <w:spacing w:val="-5"/>
        </w:rPr>
        <w:t xml:space="preserve"> </w:t>
      </w:r>
      <w:r>
        <w:t>item</w:t>
      </w:r>
      <w:r>
        <w:rPr>
          <w:spacing w:val="-5"/>
        </w:rPr>
        <w:t xml:space="preserve"> </w:t>
      </w:r>
      <w:r>
        <w:t>simply</w:t>
      </w:r>
      <w:r>
        <w:rPr>
          <w:spacing w:val="-5"/>
        </w:rPr>
        <w:t xml:space="preserve"> </w:t>
      </w:r>
      <w:r>
        <w:t>changes</w:t>
      </w:r>
      <w:r>
        <w:rPr>
          <w:spacing w:val="-5"/>
        </w:rPr>
        <w:t xml:space="preserve"> </w:t>
      </w:r>
      <w:r>
        <w:t>its</w:t>
      </w:r>
      <w:r>
        <w:rPr>
          <w:spacing w:val="-4"/>
        </w:rPr>
        <w:t xml:space="preserve"> </w:t>
      </w:r>
      <w:r>
        <w:t>word</w:t>
      </w:r>
      <w:r>
        <w:rPr>
          <w:spacing w:val="-5"/>
        </w:rPr>
        <w:t xml:space="preserve"> </w:t>
      </w:r>
      <w:r>
        <w:t>class</w:t>
      </w:r>
      <w:r>
        <w:rPr>
          <w:spacing w:val="-4"/>
        </w:rPr>
        <w:t xml:space="preserve"> </w:t>
      </w:r>
      <w:r>
        <w:t>with</w:t>
      </w:r>
      <w:r>
        <w:rPr>
          <w:spacing w:val="-5"/>
        </w:rPr>
        <w:t xml:space="preserve"> </w:t>
      </w:r>
      <w:r>
        <w:t>no</w:t>
      </w:r>
      <w:r>
        <w:rPr>
          <w:spacing w:val="-5"/>
        </w:rPr>
        <w:t xml:space="preserve"> </w:t>
      </w:r>
      <w:r>
        <w:t xml:space="preserve">overt morphological marker of that change (Crystal </w:t>
      </w:r>
      <w:hyperlink w:anchor="_bookmark302" w:history="1">
        <w:r>
          <w:rPr>
            <w:color w:val="007FFF"/>
          </w:rPr>
          <w:t>2008</w:t>
        </w:r>
      </w:hyperlink>
      <w:r>
        <w:t xml:space="preserve">: 114). </w:t>
      </w:r>
      <w:r>
        <w:rPr>
          <w:i/>
        </w:rPr>
        <w:t xml:space="preserve">Zero derivation </w:t>
      </w:r>
      <w:r>
        <w:t xml:space="preserve">is an alternate analysis of the same phenomenon that posits the presence of a derivational marker with no phonological realization. I prefer the term </w:t>
      </w:r>
      <w:r>
        <w:rPr>
          <w:i/>
        </w:rPr>
        <w:t xml:space="preserve">conversion </w:t>
      </w:r>
      <w:r>
        <w:t>in this thesis. Since the literature on conversion</w:t>
      </w:r>
      <w:r>
        <w:rPr>
          <w:spacing w:val="-8"/>
        </w:rPr>
        <w:t xml:space="preserve"> </w:t>
      </w:r>
      <w:r>
        <w:t>and</w:t>
      </w:r>
      <w:r>
        <w:rPr>
          <w:spacing w:val="-7"/>
        </w:rPr>
        <w:t xml:space="preserve"> </w:t>
      </w:r>
      <w:r>
        <w:t>zero</w:t>
      </w:r>
      <w:r>
        <w:rPr>
          <w:spacing w:val="-8"/>
        </w:rPr>
        <w:t xml:space="preserve"> </w:t>
      </w:r>
      <w:r>
        <w:t>derivation</w:t>
      </w:r>
      <w:r>
        <w:rPr>
          <w:spacing w:val="-8"/>
        </w:rPr>
        <w:t xml:space="preserve"> </w:t>
      </w:r>
      <w:r>
        <w:t>is</w:t>
      </w:r>
      <w:r>
        <w:rPr>
          <w:spacing w:val="-7"/>
        </w:rPr>
        <w:t xml:space="preserve"> </w:t>
      </w:r>
      <w:r>
        <w:t>extensive</w:t>
      </w:r>
      <w:r>
        <w:rPr>
          <w:spacing w:val="-7"/>
        </w:rPr>
        <w:t xml:space="preserve"> </w:t>
      </w:r>
      <w:r>
        <w:t>and</w:t>
      </w:r>
      <w:r>
        <w:rPr>
          <w:spacing w:val="-8"/>
        </w:rPr>
        <w:t xml:space="preserve"> </w:t>
      </w:r>
      <w:r>
        <w:t>the</w:t>
      </w:r>
      <w:r>
        <w:rPr>
          <w:spacing w:val="-7"/>
        </w:rPr>
        <w:t xml:space="preserve"> </w:t>
      </w:r>
      <w:r>
        <w:t>concepts</w:t>
      </w:r>
      <w:r>
        <w:rPr>
          <w:spacing w:val="-7"/>
        </w:rPr>
        <w:t xml:space="preserve"> </w:t>
      </w:r>
      <w:r>
        <w:t>are</w:t>
      </w:r>
      <w:r>
        <w:rPr>
          <w:spacing w:val="-8"/>
        </w:rPr>
        <w:t xml:space="preserve"> </w:t>
      </w:r>
      <w:r>
        <w:t>well-established,</w:t>
      </w:r>
      <w:r>
        <w:rPr>
          <w:spacing w:val="-7"/>
        </w:rPr>
        <w:t xml:space="preserve"> </w:t>
      </w:r>
      <w:r>
        <w:t>I</w:t>
      </w:r>
      <w:r>
        <w:rPr>
          <w:spacing w:val="-7"/>
        </w:rPr>
        <w:t xml:space="preserve"> </w:t>
      </w:r>
      <w:r>
        <w:t>will</w:t>
      </w:r>
      <w:r>
        <w:rPr>
          <w:spacing w:val="-8"/>
        </w:rPr>
        <w:t xml:space="preserve"> </w:t>
      </w:r>
      <w:r>
        <w:t>treat them only summarily here, focusing on their relationship to lexical</w:t>
      </w:r>
      <w:r>
        <w:rPr>
          <w:spacing w:val="-28"/>
        </w:rPr>
        <w:t xml:space="preserve"> </w:t>
      </w:r>
      <w:r>
        <w:t>flexibility.</w:t>
      </w:r>
    </w:p>
    <w:p w:rsidR="00DD7756" w:rsidRDefault="00AD1397">
      <w:pPr>
        <w:pStyle w:val="BodyText"/>
        <w:spacing w:line="420" w:lineRule="auto"/>
        <w:ind w:left="120" w:right="531" w:firstLine="358"/>
        <w:jc w:val="both"/>
      </w:pPr>
      <w:r>
        <w:t>The</w:t>
      </w:r>
      <w:r>
        <w:rPr>
          <w:spacing w:val="-19"/>
        </w:rPr>
        <w:t xml:space="preserve"> </w:t>
      </w:r>
      <w:r>
        <w:t>concept</w:t>
      </w:r>
      <w:r>
        <w:rPr>
          <w:spacing w:val="-18"/>
        </w:rPr>
        <w:t xml:space="preserve"> </w:t>
      </w:r>
      <w:r>
        <w:t>of</w:t>
      </w:r>
      <w:r>
        <w:rPr>
          <w:spacing w:val="-19"/>
        </w:rPr>
        <w:t xml:space="preserve"> </w:t>
      </w:r>
      <w:r>
        <w:t>conversion</w:t>
      </w:r>
      <w:r>
        <w:rPr>
          <w:spacing w:val="-18"/>
        </w:rPr>
        <w:t xml:space="preserve"> </w:t>
      </w:r>
      <w:r>
        <w:t>is</w:t>
      </w:r>
      <w:r>
        <w:rPr>
          <w:spacing w:val="-19"/>
        </w:rPr>
        <w:t xml:space="preserve"> </w:t>
      </w:r>
      <w:r>
        <w:t>based</w:t>
      </w:r>
      <w:r>
        <w:rPr>
          <w:spacing w:val="-18"/>
        </w:rPr>
        <w:t xml:space="preserve"> </w:t>
      </w:r>
      <w:r>
        <w:t>on</w:t>
      </w:r>
      <w:r>
        <w:rPr>
          <w:spacing w:val="-19"/>
        </w:rPr>
        <w:t xml:space="preserve"> </w:t>
      </w:r>
      <w:r>
        <w:t>the</w:t>
      </w:r>
      <w:r>
        <w:rPr>
          <w:spacing w:val="-18"/>
        </w:rPr>
        <w:t xml:space="preserve"> </w:t>
      </w:r>
      <w:r>
        <w:t>premise</w:t>
      </w:r>
      <w:r>
        <w:rPr>
          <w:spacing w:val="-19"/>
        </w:rPr>
        <w:t xml:space="preserve"> </w:t>
      </w:r>
      <w:r>
        <w:t>that</w:t>
      </w:r>
      <w:r>
        <w:rPr>
          <w:spacing w:val="-18"/>
        </w:rPr>
        <w:t xml:space="preserve"> </w:t>
      </w:r>
      <w:r>
        <w:t>lexical</w:t>
      </w:r>
      <w:r>
        <w:rPr>
          <w:spacing w:val="-19"/>
        </w:rPr>
        <w:t xml:space="preserve"> </w:t>
      </w:r>
      <w:r>
        <w:t>items</w:t>
      </w:r>
      <w:r>
        <w:rPr>
          <w:spacing w:val="-18"/>
        </w:rPr>
        <w:t xml:space="preserve"> </w:t>
      </w:r>
      <w:r>
        <w:t>in</w:t>
      </w:r>
      <w:r>
        <w:rPr>
          <w:spacing w:val="-19"/>
        </w:rPr>
        <w:t xml:space="preserve"> </w:t>
      </w:r>
      <w:r>
        <w:t>a</w:t>
      </w:r>
      <w:r>
        <w:rPr>
          <w:spacing w:val="-17"/>
        </w:rPr>
        <w:t xml:space="preserve"> </w:t>
      </w:r>
      <w:r>
        <w:t>language</w:t>
      </w:r>
      <w:r>
        <w:rPr>
          <w:spacing w:val="-19"/>
        </w:rPr>
        <w:t xml:space="preserve"> </w:t>
      </w:r>
      <w:r>
        <w:t>are</w:t>
      </w:r>
      <w:r>
        <w:rPr>
          <w:spacing w:val="-18"/>
        </w:rPr>
        <w:t xml:space="preserve"> </w:t>
      </w:r>
      <w:r>
        <w:t>fully categorized for part of speech, meaning that an analysis of lexical flexibility as conversion falls</w:t>
      </w:r>
      <w:r>
        <w:rPr>
          <w:spacing w:val="-5"/>
        </w:rPr>
        <w:t xml:space="preserve"> </w:t>
      </w:r>
      <w:r>
        <w:t>under</w:t>
      </w:r>
      <w:r>
        <w:rPr>
          <w:spacing w:val="-4"/>
        </w:rPr>
        <w:t xml:space="preserve"> </w:t>
      </w:r>
      <w:r>
        <w:t>the</w:t>
      </w:r>
      <w:r>
        <w:rPr>
          <w:spacing w:val="-5"/>
        </w:rPr>
        <w:t xml:space="preserve"> </w:t>
      </w:r>
      <w:r>
        <w:t>categorial</w:t>
      </w:r>
      <w:r>
        <w:rPr>
          <w:spacing w:val="-4"/>
        </w:rPr>
        <w:t xml:space="preserve"> </w:t>
      </w:r>
      <w:r>
        <w:t>(as</w:t>
      </w:r>
      <w:r>
        <w:rPr>
          <w:spacing w:val="-5"/>
        </w:rPr>
        <w:t xml:space="preserve"> </w:t>
      </w:r>
      <w:r>
        <w:t>opposed</w:t>
      </w:r>
      <w:r>
        <w:rPr>
          <w:spacing w:val="-4"/>
        </w:rPr>
        <w:t xml:space="preserve"> </w:t>
      </w:r>
      <w:r>
        <w:t>to</w:t>
      </w:r>
      <w:r>
        <w:rPr>
          <w:spacing w:val="-4"/>
        </w:rPr>
        <w:t xml:space="preserve"> </w:t>
      </w:r>
      <w:r>
        <w:t>acategorial)</w:t>
      </w:r>
      <w:r>
        <w:rPr>
          <w:spacing w:val="-4"/>
        </w:rPr>
        <w:t xml:space="preserve"> </w:t>
      </w:r>
      <w:r>
        <w:t>analyses</w:t>
      </w:r>
      <w:r>
        <w:rPr>
          <w:spacing w:val="-5"/>
        </w:rPr>
        <w:t xml:space="preserve"> </w:t>
      </w:r>
      <w:r>
        <w:t>of</w:t>
      </w:r>
      <w:r>
        <w:rPr>
          <w:spacing w:val="-4"/>
        </w:rPr>
        <w:t xml:space="preserve"> </w:t>
      </w:r>
      <w:r>
        <w:t>lexical</w:t>
      </w:r>
      <w:r>
        <w:rPr>
          <w:spacing w:val="-5"/>
        </w:rPr>
        <w:t xml:space="preserve"> </w:t>
      </w:r>
      <w:r>
        <w:t>flexibility</w:t>
      </w:r>
      <w:r>
        <w:rPr>
          <w:spacing w:val="-4"/>
        </w:rPr>
        <w:t xml:space="preserve"> </w:t>
      </w:r>
      <w:r>
        <w:t xml:space="preserve">mentioned at the beginning of </w:t>
      </w:r>
      <w:hyperlink w:anchor="_bookmark69" w:history="1">
        <w:r>
          <w:rPr>
            <w:color w:val="007FFF"/>
          </w:rPr>
          <w:t>Section 2.3.1</w:t>
        </w:r>
      </w:hyperlink>
      <w:r>
        <w:t>. Conversion is generally characterized as a kind of word formation, implying that a new lexeme has been created. Therefore, conversion and lexical flexibility are mutually exclusive analyses of multifunctional items; lexical flexibility</w:t>
      </w:r>
      <w:r>
        <w:rPr>
          <w:spacing w:val="-42"/>
        </w:rPr>
        <w:t xml:space="preserve"> </w:t>
      </w:r>
      <w:r>
        <w:t>implies the</w:t>
      </w:r>
      <w:r>
        <w:rPr>
          <w:spacing w:val="-8"/>
        </w:rPr>
        <w:t xml:space="preserve"> </w:t>
      </w:r>
      <w:r>
        <w:t>existence</w:t>
      </w:r>
      <w:r>
        <w:rPr>
          <w:spacing w:val="-7"/>
        </w:rPr>
        <w:t xml:space="preserve"> </w:t>
      </w:r>
      <w:r>
        <w:t>of</w:t>
      </w:r>
      <w:r>
        <w:rPr>
          <w:spacing w:val="-7"/>
        </w:rPr>
        <w:t xml:space="preserve"> </w:t>
      </w:r>
      <w:r>
        <w:t>one</w:t>
      </w:r>
      <w:r>
        <w:rPr>
          <w:spacing w:val="-7"/>
        </w:rPr>
        <w:t xml:space="preserve"> </w:t>
      </w:r>
      <w:r>
        <w:t>polysemous</w:t>
      </w:r>
      <w:r>
        <w:rPr>
          <w:spacing w:val="-7"/>
        </w:rPr>
        <w:t xml:space="preserve"> </w:t>
      </w:r>
      <w:r>
        <w:t>lexeme</w:t>
      </w:r>
      <w:r>
        <w:rPr>
          <w:spacing w:val="-8"/>
        </w:rPr>
        <w:t xml:space="preserve"> </w:t>
      </w:r>
      <w:r>
        <w:t>which</w:t>
      </w:r>
      <w:r>
        <w:rPr>
          <w:spacing w:val="-7"/>
        </w:rPr>
        <w:t xml:space="preserve"> </w:t>
      </w:r>
      <w:r>
        <w:t>can</w:t>
      </w:r>
      <w:r>
        <w:rPr>
          <w:spacing w:val="-7"/>
        </w:rPr>
        <w:t xml:space="preserve"> </w:t>
      </w:r>
      <w:r>
        <w:t>fulfill</w:t>
      </w:r>
      <w:r>
        <w:rPr>
          <w:spacing w:val="-7"/>
        </w:rPr>
        <w:t xml:space="preserve"> </w:t>
      </w:r>
      <w:r>
        <w:t>multiple</w:t>
      </w:r>
      <w:r>
        <w:rPr>
          <w:spacing w:val="-7"/>
        </w:rPr>
        <w:t xml:space="preserve"> </w:t>
      </w:r>
      <w:r>
        <w:t>discourse</w:t>
      </w:r>
      <w:r>
        <w:rPr>
          <w:spacing w:val="-8"/>
        </w:rPr>
        <w:t xml:space="preserve"> </w:t>
      </w:r>
      <w:r>
        <w:t>functions,</w:t>
      </w:r>
      <w:r>
        <w:rPr>
          <w:spacing w:val="-6"/>
        </w:rPr>
        <w:t xml:space="preserve"> </w:t>
      </w:r>
      <w:r>
        <w:t>while conversion</w:t>
      </w:r>
      <w:r>
        <w:rPr>
          <w:spacing w:val="-10"/>
        </w:rPr>
        <w:t xml:space="preserve"> </w:t>
      </w:r>
      <w:r>
        <w:t>implies</w:t>
      </w:r>
      <w:r>
        <w:rPr>
          <w:spacing w:val="-10"/>
        </w:rPr>
        <w:t xml:space="preserve"> </w:t>
      </w:r>
      <w:r>
        <w:t>the</w:t>
      </w:r>
      <w:r>
        <w:rPr>
          <w:spacing w:val="-9"/>
        </w:rPr>
        <w:t xml:space="preserve"> </w:t>
      </w:r>
      <w:r>
        <w:t>existence</w:t>
      </w:r>
      <w:r>
        <w:rPr>
          <w:spacing w:val="-10"/>
        </w:rPr>
        <w:t xml:space="preserve"> </w:t>
      </w:r>
      <w:r>
        <w:t>of</w:t>
      </w:r>
      <w:r>
        <w:rPr>
          <w:spacing w:val="-10"/>
        </w:rPr>
        <w:t xml:space="preserve"> </w:t>
      </w:r>
      <w:r>
        <w:t>two</w:t>
      </w:r>
      <w:r>
        <w:rPr>
          <w:spacing w:val="-9"/>
        </w:rPr>
        <w:t xml:space="preserve"> </w:t>
      </w:r>
      <w:r>
        <w:t>homonymous</w:t>
      </w:r>
      <w:r>
        <w:rPr>
          <w:spacing w:val="-10"/>
        </w:rPr>
        <w:t xml:space="preserve"> </w:t>
      </w:r>
      <w:r>
        <w:t>/</w:t>
      </w:r>
      <w:r>
        <w:rPr>
          <w:spacing w:val="-10"/>
        </w:rPr>
        <w:t xml:space="preserve"> </w:t>
      </w:r>
      <w:r>
        <w:t>heterosemous</w:t>
      </w:r>
      <w:r>
        <w:rPr>
          <w:spacing w:val="-9"/>
        </w:rPr>
        <w:t xml:space="preserve"> </w:t>
      </w:r>
      <w:r>
        <w:t>lexemes</w:t>
      </w:r>
      <w:r>
        <w:rPr>
          <w:spacing w:val="-10"/>
        </w:rPr>
        <w:t xml:space="preserve"> </w:t>
      </w:r>
      <w:r>
        <w:t>with</w:t>
      </w:r>
      <w:r>
        <w:rPr>
          <w:spacing w:val="-10"/>
        </w:rPr>
        <w:t xml:space="preserve"> </w:t>
      </w:r>
      <w:r>
        <w:t>different discourse</w:t>
      </w:r>
      <w:r>
        <w:rPr>
          <w:spacing w:val="18"/>
        </w:rPr>
        <w:t xml:space="preserve"> </w:t>
      </w:r>
      <w:r>
        <w:t>functions.</w:t>
      </w:r>
      <w:r>
        <w:rPr>
          <w:spacing w:val="20"/>
        </w:rPr>
        <w:t xml:space="preserve"> </w:t>
      </w:r>
      <w:r>
        <w:t>Remember</w:t>
      </w:r>
      <w:r>
        <w:rPr>
          <w:spacing w:val="18"/>
        </w:rPr>
        <w:t xml:space="preserve"> </w:t>
      </w:r>
      <w:r>
        <w:t>too</w:t>
      </w:r>
      <w:r>
        <w:rPr>
          <w:spacing w:val="18"/>
        </w:rPr>
        <w:t xml:space="preserve"> </w:t>
      </w:r>
      <w:r>
        <w:t>from</w:t>
      </w:r>
      <w:r>
        <w:rPr>
          <w:spacing w:val="17"/>
        </w:rPr>
        <w:t xml:space="preserve"> </w:t>
      </w:r>
      <w:hyperlink w:anchor="_bookmark79" w:history="1">
        <w:r>
          <w:rPr>
            <w:color w:val="007FFF"/>
          </w:rPr>
          <w:t>Section</w:t>
        </w:r>
        <w:r>
          <w:rPr>
            <w:color w:val="007FFF"/>
            <w:spacing w:val="19"/>
          </w:rPr>
          <w:t xml:space="preserve"> </w:t>
        </w:r>
        <w:r>
          <w:rPr>
            <w:color w:val="007FFF"/>
          </w:rPr>
          <w:t>2.3.1.3</w:t>
        </w:r>
        <w:r>
          <w:rPr>
            <w:color w:val="007FFF"/>
            <w:spacing w:val="17"/>
          </w:rPr>
          <w:t xml:space="preserve"> </w:t>
        </w:r>
      </w:hyperlink>
      <w:r>
        <w:t>that</w:t>
      </w:r>
      <w:r>
        <w:rPr>
          <w:spacing w:val="19"/>
        </w:rPr>
        <w:t xml:space="preserve"> </w:t>
      </w:r>
      <w:r>
        <w:t>van</w:t>
      </w:r>
      <w:r>
        <w:rPr>
          <w:spacing w:val="18"/>
        </w:rPr>
        <w:t xml:space="preserve"> </w:t>
      </w:r>
      <w:r>
        <w:t>Lier</w:t>
      </w:r>
      <w:r>
        <w:rPr>
          <w:spacing w:val="19"/>
        </w:rPr>
        <w:t xml:space="preserve"> </w:t>
      </w:r>
      <w:r>
        <w:t>(</w:t>
      </w:r>
      <w:hyperlink w:anchor="_bookmark399" w:history="1">
        <w:r>
          <w:rPr>
            <w:color w:val="007FFF"/>
          </w:rPr>
          <w:t>2012</w:t>
        </w:r>
      </w:hyperlink>
      <w:r>
        <w:t>)</w:t>
      </w:r>
      <w:r>
        <w:rPr>
          <w:spacing w:val="18"/>
        </w:rPr>
        <w:t xml:space="preserve"> </w:t>
      </w:r>
      <w:r>
        <w:t>distinguishes</w:t>
      </w:r>
    </w:p>
    <w:p w:rsidR="00DD7756" w:rsidRDefault="00DD7756">
      <w:pPr>
        <w:spacing w:line="420" w:lineRule="auto"/>
        <w:jc w:val="both"/>
        <w:sectPr w:rsidR="00DD7756">
          <w:pgSz w:w="12240" w:h="15840"/>
          <w:pgMar w:top="1480" w:right="900" w:bottom="1040" w:left="1680" w:header="0" w:footer="717" w:gutter="0"/>
          <w:cols w:space="720"/>
        </w:sectPr>
      </w:pPr>
    </w:p>
    <w:p w:rsidR="00DD7756" w:rsidRDefault="00AD1397">
      <w:pPr>
        <w:pStyle w:val="BodyText"/>
        <w:spacing w:before="84" w:line="420" w:lineRule="auto"/>
        <w:ind w:left="120" w:right="532"/>
        <w:jc w:val="both"/>
      </w:pPr>
      <w:r>
        <w:lastRenderedPageBreak/>
        <w:t>conversion from multifunctionality, where conversion is reserved for unproductive / unpre- dictable derivations. Not all scholars would delimit conversion in this way, however.</w:t>
      </w:r>
    </w:p>
    <w:p w:rsidR="00DD7756" w:rsidRDefault="00AD1397">
      <w:pPr>
        <w:pStyle w:val="BodyText"/>
        <w:spacing w:line="420" w:lineRule="auto"/>
        <w:ind w:left="120" w:right="532" w:firstLine="358"/>
        <w:jc w:val="both"/>
      </w:pPr>
      <w:r>
        <w:t xml:space="preserve">Conversion also implies directionality. In cases of conversion, one of the two uses of a form is in some way basic or prior to the other (Mithun </w:t>
      </w:r>
      <w:hyperlink w:anchor="_bookmark423" w:history="1">
        <w:r>
          <w:rPr>
            <w:color w:val="007FFF"/>
          </w:rPr>
          <w:t>2017</w:t>
        </w:r>
      </w:hyperlink>
      <w:r>
        <w:t xml:space="preserve">: 156; Vapnarsky &amp; </w:t>
      </w:r>
      <w:r>
        <w:rPr>
          <w:spacing w:val="-3"/>
        </w:rPr>
        <w:t xml:space="preserve">Veneziano </w:t>
      </w:r>
      <w:hyperlink w:anchor="_bookmark482" w:history="1">
        <w:r>
          <w:rPr>
            <w:color w:val="007FFF"/>
          </w:rPr>
          <w:t>2017b</w:t>
        </w:r>
      </w:hyperlink>
      <w:r>
        <w:t xml:space="preserve">: 5). Under a flexible analysis, by contrast, the different functions of a single flexible item have equal theoretical status. If it could be shown that certain seemingly flexible uses of a lexical item were in some way marked in relation to each </w:t>
      </w:r>
      <w:r>
        <w:rPr>
          <w:spacing w:val="-3"/>
        </w:rPr>
        <w:t xml:space="preserve">other, </w:t>
      </w:r>
      <w:r>
        <w:t xml:space="preserve">this would therefore constitute potentially disconfirming evidence against a flexible analysis. This is in fact one of the major arguments presented against flexible analyses, to be discussed in </w:t>
      </w:r>
      <w:hyperlink w:anchor="_bookmark112" w:history="1">
        <w:r>
          <w:rPr>
            <w:color w:val="007FFF"/>
          </w:rPr>
          <w:t>Section 2.3.3</w:t>
        </w:r>
      </w:hyperlink>
      <w:r>
        <w:t>. There</w:t>
      </w:r>
      <w:r>
        <w:rPr>
          <w:spacing w:val="-4"/>
        </w:rPr>
        <w:t xml:space="preserve"> </w:t>
      </w:r>
      <w:r>
        <w:t>are</w:t>
      </w:r>
      <w:r>
        <w:rPr>
          <w:spacing w:val="-4"/>
        </w:rPr>
        <w:t xml:space="preserve"> </w:t>
      </w:r>
      <w:r>
        <w:t>at</w:t>
      </w:r>
      <w:r>
        <w:rPr>
          <w:spacing w:val="-4"/>
        </w:rPr>
        <w:t xml:space="preserve"> </w:t>
      </w:r>
      <w:r>
        <w:t>least</w:t>
      </w:r>
      <w:r>
        <w:rPr>
          <w:spacing w:val="-4"/>
        </w:rPr>
        <w:t xml:space="preserve"> </w:t>
      </w:r>
      <w:r>
        <w:t>four</w:t>
      </w:r>
      <w:r>
        <w:rPr>
          <w:spacing w:val="-4"/>
        </w:rPr>
        <w:t xml:space="preserve"> </w:t>
      </w:r>
      <w:r>
        <w:t>ways</w:t>
      </w:r>
      <w:r>
        <w:rPr>
          <w:spacing w:val="-4"/>
        </w:rPr>
        <w:t xml:space="preserve"> </w:t>
      </w:r>
      <w:r>
        <w:t>in</w:t>
      </w:r>
      <w:r>
        <w:rPr>
          <w:spacing w:val="-3"/>
        </w:rPr>
        <w:t xml:space="preserve"> </w:t>
      </w:r>
      <w:r>
        <w:t>which</w:t>
      </w:r>
      <w:r>
        <w:rPr>
          <w:spacing w:val="-4"/>
        </w:rPr>
        <w:t xml:space="preserve"> </w:t>
      </w:r>
      <w:r>
        <w:t>one</w:t>
      </w:r>
      <w:r>
        <w:rPr>
          <w:spacing w:val="-4"/>
        </w:rPr>
        <w:t xml:space="preserve"> </w:t>
      </w:r>
      <w:r>
        <w:t>member</w:t>
      </w:r>
      <w:r>
        <w:rPr>
          <w:spacing w:val="-4"/>
        </w:rPr>
        <w:t xml:space="preserve"> </w:t>
      </w:r>
      <w:r>
        <w:t>of</w:t>
      </w:r>
      <w:r>
        <w:rPr>
          <w:spacing w:val="-4"/>
        </w:rPr>
        <w:t xml:space="preserve"> </w:t>
      </w:r>
      <w:r>
        <w:t>a</w:t>
      </w:r>
      <w:r>
        <w:rPr>
          <w:spacing w:val="-4"/>
        </w:rPr>
        <w:t xml:space="preserve"> </w:t>
      </w:r>
      <w:r>
        <w:t>putatively</w:t>
      </w:r>
      <w:r>
        <w:rPr>
          <w:spacing w:val="-4"/>
        </w:rPr>
        <w:t xml:space="preserve"> </w:t>
      </w:r>
      <w:r>
        <w:t>flexible</w:t>
      </w:r>
      <w:r>
        <w:rPr>
          <w:spacing w:val="-3"/>
        </w:rPr>
        <w:t xml:space="preserve"> </w:t>
      </w:r>
      <w:r>
        <w:t>set</w:t>
      </w:r>
      <w:r>
        <w:rPr>
          <w:spacing w:val="-4"/>
        </w:rPr>
        <w:t xml:space="preserve"> </w:t>
      </w:r>
      <w:r>
        <w:t>of</w:t>
      </w:r>
      <w:r>
        <w:rPr>
          <w:spacing w:val="-4"/>
        </w:rPr>
        <w:t xml:space="preserve"> </w:t>
      </w:r>
      <w:r>
        <w:t>lexical</w:t>
      </w:r>
      <w:r>
        <w:rPr>
          <w:spacing w:val="-4"/>
        </w:rPr>
        <w:t xml:space="preserve"> </w:t>
      </w:r>
      <w:r>
        <w:t xml:space="preserve">items might be considered more basic than the others: 1) diachronically, in which one use of the lexical item appears before the others historically; 2) semantically, in which the meaning of the derived item is more semantically complex than that of the basic one; 3) morphologi- </w:t>
      </w:r>
      <w:r>
        <w:rPr>
          <w:spacing w:val="-3"/>
        </w:rPr>
        <w:t xml:space="preserve">cally, </w:t>
      </w:r>
      <w:r>
        <w:t>in which the more basic item is irregularly inflected but the derived item is regularly inflected;</w:t>
      </w:r>
      <w:r>
        <w:rPr>
          <w:spacing w:val="-12"/>
        </w:rPr>
        <w:t xml:space="preserve"> </w:t>
      </w:r>
      <w:r>
        <w:t>or</w:t>
      </w:r>
      <w:r>
        <w:rPr>
          <w:spacing w:val="-14"/>
        </w:rPr>
        <w:t xml:space="preserve"> </w:t>
      </w:r>
      <w:r>
        <w:t>4)</w:t>
      </w:r>
      <w:r>
        <w:rPr>
          <w:spacing w:val="-14"/>
        </w:rPr>
        <w:t xml:space="preserve"> </w:t>
      </w:r>
      <w:r>
        <w:t>frequentially,</w:t>
      </w:r>
      <w:r>
        <w:rPr>
          <w:spacing w:val="-12"/>
        </w:rPr>
        <w:t xml:space="preserve"> </w:t>
      </w:r>
      <w:r>
        <w:t>in</w:t>
      </w:r>
      <w:r>
        <w:rPr>
          <w:spacing w:val="-14"/>
        </w:rPr>
        <w:t xml:space="preserve"> </w:t>
      </w:r>
      <w:r>
        <w:t>which</w:t>
      </w:r>
      <w:r>
        <w:rPr>
          <w:spacing w:val="-14"/>
        </w:rPr>
        <w:t xml:space="preserve"> </w:t>
      </w:r>
      <w:r>
        <w:t>derived</w:t>
      </w:r>
      <w:r>
        <w:rPr>
          <w:spacing w:val="-13"/>
        </w:rPr>
        <w:t xml:space="preserve"> </w:t>
      </w:r>
      <w:r>
        <w:t>lexical</w:t>
      </w:r>
      <w:r>
        <w:rPr>
          <w:spacing w:val="-14"/>
        </w:rPr>
        <w:t xml:space="preserve"> </w:t>
      </w:r>
      <w:r>
        <w:t>items</w:t>
      </w:r>
      <w:r>
        <w:rPr>
          <w:spacing w:val="-14"/>
        </w:rPr>
        <w:t xml:space="preserve"> </w:t>
      </w:r>
      <w:r>
        <w:t>are</w:t>
      </w:r>
      <w:r>
        <w:rPr>
          <w:spacing w:val="-14"/>
        </w:rPr>
        <w:t xml:space="preserve"> </w:t>
      </w:r>
      <w:r>
        <w:t>used</w:t>
      </w:r>
      <w:r>
        <w:rPr>
          <w:spacing w:val="-14"/>
        </w:rPr>
        <w:t xml:space="preserve"> </w:t>
      </w:r>
      <w:r>
        <w:t>less</w:t>
      </w:r>
      <w:r>
        <w:rPr>
          <w:spacing w:val="-14"/>
        </w:rPr>
        <w:t xml:space="preserve"> </w:t>
      </w:r>
      <w:r>
        <w:t>frequently</w:t>
      </w:r>
      <w:r>
        <w:rPr>
          <w:spacing w:val="-14"/>
        </w:rPr>
        <w:t xml:space="preserve"> </w:t>
      </w:r>
      <w:r>
        <w:t>than</w:t>
      </w:r>
      <w:r>
        <w:rPr>
          <w:spacing w:val="-14"/>
        </w:rPr>
        <w:t xml:space="preserve"> </w:t>
      </w:r>
      <w:r>
        <w:t>their more</w:t>
      </w:r>
      <w:r>
        <w:rPr>
          <w:spacing w:val="-9"/>
        </w:rPr>
        <w:t xml:space="preserve"> </w:t>
      </w:r>
      <w:r>
        <w:t>basic</w:t>
      </w:r>
      <w:r>
        <w:rPr>
          <w:spacing w:val="-8"/>
        </w:rPr>
        <w:t xml:space="preserve"> </w:t>
      </w:r>
      <w:r>
        <w:t>counterpart</w:t>
      </w:r>
      <w:r>
        <w:rPr>
          <w:spacing w:val="-8"/>
        </w:rPr>
        <w:t xml:space="preserve"> </w:t>
      </w:r>
      <w:r>
        <w:t>(Plag</w:t>
      </w:r>
      <w:r>
        <w:rPr>
          <w:spacing w:val="-9"/>
        </w:rPr>
        <w:t xml:space="preserve"> </w:t>
      </w:r>
      <w:hyperlink w:anchor="_bookmark435" w:history="1">
        <w:r>
          <w:rPr>
            <w:color w:val="007FFF"/>
          </w:rPr>
          <w:t>2003</w:t>
        </w:r>
      </w:hyperlink>
      <w:r>
        <w:t>:</w:t>
      </w:r>
      <w:r>
        <w:rPr>
          <w:spacing w:val="13"/>
        </w:rPr>
        <w:t xml:space="preserve"> </w:t>
      </w:r>
      <w:r>
        <w:t>108–111).</w:t>
      </w:r>
      <w:r>
        <w:rPr>
          <w:spacing w:val="14"/>
        </w:rPr>
        <w:t xml:space="preserve"> </w:t>
      </w:r>
      <w:r>
        <w:t>Speakers</w:t>
      </w:r>
      <w:r>
        <w:rPr>
          <w:spacing w:val="-8"/>
        </w:rPr>
        <w:t xml:space="preserve"> </w:t>
      </w:r>
      <w:r>
        <w:t>themselves</w:t>
      </w:r>
      <w:r>
        <w:rPr>
          <w:spacing w:val="-9"/>
        </w:rPr>
        <w:t xml:space="preserve"> </w:t>
      </w:r>
      <w:r>
        <w:t>also</w:t>
      </w:r>
      <w:r>
        <w:rPr>
          <w:spacing w:val="-7"/>
        </w:rPr>
        <w:t xml:space="preserve"> </w:t>
      </w:r>
      <w:r>
        <w:t>have</w:t>
      </w:r>
      <w:r>
        <w:rPr>
          <w:spacing w:val="-9"/>
        </w:rPr>
        <w:t xml:space="preserve"> </w:t>
      </w:r>
      <w:r>
        <w:t>intuitions</w:t>
      </w:r>
      <w:r>
        <w:rPr>
          <w:spacing w:val="-8"/>
        </w:rPr>
        <w:t xml:space="preserve"> </w:t>
      </w:r>
      <w:r>
        <w:t xml:space="preserve">about which member of a flexible set is basic and which are derived (Mithun </w:t>
      </w:r>
      <w:hyperlink w:anchor="_bookmark423" w:history="1">
        <w:r>
          <w:rPr>
            <w:color w:val="007FFF"/>
          </w:rPr>
          <w:t>2017</w:t>
        </w:r>
      </w:hyperlink>
      <w:r>
        <w:t xml:space="preserve">: 166). As will be explained in </w:t>
      </w:r>
      <w:hyperlink w:anchor="_bookmark140" w:history="1">
        <w:r>
          <w:rPr>
            <w:color w:val="007FFF"/>
          </w:rPr>
          <w:t>Section 2.4.2</w:t>
        </w:r>
      </w:hyperlink>
      <w:r>
        <w:t>, the idea that certain uses of a lexical item are marked in relation to each other is also central to the typological markedness theory of lexical</w:t>
      </w:r>
      <w:r>
        <w:rPr>
          <w:spacing w:val="-27"/>
        </w:rPr>
        <w:t xml:space="preserve"> </w:t>
      </w:r>
      <w:r>
        <w:t>categories.</w:t>
      </w:r>
    </w:p>
    <w:p w:rsidR="00DD7756" w:rsidRDefault="00DD7756">
      <w:pPr>
        <w:pStyle w:val="BodyText"/>
        <w:spacing w:before="2"/>
        <w:rPr>
          <w:sz w:val="28"/>
        </w:rPr>
      </w:pPr>
    </w:p>
    <w:p w:rsidR="00DD7756" w:rsidRDefault="00AD1397">
      <w:pPr>
        <w:pStyle w:val="ListParagraph"/>
        <w:numPr>
          <w:ilvl w:val="3"/>
          <w:numId w:val="11"/>
        </w:numPr>
        <w:tabs>
          <w:tab w:val="left" w:pos="1002"/>
          <w:tab w:val="left" w:pos="1003"/>
        </w:tabs>
        <w:spacing w:before="1"/>
        <w:rPr>
          <w:b/>
          <w:sz w:val="24"/>
        </w:rPr>
      </w:pPr>
      <w:bookmarkStart w:id="121" w:name="2.3.1.8_Functional_shift_/_Functional_ex"/>
      <w:bookmarkStart w:id="122" w:name="_bookmark93"/>
      <w:bookmarkEnd w:id="121"/>
      <w:bookmarkEnd w:id="122"/>
      <w:r>
        <w:rPr>
          <w:b/>
          <w:sz w:val="24"/>
        </w:rPr>
        <w:t>Functional shift / Functional</w:t>
      </w:r>
      <w:r>
        <w:rPr>
          <w:b/>
          <w:spacing w:val="-6"/>
          <w:sz w:val="24"/>
        </w:rPr>
        <w:t xml:space="preserve"> </w:t>
      </w:r>
      <w:r>
        <w:rPr>
          <w:b/>
          <w:sz w:val="24"/>
        </w:rPr>
        <w:t>expansion</w:t>
      </w:r>
    </w:p>
    <w:p w:rsidR="00DD7756" w:rsidRDefault="00DD7756">
      <w:pPr>
        <w:pStyle w:val="BodyText"/>
        <w:spacing w:before="5"/>
        <w:rPr>
          <w:b/>
          <w:sz w:val="31"/>
        </w:rPr>
      </w:pPr>
    </w:p>
    <w:p w:rsidR="00DD7756" w:rsidRDefault="00AD1397">
      <w:pPr>
        <w:pStyle w:val="BodyText"/>
        <w:spacing w:line="420" w:lineRule="auto"/>
        <w:ind w:left="119" w:right="533"/>
        <w:jc w:val="both"/>
      </w:pPr>
      <w:r>
        <w:t xml:space="preserve">Especially in the American context, another common term for conversion is </w:t>
      </w:r>
      <w:r>
        <w:rPr>
          <w:i/>
        </w:rPr>
        <w:t xml:space="preserve">functional shift </w:t>
      </w:r>
      <w:r>
        <w:t>(Cannon</w:t>
      </w:r>
      <w:r>
        <w:rPr>
          <w:spacing w:val="-16"/>
        </w:rPr>
        <w:t xml:space="preserve"> </w:t>
      </w:r>
      <w:hyperlink w:anchor="_bookmark274" w:history="1">
        <w:r>
          <w:rPr>
            <w:color w:val="007FFF"/>
          </w:rPr>
          <w:t>1985</w:t>
        </w:r>
      </w:hyperlink>
      <w:r>
        <w:t>).</w:t>
      </w:r>
      <w:r>
        <w:rPr>
          <w:spacing w:val="11"/>
        </w:rPr>
        <w:t xml:space="preserve"> </w:t>
      </w:r>
      <w:r>
        <w:t>In</w:t>
      </w:r>
      <w:r>
        <w:rPr>
          <w:spacing w:val="-15"/>
        </w:rPr>
        <w:t xml:space="preserve"> </w:t>
      </w:r>
      <w:r>
        <w:t>most</w:t>
      </w:r>
      <w:r>
        <w:rPr>
          <w:spacing w:val="-15"/>
        </w:rPr>
        <w:t xml:space="preserve"> </w:t>
      </w:r>
      <w:r>
        <w:t>research,</w:t>
      </w:r>
      <w:r>
        <w:rPr>
          <w:spacing w:val="-14"/>
        </w:rPr>
        <w:t xml:space="preserve"> </w:t>
      </w:r>
      <w:r>
        <w:t>the</w:t>
      </w:r>
      <w:r>
        <w:rPr>
          <w:spacing w:val="-15"/>
        </w:rPr>
        <w:t xml:space="preserve"> </w:t>
      </w:r>
      <w:r>
        <w:t>term</w:t>
      </w:r>
      <w:r>
        <w:rPr>
          <w:spacing w:val="-15"/>
        </w:rPr>
        <w:t xml:space="preserve"> </w:t>
      </w:r>
      <w:r>
        <w:t>is</w:t>
      </w:r>
      <w:r>
        <w:rPr>
          <w:spacing w:val="-15"/>
        </w:rPr>
        <w:t xml:space="preserve"> </w:t>
      </w:r>
      <w:r>
        <w:t>used</w:t>
      </w:r>
      <w:r>
        <w:rPr>
          <w:spacing w:val="-15"/>
        </w:rPr>
        <w:t xml:space="preserve"> </w:t>
      </w:r>
      <w:r>
        <w:t>essentially</w:t>
      </w:r>
      <w:r>
        <w:rPr>
          <w:spacing w:val="-15"/>
        </w:rPr>
        <w:t xml:space="preserve"> </w:t>
      </w:r>
      <w:r>
        <w:t>interchangeably</w:t>
      </w:r>
      <w:r>
        <w:rPr>
          <w:spacing w:val="-15"/>
        </w:rPr>
        <w:t xml:space="preserve"> </w:t>
      </w:r>
      <w:r>
        <w:t>with</w:t>
      </w:r>
      <w:r>
        <w:rPr>
          <w:spacing w:val="-18"/>
        </w:rPr>
        <w:t xml:space="preserve"> </w:t>
      </w:r>
      <w:r>
        <w:rPr>
          <w:i/>
        </w:rPr>
        <w:t xml:space="preserve">conversion </w:t>
      </w:r>
      <w:r>
        <w:t xml:space="preserve">or </w:t>
      </w:r>
      <w:r>
        <w:rPr>
          <w:i/>
        </w:rPr>
        <w:t>zero derivation</w:t>
      </w:r>
      <w:r>
        <w:t xml:space="preserve">. </w:t>
      </w:r>
      <w:r>
        <w:rPr>
          <w:spacing w:val="-3"/>
        </w:rPr>
        <w:t xml:space="preserve">However, </w:t>
      </w:r>
      <w:r>
        <w:t>functional shift can be usefully distinguished from conversion by its emphasis on function over than category, paralleling the distinction between polycat- egoriality</w:t>
      </w:r>
      <w:r>
        <w:rPr>
          <w:spacing w:val="-9"/>
        </w:rPr>
        <w:t xml:space="preserve"> </w:t>
      </w:r>
      <w:r>
        <w:t>(implying</w:t>
      </w:r>
      <w:r>
        <w:rPr>
          <w:spacing w:val="-8"/>
        </w:rPr>
        <w:t xml:space="preserve"> </w:t>
      </w:r>
      <w:r>
        <w:t>language-specific</w:t>
      </w:r>
      <w:r>
        <w:rPr>
          <w:spacing w:val="-8"/>
        </w:rPr>
        <w:t xml:space="preserve"> </w:t>
      </w:r>
      <w:r>
        <w:t>categories)</w:t>
      </w:r>
      <w:r>
        <w:rPr>
          <w:spacing w:val="-8"/>
        </w:rPr>
        <w:t xml:space="preserve"> </w:t>
      </w:r>
      <w:r>
        <w:t>and</w:t>
      </w:r>
      <w:r>
        <w:rPr>
          <w:spacing w:val="-8"/>
        </w:rPr>
        <w:t xml:space="preserve"> </w:t>
      </w:r>
      <w:r>
        <w:t>polyfunctionality</w:t>
      </w:r>
      <w:r>
        <w:rPr>
          <w:spacing w:val="-8"/>
        </w:rPr>
        <w:t xml:space="preserve"> </w:t>
      </w:r>
      <w:r>
        <w:t>(with</w:t>
      </w:r>
      <w:r>
        <w:rPr>
          <w:spacing w:val="-8"/>
        </w:rPr>
        <w:t xml:space="preserve"> </w:t>
      </w:r>
      <w:r>
        <w:t>no</w:t>
      </w:r>
      <w:r>
        <w:rPr>
          <w:spacing w:val="-8"/>
        </w:rPr>
        <w:t xml:space="preserve"> </w:t>
      </w:r>
      <w:r>
        <w:t>such</w:t>
      </w:r>
      <w:r>
        <w:rPr>
          <w:spacing w:val="-8"/>
        </w:rPr>
        <w:t xml:space="preserve"> </w:t>
      </w:r>
      <w:r>
        <w:t>impli- cation). In its literal interpretation, the term suggests a shift in the meaning of a lexical</w:t>
      </w:r>
      <w:r>
        <w:rPr>
          <w:spacing w:val="-3"/>
        </w:rPr>
        <w:t xml:space="preserve"> </w:t>
      </w:r>
      <w:r>
        <w:t>item</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r>
        <w:lastRenderedPageBreak/>
        <w:t xml:space="preserve">from one discourse function to another, an analysis amenable to a constructional approach, and one that is not committed to the existence of language-particular categories. A slight improvement on this term would be </w:t>
      </w:r>
      <w:r>
        <w:rPr>
          <w:i/>
        </w:rPr>
        <w:t>functional expansion</w:t>
      </w:r>
      <w:r>
        <w:t>, since it emphasizes the expansion of</w:t>
      </w:r>
      <w:r>
        <w:rPr>
          <w:spacing w:val="-4"/>
        </w:rPr>
        <w:t xml:space="preserve"> </w:t>
      </w:r>
      <w:r>
        <w:t>a</w:t>
      </w:r>
      <w:r>
        <w:rPr>
          <w:spacing w:val="-4"/>
        </w:rPr>
        <w:t xml:space="preserve"> </w:t>
      </w:r>
      <w:r>
        <w:t>linguistic</w:t>
      </w:r>
      <w:r>
        <w:rPr>
          <w:spacing w:val="-3"/>
        </w:rPr>
        <w:t xml:space="preserve"> </w:t>
      </w:r>
      <w:r>
        <w:t>form</w:t>
      </w:r>
      <w:r>
        <w:rPr>
          <w:spacing w:val="-4"/>
        </w:rPr>
        <w:t xml:space="preserve"> </w:t>
      </w:r>
      <w:r>
        <w:t>into</w:t>
      </w:r>
      <w:r>
        <w:rPr>
          <w:spacing w:val="-3"/>
        </w:rPr>
        <w:t xml:space="preserve"> </w:t>
      </w:r>
      <w:r>
        <w:t>new</w:t>
      </w:r>
      <w:r>
        <w:rPr>
          <w:spacing w:val="-4"/>
        </w:rPr>
        <w:t xml:space="preserve"> </w:t>
      </w:r>
      <w:r>
        <w:t>functions</w:t>
      </w:r>
      <w:r>
        <w:rPr>
          <w:spacing w:val="-3"/>
        </w:rPr>
        <w:t xml:space="preserve"> </w:t>
      </w:r>
      <w:r>
        <w:t>/</w:t>
      </w:r>
      <w:r>
        <w:rPr>
          <w:spacing w:val="-4"/>
        </w:rPr>
        <w:t xml:space="preserve"> </w:t>
      </w:r>
      <w:r>
        <w:t>contexts</w:t>
      </w:r>
      <w:r>
        <w:rPr>
          <w:spacing w:val="-3"/>
        </w:rPr>
        <w:t xml:space="preserve"> </w:t>
      </w:r>
      <w:r>
        <w:t>as</w:t>
      </w:r>
      <w:r>
        <w:rPr>
          <w:spacing w:val="-4"/>
        </w:rPr>
        <w:t xml:space="preserve"> </w:t>
      </w:r>
      <w:r>
        <w:t>opposed</w:t>
      </w:r>
      <w:r>
        <w:rPr>
          <w:spacing w:val="-3"/>
        </w:rPr>
        <w:t xml:space="preserve"> </w:t>
      </w:r>
      <w:r>
        <w:t>to</w:t>
      </w:r>
      <w:r>
        <w:rPr>
          <w:spacing w:val="-4"/>
        </w:rPr>
        <w:t xml:space="preserve"> </w:t>
      </w:r>
      <w:r>
        <w:t>the</w:t>
      </w:r>
      <w:r>
        <w:rPr>
          <w:spacing w:val="-3"/>
        </w:rPr>
        <w:t xml:space="preserve"> </w:t>
      </w:r>
      <w:r>
        <w:t>wholesale</w:t>
      </w:r>
      <w:r>
        <w:rPr>
          <w:spacing w:val="-4"/>
        </w:rPr>
        <w:t xml:space="preserve"> </w:t>
      </w:r>
      <w:r>
        <w:t>shift</w:t>
      </w:r>
      <w:r>
        <w:rPr>
          <w:spacing w:val="-3"/>
        </w:rPr>
        <w:t xml:space="preserve"> </w:t>
      </w:r>
      <w:r>
        <w:t>from</w:t>
      </w:r>
      <w:r>
        <w:rPr>
          <w:spacing w:val="-4"/>
        </w:rPr>
        <w:t xml:space="preserve"> </w:t>
      </w:r>
      <w:r>
        <w:t xml:space="preserve">one function to another implied by </w:t>
      </w:r>
      <w:r>
        <w:rPr>
          <w:i/>
        </w:rPr>
        <w:t>functional</w:t>
      </w:r>
      <w:r>
        <w:rPr>
          <w:i/>
          <w:spacing w:val="-9"/>
        </w:rPr>
        <w:t xml:space="preserve"> </w:t>
      </w:r>
      <w:r>
        <w:rPr>
          <w:i/>
        </w:rPr>
        <w:t>shift</w:t>
      </w:r>
      <w:r>
        <w:t>.</w:t>
      </w:r>
    </w:p>
    <w:p w:rsidR="00DD7756" w:rsidRDefault="00DD7756">
      <w:pPr>
        <w:pStyle w:val="BodyText"/>
        <w:spacing w:before="1"/>
        <w:rPr>
          <w:sz w:val="36"/>
        </w:rPr>
      </w:pPr>
    </w:p>
    <w:p w:rsidR="00DD7756" w:rsidRDefault="00AD1397">
      <w:pPr>
        <w:pStyle w:val="Heading3"/>
        <w:numPr>
          <w:ilvl w:val="2"/>
          <w:numId w:val="11"/>
        </w:numPr>
        <w:tabs>
          <w:tab w:val="left" w:pos="968"/>
          <w:tab w:val="left" w:pos="969"/>
        </w:tabs>
        <w:rPr>
          <w:b/>
        </w:rPr>
      </w:pPr>
      <w:bookmarkStart w:id="123" w:name="2.3.2_Key_findings"/>
      <w:bookmarkStart w:id="124" w:name="_bookmark94"/>
      <w:bookmarkEnd w:id="123"/>
      <w:bookmarkEnd w:id="124"/>
      <w:r>
        <w:rPr>
          <w:b/>
          <w:spacing w:val="-3"/>
        </w:rPr>
        <w:t>Key</w:t>
      </w:r>
      <w:r>
        <w:rPr>
          <w:b/>
          <w:spacing w:val="1"/>
        </w:rPr>
        <w:t xml:space="preserve"> </w:t>
      </w:r>
      <w:r>
        <w:rPr>
          <w:b/>
        </w:rPr>
        <w:t>findings</w:t>
      </w:r>
    </w:p>
    <w:p w:rsidR="00DD7756" w:rsidRDefault="00DD7756">
      <w:pPr>
        <w:pStyle w:val="BodyText"/>
        <w:spacing w:before="7"/>
        <w:rPr>
          <w:b/>
          <w:sz w:val="30"/>
        </w:rPr>
      </w:pPr>
    </w:p>
    <w:p w:rsidR="00DD7756" w:rsidRDefault="00AD1397">
      <w:pPr>
        <w:pStyle w:val="BodyText"/>
        <w:spacing w:line="420" w:lineRule="auto"/>
        <w:ind w:left="120" w:right="533"/>
        <w:jc w:val="both"/>
      </w:pPr>
      <w:r>
        <w:t xml:space="preserve">The emergence of lexical flexibility as an object of study has led to a number of edited col- lections or journal volumes focused on flexibility and word classes more generally </w:t>
      </w:r>
      <w:r>
        <w:rPr>
          <w:spacing w:val="-4"/>
        </w:rPr>
        <w:t xml:space="preserve">(Vogel </w:t>
      </w:r>
      <w:r>
        <w:t xml:space="preserve">&amp; Comrie </w:t>
      </w:r>
      <w:hyperlink w:anchor="_bookmark485" w:history="1">
        <w:r>
          <w:rPr>
            <w:color w:val="007FFF"/>
          </w:rPr>
          <w:t>2000</w:t>
        </w:r>
      </w:hyperlink>
      <w:r>
        <w:t xml:space="preserve">, Evans &amp; Osada </w:t>
      </w:r>
      <w:hyperlink w:anchor="_bookmark321" w:history="1">
        <w:r>
          <w:rPr>
            <w:color w:val="007FFF"/>
          </w:rPr>
          <w:t xml:space="preserve">2005 </w:t>
        </w:r>
      </w:hyperlink>
      <w:r>
        <w:t xml:space="preserve">(target article), Ansaldo, Don &amp; Pfau </w:t>
      </w:r>
      <w:hyperlink w:anchor="_bookmark245" w:history="1">
        <w:r>
          <w:rPr>
            <w:color w:val="007FFF"/>
          </w:rPr>
          <w:t>2010</w:t>
        </w:r>
      </w:hyperlink>
      <w:r>
        <w:t xml:space="preserve">, Lois &amp; </w:t>
      </w:r>
      <w:r>
        <w:rPr>
          <w:spacing w:val="-4"/>
        </w:rPr>
        <w:t xml:space="preserve">Vap- </w:t>
      </w:r>
      <w:r>
        <w:t xml:space="preserve">narsky </w:t>
      </w:r>
      <w:hyperlink w:anchor="_bookmark404" w:history="1">
        <w:r>
          <w:rPr>
            <w:color w:val="007FFF"/>
          </w:rPr>
          <w:t>2003</w:t>
        </w:r>
      </w:hyperlink>
      <w:r>
        <w:t xml:space="preserve">, Rijkhoff &amp; van Lier </w:t>
      </w:r>
      <w:hyperlink w:anchor="_bookmark445" w:history="1">
        <w:r>
          <w:rPr>
            <w:color w:val="007FFF"/>
          </w:rPr>
          <w:t>2013</w:t>
        </w:r>
      </w:hyperlink>
      <w:r>
        <w:t xml:space="preserve">, Simone &amp; Masini </w:t>
      </w:r>
      <w:hyperlink w:anchor="_bookmark465" w:history="1">
        <w:r>
          <w:rPr>
            <w:color w:val="007FFF"/>
          </w:rPr>
          <w:t>2014</w:t>
        </w:r>
      </w:hyperlink>
      <w:r>
        <w:t>, Błaszczak, Klimek-Jankowska &amp;</w:t>
      </w:r>
      <w:r>
        <w:rPr>
          <w:spacing w:val="-6"/>
        </w:rPr>
        <w:t xml:space="preserve"> </w:t>
      </w:r>
      <w:r>
        <w:t>Migdalski</w:t>
      </w:r>
      <w:r>
        <w:rPr>
          <w:spacing w:val="-5"/>
        </w:rPr>
        <w:t xml:space="preserve"> </w:t>
      </w:r>
      <w:hyperlink w:anchor="_bookmark262" w:history="1">
        <w:r>
          <w:rPr>
            <w:color w:val="007FFF"/>
          </w:rPr>
          <w:t>2015</w:t>
        </w:r>
      </w:hyperlink>
      <w:r>
        <w:t>,</w:t>
      </w:r>
      <w:r>
        <w:rPr>
          <w:spacing w:val="-5"/>
        </w:rPr>
        <w:t xml:space="preserve"> </w:t>
      </w:r>
      <w:r>
        <w:t>Vapnarsky</w:t>
      </w:r>
      <w:r>
        <w:rPr>
          <w:spacing w:val="-5"/>
        </w:rPr>
        <w:t xml:space="preserve"> </w:t>
      </w:r>
      <w:r>
        <w:t>&amp;</w:t>
      </w:r>
      <w:r>
        <w:rPr>
          <w:spacing w:val="-5"/>
        </w:rPr>
        <w:t xml:space="preserve"> </w:t>
      </w:r>
      <w:r>
        <w:rPr>
          <w:spacing w:val="-3"/>
        </w:rPr>
        <w:t>Veneziano</w:t>
      </w:r>
      <w:r>
        <w:rPr>
          <w:spacing w:val="-7"/>
        </w:rPr>
        <w:t xml:space="preserve"> </w:t>
      </w:r>
      <w:hyperlink w:anchor="_bookmark481" w:history="1">
        <w:r>
          <w:rPr>
            <w:color w:val="007FFF"/>
          </w:rPr>
          <w:t>2017a</w:t>
        </w:r>
      </w:hyperlink>
      <w:r>
        <w:t>,</w:t>
      </w:r>
      <w:r>
        <w:rPr>
          <w:spacing w:val="-5"/>
        </w:rPr>
        <w:t xml:space="preserve"> </w:t>
      </w:r>
      <w:r>
        <w:t>van</w:t>
      </w:r>
      <w:r>
        <w:rPr>
          <w:spacing w:val="-5"/>
        </w:rPr>
        <w:t xml:space="preserve"> </w:t>
      </w:r>
      <w:r>
        <w:t>Lier</w:t>
      </w:r>
      <w:r>
        <w:rPr>
          <w:spacing w:val="-5"/>
        </w:rPr>
        <w:t xml:space="preserve"> </w:t>
      </w:r>
      <w:hyperlink w:anchor="_bookmark401" w:history="1">
        <w:r>
          <w:rPr>
            <w:color w:val="007FFF"/>
          </w:rPr>
          <w:t>2017</w:t>
        </w:r>
        <w:r>
          <w:rPr>
            <w:color w:val="007FFF"/>
            <w:spacing w:val="-5"/>
          </w:rPr>
          <w:t xml:space="preserve"> </w:t>
        </w:r>
      </w:hyperlink>
      <w:r>
        <w:t>(target</w:t>
      </w:r>
      <w:r>
        <w:rPr>
          <w:spacing w:val="-6"/>
        </w:rPr>
        <w:t xml:space="preserve"> </w:t>
      </w:r>
      <w:r>
        <w:t>article),</w:t>
      </w:r>
      <w:r>
        <w:rPr>
          <w:spacing w:val="-5"/>
        </w:rPr>
        <w:t xml:space="preserve"> </w:t>
      </w:r>
      <w:r>
        <w:t>Vapnarsky</w:t>
      </w:r>
      <w:r>
        <w:rPr>
          <w:spacing w:val="-5"/>
        </w:rPr>
        <w:t xml:space="preserve"> </w:t>
      </w:r>
      <w:r>
        <w:t xml:space="preserve">&amp; </w:t>
      </w:r>
      <w:r>
        <w:rPr>
          <w:spacing w:val="-3"/>
        </w:rPr>
        <w:t xml:space="preserve">Veneziano </w:t>
      </w:r>
      <w:hyperlink w:anchor="_bookmark482" w:history="1">
        <w:r>
          <w:rPr>
            <w:color w:val="007FFF"/>
          </w:rPr>
          <w:t>2017b</w:t>
        </w:r>
      </w:hyperlink>
      <w:r>
        <w:t xml:space="preserve">, Cuyckens, Heyvaert &amp; Hartmann </w:t>
      </w:r>
      <w:hyperlink w:anchor="_bookmark304" w:history="1">
        <w:r>
          <w:rPr>
            <w:color w:val="007FFF"/>
          </w:rPr>
          <w:t>2019</w:t>
        </w:r>
      </w:hyperlink>
      <w:r>
        <w:t>), plus any number of individual ar- ticles (see especially Farrell [</w:t>
      </w:r>
      <w:hyperlink w:anchor="_bookmark324" w:history="1">
        <w:r>
          <w:rPr>
            <w:color w:val="007FFF"/>
          </w:rPr>
          <w:t>2001</w:t>
        </w:r>
      </w:hyperlink>
      <w:r>
        <w:t>], Rijkhoff [</w:t>
      </w:r>
      <w:hyperlink w:anchor="_bookmark444" w:history="1">
        <w:r>
          <w:rPr>
            <w:color w:val="007FFF"/>
          </w:rPr>
          <w:t>2007</w:t>
        </w:r>
      </w:hyperlink>
      <w:r>
        <w:t>], van Lier [</w:t>
      </w:r>
      <w:hyperlink w:anchor="_bookmark399" w:history="1">
        <w:r>
          <w:rPr>
            <w:color w:val="007FFF"/>
          </w:rPr>
          <w:t>2012</w:t>
        </w:r>
      </w:hyperlink>
      <w:r>
        <w:t>], and Mithun [</w:t>
      </w:r>
      <w:hyperlink w:anchor="_bookmark424" w:history="1">
        <w:r>
          <w:rPr>
            <w:color w:val="007FFF"/>
          </w:rPr>
          <w:t>2019</w:t>
        </w:r>
      </w:hyperlink>
      <w:r>
        <w:t>]).</w:t>
      </w:r>
      <w:r>
        <w:rPr>
          <w:spacing w:val="-30"/>
        </w:rPr>
        <w:t xml:space="preserve"> </w:t>
      </w:r>
      <w:r>
        <w:t>Out of</w:t>
      </w:r>
      <w:r>
        <w:rPr>
          <w:spacing w:val="-9"/>
        </w:rPr>
        <w:t xml:space="preserve"> </w:t>
      </w:r>
      <w:r>
        <w:t>these</w:t>
      </w:r>
      <w:r>
        <w:rPr>
          <w:spacing w:val="-8"/>
        </w:rPr>
        <w:t xml:space="preserve"> </w:t>
      </w:r>
      <w:r>
        <w:t>collections</w:t>
      </w:r>
      <w:r>
        <w:rPr>
          <w:spacing w:val="-8"/>
        </w:rPr>
        <w:t xml:space="preserve"> </w:t>
      </w:r>
      <w:r>
        <w:t>have</w:t>
      </w:r>
      <w:r>
        <w:rPr>
          <w:spacing w:val="-8"/>
        </w:rPr>
        <w:t xml:space="preserve"> </w:t>
      </w:r>
      <w:r>
        <w:t>emerged</w:t>
      </w:r>
      <w:r>
        <w:rPr>
          <w:spacing w:val="-8"/>
        </w:rPr>
        <w:t xml:space="preserve"> </w:t>
      </w:r>
      <w:r>
        <w:t>several</w:t>
      </w:r>
      <w:r>
        <w:rPr>
          <w:spacing w:val="-8"/>
        </w:rPr>
        <w:t xml:space="preserve"> </w:t>
      </w:r>
      <w:r>
        <w:t>recurring</w:t>
      </w:r>
      <w:r>
        <w:rPr>
          <w:spacing w:val="-8"/>
        </w:rPr>
        <w:t xml:space="preserve"> </w:t>
      </w:r>
      <w:r>
        <w:t>findings,</w:t>
      </w:r>
      <w:r>
        <w:rPr>
          <w:spacing w:val="-7"/>
        </w:rPr>
        <w:t xml:space="preserve"> </w:t>
      </w:r>
      <w:r>
        <w:t>each</w:t>
      </w:r>
      <w:r>
        <w:rPr>
          <w:spacing w:val="-8"/>
        </w:rPr>
        <w:t xml:space="preserve"> </w:t>
      </w:r>
      <w:r>
        <w:t>of</w:t>
      </w:r>
      <w:r>
        <w:rPr>
          <w:spacing w:val="-8"/>
        </w:rPr>
        <w:t xml:space="preserve"> </w:t>
      </w:r>
      <w:r>
        <w:t>which</w:t>
      </w:r>
      <w:r>
        <w:rPr>
          <w:spacing w:val="-8"/>
        </w:rPr>
        <w:t xml:space="preserve"> </w:t>
      </w:r>
      <w:r>
        <w:t>is</w:t>
      </w:r>
      <w:r>
        <w:rPr>
          <w:spacing w:val="-8"/>
        </w:rPr>
        <w:t xml:space="preserve"> </w:t>
      </w:r>
      <w:r>
        <w:t>summarized</w:t>
      </w:r>
      <w:r>
        <w:rPr>
          <w:spacing w:val="-8"/>
        </w:rPr>
        <w:t xml:space="preserve"> </w:t>
      </w:r>
      <w:r>
        <w:t>in this</w:t>
      </w:r>
      <w:r>
        <w:rPr>
          <w:spacing w:val="-2"/>
        </w:rPr>
        <w:t xml:space="preserve"> </w:t>
      </w:r>
      <w:r>
        <w:t>section.</w:t>
      </w:r>
    </w:p>
    <w:p w:rsidR="00DD7756" w:rsidRDefault="00DD7756">
      <w:pPr>
        <w:pStyle w:val="BodyText"/>
        <w:spacing w:before="9"/>
        <w:rPr>
          <w:sz w:val="28"/>
        </w:rPr>
      </w:pPr>
    </w:p>
    <w:p w:rsidR="00DD7756" w:rsidRDefault="00AD1397">
      <w:pPr>
        <w:pStyle w:val="ListParagraph"/>
        <w:numPr>
          <w:ilvl w:val="3"/>
          <w:numId w:val="11"/>
        </w:numPr>
        <w:tabs>
          <w:tab w:val="left" w:pos="1002"/>
          <w:tab w:val="left" w:pos="1003"/>
        </w:tabs>
        <w:rPr>
          <w:b/>
          <w:sz w:val="24"/>
        </w:rPr>
      </w:pPr>
      <w:bookmarkStart w:id="125" w:name="2.3.2.1_Parts-of-speech_hierarchy"/>
      <w:bookmarkStart w:id="126" w:name="_bookmark95"/>
      <w:bookmarkEnd w:id="125"/>
      <w:bookmarkEnd w:id="126"/>
      <w:r>
        <w:rPr>
          <w:b/>
          <w:sz w:val="24"/>
        </w:rPr>
        <w:t>Parts-of-speech</w:t>
      </w:r>
      <w:r>
        <w:rPr>
          <w:b/>
          <w:spacing w:val="-2"/>
          <w:sz w:val="24"/>
        </w:rPr>
        <w:t xml:space="preserve"> </w:t>
      </w:r>
      <w:r>
        <w:rPr>
          <w:b/>
          <w:sz w:val="24"/>
        </w:rPr>
        <w:t>hierarchy</w:t>
      </w:r>
    </w:p>
    <w:p w:rsidR="00DD7756" w:rsidRDefault="00DD7756">
      <w:pPr>
        <w:pStyle w:val="BodyText"/>
        <w:spacing w:before="6"/>
        <w:rPr>
          <w:b/>
          <w:sz w:val="31"/>
        </w:rPr>
      </w:pPr>
    </w:p>
    <w:p w:rsidR="00DD7756" w:rsidRDefault="00AD1397">
      <w:pPr>
        <w:pStyle w:val="BodyText"/>
        <w:spacing w:line="420" w:lineRule="auto"/>
        <w:ind w:left="120" w:right="533"/>
        <w:jc w:val="both"/>
      </w:pPr>
      <w:r>
        <w:t>In</w:t>
      </w:r>
      <w:r>
        <w:rPr>
          <w:spacing w:val="-10"/>
        </w:rPr>
        <w:t xml:space="preserve"> </w:t>
      </w:r>
      <w:r>
        <w:t>addition</w:t>
      </w:r>
      <w:r>
        <w:rPr>
          <w:spacing w:val="-9"/>
        </w:rPr>
        <w:t xml:space="preserve"> </w:t>
      </w:r>
      <w:r>
        <w:t>to</w:t>
      </w:r>
      <w:r>
        <w:rPr>
          <w:spacing w:val="-10"/>
        </w:rPr>
        <w:t xml:space="preserve"> </w:t>
      </w:r>
      <w:r>
        <w:t>laying</w:t>
      </w:r>
      <w:r>
        <w:rPr>
          <w:spacing w:val="-9"/>
        </w:rPr>
        <w:t xml:space="preserve"> </w:t>
      </w:r>
      <w:r>
        <w:t>out</w:t>
      </w:r>
      <w:r>
        <w:rPr>
          <w:spacing w:val="-10"/>
        </w:rPr>
        <w:t xml:space="preserve"> </w:t>
      </w:r>
      <w:r>
        <w:t>a</w:t>
      </w:r>
      <w:r>
        <w:rPr>
          <w:spacing w:val="-9"/>
        </w:rPr>
        <w:t xml:space="preserve"> </w:t>
      </w:r>
      <w:r>
        <w:t>theory</w:t>
      </w:r>
      <w:r>
        <w:rPr>
          <w:spacing w:val="-10"/>
        </w:rPr>
        <w:t xml:space="preserve"> </w:t>
      </w:r>
      <w:r>
        <w:t>of</w:t>
      </w:r>
      <w:r>
        <w:rPr>
          <w:spacing w:val="-9"/>
        </w:rPr>
        <w:t xml:space="preserve"> </w:t>
      </w:r>
      <w:r>
        <w:t>flexible</w:t>
      </w:r>
      <w:r>
        <w:rPr>
          <w:spacing w:val="-10"/>
        </w:rPr>
        <w:t xml:space="preserve"> </w:t>
      </w:r>
      <w:r>
        <w:t>categories,</w:t>
      </w:r>
      <w:r>
        <w:rPr>
          <w:spacing w:val="-8"/>
        </w:rPr>
        <w:t xml:space="preserve"> </w:t>
      </w:r>
      <w:r>
        <w:t>Hengeveld</w:t>
      </w:r>
      <w:r>
        <w:rPr>
          <w:spacing w:val="-10"/>
        </w:rPr>
        <w:t xml:space="preserve"> </w:t>
      </w:r>
      <w:r>
        <w:t>(</w:t>
      </w:r>
      <w:hyperlink w:anchor="_bookmark365" w:history="1">
        <w:r>
          <w:rPr>
            <w:color w:val="007FFF"/>
          </w:rPr>
          <w:t>1992</w:t>
        </w:r>
      </w:hyperlink>
      <w:r>
        <w:t>)</w:t>
      </w:r>
      <w:r>
        <w:rPr>
          <w:spacing w:val="-9"/>
        </w:rPr>
        <w:t xml:space="preserve"> </w:t>
      </w:r>
      <w:r>
        <w:t>presents</w:t>
      </w:r>
      <w:r>
        <w:rPr>
          <w:spacing w:val="-9"/>
        </w:rPr>
        <w:t xml:space="preserve"> </w:t>
      </w:r>
      <w:r>
        <w:t>the</w:t>
      </w:r>
      <w:r>
        <w:rPr>
          <w:spacing w:val="-10"/>
        </w:rPr>
        <w:t xml:space="preserve"> </w:t>
      </w:r>
      <w:r>
        <w:t>results of a 30-language survey of parts of speech in which he finds that the categories which are most likely to occur as an independent class in a language are subject to an implicational hierarchy, shown in (</w:t>
      </w:r>
      <w:hyperlink w:anchor="_bookmark96" w:history="1">
        <w:r>
          <w:rPr>
            <w:color w:val="007FFF"/>
          </w:rPr>
          <w:t>17</w:t>
        </w:r>
      </w:hyperlink>
      <w:r>
        <w:t xml:space="preserve">), which Hengeveld refers to as the </w:t>
      </w:r>
      <w:r>
        <w:rPr>
          <w:i/>
        </w:rPr>
        <w:t>parts-of-speech</w:t>
      </w:r>
      <w:r>
        <w:rPr>
          <w:i/>
          <w:spacing w:val="-38"/>
        </w:rPr>
        <w:t xml:space="preserve"> </w:t>
      </w:r>
      <w:r>
        <w:rPr>
          <w:i/>
        </w:rPr>
        <w:t>hierarchy</w:t>
      </w:r>
      <w:r>
        <w:t>.</w:t>
      </w:r>
    </w:p>
    <w:p w:rsidR="00DD7756" w:rsidRDefault="00AD1397">
      <w:pPr>
        <w:pStyle w:val="ListParagraph"/>
        <w:numPr>
          <w:ilvl w:val="0"/>
          <w:numId w:val="12"/>
        </w:numPr>
        <w:tabs>
          <w:tab w:val="left" w:pos="835"/>
        </w:tabs>
        <w:spacing w:before="97"/>
        <w:ind w:left="834" w:hanging="604"/>
        <w:jc w:val="both"/>
        <w:rPr>
          <w:sz w:val="24"/>
        </w:rPr>
      </w:pPr>
      <w:bookmarkStart w:id="127" w:name="_bookmark96"/>
      <w:bookmarkEnd w:id="127"/>
      <w:r>
        <w:rPr>
          <w:spacing w:val="-5"/>
          <w:sz w:val="24"/>
        </w:rPr>
        <w:t xml:space="preserve">Verb </w:t>
      </w:r>
      <w:r>
        <w:rPr>
          <w:sz w:val="24"/>
        </w:rPr>
        <w:t>&gt; Noun &gt; Adjective &gt;</w:t>
      </w:r>
      <w:r>
        <w:rPr>
          <w:spacing w:val="-3"/>
          <w:sz w:val="24"/>
        </w:rPr>
        <w:t xml:space="preserve"> </w:t>
      </w:r>
      <w:r>
        <w:rPr>
          <w:sz w:val="24"/>
        </w:rPr>
        <w:t>Adverb</w:t>
      </w:r>
    </w:p>
    <w:p w:rsidR="00DD7756" w:rsidRDefault="00DD7756">
      <w:pPr>
        <w:pStyle w:val="BodyText"/>
        <w:spacing w:before="5"/>
        <w:rPr>
          <w:sz w:val="35"/>
        </w:rPr>
      </w:pPr>
    </w:p>
    <w:p w:rsidR="00DD7756" w:rsidRDefault="00AD1397">
      <w:pPr>
        <w:pStyle w:val="BodyText"/>
        <w:spacing w:line="420" w:lineRule="auto"/>
        <w:ind w:left="120" w:right="533"/>
        <w:jc w:val="both"/>
      </w:pPr>
      <w:r>
        <w:t>Categories</w:t>
      </w:r>
      <w:r>
        <w:rPr>
          <w:spacing w:val="-15"/>
        </w:rPr>
        <w:t xml:space="preserve"> </w:t>
      </w:r>
      <w:r>
        <w:t>to</w:t>
      </w:r>
      <w:r>
        <w:rPr>
          <w:spacing w:val="-14"/>
        </w:rPr>
        <w:t xml:space="preserve"> </w:t>
      </w:r>
      <w:r>
        <w:t>the</w:t>
      </w:r>
      <w:r>
        <w:rPr>
          <w:spacing w:val="-14"/>
        </w:rPr>
        <w:t xml:space="preserve"> </w:t>
      </w:r>
      <w:r>
        <w:t>left</w:t>
      </w:r>
      <w:r>
        <w:rPr>
          <w:spacing w:val="-14"/>
        </w:rPr>
        <w:t xml:space="preserve"> </w:t>
      </w:r>
      <w:r>
        <w:t>of</w:t>
      </w:r>
      <w:r>
        <w:rPr>
          <w:spacing w:val="-14"/>
        </w:rPr>
        <w:t xml:space="preserve"> </w:t>
      </w:r>
      <w:r>
        <w:t>the</w:t>
      </w:r>
      <w:r>
        <w:rPr>
          <w:spacing w:val="-14"/>
        </w:rPr>
        <w:t xml:space="preserve"> </w:t>
      </w:r>
      <w:r>
        <w:t>hierarchy</w:t>
      </w:r>
      <w:r>
        <w:rPr>
          <w:spacing w:val="-15"/>
        </w:rPr>
        <w:t xml:space="preserve"> </w:t>
      </w:r>
      <w:r>
        <w:t>are</w:t>
      </w:r>
      <w:r>
        <w:rPr>
          <w:spacing w:val="-14"/>
        </w:rPr>
        <w:t xml:space="preserve"> </w:t>
      </w:r>
      <w:r>
        <w:t>more</w:t>
      </w:r>
      <w:r>
        <w:rPr>
          <w:spacing w:val="-14"/>
        </w:rPr>
        <w:t xml:space="preserve"> </w:t>
      </w:r>
      <w:r>
        <w:t>likely</w:t>
      </w:r>
      <w:r>
        <w:rPr>
          <w:spacing w:val="-14"/>
        </w:rPr>
        <w:t xml:space="preserve"> </w:t>
      </w:r>
      <w:r>
        <w:t>to</w:t>
      </w:r>
      <w:r>
        <w:rPr>
          <w:spacing w:val="-14"/>
        </w:rPr>
        <w:t xml:space="preserve"> </w:t>
      </w:r>
      <w:r>
        <w:t>occur</w:t>
      </w:r>
      <w:r>
        <w:rPr>
          <w:spacing w:val="-14"/>
        </w:rPr>
        <w:t xml:space="preserve"> </w:t>
      </w:r>
      <w:r>
        <w:t>as</w:t>
      </w:r>
      <w:r>
        <w:rPr>
          <w:spacing w:val="-15"/>
        </w:rPr>
        <w:t xml:space="preserve"> </w:t>
      </w:r>
      <w:r>
        <w:t>a</w:t>
      </w:r>
      <w:r>
        <w:rPr>
          <w:spacing w:val="-14"/>
        </w:rPr>
        <w:t xml:space="preserve"> </w:t>
      </w:r>
      <w:r>
        <w:t>distinct</w:t>
      </w:r>
      <w:r>
        <w:rPr>
          <w:spacing w:val="-14"/>
        </w:rPr>
        <w:t xml:space="preserve"> </w:t>
      </w:r>
      <w:r>
        <w:t>part</w:t>
      </w:r>
      <w:r>
        <w:rPr>
          <w:spacing w:val="-14"/>
        </w:rPr>
        <w:t xml:space="preserve"> </w:t>
      </w:r>
      <w:r>
        <w:t>of</w:t>
      </w:r>
      <w:r>
        <w:rPr>
          <w:spacing w:val="-14"/>
        </w:rPr>
        <w:t xml:space="preserve"> </w:t>
      </w:r>
      <w:r>
        <w:t>speech</w:t>
      </w:r>
      <w:r>
        <w:rPr>
          <w:spacing w:val="-14"/>
        </w:rPr>
        <w:t xml:space="preserve"> </w:t>
      </w:r>
      <w:r>
        <w:t>than categories to the right. Applying this hierarchy to Hengeveld’s flexible vs. rigid distinction yields</w:t>
      </w:r>
      <w:r>
        <w:rPr>
          <w:spacing w:val="19"/>
        </w:rPr>
        <w:t xml:space="preserve"> </w:t>
      </w:r>
      <w:r>
        <w:t>the</w:t>
      </w:r>
      <w:r>
        <w:rPr>
          <w:spacing w:val="19"/>
        </w:rPr>
        <w:t xml:space="preserve"> </w:t>
      </w:r>
      <w:r>
        <w:t>parts-of-speech</w:t>
      </w:r>
      <w:r>
        <w:rPr>
          <w:spacing w:val="20"/>
        </w:rPr>
        <w:t xml:space="preserve"> </w:t>
      </w:r>
      <w:r>
        <w:t>typology</w:t>
      </w:r>
      <w:r>
        <w:rPr>
          <w:spacing w:val="20"/>
        </w:rPr>
        <w:t xml:space="preserve"> </w:t>
      </w:r>
      <w:r>
        <w:t>in</w:t>
      </w:r>
      <w:r>
        <w:rPr>
          <w:spacing w:val="17"/>
        </w:rPr>
        <w:t xml:space="preserve"> </w:t>
      </w:r>
      <w:hyperlink w:anchor="_bookmark97" w:history="1">
        <w:r>
          <w:rPr>
            <w:color w:val="007FFF"/>
          </w:rPr>
          <w:t>Figure</w:t>
        </w:r>
        <w:r>
          <w:rPr>
            <w:color w:val="007FFF"/>
            <w:spacing w:val="19"/>
          </w:rPr>
          <w:t xml:space="preserve"> </w:t>
        </w:r>
        <w:r>
          <w:rPr>
            <w:color w:val="007FFF"/>
          </w:rPr>
          <w:t>2.3</w:t>
        </w:r>
        <w:r>
          <w:rPr>
            <w:color w:val="007FFF"/>
            <w:spacing w:val="19"/>
          </w:rPr>
          <w:t xml:space="preserve"> </w:t>
        </w:r>
      </w:hyperlink>
      <w:r>
        <w:t>(adapted</w:t>
      </w:r>
      <w:r>
        <w:rPr>
          <w:spacing w:val="20"/>
        </w:rPr>
        <w:t xml:space="preserve"> </w:t>
      </w:r>
      <w:r>
        <w:t>from</w:t>
      </w:r>
      <w:r>
        <w:rPr>
          <w:spacing w:val="19"/>
        </w:rPr>
        <w:t xml:space="preserve"> </w:t>
      </w:r>
      <w:r>
        <w:t>Hengeveld</w:t>
      </w:r>
      <w:r>
        <w:rPr>
          <w:spacing w:val="19"/>
        </w:rPr>
        <w:t xml:space="preserve"> </w:t>
      </w:r>
      <w:r>
        <w:t>[</w:t>
      </w:r>
      <w:hyperlink w:anchor="_bookmark365" w:history="1">
        <w:r>
          <w:rPr>
            <w:color w:val="007FFF"/>
          </w:rPr>
          <w:t>1992</w:t>
        </w:r>
      </w:hyperlink>
      <w:r>
        <w:t>:</w:t>
      </w:r>
      <w:r>
        <w:rPr>
          <w:spacing w:val="2"/>
        </w:rPr>
        <w:t xml:space="preserve"> </w:t>
      </w:r>
      <w:r>
        <w:t>69]</w:t>
      </w:r>
      <w:r>
        <w:rPr>
          <w:spacing w:val="20"/>
        </w:rPr>
        <w:t xml:space="preserve"> </w:t>
      </w:r>
      <w:r>
        <w:t>and</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4"/>
        <w:jc w:val="both"/>
      </w:pPr>
      <w:r>
        <w:rPr>
          <w:noProof/>
        </w:rPr>
        <w:lastRenderedPageBreak/>
        <w:drawing>
          <wp:anchor distT="0" distB="0" distL="0" distR="0" simplePos="0" relativeHeight="32" behindDoc="0" locked="0" layoutInCell="1" allowOverlap="1">
            <wp:simplePos x="0" y="0"/>
            <wp:positionH relativeFrom="page">
              <wp:posOffset>1143000</wp:posOffset>
            </wp:positionH>
            <wp:positionV relativeFrom="paragraph">
              <wp:posOffset>1010170</wp:posOffset>
            </wp:positionV>
            <wp:extent cx="5745860" cy="2103881"/>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2" cstate="print"/>
                    <a:stretch>
                      <a:fillRect/>
                    </a:stretch>
                  </pic:blipFill>
                  <pic:spPr>
                    <a:xfrm>
                      <a:off x="0" y="0"/>
                      <a:ext cx="5745860" cy="2103881"/>
                    </a:xfrm>
                    <a:prstGeom prst="rect">
                      <a:avLst/>
                    </a:prstGeom>
                  </pic:spPr>
                </pic:pic>
              </a:graphicData>
            </a:graphic>
          </wp:anchor>
        </w:drawing>
      </w:r>
      <w:r>
        <w:t>Rijkhoff [</w:t>
      </w:r>
      <w:hyperlink w:anchor="_bookmark444" w:history="1">
        <w:r>
          <w:rPr>
            <w:color w:val="007FFF"/>
          </w:rPr>
          <w:t>2007</w:t>
        </w:r>
      </w:hyperlink>
      <w:r>
        <w:t>: 718]). The terms for the different categories in flexible languages are from Hengeveld,</w:t>
      </w:r>
      <w:r>
        <w:rPr>
          <w:spacing w:val="-6"/>
        </w:rPr>
        <w:t xml:space="preserve"> </w:t>
      </w:r>
      <w:r>
        <w:t>Rijkhoff</w:t>
      </w:r>
      <w:r>
        <w:rPr>
          <w:spacing w:val="-6"/>
        </w:rPr>
        <w:t xml:space="preserve"> </w:t>
      </w:r>
      <w:r>
        <w:t>&amp;</w:t>
      </w:r>
      <w:r>
        <w:rPr>
          <w:spacing w:val="-5"/>
        </w:rPr>
        <w:t xml:space="preserve"> </w:t>
      </w:r>
      <w:r>
        <w:t>Siewierska</w:t>
      </w:r>
      <w:r>
        <w:rPr>
          <w:spacing w:val="-6"/>
        </w:rPr>
        <w:t xml:space="preserve"> </w:t>
      </w:r>
      <w:r>
        <w:t>(</w:t>
      </w:r>
      <w:hyperlink w:anchor="_bookmark370" w:history="1">
        <w:r>
          <w:rPr>
            <w:color w:val="007FFF"/>
          </w:rPr>
          <w:t>2004</w:t>
        </w:r>
      </w:hyperlink>
      <w:r>
        <w:t>).</w:t>
      </w:r>
      <w:r>
        <w:rPr>
          <w:spacing w:val="15"/>
        </w:rPr>
        <w:t xml:space="preserve"> </w:t>
      </w:r>
      <w:hyperlink w:anchor="_bookmark365" w:history="1">
        <w:r>
          <w:rPr>
            <w:color w:val="007FFF"/>
          </w:rPr>
          <w:t>Hengeveld</w:t>
        </w:r>
        <w:r>
          <w:rPr>
            <w:color w:val="007FFF"/>
            <w:spacing w:val="-6"/>
          </w:rPr>
          <w:t xml:space="preserve"> </w:t>
        </w:r>
      </w:hyperlink>
      <w:r>
        <w:t>points</w:t>
      </w:r>
      <w:r>
        <w:rPr>
          <w:spacing w:val="-5"/>
        </w:rPr>
        <w:t xml:space="preserve"> </w:t>
      </w:r>
      <w:r>
        <w:t>out</w:t>
      </w:r>
      <w:r>
        <w:rPr>
          <w:spacing w:val="-6"/>
        </w:rPr>
        <w:t xml:space="preserve"> </w:t>
      </w:r>
      <w:r>
        <w:t>that</w:t>
      </w:r>
      <w:r>
        <w:rPr>
          <w:spacing w:val="-5"/>
        </w:rPr>
        <w:t xml:space="preserve"> </w:t>
      </w:r>
      <w:r>
        <w:t>this</w:t>
      </w:r>
      <w:r>
        <w:rPr>
          <w:spacing w:val="-6"/>
        </w:rPr>
        <w:t xml:space="preserve"> </w:t>
      </w:r>
      <w:r>
        <w:t>is</w:t>
      </w:r>
      <w:r>
        <w:rPr>
          <w:spacing w:val="-5"/>
        </w:rPr>
        <w:t xml:space="preserve"> </w:t>
      </w:r>
      <w:r>
        <w:t>not</w:t>
      </w:r>
      <w:r>
        <w:rPr>
          <w:spacing w:val="-6"/>
        </w:rPr>
        <w:t xml:space="preserve"> </w:t>
      </w:r>
      <w:r>
        <w:t>a</w:t>
      </w:r>
      <w:r>
        <w:rPr>
          <w:spacing w:val="-5"/>
        </w:rPr>
        <w:t xml:space="preserve"> </w:t>
      </w:r>
      <w:r>
        <w:t>strict</w:t>
      </w:r>
      <w:r>
        <w:rPr>
          <w:spacing w:val="-6"/>
        </w:rPr>
        <w:t xml:space="preserve"> </w:t>
      </w:r>
      <w:r>
        <w:t>classi- fication</w:t>
      </w:r>
      <w:r>
        <w:rPr>
          <w:spacing w:val="-4"/>
        </w:rPr>
        <w:t xml:space="preserve"> </w:t>
      </w:r>
      <w:r>
        <w:t>scheme;</w:t>
      </w:r>
      <w:r>
        <w:rPr>
          <w:spacing w:val="-4"/>
        </w:rPr>
        <w:t xml:space="preserve"> </w:t>
      </w:r>
      <w:r>
        <w:t>languages</w:t>
      </w:r>
      <w:r>
        <w:rPr>
          <w:spacing w:val="-3"/>
        </w:rPr>
        <w:t xml:space="preserve"> </w:t>
      </w:r>
      <w:r>
        <w:t>may</w:t>
      </w:r>
      <w:r>
        <w:rPr>
          <w:spacing w:val="-4"/>
        </w:rPr>
        <w:t xml:space="preserve"> </w:t>
      </w:r>
      <w:r>
        <w:t>sit</w:t>
      </w:r>
      <w:r>
        <w:rPr>
          <w:spacing w:val="-4"/>
        </w:rPr>
        <w:t xml:space="preserve"> </w:t>
      </w:r>
      <w:r>
        <w:t>at</w:t>
      </w:r>
      <w:r>
        <w:rPr>
          <w:spacing w:val="-3"/>
        </w:rPr>
        <w:t xml:space="preserve"> </w:t>
      </w:r>
      <w:r>
        <w:t>the</w:t>
      </w:r>
      <w:r>
        <w:rPr>
          <w:spacing w:val="-4"/>
        </w:rPr>
        <w:t xml:space="preserve"> </w:t>
      </w:r>
      <w:r>
        <w:t>boundaries</w:t>
      </w:r>
      <w:r>
        <w:rPr>
          <w:spacing w:val="-3"/>
        </w:rPr>
        <w:t xml:space="preserve"> </w:t>
      </w:r>
      <w:r>
        <w:t>between</w:t>
      </w:r>
      <w:r>
        <w:rPr>
          <w:spacing w:val="-4"/>
        </w:rPr>
        <w:t xml:space="preserve"> </w:t>
      </w:r>
      <w:r>
        <w:t>types</w:t>
      </w:r>
      <w:r>
        <w:rPr>
          <w:spacing w:val="-4"/>
        </w:rPr>
        <w:t xml:space="preserve"> </w:t>
      </w:r>
      <w:r>
        <w:t>and</w:t>
      </w:r>
      <w:r>
        <w:rPr>
          <w:spacing w:val="-3"/>
        </w:rPr>
        <w:t xml:space="preserve"> </w:t>
      </w:r>
      <w:r>
        <w:t>exhibit</w:t>
      </w:r>
      <w:r>
        <w:rPr>
          <w:spacing w:val="-4"/>
        </w:rPr>
        <w:t xml:space="preserve"> </w:t>
      </w:r>
      <w:r>
        <w:t>exceptions.</w:t>
      </w:r>
    </w:p>
    <w:p w:rsidR="00DD7756" w:rsidRDefault="00AD1397">
      <w:pPr>
        <w:spacing w:before="149"/>
        <w:ind w:right="415"/>
        <w:jc w:val="center"/>
      </w:pPr>
      <w:bookmarkStart w:id="128" w:name="_bookmark97"/>
      <w:bookmarkEnd w:id="128"/>
      <w:r>
        <w:rPr>
          <w:b/>
        </w:rPr>
        <w:t xml:space="preserve">Figure 2.3: </w:t>
      </w:r>
      <w:r>
        <w:t>Hengeveld’s (</w:t>
      </w:r>
      <w:hyperlink w:anchor="_bookmark365" w:history="1">
        <w:r>
          <w:rPr>
            <w:color w:val="007FFF"/>
          </w:rPr>
          <w:t>1992</w:t>
        </w:r>
      </w:hyperlink>
      <w:r>
        <w:t>: 69) typology of parts-of-speech systems</w:t>
      </w:r>
    </w:p>
    <w:p w:rsidR="00DD7756" w:rsidRDefault="00DD7756">
      <w:pPr>
        <w:pStyle w:val="BodyText"/>
      </w:pPr>
    </w:p>
    <w:p w:rsidR="00DD7756" w:rsidRDefault="00DD7756">
      <w:pPr>
        <w:pStyle w:val="BodyText"/>
        <w:rPr>
          <w:sz w:val="21"/>
        </w:rPr>
      </w:pPr>
    </w:p>
    <w:p w:rsidR="00DD7756" w:rsidRDefault="00AD1397">
      <w:pPr>
        <w:pStyle w:val="BodyText"/>
        <w:spacing w:line="420" w:lineRule="auto"/>
        <w:ind w:left="120" w:right="533" w:firstLine="358"/>
        <w:jc w:val="both"/>
      </w:pPr>
      <w:r>
        <w:t xml:space="preserve">As mentioned in </w:t>
      </w:r>
      <w:hyperlink w:anchor="_bookmark71" w:history="1">
        <w:r>
          <w:rPr>
            <w:color w:val="007FFF"/>
          </w:rPr>
          <w:t>Section 2.3.1.1</w:t>
        </w:r>
      </w:hyperlink>
      <w:r>
        <w:t>, Hengeveld’s typology could be criticized for its reliance on large, language-specific lexical categories instead of constructions. One could however reframe Hengeveld’s implicational hierarchy in terms of functions rather than categories,</w:t>
      </w:r>
      <w:r>
        <w:rPr>
          <w:spacing w:val="-27"/>
        </w:rPr>
        <w:t xml:space="preserve"> </w:t>
      </w:r>
      <w:r>
        <w:t>as in (</w:t>
      </w:r>
      <w:hyperlink w:anchor="_bookmark98" w:history="1">
        <w:r>
          <w:rPr>
            <w:color w:val="007FFF"/>
          </w:rPr>
          <w:t>18</w:t>
        </w:r>
      </w:hyperlink>
      <w:r>
        <w:t xml:space="preserve">). I call this the </w:t>
      </w:r>
      <w:r>
        <w:rPr>
          <w:i/>
        </w:rPr>
        <w:t>hierarchy of discourse</w:t>
      </w:r>
      <w:r>
        <w:rPr>
          <w:i/>
          <w:spacing w:val="8"/>
        </w:rPr>
        <w:t xml:space="preserve"> </w:t>
      </w:r>
      <w:r>
        <w:rPr>
          <w:i/>
        </w:rPr>
        <w:t>functions</w:t>
      </w:r>
      <w:r>
        <w:t>.</w:t>
      </w:r>
    </w:p>
    <w:p w:rsidR="00DD7756" w:rsidRDefault="00AD1397">
      <w:pPr>
        <w:pStyle w:val="ListParagraph"/>
        <w:numPr>
          <w:ilvl w:val="0"/>
          <w:numId w:val="12"/>
        </w:numPr>
        <w:tabs>
          <w:tab w:val="left" w:pos="835"/>
        </w:tabs>
        <w:spacing w:before="97"/>
        <w:ind w:left="834" w:hanging="604"/>
        <w:jc w:val="both"/>
        <w:rPr>
          <w:sz w:val="24"/>
        </w:rPr>
      </w:pPr>
      <w:bookmarkStart w:id="129" w:name="_bookmark98"/>
      <w:bookmarkEnd w:id="129"/>
      <w:r>
        <w:rPr>
          <w:sz w:val="24"/>
        </w:rPr>
        <w:t>predicate &gt; referent &gt; predicate modifier &gt; referent</w:t>
      </w:r>
      <w:r>
        <w:rPr>
          <w:spacing w:val="-14"/>
          <w:sz w:val="24"/>
        </w:rPr>
        <w:t xml:space="preserve"> </w:t>
      </w:r>
      <w:r>
        <w:rPr>
          <w:sz w:val="24"/>
        </w:rPr>
        <w:t>modifier</w:t>
      </w:r>
    </w:p>
    <w:p w:rsidR="00DD7756" w:rsidRDefault="00DD7756">
      <w:pPr>
        <w:pStyle w:val="BodyText"/>
        <w:spacing w:before="5"/>
        <w:rPr>
          <w:sz w:val="35"/>
        </w:rPr>
      </w:pPr>
    </w:p>
    <w:p w:rsidR="00DD7756" w:rsidRDefault="00AD1397">
      <w:pPr>
        <w:pStyle w:val="BodyText"/>
        <w:spacing w:line="420" w:lineRule="auto"/>
        <w:ind w:left="120" w:right="534"/>
        <w:jc w:val="both"/>
      </w:pPr>
      <w:r>
        <w:t>In (</w:t>
      </w:r>
      <w:hyperlink w:anchor="_bookmark98" w:history="1">
        <w:r>
          <w:rPr>
            <w:color w:val="007FFF"/>
          </w:rPr>
          <w:t>18</w:t>
        </w:r>
      </w:hyperlink>
      <w:r>
        <w:t>), functions to the left of the hierarchy are more likely to have dedicated morphosyn- tactic constructions than those to the right. This reformulation avoids a commitment to  any language-particular categories while still capturing the implicational trend observed by Hengeveld.</w:t>
      </w:r>
    </w:p>
    <w:p w:rsidR="00DD7756" w:rsidRDefault="00AD1397">
      <w:pPr>
        <w:pStyle w:val="BodyText"/>
        <w:spacing w:line="420" w:lineRule="auto"/>
        <w:ind w:left="120" w:right="532" w:firstLine="358"/>
        <w:jc w:val="both"/>
      </w:pPr>
      <w:r>
        <w:t>This</w:t>
      </w:r>
      <w:r>
        <w:rPr>
          <w:spacing w:val="-6"/>
        </w:rPr>
        <w:t xml:space="preserve"> </w:t>
      </w:r>
      <w:r>
        <w:t>hierarchy</w:t>
      </w:r>
      <w:r>
        <w:rPr>
          <w:spacing w:val="-5"/>
        </w:rPr>
        <w:t xml:space="preserve"> </w:t>
      </w:r>
      <w:r>
        <w:t>of</w:t>
      </w:r>
      <w:r>
        <w:rPr>
          <w:spacing w:val="-5"/>
        </w:rPr>
        <w:t xml:space="preserve"> </w:t>
      </w:r>
      <w:r>
        <w:t>discourse</w:t>
      </w:r>
      <w:r>
        <w:rPr>
          <w:spacing w:val="-5"/>
        </w:rPr>
        <w:t xml:space="preserve"> </w:t>
      </w:r>
      <w:r>
        <w:t>functions</w:t>
      </w:r>
      <w:r>
        <w:rPr>
          <w:spacing w:val="-5"/>
        </w:rPr>
        <w:t xml:space="preserve"> </w:t>
      </w:r>
      <w:r>
        <w:t>has</w:t>
      </w:r>
      <w:r>
        <w:rPr>
          <w:spacing w:val="-5"/>
        </w:rPr>
        <w:t xml:space="preserve"> </w:t>
      </w:r>
      <w:r>
        <w:t>proven</w:t>
      </w:r>
      <w:r>
        <w:rPr>
          <w:spacing w:val="-5"/>
        </w:rPr>
        <w:t xml:space="preserve"> </w:t>
      </w:r>
      <w:r>
        <w:t>to</w:t>
      </w:r>
      <w:r>
        <w:rPr>
          <w:spacing w:val="-5"/>
        </w:rPr>
        <w:t xml:space="preserve"> </w:t>
      </w:r>
      <w:r>
        <w:t>be</w:t>
      </w:r>
      <w:r>
        <w:rPr>
          <w:spacing w:val="-5"/>
        </w:rPr>
        <w:t xml:space="preserve"> </w:t>
      </w:r>
      <w:r>
        <w:t>a</w:t>
      </w:r>
      <w:r>
        <w:rPr>
          <w:spacing w:val="-6"/>
        </w:rPr>
        <w:t xml:space="preserve"> </w:t>
      </w:r>
      <w:r>
        <w:t>fairly</w:t>
      </w:r>
      <w:r>
        <w:rPr>
          <w:spacing w:val="-5"/>
        </w:rPr>
        <w:t xml:space="preserve"> </w:t>
      </w:r>
      <w:r>
        <w:t>robust</w:t>
      </w:r>
      <w:r>
        <w:rPr>
          <w:spacing w:val="-5"/>
        </w:rPr>
        <w:t xml:space="preserve"> </w:t>
      </w:r>
      <w:r>
        <w:t>finding</w:t>
      </w:r>
      <w:r>
        <w:rPr>
          <w:spacing w:val="-5"/>
        </w:rPr>
        <w:t xml:space="preserve"> </w:t>
      </w:r>
      <w:r>
        <w:t>in</w:t>
      </w:r>
      <w:r>
        <w:rPr>
          <w:spacing w:val="-5"/>
        </w:rPr>
        <w:t xml:space="preserve"> </w:t>
      </w:r>
      <w:r>
        <w:t>the</w:t>
      </w:r>
      <w:r>
        <w:rPr>
          <w:spacing w:val="-5"/>
        </w:rPr>
        <w:t xml:space="preserve"> </w:t>
      </w:r>
      <w:r>
        <w:t>liter- ature</w:t>
      </w:r>
      <w:r>
        <w:rPr>
          <w:spacing w:val="-4"/>
        </w:rPr>
        <w:t xml:space="preserve"> </w:t>
      </w:r>
      <w:r>
        <w:t>on</w:t>
      </w:r>
      <w:r>
        <w:rPr>
          <w:spacing w:val="-4"/>
        </w:rPr>
        <w:t xml:space="preserve"> </w:t>
      </w:r>
      <w:r>
        <w:t>lexical</w:t>
      </w:r>
      <w:r>
        <w:rPr>
          <w:spacing w:val="-3"/>
        </w:rPr>
        <w:t xml:space="preserve"> </w:t>
      </w:r>
      <w:r>
        <w:t>flexibility,</w:t>
      </w:r>
      <w:r>
        <w:rPr>
          <w:spacing w:val="-4"/>
        </w:rPr>
        <w:t xml:space="preserve"> </w:t>
      </w:r>
      <w:r>
        <w:t>now</w:t>
      </w:r>
      <w:r>
        <w:rPr>
          <w:spacing w:val="-3"/>
        </w:rPr>
        <w:t xml:space="preserve"> </w:t>
      </w:r>
      <w:r>
        <w:t>supported</w:t>
      </w:r>
      <w:r>
        <w:rPr>
          <w:spacing w:val="-4"/>
        </w:rPr>
        <w:t xml:space="preserve"> </w:t>
      </w:r>
      <w:r>
        <w:t>by</w:t>
      </w:r>
      <w:r>
        <w:rPr>
          <w:spacing w:val="-3"/>
        </w:rPr>
        <w:t xml:space="preserve"> </w:t>
      </w:r>
      <w:r>
        <w:t>a</w:t>
      </w:r>
      <w:r>
        <w:rPr>
          <w:spacing w:val="-4"/>
        </w:rPr>
        <w:t xml:space="preserve"> </w:t>
      </w:r>
      <w:r>
        <w:t>number</w:t>
      </w:r>
      <w:r>
        <w:rPr>
          <w:spacing w:val="-3"/>
        </w:rPr>
        <w:t xml:space="preserve"> </w:t>
      </w:r>
      <w:r>
        <w:t>of</w:t>
      </w:r>
      <w:r>
        <w:rPr>
          <w:spacing w:val="-4"/>
        </w:rPr>
        <w:t xml:space="preserve"> </w:t>
      </w:r>
      <w:r>
        <w:t>subsequent</w:t>
      </w:r>
      <w:r>
        <w:rPr>
          <w:spacing w:val="-3"/>
        </w:rPr>
        <w:t xml:space="preserve"> </w:t>
      </w:r>
      <w:r>
        <w:t>studies</w:t>
      </w:r>
      <w:r>
        <w:rPr>
          <w:spacing w:val="-4"/>
        </w:rPr>
        <w:t xml:space="preserve"> </w:t>
      </w:r>
      <w:r>
        <w:t>(Anward</w:t>
      </w:r>
      <w:r>
        <w:rPr>
          <w:spacing w:val="-7"/>
        </w:rPr>
        <w:t xml:space="preserve"> </w:t>
      </w:r>
      <w:hyperlink w:anchor="_bookmark246" w:history="1">
        <w:r>
          <w:rPr>
            <w:color w:val="007FFF"/>
          </w:rPr>
          <w:t>2000</w:t>
        </w:r>
      </w:hyperlink>
      <w:r>
        <w:t xml:space="preserve">; Rijkhoff </w:t>
      </w:r>
      <w:hyperlink w:anchor="_bookmark441" w:history="1">
        <w:r>
          <w:rPr>
            <w:color w:val="007FFF"/>
          </w:rPr>
          <w:t>2000</w:t>
        </w:r>
      </w:hyperlink>
      <w:r>
        <w:t xml:space="preserve">; </w:t>
      </w:r>
      <w:r>
        <w:rPr>
          <w:spacing w:val="-4"/>
        </w:rPr>
        <w:t xml:space="preserve">Vogel </w:t>
      </w:r>
      <w:hyperlink w:anchor="_bookmark484" w:history="1">
        <w:r>
          <w:rPr>
            <w:color w:val="007FFF"/>
          </w:rPr>
          <w:t>2000</w:t>
        </w:r>
      </w:hyperlink>
      <w:r>
        <w:t xml:space="preserve">; Beck </w:t>
      </w:r>
      <w:hyperlink w:anchor="_bookmark255" w:history="1">
        <w:r>
          <w:rPr>
            <w:color w:val="007FFF"/>
          </w:rPr>
          <w:t>2002</w:t>
        </w:r>
      </w:hyperlink>
      <w:r>
        <w:t xml:space="preserve">; Rijkhoff </w:t>
      </w:r>
      <w:hyperlink w:anchor="_bookmark442" w:history="1">
        <w:r>
          <w:rPr>
            <w:color w:val="007FFF"/>
          </w:rPr>
          <w:t>2002</w:t>
        </w:r>
      </w:hyperlink>
      <w:r>
        <w:t xml:space="preserve">; </w:t>
      </w:r>
      <w:hyperlink w:anchor="_bookmark443" w:history="1">
        <w:r>
          <w:rPr>
            <w:color w:val="007FFF"/>
          </w:rPr>
          <w:t>2003</w:t>
        </w:r>
      </w:hyperlink>
      <w:r>
        <w:t>; Hengeveld, Rijkhoff &amp;</w:t>
      </w:r>
      <w:r>
        <w:rPr>
          <w:spacing w:val="31"/>
        </w:rPr>
        <w:t xml:space="preserve"> </w:t>
      </w:r>
      <w:r>
        <w:t>Siewierska</w:t>
      </w:r>
    </w:p>
    <w:p w:rsidR="00DD7756" w:rsidRDefault="00DD7756">
      <w:pPr>
        <w:pStyle w:val="BodyText"/>
        <w:spacing w:line="272" w:lineRule="exact"/>
        <w:ind w:left="120"/>
        <w:jc w:val="both"/>
      </w:pPr>
      <w:hyperlink w:anchor="_bookmark370" w:history="1">
        <w:r w:rsidR="00AD1397">
          <w:rPr>
            <w:color w:val="007FFF"/>
          </w:rPr>
          <w:t>2004</w:t>
        </w:r>
      </w:hyperlink>
      <w:r w:rsidR="00AD1397">
        <w:t xml:space="preserve">; van Lier </w:t>
      </w:r>
      <w:hyperlink w:anchor="_bookmark398" w:history="1">
        <w:r w:rsidR="00AD1397">
          <w:rPr>
            <w:color w:val="007FFF"/>
          </w:rPr>
          <w:t>2006</w:t>
        </w:r>
      </w:hyperlink>
      <w:r w:rsidR="00AD1397">
        <w:t xml:space="preserve">; Hengeveld </w:t>
      </w:r>
      <w:hyperlink w:anchor="_bookmark366" w:history="1">
        <w:r w:rsidR="00AD1397">
          <w:rPr>
            <w:color w:val="007FFF"/>
          </w:rPr>
          <w:t>2007</w:t>
        </w:r>
      </w:hyperlink>
      <w:r w:rsidR="00AD1397">
        <w:t xml:space="preserve">; Hengeveld &amp; van Lier </w:t>
      </w:r>
      <w:hyperlink w:anchor="_bookmark368" w:history="1">
        <w:r w:rsidR="00AD1397">
          <w:rPr>
            <w:color w:val="007FFF"/>
          </w:rPr>
          <w:t>2012</w:t>
        </w:r>
      </w:hyperlink>
      <w:r w:rsidR="00AD1397">
        <w:t xml:space="preserve">; Hengeveld &amp; </w:t>
      </w:r>
      <w:r w:rsidR="00AD1397">
        <w:rPr>
          <w:spacing w:val="-3"/>
        </w:rPr>
        <w:t>Valstar</w:t>
      </w:r>
      <w:r w:rsidR="00AD1397">
        <w:rPr>
          <w:spacing w:val="-33"/>
        </w:rPr>
        <w:t xml:space="preserve"> </w:t>
      </w:r>
      <w:hyperlink w:anchor="_bookmark371" w:history="1">
        <w:r w:rsidR="00AD1397">
          <w:rPr>
            <w:color w:val="007FFF"/>
          </w:rPr>
          <w:t>2010</w:t>
        </w:r>
      </w:hyperlink>
      <w:r w:rsidR="00AD1397">
        <w:t>;</w:t>
      </w:r>
    </w:p>
    <w:p w:rsidR="00DD7756" w:rsidRDefault="00AD1397">
      <w:pPr>
        <w:pStyle w:val="BodyText"/>
        <w:spacing w:before="201"/>
        <w:ind w:left="120"/>
        <w:jc w:val="both"/>
      </w:pPr>
      <w:r>
        <w:t xml:space="preserve">Beck </w:t>
      </w:r>
      <w:hyperlink w:anchor="_bookmark256" w:history="1">
        <w:r>
          <w:rPr>
            <w:color w:val="007FFF"/>
          </w:rPr>
          <w:t>2013</w:t>
        </w:r>
      </w:hyperlink>
      <w:r>
        <w:t xml:space="preserve">; Bisang </w:t>
      </w:r>
      <w:hyperlink w:anchor="_bookmark261" w:history="1">
        <w:r>
          <w:rPr>
            <w:color w:val="007FFF"/>
          </w:rPr>
          <w:t>2013</w:t>
        </w:r>
      </w:hyperlink>
      <w:r>
        <w:t xml:space="preserve">; Hengeveld </w:t>
      </w:r>
      <w:hyperlink w:anchor="_bookmark367" w:history="1">
        <w:r>
          <w:rPr>
            <w:color w:val="007FFF"/>
          </w:rPr>
          <w:t>2013</w:t>
        </w:r>
      </w:hyperlink>
      <w:r>
        <w:t>).</w:t>
      </w:r>
    </w:p>
    <w:p w:rsidR="00DD7756" w:rsidRDefault="00DD7756">
      <w:pPr>
        <w:jc w:val="both"/>
        <w:sectPr w:rsidR="00DD7756">
          <w:pgSz w:w="12240" w:h="15840"/>
          <w:pgMar w:top="1380" w:right="900" w:bottom="1040" w:left="1680" w:header="0" w:footer="717" w:gutter="0"/>
          <w:cols w:space="720"/>
        </w:sectPr>
      </w:pPr>
    </w:p>
    <w:p w:rsidR="00DD7756" w:rsidRDefault="00AD1397">
      <w:pPr>
        <w:pStyle w:val="ListParagraph"/>
        <w:numPr>
          <w:ilvl w:val="3"/>
          <w:numId w:val="11"/>
        </w:numPr>
        <w:tabs>
          <w:tab w:val="left" w:pos="1002"/>
          <w:tab w:val="left" w:pos="1003"/>
        </w:tabs>
        <w:spacing w:before="80"/>
        <w:rPr>
          <w:b/>
          <w:sz w:val="24"/>
        </w:rPr>
      </w:pPr>
      <w:bookmarkStart w:id="130" w:name="2.3.2.2_Reference-predication_asymmetrie"/>
      <w:bookmarkStart w:id="131" w:name="_bookmark99"/>
      <w:bookmarkStart w:id="132" w:name="_bookmark100"/>
      <w:bookmarkEnd w:id="130"/>
      <w:bookmarkEnd w:id="131"/>
      <w:bookmarkEnd w:id="132"/>
      <w:r>
        <w:rPr>
          <w:b/>
          <w:sz w:val="24"/>
        </w:rPr>
        <w:lastRenderedPageBreak/>
        <w:t>Reference-predication</w:t>
      </w:r>
      <w:r>
        <w:rPr>
          <w:b/>
          <w:spacing w:val="-2"/>
          <w:sz w:val="24"/>
        </w:rPr>
        <w:t xml:space="preserve"> </w:t>
      </w:r>
      <w:r>
        <w:rPr>
          <w:b/>
          <w:sz w:val="24"/>
        </w:rPr>
        <w:t>asymmetries</w:t>
      </w:r>
    </w:p>
    <w:p w:rsidR="00DD7756" w:rsidRDefault="00DD7756">
      <w:pPr>
        <w:pStyle w:val="BodyText"/>
        <w:spacing w:before="5"/>
        <w:rPr>
          <w:b/>
          <w:sz w:val="31"/>
        </w:rPr>
      </w:pPr>
    </w:p>
    <w:p w:rsidR="00DD7756" w:rsidRDefault="00AD1397">
      <w:pPr>
        <w:pStyle w:val="BodyText"/>
        <w:spacing w:line="420" w:lineRule="auto"/>
        <w:ind w:left="120" w:right="532"/>
        <w:jc w:val="both"/>
      </w:pPr>
      <w:r>
        <w:t>The hierarchy of discourse functions also hints at another important feature of lexical cate- gories:</w:t>
      </w:r>
      <w:r>
        <w:rPr>
          <w:spacing w:val="6"/>
        </w:rPr>
        <w:t xml:space="preserve"> </w:t>
      </w:r>
      <w:r>
        <w:t>there</w:t>
      </w:r>
      <w:r>
        <w:rPr>
          <w:spacing w:val="-22"/>
        </w:rPr>
        <w:t xml:space="preserve"> </w:t>
      </w:r>
      <w:r>
        <w:t>is</w:t>
      </w:r>
      <w:r>
        <w:rPr>
          <w:spacing w:val="-21"/>
        </w:rPr>
        <w:t xml:space="preserve"> </w:t>
      </w:r>
      <w:r>
        <w:t>something</w:t>
      </w:r>
      <w:r>
        <w:rPr>
          <w:spacing w:val="-21"/>
        </w:rPr>
        <w:t xml:space="preserve"> </w:t>
      </w:r>
      <w:r>
        <w:t>privileged</w:t>
      </w:r>
      <w:r>
        <w:rPr>
          <w:spacing w:val="-22"/>
        </w:rPr>
        <w:t xml:space="preserve"> </w:t>
      </w:r>
      <w:r>
        <w:t>about</w:t>
      </w:r>
      <w:r>
        <w:rPr>
          <w:spacing w:val="-21"/>
        </w:rPr>
        <w:t xml:space="preserve"> </w:t>
      </w:r>
      <w:r>
        <w:t>the</w:t>
      </w:r>
      <w:r>
        <w:rPr>
          <w:spacing w:val="-21"/>
        </w:rPr>
        <w:t xml:space="preserve"> </w:t>
      </w:r>
      <w:r>
        <w:t>predicating</w:t>
      </w:r>
      <w:r>
        <w:rPr>
          <w:spacing w:val="-22"/>
        </w:rPr>
        <w:t xml:space="preserve"> </w:t>
      </w:r>
      <w:r>
        <w:t>function.</w:t>
      </w:r>
      <w:r>
        <w:rPr>
          <w:spacing w:val="9"/>
        </w:rPr>
        <w:t xml:space="preserve"> </w:t>
      </w:r>
      <w:r>
        <w:t>A</w:t>
      </w:r>
      <w:r>
        <w:rPr>
          <w:spacing w:val="-21"/>
        </w:rPr>
        <w:t xml:space="preserve"> </w:t>
      </w:r>
      <w:r>
        <w:t>survey</w:t>
      </w:r>
      <w:r>
        <w:rPr>
          <w:spacing w:val="-21"/>
        </w:rPr>
        <w:t xml:space="preserve"> </w:t>
      </w:r>
      <w:r>
        <w:t>of</w:t>
      </w:r>
      <w:r>
        <w:rPr>
          <w:spacing w:val="-22"/>
        </w:rPr>
        <w:t xml:space="preserve"> </w:t>
      </w:r>
      <w:r>
        <w:t>the</w:t>
      </w:r>
      <w:r>
        <w:rPr>
          <w:spacing w:val="-21"/>
        </w:rPr>
        <w:t xml:space="preserve"> </w:t>
      </w:r>
      <w:r>
        <w:t>literature on lexical flexibility reveals patterned asymmetries in the behavior of lexical items with re- gard to predication vs. reference, even in very flexible cases. For starters, while it is quite common for languages to freely allow object words to be used as predicates with no special marking,</w:t>
      </w:r>
      <w:r>
        <w:rPr>
          <w:spacing w:val="-13"/>
        </w:rPr>
        <w:t xml:space="preserve"> </w:t>
      </w:r>
      <w:r>
        <w:t>the</w:t>
      </w:r>
      <w:r>
        <w:rPr>
          <w:spacing w:val="-14"/>
        </w:rPr>
        <w:t xml:space="preserve"> </w:t>
      </w:r>
      <w:r>
        <w:t>reverse</w:t>
      </w:r>
      <w:r>
        <w:rPr>
          <w:spacing w:val="-15"/>
        </w:rPr>
        <w:t xml:space="preserve"> </w:t>
      </w:r>
      <w:r>
        <w:t>case</w:t>
      </w:r>
      <w:r>
        <w:rPr>
          <w:spacing w:val="-14"/>
        </w:rPr>
        <w:t xml:space="preserve"> </w:t>
      </w:r>
      <w:r>
        <w:t>is</w:t>
      </w:r>
      <w:r>
        <w:rPr>
          <w:spacing w:val="-14"/>
        </w:rPr>
        <w:t xml:space="preserve"> </w:t>
      </w:r>
      <w:r>
        <w:t>much</w:t>
      </w:r>
      <w:r>
        <w:rPr>
          <w:spacing w:val="-14"/>
        </w:rPr>
        <w:t xml:space="preserve"> </w:t>
      </w:r>
      <w:r>
        <w:t>less</w:t>
      </w:r>
      <w:r>
        <w:rPr>
          <w:spacing w:val="-14"/>
        </w:rPr>
        <w:t xml:space="preserve"> </w:t>
      </w:r>
      <w:r>
        <w:t>likely</w:t>
      </w:r>
      <w:r>
        <w:rPr>
          <w:spacing w:val="-14"/>
        </w:rPr>
        <w:t xml:space="preserve"> </w:t>
      </w:r>
      <w:r>
        <w:t>Hopper</w:t>
      </w:r>
      <w:r>
        <w:rPr>
          <w:spacing w:val="-15"/>
        </w:rPr>
        <w:t xml:space="preserve"> </w:t>
      </w:r>
      <w:r>
        <w:t>&amp;</w:t>
      </w:r>
      <w:r>
        <w:rPr>
          <w:spacing w:val="-14"/>
        </w:rPr>
        <w:t xml:space="preserve"> </w:t>
      </w:r>
      <w:r>
        <w:t>Thompson</w:t>
      </w:r>
      <w:r>
        <w:rPr>
          <w:spacing w:val="-14"/>
        </w:rPr>
        <w:t xml:space="preserve"> </w:t>
      </w:r>
      <w:r>
        <w:t>(</w:t>
      </w:r>
      <w:hyperlink w:anchor="_bookmark377" w:history="1">
        <w:r>
          <w:rPr>
            <w:color w:val="007FFF"/>
          </w:rPr>
          <w:t>1984</w:t>
        </w:r>
      </w:hyperlink>
      <w:r>
        <w:t>:</w:t>
      </w:r>
      <w:r>
        <w:rPr>
          <w:spacing w:val="7"/>
        </w:rPr>
        <w:t xml:space="preserve"> </w:t>
      </w:r>
      <w:r>
        <w:t>745).</w:t>
      </w:r>
      <w:r>
        <w:rPr>
          <w:spacing w:val="9"/>
        </w:rPr>
        <w:t xml:space="preserve"> </w:t>
      </w:r>
      <w:r>
        <w:t>The</w:t>
      </w:r>
      <w:r>
        <w:rPr>
          <w:spacing w:val="-14"/>
        </w:rPr>
        <w:t xml:space="preserve"> </w:t>
      </w:r>
      <w:r>
        <w:t>functional expansion</w:t>
      </w:r>
      <w:r>
        <w:rPr>
          <w:spacing w:val="-10"/>
        </w:rPr>
        <w:t xml:space="preserve"> </w:t>
      </w:r>
      <w:r>
        <w:t>of</w:t>
      </w:r>
      <w:r>
        <w:rPr>
          <w:spacing w:val="-10"/>
        </w:rPr>
        <w:t xml:space="preserve"> </w:t>
      </w:r>
      <w:r>
        <w:t>an</w:t>
      </w:r>
      <w:r>
        <w:rPr>
          <w:spacing w:val="-8"/>
        </w:rPr>
        <w:t xml:space="preserve"> </w:t>
      </w:r>
      <w:r>
        <w:t>item’s</w:t>
      </w:r>
      <w:r>
        <w:rPr>
          <w:spacing w:val="-10"/>
        </w:rPr>
        <w:t xml:space="preserve"> </w:t>
      </w:r>
      <w:r>
        <w:t>uses</w:t>
      </w:r>
      <w:r>
        <w:rPr>
          <w:spacing w:val="-9"/>
        </w:rPr>
        <w:t xml:space="preserve"> </w:t>
      </w:r>
      <w:r>
        <w:t>from</w:t>
      </w:r>
      <w:r>
        <w:rPr>
          <w:spacing w:val="-9"/>
        </w:rPr>
        <w:t xml:space="preserve"> </w:t>
      </w:r>
      <w:r>
        <w:t>predication</w:t>
      </w:r>
      <w:r>
        <w:rPr>
          <w:spacing w:val="-9"/>
        </w:rPr>
        <w:t xml:space="preserve"> </w:t>
      </w:r>
      <w:r>
        <w:t>into</w:t>
      </w:r>
      <w:r>
        <w:rPr>
          <w:spacing w:val="-10"/>
        </w:rPr>
        <w:t xml:space="preserve"> </w:t>
      </w:r>
      <w:r>
        <w:t>reference</w:t>
      </w:r>
      <w:r>
        <w:rPr>
          <w:spacing w:val="-9"/>
        </w:rPr>
        <w:t xml:space="preserve"> </w:t>
      </w:r>
      <w:r>
        <w:t>always</w:t>
      </w:r>
      <w:r>
        <w:rPr>
          <w:spacing w:val="-10"/>
        </w:rPr>
        <w:t xml:space="preserve"> </w:t>
      </w:r>
      <w:r>
        <w:t>seems</w:t>
      </w:r>
      <w:r>
        <w:rPr>
          <w:spacing w:val="-9"/>
        </w:rPr>
        <w:t xml:space="preserve"> </w:t>
      </w:r>
      <w:r>
        <w:t>to</w:t>
      </w:r>
      <w:r>
        <w:rPr>
          <w:spacing w:val="-9"/>
        </w:rPr>
        <w:t xml:space="preserve"> </w:t>
      </w:r>
      <w:r>
        <w:t>be</w:t>
      </w:r>
      <w:r>
        <w:rPr>
          <w:spacing w:val="-10"/>
        </w:rPr>
        <w:t xml:space="preserve"> </w:t>
      </w:r>
      <w:r>
        <w:t>more</w:t>
      </w:r>
      <w:r>
        <w:rPr>
          <w:spacing w:val="-9"/>
        </w:rPr>
        <w:t xml:space="preserve"> </w:t>
      </w:r>
      <w:r>
        <w:t>marked (or at least as marked) as the shift from a referring function to a predicating</w:t>
      </w:r>
      <w:r>
        <w:rPr>
          <w:spacing w:val="-40"/>
        </w:rPr>
        <w:t xml:space="preserve"> </w:t>
      </w:r>
      <w:r>
        <w:t>function.</w:t>
      </w:r>
    </w:p>
    <w:p w:rsidR="00DD7756" w:rsidRDefault="00AD1397">
      <w:pPr>
        <w:pStyle w:val="BodyText"/>
        <w:spacing w:line="420" w:lineRule="auto"/>
        <w:ind w:left="120" w:right="533" w:firstLine="358"/>
        <w:jc w:val="right"/>
      </w:pPr>
      <w:r>
        <w:t>This</w:t>
      </w:r>
      <w:r>
        <w:rPr>
          <w:spacing w:val="-21"/>
        </w:rPr>
        <w:t xml:space="preserve"> </w:t>
      </w:r>
      <w:r>
        <w:t>fact</w:t>
      </w:r>
      <w:r>
        <w:rPr>
          <w:spacing w:val="-21"/>
        </w:rPr>
        <w:t xml:space="preserve"> </w:t>
      </w:r>
      <w:r>
        <w:t>has</w:t>
      </w:r>
      <w:r>
        <w:rPr>
          <w:spacing w:val="-21"/>
        </w:rPr>
        <w:t xml:space="preserve"> </w:t>
      </w:r>
      <w:r>
        <w:t>been</w:t>
      </w:r>
      <w:r>
        <w:rPr>
          <w:spacing w:val="-21"/>
        </w:rPr>
        <w:t xml:space="preserve"> </w:t>
      </w:r>
      <w:r>
        <w:t>observed</w:t>
      </w:r>
      <w:r>
        <w:rPr>
          <w:spacing w:val="-21"/>
        </w:rPr>
        <w:t xml:space="preserve"> </w:t>
      </w:r>
      <w:r>
        <w:t>independently</w:t>
      </w:r>
      <w:r>
        <w:rPr>
          <w:spacing w:val="-21"/>
        </w:rPr>
        <w:t xml:space="preserve"> </w:t>
      </w:r>
      <w:r>
        <w:t>by</w:t>
      </w:r>
      <w:r>
        <w:rPr>
          <w:spacing w:val="-21"/>
        </w:rPr>
        <w:t xml:space="preserve"> </w:t>
      </w:r>
      <w:r>
        <w:t>numerous</w:t>
      </w:r>
      <w:r>
        <w:rPr>
          <w:spacing w:val="-22"/>
        </w:rPr>
        <w:t xml:space="preserve"> </w:t>
      </w:r>
      <w:r>
        <w:t>researchers.</w:t>
      </w:r>
      <w:r>
        <w:rPr>
          <w:spacing w:val="6"/>
        </w:rPr>
        <w:t xml:space="preserve"> </w:t>
      </w:r>
      <w:r>
        <w:t>For</w:t>
      </w:r>
      <w:r>
        <w:rPr>
          <w:spacing w:val="-21"/>
        </w:rPr>
        <w:t xml:space="preserve"> </w:t>
      </w:r>
      <w:r>
        <w:t>example,</w:t>
      </w:r>
      <w:r>
        <w:rPr>
          <w:spacing w:val="-20"/>
        </w:rPr>
        <w:t xml:space="preserve"> </w:t>
      </w:r>
      <w:r>
        <w:t>Stevick</w:t>
      </w:r>
      <w:r>
        <w:rPr>
          <w:w w:val="99"/>
        </w:rPr>
        <w:t xml:space="preserve"> </w:t>
      </w:r>
      <w:r>
        <w:t>(</w:t>
      </w:r>
      <w:hyperlink w:anchor="_bookmark471" w:history="1">
        <w:r>
          <w:rPr>
            <w:color w:val="007FFF"/>
          </w:rPr>
          <w:t>1968</w:t>
        </w:r>
      </w:hyperlink>
      <w:r>
        <w:t>: 251) and Marchand (</w:t>
      </w:r>
      <w:hyperlink w:anchor="_bookmark409" w:history="1">
        <w:r>
          <w:rPr>
            <w:color w:val="007FFF"/>
          </w:rPr>
          <w:t>1969</w:t>
        </w:r>
      </w:hyperlink>
      <w:r>
        <w:t>: 373–374) both observe that conversion from noun</w:t>
      </w:r>
      <w:r>
        <w:rPr>
          <w:spacing w:val="19"/>
        </w:rPr>
        <w:t xml:space="preserve"> </w:t>
      </w:r>
      <w:r>
        <w:t>to</w:t>
      </w:r>
      <w:r>
        <w:rPr>
          <w:spacing w:val="7"/>
        </w:rPr>
        <w:t xml:space="preserve"> </w:t>
      </w:r>
      <w:r>
        <w:t>verb</w:t>
      </w:r>
      <w:r>
        <w:rPr>
          <w:w w:val="99"/>
        </w:rPr>
        <w:t xml:space="preserve"> </w:t>
      </w:r>
      <w:r>
        <w:t>in</w:t>
      </w:r>
      <w:r>
        <w:rPr>
          <w:spacing w:val="22"/>
        </w:rPr>
        <w:t xml:space="preserve"> </w:t>
      </w:r>
      <w:r>
        <w:t>English</w:t>
      </w:r>
      <w:r>
        <w:rPr>
          <w:spacing w:val="23"/>
        </w:rPr>
        <w:t xml:space="preserve"> </w:t>
      </w:r>
      <w:r>
        <w:t>has</w:t>
      </w:r>
      <w:r>
        <w:rPr>
          <w:spacing w:val="23"/>
        </w:rPr>
        <w:t xml:space="preserve"> </w:t>
      </w:r>
      <w:r>
        <w:t>always</w:t>
      </w:r>
      <w:r>
        <w:rPr>
          <w:spacing w:val="23"/>
        </w:rPr>
        <w:t xml:space="preserve"> </w:t>
      </w:r>
      <w:r>
        <w:t>been</w:t>
      </w:r>
      <w:r>
        <w:rPr>
          <w:spacing w:val="23"/>
        </w:rPr>
        <w:t xml:space="preserve"> </w:t>
      </w:r>
      <w:r>
        <w:t>more</w:t>
      </w:r>
      <w:r>
        <w:rPr>
          <w:spacing w:val="23"/>
        </w:rPr>
        <w:t xml:space="preserve"> </w:t>
      </w:r>
      <w:r>
        <w:t>common</w:t>
      </w:r>
      <w:r>
        <w:rPr>
          <w:spacing w:val="23"/>
        </w:rPr>
        <w:t xml:space="preserve"> </w:t>
      </w:r>
      <w:r>
        <w:t>than</w:t>
      </w:r>
      <w:r>
        <w:rPr>
          <w:spacing w:val="22"/>
        </w:rPr>
        <w:t xml:space="preserve"> </w:t>
      </w:r>
      <w:r>
        <w:t>from</w:t>
      </w:r>
      <w:r>
        <w:rPr>
          <w:spacing w:val="23"/>
        </w:rPr>
        <w:t xml:space="preserve"> </w:t>
      </w:r>
      <w:r>
        <w:t>verb</w:t>
      </w:r>
      <w:r>
        <w:rPr>
          <w:spacing w:val="23"/>
        </w:rPr>
        <w:t xml:space="preserve"> </w:t>
      </w:r>
      <w:r>
        <w:t>to</w:t>
      </w:r>
      <w:r>
        <w:rPr>
          <w:spacing w:val="23"/>
        </w:rPr>
        <w:t xml:space="preserve"> </w:t>
      </w:r>
      <w:r>
        <w:t>noun,</w:t>
      </w:r>
      <w:r>
        <w:rPr>
          <w:spacing w:val="30"/>
        </w:rPr>
        <w:t xml:space="preserve"> </w:t>
      </w:r>
      <w:r>
        <w:t>and</w:t>
      </w:r>
      <w:r>
        <w:rPr>
          <w:spacing w:val="22"/>
        </w:rPr>
        <w:t xml:space="preserve"> </w:t>
      </w:r>
      <w:r>
        <w:t>Kastovsky</w:t>
      </w:r>
      <w:r>
        <w:rPr>
          <w:spacing w:val="23"/>
        </w:rPr>
        <w:t xml:space="preserve"> </w:t>
      </w:r>
      <w:r>
        <w:t>(</w:t>
      </w:r>
      <w:hyperlink w:anchor="_bookmark384" w:history="1">
        <w:r>
          <w:rPr>
            <w:color w:val="007FFF"/>
          </w:rPr>
          <w:t>1996</w:t>
        </w:r>
      </w:hyperlink>
      <w:r>
        <w:t>:</w:t>
      </w:r>
      <w:r>
        <w:rPr>
          <w:w w:val="99"/>
        </w:rPr>
        <w:t xml:space="preserve"> </w:t>
      </w:r>
      <w:r>
        <w:t>98) points out that English does not even have a native noun &gt; verb</w:t>
      </w:r>
      <w:r>
        <w:rPr>
          <w:spacing w:val="-22"/>
        </w:rPr>
        <w:t xml:space="preserve"> </w:t>
      </w:r>
      <w:r>
        <w:t>derivational</w:t>
      </w:r>
      <w:r>
        <w:rPr>
          <w:spacing w:val="-1"/>
        </w:rPr>
        <w:t xml:space="preserve"> </w:t>
      </w:r>
      <w:r>
        <w:t>suffix—any</w:t>
      </w:r>
      <w:r>
        <w:rPr>
          <w:w w:val="98"/>
        </w:rPr>
        <w:t xml:space="preserve"> </w:t>
      </w:r>
      <w:r>
        <w:t>affixes</w:t>
      </w:r>
      <w:r>
        <w:rPr>
          <w:spacing w:val="-14"/>
        </w:rPr>
        <w:t xml:space="preserve"> </w:t>
      </w:r>
      <w:r>
        <w:t>of</w:t>
      </w:r>
      <w:r>
        <w:rPr>
          <w:spacing w:val="-14"/>
        </w:rPr>
        <w:t xml:space="preserve"> </w:t>
      </w:r>
      <w:r>
        <w:t>this</w:t>
      </w:r>
      <w:r>
        <w:rPr>
          <w:spacing w:val="-14"/>
        </w:rPr>
        <w:t xml:space="preserve"> </w:t>
      </w:r>
      <w:r>
        <w:t>type</w:t>
      </w:r>
      <w:r>
        <w:rPr>
          <w:spacing w:val="-13"/>
        </w:rPr>
        <w:t xml:space="preserve"> </w:t>
      </w:r>
      <w:r>
        <w:t>are</w:t>
      </w:r>
      <w:r>
        <w:rPr>
          <w:spacing w:val="-14"/>
        </w:rPr>
        <w:t xml:space="preserve"> </w:t>
      </w:r>
      <w:r>
        <w:t>borrowed</w:t>
      </w:r>
      <w:r>
        <w:rPr>
          <w:spacing w:val="-14"/>
        </w:rPr>
        <w:t xml:space="preserve"> </w:t>
      </w:r>
      <w:r>
        <w:t>from</w:t>
      </w:r>
      <w:r>
        <w:rPr>
          <w:spacing w:val="-13"/>
        </w:rPr>
        <w:t xml:space="preserve"> </w:t>
      </w:r>
      <w:r>
        <w:t>Romance</w:t>
      </w:r>
      <w:r>
        <w:rPr>
          <w:spacing w:val="-14"/>
        </w:rPr>
        <w:t xml:space="preserve"> </w:t>
      </w:r>
      <w:r>
        <w:t>languages.</w:t>
      </w:r>
      <w:r>
        <w:rPr>
          <w:spacing w:val="10"/>
        </w:rPr>
        <w:t xml:space="preserve"> </w:t>
      </w:r>
      <w:r>
        <w:t>Central</w:t>
      </w:r>
      <w:r>
        <w:rPr>
          <w:spacing w:val="-13"/>
        </w:rPr>
        <w:t xml:space="preserve"> </w:t>
      </w:r>
      <w:r>
        <w:t>Alaskan</w:t>
      </w:r>
      <w:r>
        <w:rPr>
          <w:spacing w:val="-14"/>
        </w:rPr>
        <w:t xml:space="preserve"> </w:t>
      </w:r>
      <w:r>
        <w:rPr>
          <w:spacing w:val="-3"/>
        </w:rPr>
        <w:t>Yup’ik</w:t>
      </w:r>
      <w:r>
        <w:rPr>
          <w:spacing w:val="-14"/>
        </w:rPr>
        <w:t xml:space="preserve"> </w:t>
      </w:r>
      <w:r>
        <w:t>is</w:t>
      </w:r>
      <w:r>
        <w:rPr>
          <w:spacing w:val="-13"/>
        </w:rPr>
        <w:t xml:space="preserve"> </w:t>
      </w:r>
      <w:r>
        <w:t>another</w:t>
      </w:r>
      <w:r>
        <w:rPr>
          <w:w w:val="99"/>
        </w:rPr>
        <w:t xml:space="preserve"> </w:t>
      </w:r>
      <w:r>
        <w:t xml:space="preserve">example of a language with very many nominalizers but few verbalizers (Mithun </w:t>
      </w:r>
      <w:hyperlink w:anchor="_bookmark423" w:history="1">
        <w:r>
          <w:rPr>
            <w:color w:val="007FFF"/>
          </w:rPr>
          <w:t>2017</w:t>
        </w:r>
      </w:hyperlink>
      <w:r>
        <w:t>:</w:t>
      </w:r>
      <w:r>
        <w:rPr>
          <w:spacing w:val="-33"/>
        </w:rPr>
        <w:t xml:space="preserve"> </w:t>
      </w:r>
      <w:r>
        <w:t>158).</w:t>
      </w:r>
    </w:p>
    <w:p w:rsidR="00DD7756" w:rsidRDefault="00AD1397">
      <w:pPr>
        <w:pStyle w:val="BodyText"/>
        <w:spacing w:line="420" w:lineRule="auto"/>
        <w:ind w:left="119" w:right="533" w:firstLine="358"/>
        <w:jc w:val="both"/>
      </w:pPr>
      <w:r>
        <w:t xml:space="preserve">Flexibility itself is frequently </w:t>
      </w:r>
      <w:r>
        <w:rPr>
          <w:i/>
        </w:rPr>
        <w:t>unidirectional</w:t>
      </w:r>
      <w:r>
        <w:t>, meaning that any object word many be</w:t>
      </w:r>
      <w:r>
        <w:rPr>
          <w:spacing w:val="-39"/>
        </w:rPr>
        <w:t xml:space="preserve"> </w:t>
      </w:r>
      <w:r>
        <w:t xml:space="preserve">used for predication, but that action words used for reference are marked (Croft </w:t>
      </w:r>
      <w:hyperlink w:anchor="_bookmark292" w:history="1">
        <w:r>
          <w:rPr>
            <w:color w:val="007FFF"/>
          </w:rPr>
          <w:t>2001b</w:t>
        </w:r>
      </w:hyperlink>
      <w:r>
        <w:t xml:space="preserve">: 69; Evans &amp; Osada </w:t>
      </w:r>
      <w:hyperlink w:anchor="_bookmark321" w:history="1">
        <w:r>
          <w:rPr>
            <w:color w:val="007FFF"/>
          </w:rPr>
          <w:t>2005</w:t>
        </w:r>
      </w:hyperlink>
      <w:r>
        <w:t xml:space="preserve">: §3.3; Beck </w:t>
      </w:r>
      <w:hyperlink w:anchor="_bookmark256" w:history="1">
        <w:r>
          <w:rPr>
            <w:color w:val="007FFF"/>
          </w:rPr>
          <w:t>2013</w:t>
        </w:r>
      </w:hyperlink>
      <w:r>
        <w:t>).  Nakayama (</w:t>
      </w:r>
      <w:hyperlink w:anchor="_bookmark428" w:history="1">
        <w:r>
          <w:rPr>
            <w:color w:val="007FFF"/>
          </w:rPr>
          <w:t>2001</w:t>
        </w:r>
      </w:hyperlink>
      <w:r>
        <w:t>:  44) frames flexibility in Nuuchahnulth  in terms of a stem’s ability to predicate, reporting that “all inflectional stems are potentially predicative”,</w:t>
      </w:r>
      <w:r>
        <w:rPr>
          <w:spacing w:val="-13"/>
        </w:rPr>
        <w:t xml:space="preserve"> </w:t>
      </w:r>
      <w:r>
        <w:t>but</w:t>
      </w:r>
      <w:r>
        <w:rPr>
          <w:spacing w:val="-13"/>
        </w:rPr>
        <w:t xml:space="preserve"> </w:t>
      </w:r>
      <w:r>
        <w:t>the</w:t>
      </w:r>
      <w:r>
        <w:rPr>
          <w:spacing w:val="-14"/>
        </w:rPr>
        <w:t xml:space="preserve"> </w:t>
      </w:r>
      <w:r>
        <w:t>reverse</w:t>
      </w:r>
      <w:r>
        <w:rPr>
          <w:spacing w:val="-14"/>
        </w:rPr>
        <w:t xml:space="preserve"> </w:t>
      </w:r>
      <w:r>
        <w:t>is</w:t>
      </w:r>
      <w:r>
        <w:rPr>
          <w:spacing w:val="-14"/>
        </w:rPr>
        <w:t xml:space="preserve"> </w:t>
      </w:r>
      <w:r>
        <w:t>not</w:t>
      </w:r>
      <w:r>
        <w:rPr>
          <w:spacing w:val="-14"/>
        </w:rPr>
        <w:t xml:space="preserve"> </w:t>
      </w:r>
      <w:r>
        <w:t>true.</w:t>
      </w:r>
      <w:r>
        <w:rPr>
          <w:spacing w:val="9"/>
        </w:rPr>
        <w:t xml:space="preserve"> </w:t>
      </w:r>
      <w:r>
        <w:t>Discussing</w:t>
      </w:r>
      <w:r>
        <w:rPr>
          <w:spacing w:val="-14"/>
        </w:rPr>
        <w:t xml:space="preserve"> </w:t>
      </w:r>
      <w:r>
        <w:t>Classical</w:t>
      </w:r>
      <w:r>
        <w:rPr>
          <w:spacing w:val="-13"/>
        </w:rPr>
        <w:t xml:space="preserve"> </w:t>
      </w:r>
      <w:r>
        <w:t>Nahuatl,</w:t>
      </w:r>
      <w:r>
        <w:rPr>
          <w:spacing w:val="-12"/>
        </w:rPr>
        <w:t xml:space="preserve"> </w:t>
      </w:r>
      <w:r>
        <w:t>Launey</w:t>
      </w:r>
      <w:r>
        <w:rPr>
          <w:spacing w:val="-14"/>
        </w:rPr>
        <w:t xml:space="preserve"> </w:t>
      </w:r>
      <w:r>
        <w:t>(</w:t>
      </w:r>
      <w:hyperlink w:anchor="_bookmark394" w:history="1">
        <w:r>
          <w:rPr>
            <w:color w:val="007FFF"/>
          </w:rPr>
          <w:t>1994</w:t>
        </w:r>
      </w:hyperlink>
      <w:r>
        <w:t>;</w:t>
      </w:r>
      <w:r>
        <w:rPr>
          <w:spacing w:val="-11"/>
        </w:rPr>
        <w:t xml:space="preserve"> </w:t>
      </w:r>
      <w:hyperlink w:anchor="_bookmark395" w:history="1">
        <w:r>
          <w:rPr>
            <w:color w:val="007FFF"/>
          </w:rPr>
          <w:t>2004</w:t>
        </w:r>
      </w:hyperlink>
      <w:r>
        <w:t>)</w:t>
      </w:r>
      <w:r>
        <w:rPr>
          <w:spacing w:val="-14"/>
        </w:rPr>
        <w:t xml:space="preserve"> </w:t>
      </w:r>
      <w:r>
        <w:t>in- troduces</w:t>
      </w:r>
      <w:r>
        <w:rPr>
          <w:spacing w:val="-18"/>
        </w:rPr>
        <w:t xml:space="preserve"> </w:t>
      </w:r>
      <w:r>
        <w:t>the</w:t>
      </w:r>
      <w:r>
        <w:rPr>
          <w:spacing w:val="-18"/>
        </w:rPr>
        <w:t xml:space="preserve"> </w:t>
      </w:r>
      <w:r>
        <w:t>term</w:t>
      </w:r>
      <w:r>
        <w:rPr>
          <w:spacing w:val="-17"/>
        </w:rPr>
        <w:t xml:space="preserve"> </w:t>
      </w:r>
      <w:r>
        <w:rPr>
          <w:i/>
        </w:rPr>
        <w:t>omnipredicativity</w:t>
      </w:r>
      <w:r>
        <w:rPr>
          <w:i/>
          <w:spacing w:val="-7"/>
        </w:rPr>
        <w:t xml:space="preserve"> </w:t>
      </w:r>
      <w:r>
        <w:t>to</w:t>
      </w:r>
      <w:r>
        <w:rPr>
          <w:spacing w:val="-18"/>
        </w:rPr>
        <w:t xml:space="preserve"> </w:t>
      </w:r>
      <w:r>
        <w:t>describe</w:t>
      </w:r>
      <w:r>
        <w:rPr>
          <w:spacing w:val="-17"/>
        </w:rPr>
        <w:t xml:space="preserve"> </w:t>
      </w:r>
      <w:r>
        <w:t>languages</w:t>
      </w:r>
      <w:r>
        <w:rPr>
          <w:spacing w:val="-18"/>
        </w:rPr>
        <w:t xml:space="preserve"> </w:t>
      </w:r>
      <w:r>
        <w:t>in</w:t>
      </w:r>
      <w:r>
        <w:rPr>
          <w:spacing w:val="-17"/>
        </w:rPr>
        <w:t xml:space="preserve"> </w:t>
      </w:r>
      <w:r>
        <w:t>which</w:t>
      </w:r>
      <w:r>
        <w:rPr>
          <w:spacing w:val="-18"/>
        </w:rPr>
        <w:t xml:space="preserve"> </w:t>
      </w:r>
      <w:r>
        <w:t>all</w:t>
      </w:r>
      <w:r>
        <w:rPr>
          <w:spacing w:val="-17"/>
        </w:rPr>
        <w:t xml:space="preserve"> </w:t>
      </w:r>
      <w:r>
        <w:t>lexical</w:t>
      </w:r>
      <w:r>
        <w:rPr>
          <w:spacing w:val="-18"/>
        </w:rPr>
        <w:t xml:space="preserve"> </w:t>
      </w:r>
      <w:r>
        <w:t>items</w:t>
      </w:r>
      <w:r>
        <w:rPr>
          <w:spacing w:val="-17"/>
        </w:rPr>
        <w:t xml:space="preserve"> </w:t>
      </w:r>
      <w:r>
        <w:t>are</w:t>
      </w:r>
      <w:r>
        <w:rPr>
          <w:spacing w:val="-18"/>
        </w:rPr>
        <w:t xml:space="preserve"> </w:t>
      </w:r>
      <w:r>
        <w:t>poten- tially</w:t>
      </w:r>
      <w:r>
        <w:rPr>
          <w:spacing w:val="-18"/>
        </w:rPr>
        <w:t xml:space="preserve"> </w:t>
      </w:r>
      <w:r>
        <w:t>predicative,</w:t>
      </w:r>
      <w:r>
        <w:rPr>
          <w:spacing w:val="-15"/>
        </w:rPr>
        <w:t xml:space="preserve"> </w:t>
      </w:r>
      <w:r>
        <w:t>but</w:t>
      </w:r>
      <w:r>
        <w:rPr>
          <w:spacing w:val="-17"/>
        </w:rPr>
        <w:t xml:space="preserve"> </w:t>
      </w:r>
      <w:r>
        <w:t>no</w:t>
      </w:r>
      <w:r>
        <w:rPr>
          <w:spacing w:val="-17"/>
        </w:rPr>
        <w:t xml:space="preserve"> </w:t>
      </w:r>
      <w:r>
        <w:t>corresponding</w:t>
      </w:r>
      <w:r>
        <w:rPr>
          <w:spacing w:val="-17"/>
        </w:rPr>
        <w:t xml:space="preserve"> </w:t>
      </w:r>
      <w:r>
        <w:t>term</w:t>
      </w:r>
      <w:r>
        <w:rPr>
          <w:spacing w:val="-19"/>
        </w:rPr>
        <w:t xml:space="preserve"> </w:t>
      </w:r>
      <w:r>
        <w:rPr>
          <w:i/>
        </w:rPr>
        <w:t>omnireferentiality</w:t>
      </w:r>
      <w:r>
        <w:rPr>
          <w:i/>
          <w:spacing w:val="-8"/>
        </w:rPr>
        <w:t xml:space="preserve"> </w:t>
      </w:r>
      <w:r>
        <w:t>has</w:t>
      </w:r>
      <w:r>
        <w:rPr>
          <w:spacing w:val="-17"/>
        </w:rPr>
        <w:t xml:space="preserve"> </w:t>
      </w:r>
      <w:r>
        <w:t>appeared</w:t>
      </w:r>
      <w:r>
        <w:rPr>
          <w:spacing w:val="-17"/>
        </w:rPr>
        <w:t xml:space="preserve"> </w:t>
      </w:r>
      <w:r>
        <w:t>in</w:t>
      </w:r>
      <w:r>
        <w:rPr>
          <w:spacing w:val="-17"/>
        </w:rPr>
        <w:t xml:space="preserve"> </w:t>
      </w:r>
      <w:r>
        <w:t>the</w:t>
      </w:r>
      <w:r>
        <w:rPr>
          <w:spacing w:val="-18"/>
        </w:rPr>
        <w:t xml:space="preserve"> </w:t>
      </w:r>
      <w:r>
        <w:t xml:space="preserve">literature. That said, languages which have undergone </w:t>
      </w:r>
      <w:r>
        <w:rPr>
          <w:i/>
        </w:rPr>
        <w:t xml:space="preserve">insubordination </w:t>
      </w:r>
      <w:r>
        <w:t>(in which subordinate, usually nominalized</w:t>
      </w:r>
      <w:r>
        <w:rPr>
          <w:spacing w:val="-5"/>
        </w:rPr>
        <w:t xml:space="preserve"> </w:t>
      </w:r>
      <w:r>
        <w:t>clauses</w:t>
      </w:r>
      <w:r>
        <w:rPr>
          <w:spacing w:val="-4"/>
        </w:rPr>
        <w:t xml:space="preserve"> </w:t>
      </w:r>
      <w:r>
        <w:t>are</w:t>
      </w:r>
      <w:r>
        <w:rPr>
          <w:spacing w:val="-4"/>
        </w:rPr>
        <w:t xml:space="preserve"> </w:t>
      </w:r>
      <w:r>
        <w:t>reanalyzed</w:t>
      </w:r>
      <w:r>
        <w:rPr>
          <w:spacing w:val="-5"/>
        </w:rPr>
        <w:t xml:space="preserve"> </w:t>
      </w:r>
      <w:r>
        <w:t>as</w:t>
      </w:r>
      <w:r>
        <w:rPr>
          <w:spacing w:val="-4"/>
        </w:rPr>
        <w:t xml:space="preserve"> </w:t>
      </w:r>
      <w:r>
        <w:t>main</w:t>
      </w:r>
      <w:r>
        <w:rPr>
          <w:spacing w:val="-4"/>
        </w:rPr>
        <w:t xml:space="preserve"> </w:t>
      </w:r>
      <w:r>
        <w:t>clauses,</w:t>
      </w:r>
      <w:r>
        <w:rPr>
          <w:spacing w:val="-4"/>
        </w:rPr>
        <w:t xml:space="preserve"> </w:t>
      </w:r>
      <w:r>
        <w:t>and</w:t>
      </w:r>
      <w:r>
        <w:rPr>
          <w:spacing w:val="-5"/>
        </w:rPr>
        <w:t xml:space="preserve"> </w:t>
      </w:r>
      <w:r>
        <w:t>the</w:t>
      </w:r>
      <w:r>
        <w:rPr>
          <w:spacing w:val="-4"/>
        </w:rPr>
        <w:t xml:space="preserve"> </w:t>
      </w:r>
      <w:r>
        <w:t>nominal</w:t>
      </w:r>
      <w:r>
        <w:rPr>
          <w:spacing w:val="-4"/>
        </w:rPr>
        <w:t xml:space="preserve"> </w:t>
      </w:r>
      <w:r>
        <w:t>inflectional</w:t>
      </w:r>
      <w:r>
        <w:rPr>
          <w:spacing w:val="-5"/>
        </w:rPr>
        <w:t xml:space="preserve"> </w:t>
      </w:r>
      <w:r>
        <w:t>marking</w:t>
      </w:r>
      <w:r>
        <w:rPr>
          <w:spacing w:val="-4"/>
        </w:rPr>
        <w:t xml:space="preserve"> </w:t>
      </w:r>
      <w:r>
        <w:t xml:space="preserve">of the subordinate clause is reinterpreted as verbal inflectional marking [Evans </w:t>
      </w:r>
      <w:hyperlink w:anchor="_bookmark320" w:history="1">
        <w:r>
          <w:rPr>
            <w:color w:val="007FFF"/>
          </w:rPr>
          <w:t>2007</w:t>
        </w:r>
      </w:hyperlink>
      <w:r>
        <w:t xml:space="preserve">; Mithun </w:t>
      </w:r>
      <w:hyperlink w:anchor="_bookmark422" w:history="1">
        <w:r>
          <w:rPr>
            <w:color w:val="007FFF"/>
          </w:rPr>
          <w:t>2008</w:t>
        </w:r>
      </w:hyperlink>
      <w:r>
        <w:t xml:space="preserve">; Evans &amp; Watanabe </w:t>
      </w:r>
      <w:hyperlink w:anchor="_bookmark322" w:history="1">
        <w:r>
          <w:rPr>
            <w:color w:val="007FFF"/>
          </w:rPr>
          <w:t>2016</w:t>
        </w:r>
      </w:hyperlink>
      <w:r>
        <w:t>]) do exhibit noun-oriented flexibility in the sense that verbal inflection mirrors nominal inflection.  This famously led to the claim that all lexical items</w:t>
      </w:r>
      <w:r>
        <w:rPr>
          <w:spacing w:val="-20"/>
        </w:rPr>
        <w:t xml:space="preserve"> </w:t>
      </w:r>
      <w:r>
        <w:t>in</w:t>
      </w:r>
    </w:p>
    <w:p w:rsidR="00DD7756" w:rsidRDefault="00DD7756">
      <w:pPr>
        <w:spacing w:line="420" w:lineRule="auto"/>
        <w:jc w:val="both"/>
        <w:sectPr w:rsidR="00DD7756">
          <w:pgSz w:w="12240" w:h="15840"/>
          <w:pgMar w:top="1480" w:right="900" w:bottom="1040" w:left="1680" w:header="0" w:footer="717" w:gutter="0"/>
          <w:cols w:space="720"/>
        </w:sectPr>
      </w:pPr>
    </w:p>
    <w:p w:rsidR="00DD7756" w:rsidRDefault="00AD1397">
      <w:pPr>
        <w:pStyle w:val="BodyText"/>
        <w:spacing w:before="84" w:line="420" w:lineRule="auto"/>
        <w:ind w:left="120" w:right="533"/>
        <w:jc w:val="both"/>
      </w:pPr>
      <w:bookmarkStart w:id="133" w:name="_bookmark101"/>
      <w:bookmarkEnd w:id="133"/>
      <w:r>
        <w:lastRenderedPageBreak/>
        <w:t xml:space="preserve">Eskimo languages are fundamentally nominal in nature (Sadock </w:t>
      </w:r>
      <w:hyperlink w:anchor="_bookmark456" w:history="1">
        <w:r>
          <w:rPr>
            <w:color w:val="007FFF"/>
          </w:rPr>
          <w:t>1999</w:t>
        </w:r>
      </w:hyperlink>
      <w:r>
        <w:t xml:space="preserve">). </w:t>
      </w:r>
      <w:r>
        <w:rPr>
          <w:spacing w:val="-3"/>
        </w:rPr>
        <w:t xml:space="preserve">However, </w:t>
      </w:r>
      <w:r>
        <w:t>cases of insubordination do not constitute counterexamples to the predicating tendency in</w:t>
      </w:r>
      <w:r>
        <w:rPr>
          <w:spacing w:val="-29"/>
        </w:rPr>
        <w:t xml:space="preserve"> </w:t>
      </w:r>
      <w:r>
        <w:t>language. Even</w:t>
      </w:r>
      <w:r>
        <w:rPr>
          <w:spacing w:val="-13"/>
        </w:rPr>
        <w:t xml:space="preserve"> </w:t>
      </w:r>
      <w:r>
        <w:t>in</w:t>
      </w:r>
      <w:r>
        <w:rPr>
          <w:spacing w:val="-12"/>
        </w:rPr>
        <w:t xml:space="preserve"> </w:t>
      </w:r>
      <w:r>
        <w:t>these</w:t>
      </w:r>
      <w:r>
        <w:rPr>
          <w:spacing w:val="-12"/>
        </w:rPr>
        <w:t xml:space="preserve"> </w:t>
      </w:r>
      <w:r>
        <w:t>languages,</w:t>
      </w:r>
      <w:r>
        <w:rPr>
          <w:spacing w:val="-11"/>
        </w:rPr>
        <w:t xml:space="preserve"> </w:t>
      </w:r>
      <w:r>
        <w:t>the</w:t>
      </w:r>
      <w:r>
        <w:rPr>
          <w:spacing w:val="-12"/>
        </w:rPr>
        <w:t xml:space="preserve"> </w:t>
      </w:r>
      <w:r>
        <w:t>use</w:t>
      </w:r>
      <w:r>
        <w:rPr>
          <w:spacing w:val="-12"/>
        </w:rPr>
        <w:t xml:space="preserve"> </w:t>
      </w:r>
      <w:r>
        <w:t>of</w:t>
      </w:r>
      <w:r>
        <w:rPr>
          <w:spacing w:val="-12"/>
        </w:rPr>
        <w:t xml:space="preserve"> </w:t>
      </w:r>
      <w:r>
        <w:t>action</w:t>
      </w:r>
      <w:r>
        <w:rPr>
          <w:spacing w:val="-13"/>
        </w:rPr>
        <w:t xml:space="preserve"> </w:t>
      </w:r>
      <w:r>
        <w:t>words</w:t>
      </w:r>
      <w:r>
        <w:rPr>
          <w:spacing w:val="-12"/>
        </w:rPr>
        <w:t xml:space="preserve"> </w:t>
      </w:r>
      <w:r>
        <w:t>for</w:t>
      </w:r>
      <w:r>
        <w:rPr>
          <w:spacing w:val="-12"/>
        </w:rPr>
        <w:t xml:space="preserve"> </w:t>
      </w:r>
      <w:r>
        <w:t>reference</w:t>
      </w:r>
      <w:r>
        <w:rPr>
          <w:spacing w:val="-13"/>
        </w:rPr>
        <w:t xml:space="preserve"> </w:t>
      </w:r>
      <w:r>
        <w:t>is</w:t>
      </w:r>
      <w:r>
        <w:rPr>
          <w:spacing w:val="-12"/>
        </w:rPr>
        <w:t xml:space="preserve"> </w:t>
      </w:r>
      <w:r>
        <w:t>still</w:t>
      </w:r>
      <w:r>
        <w:rPr>
          <w:spacing w:val="-12"/>
        </w:rPr>
        <w:t xml:space="preserve"> </w:t>
      </w:r>
      <w:r>
        <w:t>less</w:t>
      </w:r>
      <w:r>
        <w:rPr>
          <w:spacing w:val="-12"/>
        </w:rPr>
        <w:t xml:space="preserve"> </w:t>
      </w:r>
      <w:r>
        <w:t>marked</w:t>
      </w:r>
      <w:r>
        <w:rPr>
          <w:spacing w:val="-13"/>
        </w:rPr>
        <w:t xml:space="preserve"> </w:t>
      </w:r>
      <w:r>
        <w:t>than</w:t>
      </w:r>
      <w:r>
        <w:rPr>
          <w:spacing w:val="-12"/>
        </w:rPr>
        <w:t xml:space="preserve"> </w:t>
      </w:r>
      <w:r>
        <w:t>the</w:t>
      </w:r>
      <w:r>
        <w:rPr>
          <w:spacing w:val="-12"/>
        </w:rPr>
        <w:t xml:space="preserve"> </w:t>
      </w:r>
      <w:r>
        <w:t>use of object words for</w:t>
      </w:r>
      <w:r>
        <w:rPr>
          <w:spacing w:val="-5"/>
        </w:rPr>
        <w:t xml:space="preserve"> </w:t>
      </w:r>
      <w:r>
        <w:t>predication.</w:t>
      </w:r>
    </w:p>
    <w:p w:rsidR="00DD7756" w:rsidRDefault="00AD1397">
      <w:pPr>
        <w:pStyle w:val="BodyText"/>
        <w:spacing w:line="420" w:lineRule="auto"/>
        <w:ind w:left="120" w:right="532" w:firstLine="358"/>
        <w:jc w:val="both"/>
      </w:pPr>
      <w:r>
        <w:t>Kastovsky (</w:t>
      </w:r>
      <w:hyperlink w:anchor="_bookmark384" w:history="1">
        <w:r>
          <w:rPr>
            <w:color w:val="007FFF"/>
          </w:rPr>
          <w:t>1996</w:t>
        </w:r>
      </w:hyperlink>
      <w:r>
        <w:t xml:space="preserve">) argues that this asymmetry arises from the fact that “deverbal nouns have a much more diversified semantics than denominal verbs” (Kastovsky </w:t>
      </w:r>
      <w:hyperlink w:anchor="_bookmark384" w:history="1">
        <w:r>
          <w:rPr>
            <w:color w:val="007FFF"/>
          </w:rPr>
          <w:t>1996</w:t>
        </w:r>
      </w:hyperlink>
      <w:r>
        <w:t>: 96), mean- ing that the range of possible meanings for a deverbal noun (a noun derived from a verb) is broader</w:t>
      </w:r>
      <w:r>
        <w:rPr>
          <w:spacing w:val="-21"/>
        </w:rPr>
        <w:t xml:space="preserve"> </w:t>
      </w:r>
      <w:r>
        <w:t>than</w:t>
      </w:r>
      <w:r>
        <w:rPr>
          <w:spacing w:val="-20"/>
        </w:rPr>
        <w:t xml:space="preserve"> </w:t>
      </w:r>
      <w:r>
        <w:t>for</w:t>
      </w:r>
      <w:r>
        <w:rPr>
          <w:spacing w:val="-20"/>
        </w:rPr>
        <w:t xml:space="preserve"> </w:t>
      </w:r>
      <w:r>
        <w:t>a</w:t>
      </w:r>
      <w:r>
        <w:rPr>
          <w:spacing w:val="-20"/>
        </w:rPr>
        <w:t xml:space="preserve"> </w:t>
      </w:r>
      <w:r>
        <w:t>denominal</w:t>
      </w:r>
      <w:r>
        <w:rPr>
          <w:spacing w:val="-20"/>
        </w:rPr>
        <w:t xml:space="preserve"> </w:t>
      </w:r>
      <w:r>
        <w:t>verb</w:t>
      </w:r>
      <w:r>
        <w:rPr>
          <w:spacing w:val="-19"/>
        </w:rPr>
        <w:t xml:space="preserve"> </w:t>
      </w:r>
      <w:r>
        <w:t>(a</w:t>
      </w:r>
      <w:r>
        <w:rPr>
          <w:spacing w:val="-21"/>
        </w:rPr>
        <w:t xml:space="preserve"> </w:t>
      </w:r>
      <w:r>
        <w:t>verb</w:t>
      </w:r>
      <w:r>
        <w:rPr>
          <w:spacing w:val="-20"/>
        </w:rPr>
        <w:t xml:space="preserve"> </w:t>
      </w:r>
      <w:r>
        <w:t>derived</w:t>
      </w:r>
      <w:r>
        <w:rPr>
          <w:spacing w:val="-20"/>
        </w:rPr>
        <w:t xml:space="preserve"> </w:t>
      </w:r>
      <w:r>
        <w:t>from</w:t>
      </w:r>
      <w:r>
        <w:rPr>
          <w:spacing w:val="-20"/>
        </w:rPr>
        <w:t xml:space="preserve"> </w:t>
      </w:r>
      <w:r>
        <w:t>a</w:t>
      </w:r>
      <w:r>
        <w:rPr>
          <w:spacing w:val="-19"/>
        </w:rPr>
        <w:t xml:space="preserve"> </w:t>
      </w:r>
      <w:r>
        <w:t>noun).</w:t>
      </w:r>
      <w:r>
        <w:rPr>
          <w:spacing w:val="9"/>
        </w:rPr>
        <w:t xml:space="preserve"> </w:t>
      </w:r>
      <w:r>
        <w:t>Examining</w:t>
      </w:r>
      <w:r>
        <w:rPr>
          <w:spacing w:val="-20"/>
        </w:rPr>
        <w:t xml:space="preserve"> </w:t>
      </w:r>
      <w:r>
        <w:t>data</w:t>
      </w:r>
      <w:r>
        <w:rPr>
          <w:spacing w:val="-20"/>
        </w:rPr>
        <w:t xml:space="preserve"> </w:t>
      </w:r>
      <w:r>
        <w:t>from</w:t>
      </w:r>
      <w:r>
        <w:rPr>
          <w:spacing w:val="-20"/>
        </w:rPr>
        <w:t xml:space="preserve"> </w:t>
      </w:r>
      <w:r>
        <w:t xml:space="preserve">English, </w:t>
      </w:r>
      <w:hyperlink w:anchor="_bookmark384" w:history="1">
        <w:r>
          <w:rPr>
            <w:color w:val="007FFF"/>
          </w:rPr>
          <w:t>Kastovsky</w:t>
        </w:r>
        <w:r>
          <w:rPr>
            <w:color w:val="007FFF"/>
            <w:spacing w:val="-18"/>
          </w:rPr>
          <w:t xml:space="preserve"> </w:t>
        </w:r>
      </w:hyperlink>
      <w:r>
        <w:t>shows</w:t>
      </w:r>
      <w:r>
        <w:rPr>
          <w:spacing w:val="-17"/>
        </w:rPr>
        <w:t xml:space="preserve"> </w:t>
      </w:r>
      <w:r>
        <w:t>that</w:t>
      </w:r>
      <w:r>
        <w:rPr>
          <w:spacing w:val="-17"/>
        </w:rPr>
        <w:t xml:space="preserve"> </w:t>
      </w:r>
      <w:r>
        <w:t>when</w:t>
      </w:r>
      <w:r>
        <w:rPr>
          <w:spacing w:val="-16"/>
        </w:rPr>
        <w:t xml:space="preserve"> </w:t>
      </w:r>
      <w:r>
        <w:t>an</w:t>
      </w:r>
      <w:r>
        <w:rPr>
          <w:spacing w:val="-17"/>
        </w:rPr>
        <w:t xml:space="preserve"> </w:t>
      </w:r>
      <w:r>
        <w:t>object</w:t>
      </w:r>
      <w:r>
        <w:rPr>
          <w:spacing w:val="-17"/>
        </w:rPr>
        <w:t xml:space="preserve"> </w:t>
      </w:r>
      <w:r>
        <w:t>word</w:t>
      </w:r>
      <w:r>
        <w:rPr>
          <w:spacing w:val="-17"/>
        </w:rPr>
        <w:t xml:space="preserve"> </w:t>
      </w:r>
      <w:r>
        <w:t>is</w:t>
      </w:r>
      <w:r>
        <w:rPr>
          <w:spacing w:val="-17"/>
        </w:rPr>
        <w:t xml:space="preserve"> </w:t>
      </w:r>
      <w:r>
        <w:t>used</w:t>
      </w:r>
      <w:r>
        <w:rPr>
          <w:spacing w:val="-16"/>
        </w:rPr>
        <w:t xml:space="preserve"> </w:t>
      </w:r>
      <w:r>
        <w:t>to</w:t>
      </w:r>
      <w:r>
        <w:rPr>
          <w:spacing w:val="-17"/>
        </w:rPr>
        <w:t xml:space="preserve"> </w:t>
      </w:r>
      <w:r>
        <w:t>predicate,</w:t>
      </w:r>
      <w:r>
        <w:rPr>
          <w:spacing w:val="-14"/>
        </w:rPr>
        <w:t xml:space="preserve"> </w:t>
      </w:r>
      <w:r>
        <w:t>its</w:t>
      </w:r>
      <w:r>
        <w:rPr>
          <w:spacing w:val="-17"/>
        </w:rPr>
        <w:t xml:space="preserve"> </w:t>
      </w:r>
      <w:r>
        <w:t>possible</w:t>
      </w:r>
      <w:r>
        <w:rPr>
          <w:spacing w:val="-17"/>
        </w:rPr>
        <w:t xml:space="preserve"> </w:t>
      </w:r>
      <w:r>
        <w:t>meanings</w:t>
      </w:r>
      <w:r>
        <w:rPr>
          <w:spacing w:val="-17"/>
        </w:rPr>
        <w:t xml:space="preserve"> </w:t>
      </w:r>
      <w:r>
        <w:t>are</w:t>
      </w:r>
      <w:r>
        <w:rPr>
          <w:spacing w:val="-17"/>
        </w:rPr>
        <w:t xml:space="preserve"> </w:t>
      </w:r>
      <w:r>
        <w:t xml:space="preserve">lim- ited to combinations of be, be liKe, be in,  become,  </w:t>
      </w:r>
      <w:r>
        <w:rPr>
          <w:spacing w:val="-3"/>
        </w:rPr>
        <w:t xml:space="preserve">have,  </w:t>
      </w:r>
      <w:r>
        <w:t xml:space="preserve">do,  do with,  and cause.  When  an action word is used as a predicate, </w:t>
      </w:r>
      <w:r>
        <w:rPr>
          <w:spacing w:val="-3"/>
        </w:rPr>
        <w:t xml:space="preserve">however, </w:t>
      </w:r>
      <w:r>
        <w:t>the range of meanings include any abstract representation of the event itself (an action nominalization), or any one of the arguments associated with the verb, which come in a variety of semantic</w:t>
      </w:r>
      <w:r>
        <w:rPr>
          <w:spacing w:val="-18"/>
        </w:rPr>
        <w:t xml:space="preserve"> </w:t>
      </w:r>
      <w:r>
        <w:t>roles.</w:t>
      </w:r>
    </w:p>
    <w:p w:rsidR="00DD7756" w:rsidRDefault="00AD1397">
      <w:pPr>
        <w:pStyle w:val="BodyText"/>
        <w:spacing w:line="420" w:lineRule="auto"/>
        <w:ind w:left="120" w:right="532" w:firstLine="358"/>
        <w:jc w:val="both"/>
      </w:pPr>
      <w:r>
        <w:t>A</w:t>
      </w:r>
      <w:r>
        <w:rPr>
          <w:spacing w:val="-22"/>
        </w:rPr>
        <w:t xml:space="preserve"> </w:t>
      </w:r>
      <w:r>
        <w:t>similar,</w:t>
      </w:r>
      <w:r>
        <w:rPr>
          <w:spacing w:val="-20"/>
        </w:rPr>
        <w:t xml:space="preserve"> </w:t>
      </w:r>
      <w:r>
        <w:t>cognitively</w:t>
      </w:r>
      <w:r>
        <w:rPr>
          <w:spacing w:val="-22"/>
        </w:rPr>
        <w:t xml:space="preserve"> </w:t>
      </w:r>
      <w:r>
        <w:t>oriented</w:t>
      </w:r>
      <w:r>
        <w:rPr>
          <w:spacing w:val="-22"/>
        </w:rPr>
        <w:t xml:space="preserve"> </w:t>
      </w:r>
      <w:r>
        <w:t>explanation</w:t>
      </w:r>
      <w:r>
        <w:rPr>
          <w:spacing w:val="-22"/>
        </w:rPr>
        <w:t xml:space="preserve"> </w:t>
      </w:r>
      <w:r>
        <w:t>for</w:t>
      </w:r>
      <w:r>
        <w:rPr>
          <w:spacing w:val="-22"/>
        </w:rPr>
        <w:t xml:space="preserve"> </w:t>
      </w:r>
      <w:r>
        <w:t>reference-predication</w:t>
      </w:r>
      <w:r>
        <w:rPr>
          <w:spacing w:val="-22"/>
        </w:rPr>
        <w:t xml:space="preserve"> </w:t>
      </w:r>
      <w:r>
        <w:t>asymmetries</w:t>
      </w:r>
      <w:r>
        <w:rPr>
          <w:spacing w:val="-22"/>
        </w:rPr>
        <w:t xml:space="preserve"> </w:t>
      </w:r>
      <w:r>
        <w:t>is</w:t>
      </w:r>
      <w:r>
        <w:rPr>
          <w:spacing w:val="-22"/>
        </w:rPr>
        <w:t xml:space="preserve"> </w:t>
      </w:r>
      <w:r>
        <w:t>given by Hopper &amp; Thompson (</w:t>
      </w:r>
      <w:hyperlink w:anchor="_bookmark377" w:history="1">
        <w:r>
          <w:rPr>
            <w:color w:val="007FFF"/>
          </w:rPr>
          <w:t>1984</w:t>
        </w:r>
      </w:hyperlink>
      <w:r>
        <w:t>:</w:t>
      </w:r>
      <w:r>
        <w:rPr>
          <w:spacing w:val="13"/>
        </w:rPr>
        <w:t xml:space="preserve"> </w:t>
      </w:r>
      <w:r>
        <w:t>745):</w:t>
      </w:r>
    </w:p>
    <w:p w:rsidR="00DD7756" w:rsidRDefault="00DD7756">
      <w:pPr>
        <w:pStyle w:val="BodyText"/>
        <w:spacing w:before="6"/>
        <w:rPr>
          <w:sz w:val="30"/>
        </w:rPr>
      </w:pPr>
    </w:p>
    <w:p w:rsidR="00DD7756" w:rsidRDefault="00AD1397">
      <w:pPr>
        <w:pStyle w:val="ListParagraph"/>
        <w:numPr>
          <w:ilvl w:val="4"/>
          <w:numId w:val="11"/>
        </w:numPr>
        <w:tabs>
          <w:tab w:val="left" w:pos="1082"/>
        </w:tabs>
        <w:spacing w:line="259" w:lineRule="auto"/>
        <w:ind w:right="1131" w:firstLine="0"/>
        <w:jc w:val="both"/>
      </w:pPr>
      <w:r>
        <w:t xml:space="preserve">nominalization names an event taken as an entity; </w:t>
      </w:r>
      <w:r>
        <w:rPr>
          <w:spacing w:val="-3"/>
        </w:rPr>
        <w:t xml:space="preserve">however, </w:t>
      </w:r>
      <w:r>
        <w:t>a “verbalization” does not</w:t>
      </w:r>
      <w:r>
        <w:rPr>
          <w:spacing w:val="-10"/>
        </w:rPr>
        <w:t xml:space="preserve"> </w:t>
      </w:r>
      <w:r>
        <w:t>name</w:t>
      </w:r>
      <w:r>
        <w:rPr>
          <w:spacing w:val="-10"/>
        </w:rPr>
        <w:t xml:space="preserve"> </w:t>
      </w:r>
      <w:r>
        <w:t>an</w:t>
      </w:r>
      <w:r>
        <w:rPr>
          <w:spacing w:val="-10"/>
        </w:rPr>
        <w:t xml:space="preserve"> </w:t>
      </w:r>
      <w:r>
        <w:t>“entity</w:t>
      </w:r>
      <w:r>
        <w:rPr>
          <w:spacing w:val="-10"/>
        </w:rPr>
        <w:t xml:space="preserve"> </w:t>
      </w:r>
      <w:r>
        <w:t>taken</w:t>
      </w:r>
      <w:r>
        <w:rPr>
          <w:spacing w:val="-10"/>
        </w:rPr>
        <w:t xml:space="preserve"> </w:t>
      </w:r>
      <w:r>
        <w:t>as</w:t>
      </w:r>
      <w:r>
        <w:rPr>
          <w:spacing w:val="-10"/>
        </w:rPr>
        <w:t xml:space="preserve"> </w:t>
      </w:r>
      <w:r>
        <w:t>an</w:t>
      </w:r>
      <w:r>
        <w:rPr>
          <w:spacing w:val="-10"/>
        </w:rPr>
        <w:t xml:space="preserve"> </w:t>
      </w:r>
      <w:r>
        <w:rPr>
          <w:spacing w:val="-3"/>
        </w:rPr>
        <w:t>event”,</w:t>
      </w:r>
      <w:r>
        <w:rPr>
          <w:spacing w:val="-9"/>
        </w:rPr>
        <w:t xml:space="preserve"> </w:t>
      </w:r>
      <w:r>
        <w:t>but</w:t>
      </w:r>
      <w:r>
        <w:rPr>
          <w:spacing w:val="-10"/>
        </w:rPr>
        <w:t xml:space="preserve"> </w:t>
      </w:r>
      <w:r>
        <w:t>simply</w:t>
      </w:r>
      <w:r>
        <w:rPr>
          <w:spacing w:val="-10"/>
        </w:rPr>
        <w:t xml:space="preserve"> </w:t>
      </w:r>
      <w:r>
        <w:t>names</w:t>
      </w:r>
      <w:r>
        <w:rPr>
          <w:spacing w:val="-10"/>
        </w:rPr>
        <w:t xml:space="preserve"> </w:t>
      </w:r>
      <w:r>
        <w:t>an</w:t>
      </w:r>
      <w:r>
        <w:rPr>
          <w:spacing w:val="-10"/>
        </w:rPr>
        <w:t xml:space="preserve"> </w:t>
      </w:r>
      <w:r>
        <w:t>event</w:t>
      </w:r>
      <w:r>
        <w:rPr>
          <w:spacing w:val="-10"/>
        </w:rPr>
        <w:t xml:space="preserve"> </w:t>
      </w:r>
      <w:r>
        <w:t>associated</w:t>
      </w:r>
      <w:r>
        <w:rPr>
          <w:spacing w:val="-10"/>
        </w:rPr>
        <w:t xml:space="preserve"> </w:t>
      </w:r>
      <w:r>
        <w:t>with</w:t>
      </w:r>
      <w:r>
        <w:rPr>
          <w:spacing w:val="-10"/>
        </w:rPr>
        <w:t xml:space="preserve"> </w:t>
      </w:r>
      <w:r>
        <w:t>some entity. In other words, a nominalization still names an event, albeit one which is being referred</w:t>
      </w:r>
      <w:r>
        <w:rPr>
          <w:spacing w:val="-20"/>
        </w:rPr>
        <w:t xml:space="preserve"> </w:t>
      </w:r>
      <w:r>
        <w:t>to</w:t>
      </w:r>
      <w:r>
        <w:rPr>
          <w:spacing w:val="-19"/>
        </w:rPr>
        <w:t xml:space="preserve"> </w:t>
      </w:r>
      <w:r>
        <w:t>rather</w:t>
      </w:r>
      <w:r>
        <w:rPr>
          <w:spacing w:val="-19"/>
        </w:rPr>
        <w:t xml:space="preserve"> </w:t>
      </w:r>
      <w:r>
        <w:t>than</w:t>
      </w:r>
      <w:r>
        <w:rPr>
          <w:spacing w:val="-19"/>
        </w:rPr>
        <w:t xml:space="preserve"> </w:t>
      </w:r>
      <w:r>
        <w:t>reported</w:t>
      </w:r>
      <w:r>
        <w:rPr>
          <w:spacing w:val="-19"/>
        </w:rPr>
        <w:t xml:space="preserve"> </w:t>
      </w:r>
      <w:r>
        <w:t>on</w:t>
      </w:r>
      <w:r>
        <w:rPr>
          <w:spacing w:val="-19"/>
        </w:rPr>
        <w:t xml:space="preserve"> </w:t>
      </w:r>
      <w:r>
        <w:t>in</w:t>
      </w:r>
      <w:r>
        <w:rPr>
          <w:spacing w:val="-19"/>
        </w:rPr>
        <w:t xml:space="preserve"> </w:t>
      </w:r>
      <w:r>
        <w:t>the</w:t>
      </w:r>
      <w:r>
        <w:rPr>
          <w:spacing w:val="-19"/>
        </w:rPr>
        <w:t xml:space="preserve"> </w:t>
      </w:r>
      <w:r>
        <w:t>discourse;</w:t>
      </w:r>
      <w:r>
        <w:rPr>
          <w:spacing w:val="-15"/>
        </w:rPr>
        <w:t xml:space="preserve"> </w:t>
      </w:r>
      <w:r>
        <w:t>it</w:t>
      </w:r>
      <w:r>
        <w:rPr>
          <w:spacing w:val="-19"/>
        </w:rPr>
        <w:t xml:space="preserve"> </w:t>
      </w:r>
      <w:r>
        <w:t>is,</w:t>
      </w:r>
      <w:r>
        <w:rPr>
          <w:spacing w:val="-18"/>
        </w:rPr>
        <w:t xml:space="preserve"> </w:t>
      </w:r>
      <w:r>
        <w:t>accordingly,</w:t>
      </w:r>
      <w:r>
        <w:rPr>
          <w:spacing w:val="-17"/>
        </w:rPr>
        <w:t xml:space="preserve"> </w:t>
      </w:r>
      <w:r>
        <w:t>still</w:t>
      </w:r>
      <w:r>
        <w:rPr>
          <w:spacing w:val="-19"/>
        </w:rPr>
        <w:t xml:space="preserve"> </w:t>
      </w:r>
      <w:r>
        <w:t>in</w:t>
      </w:r>
      <w:r>
        <w:rPr>
          <w:spacing w:val="-19"/>
        </w:rPr>
        <w:t xml:space="preserve"> </w:t>
      </w:r>
      <w:r>
        <w:t>part</w:t>
      </w:r>
      <w:r>
        <w:rPr>
          <w:spacing w:val="-19"/>
        </w:rPr>
        <w:t xml:space="preserve"> </w:t>
      </w:r>
      <w:r>
        <w:t>a</w:t>
      </w:r>
      <w:r>
        <w:rPr>
          <w:spacing w:val="-19"/>
        </w:rPr>
        <w:t xml:space="preserve"> </w:t>
      </w:r>
      <w:r>
        <w:t>[verb], and</w:t>
      </w:r>
      <w:r>
        <w:rPr>
          <w:spacing w:val="-11"/>
        </w:rPr>
        <w:t xml:space="preserve"> </w:t>
      </w:r>
      <w:r>
        <w:t>not</w:t>
      </w:r>
      <w:r>
        <w:rPr>
          <w:spacing w:val="-10"/>
        </w:rPr>
        <w:t xml:space="preserve"> </w:t>
      </w:r>
      <w:r>
        <w:t>a</w:t>
      </w:r>
      <w:r>
        <w:rPr>
          <w:spacing w:val="-10"/>
        </w:rPr>
        <w:t xml:space="preserve"> </w:t>
      </w:r>
      <w:r>
        <w:t>“bona</w:t>
      </w:r>
      <w:r>
        <w:rPr>
          <w:spacing w:val="-10"/>
        </w:rPr>
        <w:t xml:space="preserve"> </w:t>
      </w:r>
      <w:r>
        <w:t>fide”</w:t>
      </w:r>
      <w:r>
        <w:rPr>
          <w:spacing w:val="-11"/>
        </w:rPr>
        <w:t xml:space="preserve"> </w:t>
      </w:r>
      <w:r>
        <w:t>[noun].</w:t>
      </w:r>
      <w:r>
        <w:rPr>
          <w:spacing w:val="10"/>
        </w:rPr>
        <w:t xml:space="preserve"> </w:t>
      </w:r>
      <w:r>
        <w:rPr>
          <w:spacing w:val="-3"/>
        </w:rPr>
        <w:t>However,</w:t>
      </w:r>
      <w:r>
        <w:rPr>
          <w:spacing w:val="-10"/>
        </w:rPr>
        <w:t xml:space="preserve"> </w:t>
      </w:r>
      <w:r>
        <w:t>a</w:t>
      </w:r>
      <w:r>
        <w:rPr>
          <w:spacing w:val="-9"/>
        </w:rPr>
        <w:t xml:space="preserve"> </w:t>
      </w:r>
      <w:r>
        <w:t>denominal</w:t>
      </w:r>
      <w:r>
        <w:rPr>
          <w:spacing w:val="-10"/>
        </w:rPr>
        <w:t xml:space="preserve"> </w:t>
      </w:r>
      <w:r>
        <w:t>[verb]</w:t>
      </w:r>
      <w:r>
        <w:rPr>
          <w:spacing w:val="-11"/>
        </w:rPr>
        <w:t xml:space="preserve"> </w:t>
      </w:r>
      <w:r>
        <w:t>no</w:t>
      </w:r>
      <w:r>
        <w:rPr>
          <w:spacing w:val="-10"/>
        </w:rPr>
        <w:t xml:space="preserve"> </w:t>
      </w:r>
      <w:r>
        <w:t>longer</w:t>
      </w:r>
      <w:r>
        <w:rPr>
          <w:spacing w:val="-10"/>
        </w:rPr>
        <w:t xml:space="preserve"> </w:t>
      </w:r>
      <w:r>
        <w:t>names</w:t>
      </w:r>
      <w:r>
        <w:rPr>
          <w:spacing w:val="-10"/>
        </w:rPr>
        <w:t xml:space="preserve"> </w:t>
      </w:r>
      <w:r>
        <w:t>an</w:t>
      </w:r>
      <w:r>
        <w:rPr>
          <w:spacing w:val="-10"/>
        </w:rPr>
        <w:t xml:space="preserve"> </w:t>
      </w:r>
      <w:r>
        <w:t>entity</w:t>
      </w:r>
      <w:r>
        <w:rPr>
          <w:spacing w:val="-9"/>
        </w:rPr>
        <w:t xml:space="preserve"> </w:t>
      </w:r>
      <w:r>
        <w:t xml:space="preserve">at all, and thus has no nominal “stains” to prevent its being a bona fide [verb]. (Hopper &amp; Thompson </w:t>
      </w:r>
      <w:hyperlink w:anchor="_bookmark377" w:history="1">
        <w:r>
          <w:rPr>
            <w:color w:val="007FFF"/>
          </w:rPr>
          <w:t>1984</w:t>
        </w:r>
      </w:hyperlink>
      <w:r>
        <w:t>:</w:t>
      </w:r>
      <w:r>
        <w:rPr>
          <w:spacing w:val="15"/>
        </w:rPr>
        <w:t xml:space="preserve"> </w:t>
      </w:r>
      <w:r>
        <w:t>745)</w:t>
      </w:r>
    </w:p>
    <w:p w:rsidR="00DD7756" w:rsidRDefault="00DD7756">
      <w:pPr>
        <w:pStyle w:val="BodyText"/>
      </w:pPr>
    </w:p>
    <w:p w:rsidR="00DD7756" w:rsidRDefault="00AD1397">
      <w:pPr>
        <w:pStyle w:val="BodyText"/>
        <w:spacing w:before="176" w:line="420" w:lineRule="auto"/>
        <w:ind w:left="120" w:right="533"/>
        <w:jc w:val="both"/>
      </w:pPr>
      <w:r>
        <w:t>Hopper &amp; Thompson (</w:t>
      </w:r>
      <w:hyperlink w:anchor="_bookmark377" w:history="1">
        <w:r>
          <w:rPr>
            <w:color w:val="007FFF"/>
          </w:rPr>
          <w:t>1984</w:t>
        </w:r>
      </w:hyperlink>
      <w:r>
        <w:t>: 746) analyze nominalizations as a kind of metaphor following Lakoff &amp; Johnson (</w:t>
      </w:r>
      <w:hyperlink w:anchor="_bookmark390" w:history="1">
        <w:r>
          <w:rPr>
            <w:color w:val="007FFF"/>
          </w:rPr>
          <w:t>1980</w:t>
        </w:r>
      </w:hyperlink>
      <w:r>
        <w:t>: 3a), in which an abstract event is conceptualized as a concrete ob- ject. However, no such metaphor exists for verbalizations, explaining the asymmetry in the directionality of lexical flexibility.</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ListParagraph"/>
        <w:numPr>
          <w:ilvl w:val="3"/>
          <w:numId w:val="11"/>
        </w:numPr>
        <w:tabs>
          <w:tab w:val="left" w:pos="1002"/>
          <w:tab w:val="left" w:pos="1003"/>
        </w:tabs>
        <w:spacing w:before="80"/>
        <w:rPr>
          <w:b/>
          <w:sz w:val="24"/>
        </w:rPr>
      </w:pPr>
      <w:bookmarkStart w:id="134" w:name="2.3.2.3_Locus_of_categoriality"/>
      <w:bookmarkStart w:id="135" w:name="_bookmark102"/>
      <w:bookmarkStart w:id="136" w:name="_bookmark103"/>
      <w:bookmarkEnd w:id="134"/>
      <w:bookmarkEnd w:id="135"/>
      <w:bookmarkEnd w:id="136"/>
      <w:r>
        <w:rPr>
          <w:b/>
          <w:sz w:val="24"/>
        </w:rPr>
        <w:lastRenderedPageBreak/>
        <w:t>Locus of</w:t>
      </w:r>
      <w:r>
        <w:rPr>
          <w:b/>
          <w:spacing w:val="-3"/>
          <w:sz w:val="24"/>
        </w:rPr>
        <w:t xml:space="preserve"> </w:t>
      </w:r>
      <w:r>
        <w:rPr>
          <w:b/>
          <w:sz w:val="24"/>
        </w:rPr>
        <w:t>categoriality</w:t>
      </w:r>
    </w:p>
    <w:p w:rsidR="00DD7756" w:rsidRDefault="00DD7756">
      <w:pPr>
        <w:pStyle w:val="BodyText"/>
        <w:spacing w:before="5"/>
        <w:rPr>
          <w:b/>
          <w:sz w:val="31"/>
        </w:rPr>
      </w:pPr>
    </w:p>
    <w:p w:rsidR="00DD7756" w:rsidRDefault="00AD1397">
      <w:pPr>
        <w:pStyle w:val="BodyText"/>
        <w:spacing w:line="420" w:lineRule="auto"/>
        <w:ind w:left="106" w:right="532"/>
        <w:jc w:val="right"/>
      </w:pPr>
      <w:r>
        <w:t>The</w:t>
      </w:r>
      <w:r>
        <w:rPr>
          <w:spacing w:val="-12"/>
        </w:rPr>
        <w:t xml:space="preserve"> </w:t>
      </w:r>
      <w:r>
        <w:t>grammatical</w:t>
      </w:r>
      <w:r>
        <w:rPr>
          <w:spacing w:val="-12"/>
        </w:rPr>
        <w:t xml:space="preserve"> </w:t>
      </w:r>
      <w:r>
        <w:t>level</w:t>
      </w:r>
      <w:r>
        <w:rPr>
          <w:spacing w:val="-12"/>
        </w:rPr>
        <w:t xml:space="preserve"> </w:t>
      </w:r>
      <w:r>
        <w:t>at</w:t>
      </w:r>
      <w:r>
        <w:rPr>
          <w:spacing w:val="-12"/>
        </w:rPr>
        <w:t xml:space="preserve"> </w:t>
      </w:r>
      <w:r>
        <w:t>which</w:t>
      </w:r>
      <w:r>
        <w:rPr>
          <w:spacing w:val="-12"/>
        </w:rPr>
        <w:t xml:space="preserve"> </w:t>
      </w:r>
      <w:r>
        <w:t>a</w:t>
      </w:r>
      <w:r>
        <w:rPr>
          <w:spacing w:val="-12"/>
        </w:rPr>
        <w:t xml:space="preserve"> </w:t>
      </w:r>
      <w:r>
        <w:t>language</w:t>
      </w:r>
      <w:r>
        <w:rPr>
          <w:spacing w:val="-12"/>
        </w:rPr>
        <w:t xml:space="preserve"> </w:t>
      </w:r>
      <w:r>
        <w:t>exhibits</w:t>
      </w:r>
      <w:r>
        <w:rPr>
          <w:spacing w:val="-12"/>
        </w:rPr>
        <w:t xml:space="preserve"> </w:t>
      </w:r>
      <w:r>
        <w:t>flexibility—the</w:t>
      </w:r>
      <w:r>
        <w:rPr>
          <w:spacing w:val="-12"/>
        </w:rPr>
        <w:t xml:space="preserve"> </w:t>
      </w:r>
      <w:r>
        <w:t>root,</w:t>
      </w:r>
      <w:r>
        <w:rPr>
          <w:spacing w:val="-11"/>
        </w:rPr>
        <w:t xml:space="preserve"> </w:t>
      </w:r>
      <w:r>
        <w:t>the</w:t>
      </w:r>
      <w:r>
        <w:rPr>
          <w:spacing w:val="-11"/>
        </w:rPr>
        <w:t xml:space="preserve"> </w:t>
      </w:r>
      <w:r>
        <w:t>stem,</w:t>
      </w:r>
      <w:r>
        <w:rPr>
          <w:spacing w:val="-11"/>
        </w:rPr>
        <w:t xml:space="preserve"> </w:t>
      </w:r>
      <w:r>
        <w:t>or</w:t>
      </w:r>
      <w:r>
        <w:rPr>
          <w:spacing w:val="-12"/>
        </w:rPr>
        <w:t xml:space="preserve"> </w:t>
      </w:r>
      <w:r>
        <w:t>the</w:t>
      </w:r>
      <w:r>
        <w:rPr>
          <w:spacing w:val="-12"/>
        </w:rPr>
        <w:t xml:space="preserve"> </w:t>
      </w:r>
      <w:r>
        <w:t>fully</w:t>
      </w:r>
      <w:r>
        <w:rPr>
          <w:w w:val="99"/>
        </w:rPr>
        <w:t xml:space="preserve"> </w:t>
      </w:r>
      <w:r>
        <w:t>inflected word—differs from one language to the next. In some languages, roots</w:t>
      </w:r>
      <w:r>
        <w:rPr>
          <w:spacing w:val="-24"/>
        </w:rPr>
        <w:t xml:space="preserve"> </w:t>
      </w:r>
      <w:r>
        <w:t>are</w:t>
      </w:r>
      <w:r>
        <w:rPr>
          <w:spacing w:val="-4"/>
        </w:rPr>
        <w:t xml:space="preserve"> </w:t>
      </w:r>
      <w:r>
        <w:t>strongly</w:t>
      </w:r>
      <w:r>
        <w:rPr>
          <w:w w:val="99"/>
        </w:rPr>
        <w:t xml:space="preserve"> </w:t>
      </w:r>
      <w:r>
        <w:t>associated</w:t>
      </w:r>
      <w:r>
        <w:rPr>
          <w:spacing w:val="-11"/>
        </w:rPr>
        <w:t xml:space="preserve"> </w:t>
      </w:r>
      <w:r>
        <w:t>with</w:t>
      </w:r>
      <w:r>
        <w:rPr>
          <w:spacing w:val="-10"/>
        </w:rPr>
        <w:t xml:space="preserve"> </w:t>
      </w:r>
      <w:r>
        <w:t>a</w:t>
      </w:r>
      <w:r>
        <w:rPr>
          <w:spacing w:val="-10"/>
        </w:rPr>
        <w:t xml:space="preserve"> </w:t>
      </w:r>
      <w:r>
        <w:t>particular</w:t>
      </w:r>
      <w:r>
        <w:rPr>
          <w:spacing w:val="-10"/>
        </w:rPr>
        <w:t xml:space="preserve"> </w:t>
      </w:r>
      <w:r>
        <w:t>discourse</w:t>
      </w:r>
      <w:r>
        <w:rPr>
          <w:spacing w:val="-10"/>
        </w:rPr>
        <w:t xml:space="preserve"> </w:t>
      </w:r>
      <w:r>
        <w:t>function,</w:t>
      </w:r>
      <w:r>
        <w:rPr>
          <w:spacing w:val="-8"/>
        </w:rPr>
        <w:t xml:space="preserve"> </w:t>
      </w:r>
      <w:r>
        <w:t>but</w:t>
      </w:r>
      <w:r>
        <w:rPr>
          <w:spacing w:val="-11"/>
        </w:rPr>
        <w:t xml:space="preserve"> </w:t>
      </w:r>
      <w:r>
        <w:t>stems</w:t>
      </w:r>
      <w:r>
        <w:rPr>
          <w:spacing w:val="-10"/>
        </w:rPr>
        <w:t xml:space="preserve"> </w:t>
      </w:r>
      <w:r>
        <w:t>are</w:t>
      </w:r>
      <w:r>
        <w:rPr>
          <w:spacing w:val="-10"/>
        </w:rPr>
        <w:t xml:space="preserve"> </w:t>
      </w:r>
      <w:r>
        <w:t>flexible;</w:t>
      </w:r>
      <w:r>
        <w:rPr>
          <w:spacing w:val="-8"/>
        </w:rPr>
        <w:t xml:space="preserve"> </w:t>
      </w:r>
      <w:r>
        <w:t>in</w:t>
      </w:r>
      <w:r>
        <w:rPr>
          <w:spacing w:val="-10"/>
        </w:rPr>
        <w:t xml:space="preserve"> </w:t>
      </w:r>
      <w:r>
        <w:t>other</w:t>
      </w:r>
      <w:r>
        <w:rPr>
          <w:spacing w:val="-10"/>
        </w:rPr>
        <w:t xml:space="preserve"> </w:t>
      </w:r>
      <w:r>
        <w:t>languages,</w:t>
      </w:r>
      <w:r>
        <w:rPr>
          <w:spacing w:val="-9"/>
        </w:rPr>
        <w:t xml:space="preserve"> </w:t>
      </w:r>
      <w:r>
        <w:t>the</w:t>
      </w:r>
      <w:r>
        <w:rPr>
          <w:w w:val="99"/>
        </w:rPr>
        <w:t xml:space="preserve"> </w:t>
      </w:r>
      <w:r>
        <w:t>reverse</w:t>
      </w:r>
      <w:r>
        <w:rPr>
          <w:spacing w:val="-14"/>
        </w:rPr>
        <w:t xml:space="preserve"> </w:t>
      </w:r>
      <w:r>
        <w:t>is</w:t>
      </w:r>
      <w:r>
        <w:rPr>
          <w:spacing w:val="-13"/>
        </w:rPr>
        <w:t xml:space="preserve"> </w:t>
      </w:r>
      <w:r>
        <w:t>true.</w:t>
      </w:r>
      <w:r>
        <w:rPr>
          <w:spacing w:val="10"/>
        </w:rPr>
        <w:t xml:space="preserve"> </w:t>
      </w:r>
      <w:r>
        <w:t>I</w:t>
      </w:r>
      <w:r>
        <w:rPr>
          <w:spacing w:val="-13"/>
        </w:rPr>
        <w:t xml:space="preserve"> </w:t>
      </w:r>
      <w:r>
        <w:t>refer</w:t>
      </w:r>
      <w:r>
        <w:rPr>
          <w:spacing w:val="-14"/>
        </w:rPr>
        <w:t xml:space="preserve"> </w:t>
      </w:r>
      <w:r>
        <w:t>to</w:t>
      </w:r>
      <w:r>
        <w:rPr>
          <w:spacing w:val="-12"/>
        </w:rPr>
        <w:t xml:space="preserve"> </w:t>
      </w:r>
      <w:r>
        <w:t>the</w:t>
      </w:r>
      <w:r>
        <w:rPr>
          <w:spacing w:val="-14"/>
        </w:rPr>
        <w:t xml:space="preserve"> </w:t>
      </w:r>
      <w:r>
        <w:t>linguistic</w:t>
      </w:r>
      <w:r>
        <w:rPr>
          <w:spacing w:val="-12"/>
        </w:rPr>
        <w:t xml:space="preserve"> </w:t>
      </w:r>
      <w:r>
        <w:t>level</w:t>
      </w:r>
      <w:r>
        <w:rPr>
          <w:spacing w:val="-14"/>
        </w:rPr>
        <w:t xml:space="preserve"> </w:t>
      </w:r>
      <w:r>
        <w:t>at</w:t>
      </w:r>
      <w:r>
        <w:rPr>
          <w:spacing w:val="-13"/>
        </w:rPr>
        <w:t xml:space="preserve"> </w:t>
      </w:r>
      <w:r>
        <w:t>which</w:t>
      </w:r>
      <w:r>
        <w:rPr>
          <w:spacing w:val="-12"/>
        </w:rPr>
        <w:t xml:space="preserve"> </w:t>
      </w:r>
      <w:r>
        <w:t>a</w:t>
      </w:r>
      <w:r>
        <w:rPr>
          <w:spacing w:val="-13"/>
        </w:rPr>
        <w:t xml:space="preserve"> </w:t>
      </w:r>
      <w:r>
        <w:t>language</w:t>
      </w:r>
      <w:r>
        <w:rPr>
          <w:spacing w:val="-12"/>
        </w:rPr>
        <w:t xml:space="preserve"> </w:t>
      </w:r>
      <w:r>
        <w:t>associates</w:t>
      </w:r>
      <w:r>
        <w:rPr>
          <w:spacing w:val="-13"/>
        </w:rPr>
        <w:t xml:space="preserve"> </w:t>
      </w:r>
      <w:r>
        <w:t>different</w:t>
      </w:r>
      <w:r>
        <w:rPr>
          <w:spacing w:val="-13"/>
        </w:rPr>
        <w:t xml:space="preserve"> </w:t>
      </w:r>
      <w:r>
        <w:t>discourse</w:t>
      </w:r>
      <w:r>
        <w:rPr>
          <w:w w:val="99"/>
        </w:rPr>
        <w:t xml:space="preserve"> </w:t>
      </w:r>
      <w:r>
        <w:t>functions</w:t>
      </w:r>
      <w:r>
        <w:rPr>
          <w:spacing w:val="-14"/>
        </w:rPr>
        <w:t xml:space="preserve"> </w:t>
      </w:r>
      <w:r>
        <w:t>as</w:t>
      </w:r>
      <w:r>
        <w:rPr>
          <w:spacing w:val="-12"/>
        </w:rPr>
        <w:t xml:space="preserve"> </w:t>
      </w:r>
      <w:r>
        <w:t>its</w:t>
      </w:r>
      <w:r>
        <w:rPr>
          <w:spacing w:val="-14"/>
        </w:rPr>
        <w:t xml:space="preserve"> </w:t>
      </w:r>
      <w:r>
        <w:rPr>
          <w:i/>
        </w:rPr>
        <w:t>locus</w:t>
      </w:r>
      <w:r>
        <w:rPr>
          <w:i/>
          <w:spacing w:val="-12"/>
        </w:rPr>
        <w:t xml:space="preserve"> </w:t>
      </w:r>
      <w:r>
        <w:rPr>
          <w:i/>
        </w:rPr>
        <w:t>of</w:t>
      </w:r>
      <w:r>
        <w:rPr>
          <w:i/>
          <w:spacing w:val="-12"/>
        </w:rPr>
        <w:t xml:space="preserve"> </w:t>
      </w:r>
      <w:r>
        <w:rPr>
          <w:i/>
        </w:rPr>
        <w:t>categoriality</w:t>
      </w:r>
      <w:r>
        <w:t>.</w:t>
      </w:r>
      <w:r>
        <w:rPr>
          <w:spacing w:val="12"/>
        </w:rPr>
        <w:t xml:space="preserve"> </w:t>
      </w:r>
      <w:r>
        <w:t>Some</w:t>
      </w:r>
      <w:r>
        <w:rPr>
          <w:spacing w:val="-12"/>
        </w:rPr>
        <w:t xml:space="preserve"> </w:t>
      </w:r>
      <w:r>
        <w:t>linguistic</w:t>
      </w:r>
      <w:r>
        <w:rPr>
          <w:spacing w:val="-13"/>
        </w:rPr>
        <w:t xml:space="preserve"> </w:t>
      </w:r>
      <w:r>
        <w:t>theories</w:t>
      </w:r>
      <w:r>
        <w:rPr>
          <w:spacing w:val="-12"/>
        </w:rPr>
        <w:t xml:space="preserve"> </w:t>
      </w:r>
      <w:r>
        <w:t>include</w:t>
      </w:r>
      <w:r>
        <w:rPr>
          <w:spacing w:val="-14"/>
        </w:rPr>
        <w:t xml:space="preserve"> </w:t>
      </w:r>
      <w:r>
        <w:t>a</w:t>
      </w:r>
      <w:r>
        <w:rPr>
          <w:spacing w:val="-12"/>
        </w:rPr>
        <w:t xml:space="preserve"> </w:t>
      </w:r>
      <w:r>
        <w:t>premise</w:t>
      </w:r>
      <w:r>
        <w:rPr>
          <w:spacing w:val="-13"/>
        </w:rPr>
        <w:t xml:space="preserve"> </w:t>
      </w:r>
      <w:r>
        <w:t>that</w:t>
      </w:r>
      <w:r>
        <w:rPr>
          <w:spacing w:val="-13"/>
        </w:rPr>
        <w:t xml:space="preserve"> </w:t>
      </w:r>
      <w:r>
        <w:t>the</w:t>
      </w:r>
      <w:r>
        <w:rPr>
          <w:spacing w:val="-12"/>
        </w:rPr>
        <w:t xml:space="preserve"> </w:t>
      </w:r>
      <w:r>
        <w:t>locus</w:t>
      </w:r>
      <w:r>
        <w:rPr>
          <w:w w:val="99"/>
        </w:rPr>
        <w:t xml:space="preserve"> </w:t>
      </w:r>
      <w:r>
        <w:t xml:space="preserve">of categoriality in every language always sits at a certain level (Halle &amp; Marantz </w:t>
      </w:r>
      <w:hyperlink w:anchor="_bookmark350" w:history="1">
        <w:r>
          <w:rPr>
            <w:color w:val="007FFF"/>
          </w:rPr>
          <w:t>1994</w:t>
        </w:r>
      </w:hyperlink>
      <w:r>
        <w:t>;</w:t>
      </w:r>
      <w:r>
        <w:rPr>
          <w:spacing w:val="-8"/>
        </w:rPr>
        <w:t xml:space="preserve"> </w:t>
      </w:r>
      <w:r>
        <w:t>M. C.</w:t>
      </w:r>
      <w:r>
        <w:rPr>
          <w:w w:val="99"/>
        </w:rPr>
        <w:t xml:space="preserve"> </w:t>
      </w:r>
      <w:r>
        <w:t xml:space="preserve">Baker </w:t>
      </w:r>
      <w:hyperlink w:anchor="_bookmark252" w:history="1">
        <w:r>
          <w:rPr>
            <w:color w:val="007FFF"/>
          </w:rPr>
          <w:t>2003</w:t>
        </w:r>
      </w:hyperlink>
      <w:r>
        <w:t xml:space="preserve">; </w:t>
      </w:r>
      <w:hyperlink w:anchor="_bookmark253" w:history="1">
        <w:r>
          <w:rPr>
            <w:color w:val="007FFF"/>
          </w:rPr>
          <w:t>2015</w:t>
        </w:r>
      </w:hyperlink>
      <w:r>
        <w:t xml:space="preserve">; Booij &amp; Audring </w:t>
      </w:r>
      <w:hyperlink w:anchor="_bookmark266" w:history="1">
        <w:r>
          <w:rPr>
            <w:color w:val="007FFF"/>
          </w:rPr>
          <w:t>2018</w:t>
        </w:r>
      </w:hyperlink>
      <w:r>
        <w:t xml:space="preserve">; Siddiqi </w:t>
      </w:r>
      <w:hyperlink w:anchor="_bookmark463" w:history="1">
        <w:r>
          <w:rPr>
            <w:color w:val="007FFF"/>
          </w:rPr>
          <w:t>2018</w:t>
        </w:r>
      </w:hyperlink>
      <w:r>
        <w:t>), but the evidence from</w:t>
      </w:r>
      <w:r>
        <w:rPr>
          <w:spacing w:val="17"/>
        </w:rPr>
        <w:t xml:space="preserve"> </w:t>
      </w:r>
      <w:r>
        <w:t>research</w:t>
      </w:r>
      <w:r>
        <w:rPr>
          <w:spacing w:val="17"/>
        </w:rPr>
        <w:t xml:space="preserve"> </w:t>
      </w:r>
      <w:r>
        <w:t>on</w:t>
      </w:r>
      <w:r>
        <w:rPr>
          <w:w w:val="99"/>
        </w:rPr>
        <w:t xml:space="preserve"> </w:t>
      </w:r>
      <w:r>
        <w:t>lexical</w:t>
      </w:r>
      <w:r>
        <w:rPr>
          <w:spacing w:val="22"/>
        </w:rPr>
        <w:t xml:space="preserve"> </w:t>
      </w:r>
      <w:r>
        <w:t>flexibility</w:t>
      </w:r>
      <w:r>
        <w:rPr>
          <w:spacing w:val="22"/>
        </w:rPr>
        <w:t xml:space="preserve"> </w:t>
      </w:r>
      <w:r>
        <w:t>gives</w:t>
      </w:r>
      <w:r>
        <w:rPr>
          <w:spacing w:val="23"/>
        </w:rPr>
        <w:t xml:space="preserve"> </w:t>
      </w:r>
      <w:r>
        <w:t>strong</w:t>
      </w:r>
      <w:r>
        <w:rPr>
          <w:spacing w:val="22"/>
        </w:rPr>
        <w:t xml:space="preserve"> </w:t>
      </w:r>
      <w:r>
        <w:t>empirical</w:t>
      </w:r>
      <w:r>
        <w:rPr>
          <w:spacing w:val="23"/>
        </w:rPr>
        <w:t xml:space="preserve"> </w:t>
      </w:r>
      <w:r>
        <w:t>support</w:t>
      </w:r>
      <w:r>
        <w:rPr>
          <w:spacing w:val="22"/>
        </w:rPr>
        <w:t xml:space="preserve"> </w:t>
      </w:r>
      <w:r>
        <w:t>to</w:t>
      </w:r>
      <w:r>
        <w:rPr>
          <w:spacing w:val="22"/>
        </w:rPr>
        <w:t xml:space="preserve"> </w:t>
      </w:r>
      <w:r>
        <w:t>the</w:t>
      </w:r>
      <w:r>
        <w:rPr>
          <w:spacing w:val="23"/>
        </w:rPr>
        <w:t xml:space="preserve"> </w:t>
      </w:r>
      <w:r>
        <w:t>position</w:t>
      </w:r>
      <w:r>
        <w:rPr>
          <w:spacing w:val="22"/>
        </w:rPr>
        <w:t xml:space="preserve"> </w:t>
      </w:r>
      <w:r>
        <w:t>that</w:t>
      </w:r>
      <w:r>
        <w:rPr>
          <w:spacing w:val="23"/>
        </w:rPr>
        <w:t xml:space="preserve"> </w:t>
      </w:r>
      <w:r>
        <w:t>locus</w:t>
      </w:r>
      <w:r>
        <w:rPr>
          <w:spacing w:val="22"/>
        </w:rPr>
        <w:t xml:space="preserve"> </w:t>
      </w:r>
      <w:r>
        <w:t>of</w:t>
      </w:r>
      <w:r>
        <w:rPr>
          <w:spacing w:val="23"/>
        </w:rPr>
        <w:t xml:space="preserve"> </w:t>
      </w:r>
      <w:r>
        <w:t>categoriality</w:t>
      </w:r>
      <w:r>
        <w:rPr>
          <w:w w:val="99"/>
        </w:rPr>
        <w:t xml:space="preserve"> </w:t>
      </w:r>
      <w:r>
        <w:t>varies from language to language. In contrast, Błaszczak, Klimek-Jankowska</w:t>
      </w:r>
      <w:r>
        <w:rPr>
          <w:spacing w:val="23"/>
        </w:rPr>
        <w:t xml:space="preserve"> </w:t>
      </w:r>
      <w:r>
        <w:t>&amp;</w:t>
      </w:r>
      <w:r>
        <w:rPr>
          <w:spacing w:val="20"/>
        </w:rPr>
        <w:t xml:space="preserve"> </w:t>
      </w:r>
      <w:r>
        <w:t>Migdalski</w:t>
      </w:r>
      <w:r>
        <w:rPr>
          <w:w w:val="99"/>
        </w:rPr>
        <w:t xml:space="preserve"> </w:t>
      </w:r>
      <w:r>
        <w:t>(</w:t>
      </w:r>
      <w:hyperlink w:anchor="_bookmark262" w:history="1">
        <w:r>
          <w:rPr>
            <w:color w:val="007FFF"/>
          </w:rPr>
          <w:t>2015</w:t>
        </w:r>
      </w:hyperlink>
      <w:r>
        <w:t>)</w:t>
      </w:r>
      <w:r>
        <w:rPr>
          <w:spacing w:val="-11"/>
        </w:rPr>
        <w:t xml:space="preserve"> </w:t>
      </w:r>
      <w:r>
        <w:t>argue</w:t>
      </w:r>
      <w:r>
        <w:rPr>
          <w:spacing w:val="-11"/>
        </w:rPr>
        <w:t xml:space="preserve"> </w:t>
      </w:r>
      <w:r>
        <w:t>that</w:t>
      </w:r>
      <w:r>
        <w:rPr>
          <w:spacing w:val="-10"/>
        </w:rPr>
        <w:t xml:space="preserve"> </w:t>
      </w:r>
      <w:r>
        <w:t>category</w:t>
      </w:r>
      <w:r>
        <w:rPr>
          <w:spacing w:val="-11"/>
        </w:rPr>
        <w:t xml:space="preserve"> </w:t>
      </w:r>
      <w:r>
        <w:t>information</w:t>
      </w:r>
      <w:r>
        <w:rPr>
          <w:spacing w:val="-10"/>
        </w:rPr>
        <w:t xml:space="preserve"> </w:t>
      </w:r>
      <w:r>
        <w:t>is</w:t>
      </w:r>
      <w:r>
        <w:rPr>
          <w:spacing w:val="-11"/>
        </w:rPr>
        <w:t xml:space="preserve"> </w:t>
      </w:r>
      <w:r>
        <w:t>distributed</w:t>
      </w:r>
      <w:r>
        <w:rPr>
          <w:spacing w:val="-10"/>
        </w:rPr>
        <w:t xml:space="preserve"> </w:t>
      </w:r>
      <w:r>
        <w:t>across</w:t>
      </w:r>
      <w:r>
        <w:rPr>
          <w:spacing w:val="-12"/>
        </w:rPr>
        <w:t xml:space="preserve"> </w:t>
      </w:r>
      <w:r>
        <w:t>different</w:t>
      </w:r>
      <w:r>
        <w:rPr>
          <w:spacing w:val="-11"/>
        </w:rPr>
        <w:t xml:space="preserve"> </w:t>
      </w:r>
      <w:r>
        <w:t>levels</w:t>
      </w:r>
      <w:r>
        <w:rPr>
          <w:spacing w:val="-10"/>
        </w:rPr>
        <w:t xml:space="preserve"> </w:t>
      </w:r>
      <w:r>
        <w:t>of</w:t>
      </w:r>
      <w:r>
        <w:rPr>
          <w:spacing w:val="-11"/>
        </w:rPr>
        <w:t xml:space="preserve"> </w:t>
      </w:r>
      <w:r>
        <w:t>representation.</w:t>
      </w:r>
      <w:r>
        <w:rPr>
          <w:w w:val="99"/>
        </w:rPr>
        <w:t xml:space="preserve"> </w:t>
      </w:r>
      <w:r>
        <w:t>As</w:t>
      </w:r>
      <w:r>
        <w:rPr>
          <w:spacing w:val="16"/>
        </w:rPr>
        <w:t xml:space="preserve"> </w:t>
      </w:r>
      <w:r>
        <w:t>one</w:t>
      </w:r>
      <w:r>
        <w:rPr>
          <w:spacing w:val="16"/>
        </w:rPr>
        <w:t xml:space="preserve"> </w:t>
      </w:r>
      <w:r>
        <w:t>illustration</w:t>
      </w:r>
      <w:r>
        <w:rPr>
          <w:spacing w:val="16"/>
        </w:rPr>
        <w:t xml:space="preserve"> </w:t>
      </w:r>
      <w:r>
        <w:t>of</w:t>
      </w:r>
      <w:r>
        <w:rPr>
          <w:spacing w:val="16"/>
        </w:rPr>
        <w:t xml:space="preserve"> </w:t>
      </w:r>
      <w:r>
        <w:t>how</w:t>
      </w:r>
      <w:r>
        <w:rPr>
          <w:spacing w:val="17"/>
        </w:rPr>
        <w:t xml:space="preserve"> </w:t>
      </w:r>
      <w:r>
        <w:t>flexibility</w:t>
      </w:r>
      <w:r>
        <w:rPr>
          <w:spacing w:val="16"/>
        </w:rPr>
        <w:t xml:space="preserve"> </w:t>
      </w:r>
      <w:r>
        <w:t>depends</w:t>
      </w:r>
      <w:r>
        <w:rPr>
          <w:spacing w:val="16"/>
        </w:rPr>
        <w:t xml:space="preserve"> </w:t>
      </w:r>
      <w:r>
        <w:t>on</w:t>
      </w:r>
      <w:r>
        <w:rPr>
          <w:spacing w:val="16"/>
        </w:rPr>
        <w:t xml:space="preserve"> </w:t>
      </w:r>
      <w:r>
        <w:t>grammatical</w:t>
      </w:r>
      <w:r>
        <w:rPr>
          <w:spacing w:val="16"/>
        </w:rPr>
        <w:t xml:space="preserve"> </w:t>
      </w:r>
      <w:r>
        <w:t>level,</w:t>
      </w:r>
      <w:r>
        <w:rPr>
          <w:spacing w:val="21"/>
        </w:rPr>
        <w:t xml:space="preserve"> </w:t>
      </w:r>
      <w:r>
        <w:t>we</w:t>
      </w:r>
      <w:r>
        <w:rPr>
          <w:spacing w:val="17"/>
        </w:rPr>
        <w:t xml:space="preserve"> </w:t>
      </w:r>
      <w:r>
        <w:t>have</w:t>
      </w:r>
      <w:r>
        <w:rPr>
          <w:spacing w:val="16"/>
        </w:rPr>
        <w:t xml:space="preserve"> </w:t>
      </w:r>
      <w:r>
        <w:t>seen</w:t>
      </w:r>
      <w:r>
        <w:rPr>
          <w:spacing w:val="16"/>
        </w:rPr>
        <w:t xml:space="preserve"> </w:t>
      </w:r>
      <w:r>
        <w:t>that</w:t>
      </w:r>
      <w:r>
        <w:rPr>
          <w:w w:val="99"/>
        </w:rPr>
        <w:t xml:space="preserve"> </w:t>
      </w:r>
      <w:r>
        <w:t>roots</w:t>
      </w:r>
      <w:r>
        <w:rPr>
          <w:spacing w:val="9"/>
        </w:rPr>
        <w:t xml:space="preserve"> </w:t>
      </w:r>
      <w:r>
        <w:t>in</w:t>
      </w:r>
      <w:r>
        <w:rPr>
          <w:spacing w:val="9"/>
        </w:rPr>
        <w:t xml:space="preserve"> </w:t>
      </w:r>
      <w:r>
        <w:t>Central</w:t>
      </w:r>
      <w:r>
        <w:rPr>
          <w:spacing w:val="9"/>
        </w:rPr>
        <w:t xml:space="preserve"> </w:t>
      </w:r>
      <w:r>
        <w:t>Alaskan</w:t>
      </w:r>
      <w:r>
        <w:rPr>
          <w:spacing w:val="9"/>
        </w:rPr>
        <w:t xml:space="preserve"> </w:t>
      </w:r>
      <w:r>
        <w:rPr>
          <w:spacing w:val="-3"/>
        </w:rPr>
        <w:t>Yup’ik</w:t>
      </w:r>
      <w:r>
        <w:rPr>
          <w:spacing w:val="9"/>
        </w:rPr>
        <w:t xml:space="preserve"> </w:t>
      </w:r>
      <w:r>
        <w:t>are</w:t>
      </w:r>
      <w:r>
        <w:rPr>
          <w:spacing w:val="9"/>
        </w:rPr>
        <w:t xml:space="preserve"> </w:t>
      </w:r>
      <w:r>
        <w:t>generally</w:t>
      </w:r>
      <w:r>
        <w:rPr>
          <w:spacing w:val="8"/>
        </w:rPr>
        <w:t xml:space="preserve"> </w:t>
      </w:r>
      <w:r>
        <w:t>categorical—except</w:t>
      </w:r>
      <w:r>
        <w:rPr>
          <w:spacing w:val="8"/>
        </w:rPr>
        <w:t xml:space="preserve"> </w:t>
      </w:r>
      <w:r>
        <w:t>for</w:t>
      </w:r>
      <w:r>
        <w:rPr>
          <w:spacing w:val="9"/>
        </w:rPr>
        <w:t xml:space="preserve"> </w:t>
      </w:r>
      <w:r>
        <w:t>12%</w:t>
      </w:r>
      <w:r>
        <w:rPr>
          <w:spacing w:val="9"/>
        </w:rPr>
        <w:t xml:space="preserve"> </w:t>
      </w:r>
      <w:r>
        <w:t>of</w:t>
      </w:r>
      <w:r>
        <w:rPr>
          <w:spacing w:val="9"/>
        </w:rPr>
        <w:t xml:space="preserve"> </w:t>
      </w:r>
      <w:r>
        <w:t>roots,</w:t>
      </w:r>
      <w:r>
        <w:rPr>
          <w:spacing w:val="12"/>
        </w:rPr>
        <w:t xml:space="preserve"> </w:t>
      </w:r>
      <w:r>
        <w:t>they</w:t>
      </w:r>
      <w:r>
        <w:rPr>
          <w:spacing w:val="9"/>
        </w:rPr>
        <w:t xml:space="preserve"> </w:t>
      </w:r>
      <w:r>
        <w:t>are</w:t>
      </w:r>
      <w:r>
        <w:rPr>
          <w:w w:val="99"/>
        </w:rPr>
        <w:t xml:space="preserve"> </w:t>
      </w:r>
      <w:r>
        <w:t>typically strongly associated with just one discourse function, and derivational</w:t>
      </w:r>
      <w:r>
        <w:rPr>
          <w:spacing w:val="-30"/>
        </w:rPr>
        <w:t xml:space="preserve"> </w:t>
      </w:r>
      <w:r>
        <w:t>affixes</w:t>
      </w:r>
      <w:r>
        <w:rPr>
          <w:spacing w:val="-3"/>
        </w:rPr>
        <w:t xml:space="preserve"> </w:t>
      </w:r>
      <w:r>
        <w:t>select</w:t>
      </w:r>
      <w:r>
        <w:rPr>
          <w:w w:val="99"/>
        </w:rPr>
        <w:t xml:space="preserve"> </w:t>
      </w:r>
      <w:r>
        <w:t>for</w:t>
      </w:r>
      <w:r>
        <w:rPr>
          <w:spacing w:val="18"/>
        </w:rPr>
        <w:t xml:space="preserve"> </w:t>
      </w:r>
      <w:r>
        <w:t>roots</w:t>
      </w:r>
      <w:r>
        <w:rPr>
          <w:spacing w:val="19"/>
        </w:rPr>
        <w:t xml:space="preserve"> </w:t>
      </w:r>
      <w:r>
        <w:t>of</w:t>
      </w:r>
      <w:r>
        <w:rPr>
          <w:spacing w:val="19"/>
        </w:rPr>
        <w:t xml:space="preserve"> </w:t>
      </w:r>
      <w:r>
        <w:t>a</w:t>
      </w:r>
      <w:r>
        <w:rPr>
          <w:spacing w:val="19"/>
        </w:rPr>
        <w:t xml:space="preserve"> </w:t>
      </w:r>
      <w:r>
        <w:t>particular</w:t>
      </w:r>
      <w:r>
        <w:rPr>
          <w:spacing w:val="19"/>
        </w:rPr>
        <w:t xml:space="preserve"> </w:t>
      </w:r>
      <w:r>
        <w:t>category</w:t>
      </w:r>
      <w:r>
        <w:rPr>
          <w:spacing w:val="18"/>
        </w:rPr>
        <w:t xml:space="preserve"> </w:t>
      </w:r>
      <w:r>
        <w:t>(Mithun</w:t>
      </w:r>
      <w:r>
        <w:rPr>
          <w:spacing w:val="17"/>
        </w:rPr>
        <w:t xml:space="preserve"> </w:t>
      </w:r>
      <w:hyperlink w:anchor="_bookmark423" w:history="1">
        <w:r>
          <w:rPr>
            <w:color w:val="007FFF"/>
          </w:rPr>
          <w:t>2017</w:t>
        </w:r>
      </w:hyperlink>
      <w:r>
        <w:t>:</w:t>
      </w:r>
      <w:r>
        <w:rPr>
          <w:spacing w:val="59"/>
        </w:rPr>
        <w:t xml:space="preserve"> </w:t>
      </w:r>
      <w:r>
        <w:t>162–167).</w:t>
      </w:r>
      <w:r>
        <w:rPr>
          <w:spacing w:val="20"/>
        </w:rPr>
        <w:t xml:space="preserve"> </w:t>
      </w:r>
      <w:r>
        <w:t>While</w:t>
      </w:r>
      <w:r>
        <w:rPr>
          <w:spacing w:val="19"/>
        </w:rPr>
        <w:t xml:space="preserve"> </w:t>
      </w:r>
      <w:r>
        <w:t>many</w:t>
      </w:r>
      <w:r>
        <w:rPr>
          <w:spacing w:val="19"/>
        </w:rPr>
        <w:t xml:space="preserve"> </w:t>
      </w:r>
      <w:r>
        <w:t>derived</w:t>
      </w:r>
      <w:r>
        <w:rPr>
          <w:spacing w:val="18"/>
        </w:rPr>
        <w:t xml:space="preserve"> </w:t>
      </w:r>
      <w:r>
        <w:t>stems</w:t>
      </w:r>
      <w:r>
        <w:rPr>
          <w:spacing w:val="19"/>
        </w:rPr>
        <w:t xml:space="preserve"> </w:t>
      </w:r>
      <w:r>
        <w:t>are</w:t>
      </w:r>
      <w:r>
        <w:rPr>
          <w:w w:val="99"/>
        </w:rPr>
        <w:t xml:space="preserve"> </w:t>
      </w:r>
      <w:r>
        <w:t>also</w:t>
      </w:r>
      <w:r>
        <w:rPr>
          <w:spacing w:val="13"/>
        </w:rPr>
        <w:t xml:space="preserve"> </w:t>
      </w:r>
      <w:r>
        <w:t>strictly</w:t>
      </w:r>
      <w:r>
        <w:rPr>
          <w:spacing w:val="14"/>
        </w:rPr>
        <w:t xml:space="preserve"> </w:t>
      </w:r>
      <w:r>
        <w:t>associated</w:t>
      </w:r>
      <w:r>
        <w:rPr>
          <w:spacing w:val="14"/>
        </w:rPr>
        <w:t xml:space="preserve"> </w:t>
      </w:r>
      <w:r>
        <w:t>with</w:t>
      </w:r>
      <w:r>
        <w:rPr>
          <w:spacing w:val="14"/>
        </w:rPr>
        <w:t xml:space="preserve"> </w:t>
      </w:r>
      <w:r>
        <w:t>just</w:t>
      </w:r>
      <w:r>
        <w:rPr>
          <w:spacing w:val="14"/>
        </w:rPr>
        <w:t xml:space="preserve"> </w:t>
      </w:r>
      <w:r>
        <w:t>one</w:t>
      </w:r>
      <w:r>
        <w:rPr>
          <w:spacing w:val="13"/>
        </w:rPr>
        <w:t xml:space="preserve"> </w:t>
      </w:r>
      <w:r>
        <w:t>discourse</w:t>
      </w:r>
      <w:r>
        <w:rPr>
          <w:spacing w:val="14"/>
        </w:rPr>
        <w:t xml:space="preserve"> </w:t>
      </w:r>
      <w:r>
        <w:t>function,</w:t>
      </w:r>
      <w:r>
        <w:rPr>
          <w:spacing w:val="18"/>
        </w:rPr>
        <w:t xml:space="preserve"> </w:t>
      </w:r>
      <w:r>
        <w:t>a</w:t>
      </w:r>
      <w:r>
        <w:rPr>
          <w:spacing w:val="14"/>
        </w:rPr>
        <w:t xml:space="preserve"> </w:t>
      </w:r>
      <w:r>
        <w:t>large</w:t>
      </w:r>
      <w:r>
        <w:rPr>
          <w:spacing w:val="14"/>
        </w:rPr>
        <w:t xml:space="preserve"> </w:t>
      </w:r>
      <w:r>
        <w:t>but</w:t>
      </w:r>
      <w:r>
        <w:rPr>
          <w:spacing w:val="13"/>
        </w:rPr>
        <w:t xml:space="preserve"> </w:t>
      </w:r>
      <w:r>
        <w:t>indeterminate</w:t>
      </w:r>
      <w:r>
        <w:rPr>
          <w:spacing w:val="14"/>
        </w:rPr>
        <w:t xml:space="preserve"> </w:t>
      </w:r>
      <w:r>
        <w:t>number</w:t>
      </w:r>
      <w:r>
        <w:rPr>
          <w:w w:val="99"/>
        </w:rPr>
        <w:t xml:space="preserve"> </w:t>
      </w:r>
      <w:r>
        <w:t>have</w:t>
      </w:r>
      <w:r>
        <w:rPr>
          <w:spacing w:val="-14"/>
        </w:rPr>
        <w:t xml:space="preserve"> </w:t>
      </w:r>
      <w:r>
        <w:t>both</w:t>
      </w:r>
      <w:r>
        <w:rPr>
          <w:spacing w:val="-14"/>
        </w:rPr>
        <w:t xml:space="preserve"> </w:t>
      </w:r>
      <w:r>
        <w:t>referential</w:t>
      </w:r>
      <w:r>
        <w:rPr>
          <w:spacing w:val="-13"/>
        </w:rPr>
        <w:t xml:space="preserve"> </w:t>
      </w:r>
      <w:r>
        <w:t>and</w:t>
      </w:r>
      <w:r>
        <w:rPr>
          <w:spacing w:val="-14"/>
        </w:rPr>
        <w:t xml:space="preserve"> </w:t>
      </w:r>
      <w:r>
        <w:t>predicative</w:t>
      </w:r>
      <w:r>
        <w:rPr>
          <w:spacing w:val="-14"/>
        </w:rPr>
        <w:t xml:space="preserve"> </w:t>
      </w:r>
      <w:r>
        <w:t>uses.</w:t>
      </w:r>
      <w:r>
        <w:rPr>
          <w:spacing w:val="11"/>
        </w:rPr>
        <w:t xml:space="preserve"> </w:t>
      </w:r>
      <w:r>
        <w:t>Examples</w:t>
      </w:r>
      <w:r>
        <w:rPr>
          <w:spacing w:val="-14"/>
        </w:rPr>
        <w:t xml:space="preserve"> </w:t>
      </w:r>
      <w:r>
        <w:t>of</w:t>
      </w:r>
      <w:r>
        <w:rPr>
          <w:spacing w:val="-14"/>
        </w:rPr>
        <w:t xml:space="preserve"> </w:t>
      </w:r>
      <w:r>
        <w:t>such</w:t>
      </w:r>
      <w:r>
        <w:rPr>
          <w:spacing w:val="-13"/>
        </w:rPr>
        <w:t xml:space="preserve"> </w:t>
      </w:r>
      <w:r>
        <w:t>flexible</w:t>
      </w:r>
      <w:r>
        <w:rPr>
          <w:spacing w:val="-14"/>
        </w:rPr>
        <w:t xml:space="preserve"> </w:t>
      </w:r>
      <w:r>
        <w:t>stems</w:t>
      </w:r>
      <w:r>
        <w:rPr>
          <w:spacing w:val="-13"/>
        </w:rPr>
        <w:t xml:space="preserve"> </w:t>
      </w:r>
      <w:r>
        <w:t>have</w:t>
      </w:r>
      <w:r>
        <w:rPr>
          <w:spacing w:val="-14"/>
        </w:rPr>
        <w:t xml:space="preserve"> </w:t>
      </w:r>
      <w:r>
        <w:t>already</w:t>
      </w:r>
      <w:r>
        <w:rPr>
          <w:spacing w:val="-14"/>
        </w:rPr>
        <w:t xml:space="preserve"> </w:t>
      </w:r>
      <w:r>
        <w:t>been</w:t>
      </w:r>
      <w:r>
        <w:rPr>
          <w:w w:val="99"/>
        </w:rPr>
        <w:t xml:space="preserve"> </w:t>
      </w:r>
      <w:r>
        <w:t>shown in (</w:t>
      </w:r>
      <w:hyperlink w:anchor="_bookmark22" w:history="1">
        <w:r>
          <w:rPr>
            <w:color w:val="007FFF"/>
          </w:rPr>
          <w:t>7</w:t>
        </w:r>
      </w:hyperlink>
      <w:r>
        <w:t xml:space="preserve">) in </w:t>
      </w:r>
      <w:hyperlink w:anchor="_bookmark14" w:history="1">
        <w:r>
          <w:rPr>
            <w:color w:val="007FFF"/>
          </w:rPr>
          <w:t>Section 1.1</w:t>
        </w:r>
      </w:hyperlink>
      <w:r>
        <w:t xml:space="preserve">. Fully inflected words in Central Alaskan </w:t>
      </w:r>
      <w:r>
        <w:rPr>
          <w:spacing w:val="-3"/>
        </w:rPr>
        <w:t>Yup’ik,</w:t>
      </w:r>
      <w:r>
        <w:rPr>
          <w:spacing w:val="-32"/>
        </w:rPr>
        <w:t xml:space="preserve"> </w:t>
      </w:r>
      <w:r>
        <w:rPr>
          <w:spacing w:val="-3"/>
        </w:rPr>
        <w:t>however,</w:t>
      </w:r>
      <w:r>
        <w:rPr>
          <w:spacing w:val="1"/>
        </w:rPr>
        <w:t xml:space="preserve"> </w:t>
      </w:r>
      <w:r>
        <w:t>never</w:t>
      </w:r>
      <w:r>
        <w:rPr>
          <w:w w:val="99"/>
        </w:rPr>
        <w:t xml:space="preserve"> </w:t>
      </w:r>
      <w:r>
        <w:t xml:space="preserve">exhibit flexibility (Mithun </w:t>
      </w:r>
      <w:hyperlink w:anchor="_bookmark424" w:history="1">
        <w:r>
          <w:rPr>
            <w:color w:val="007FFF"/>
          </w:rPr>
          <w:t>2019</w:t>
        </w:r>
      </w:hyperlink>
      <w:r>
        <w:t xml:space="preserve">: 6). So Central Alaskan </w:t>
      </w:r>
      <w:r>
        <w:rPr>
          <w:spacing w:val="-3"/>
        </w:rPr>
        <w:t xml:space="preserve">Yup’ik </w:t>
      </w:r>
      <w:r>
        <w:t>displays partial flexibility</w:t>
      </w:r>
      <w:r>
        <w:rPr>
          <w:spacing w:val="53"/>
        </w:rPr>
        <w:t xml:space="preserve"> </w:t>
      </w:r>
      <w:r>
        <w:t>at</w:t>
      </w:r>
    </w:p>
    <w:p w:rsidR="00DD7756" w:rsidRDefault="00AD1397">
      <w:pPr>
        <w:pStyle w:val="BodyText"/>
        <w:spacing w:line="261" w:lineRule="exact"/>
        <w:ind w:left="120"/>
        <w:jc w:val="both"/>
      </w:pPr>
      <w:r>
        <w:t>the root and stem level but not the inflected word level.</w:t>
      </w:r>
    </w:p>
    <w:p w:rsidR="00DD7756" w:rsidRDefault="00AD1397">
      <w:pPr>
        <w:pStyle w:val="BodyText"/>
        <w:spacing w:before="205" w:line="420" w:lineRule="auto"/>
        <w:ind w:left="120" w:right="534" w:firstLine="358"/>
        <w:jc w:val="both"/>
      </w:pPr>
      <w:r>
        <w:t>As</w:t>
      </w:r>
      <w:r>
        <w:rPr>
          <w:spacing w:val="-12"/>
        </w:rPr>
        <w:t xml:space="preserve"> </w:t>
      </w:r>
      <w:r>
        <w:t>another</w:t>
      </w:r>
      <w:r>
        <w:rPr>
          <w:spacing w:val="-12"/>
        </w:rPr>
        <w:t xml:space="preserve"> </w:t>
      </w:r>
      <w:r>
        <w:t>example,</w:t>
      </w:r>
      <w:r>
        <w:rPr>
          <w:spacing w:val="-11"/>
        </w:rPr>
        <w:t xml:space="preserve"> </w:t>
      </w:r>
      <w:r>
        <w:t>in</w:t>
      </w:r>
      <w:r>
        <w:rPr>
          <w:spacing w:val="-11"/>
        </w:rPr>
        <w:t xml:space="preserve"> </w:t>
      </w:r>
      <w:r>
        <w:t>Mandinka</w:t>
      </w:r>
      <w:r>
        <w:rPr>
          <w:spacing w:val="-12"/>
        </w:rPr>
        <w:t xml:space="preserve"> </w:t>
      </w:r>
      <w:r>
        <w:t>all</w:t>
      </w:r>
      <w:r>
        <w:rPr>
          <w:spacing w:val="-12"/>
        </w:rPr>
        <w:t xml:space="preserve"> </w:t>
      </w:r>
      <w:r>
        <w:t>stems</w:t>
      </w:r>
      <w:r>
        <w:rPr>
          <w:spacing w:val="-11"/>
        </w:rPr>
        <w:t xml:space="preserve"> </w:t>
      </w:r>
      <w:r>
        <w:t>are</w:t>
      </w:r>
      <w:r>
        <w:rPr>
          <w:spacing w:val="-12"/>
        </w:rPr>
        <w:t xml:space="preserve"> </w:t>
      </w:r>
      <w:r>
        <w:t>flexible.</w:t>
      </w:r>
      <w:r>
        <w:rPr>
          <w:spacing w:val="12"/>
        </w:rPr>
        <w:t xml:space="preserve"> </w:t>
      </w:r>
      <w:r>
        <w:t>No</w:t>
      </w:r>
      <w:r>
        <w:rPr>
          <w:spacing w:val="-12"/>
        </w:rPr>
        <w:t xml:space="preserve"> </w:t>
      </w:r>
      <w:r>
        <w:t>Mandinka</w:t>
      </w:r>
      <w:r>
        <w:rPr>
          <w:spacing w:val="-12"/>
        </w:rPr>
        <w:t xml:space="preserve"> </w:t>
      </w:r>
      <w:r>
        <w:t>stem</w:t>
      </w:r>
      <w:r>
        <w:rPr>
          <w:spacing w:val="-12"/>
        </w:rPr>
        <w:t xml:space="preserve"> </w:t>
      </w:r>
      <w:r>
        <w:t>except</w:t>
      </w:r>
      <w:r>
        <w:rPr>
          <w:spacing w:val="-11"/>
        </w:rPr>
        <w:t xml:space="preserve"> </w:t>
      </w:r>
      <w:r>
        <w:t>for</w:t>
      </w:r>
      <w:r>
        <w:rPr>
          <w:spacing w:val="-16"/>
        </w:rPr>
        <w:t xml:space="preserve"> </w:t>
      </w:r>
      <w:r>
        <w:rPr>
          <w:i/>
        </w:rPr>
        <w:t xml:space="preserve">sǎa </w:t>
      </w:r>
      <w:r>
        <w:rPr>
          <w:spacing w:val="-3"/>
        </w:rPr>
        <w:t xml:space="preserve">‘die’ </w:t>
      </w:r>
      <w:r>
        <w:t xml:space="preserve">is used in just one discourse function (Creissels </w:t>
      </w:r>
      <w:hyperlink w:anchor="_bookmark286" w:history="1">
        <w:r>
          <w:rPr>
            <w:color w:val="007FFF"/>
          </w:rPr>
          <w:t>2017</w:t>
        </w:r>
      </w:hyperlink>
      <w:r>
        <w:t>: 46). At the level of the inflected word,</w:t>
      </w:r>
      <w:r>
        <w:rPr>
          <w:spacing w:val="-6"/>
        </w:rPr>
        <w:t xml:space="preserve"> </w:t>
      </w:r>
      <w:r>
        <w:rPr>
          <w:spacing w:val="-3"/>
        </w:rPr>
        <w:t>however,</w:t>
      </w:r>
      <w:r>
        <w:rPr>
          <w:spacing w:val="-6"/>
        </w:rPr>
        <w:t xml:space="preserve"> </w:t>
      </w:r>
      <w:r>
        <w:t>lexical</w:t>
      </w:r>
      <w:r>
        <w:rPr>
          <w:spacing w:val="-5"/>
        </w:rPr>
        <w:t xml:space="preserve"> </w:t>
      </w:r>
      <w:r>
        <w:t>items</w:t>
      </w:r>
      <w:r>
        <w:rPr>
          <w:spacing w:val="-6"/>
        </w:rPr>
        <w:t xml:space="preserve"> </w:t>
      </w:r>
      <w:r>
        <w:t>in</w:t>
      </w:r>
      <w:r>
        <w:rPr>
          <w:spacing w:val="-5"/>
        </w:rPr>
        <w:t xml:space="preserve"> </w:t>
      </w:r>
      <w:r>
        <w:t>Mandinka</w:t>
      </w:r>
      <w:r>
        <w:rPr>
          <w:spacing w:val="-6"/>
        </w:rPr>
        <w:t xml:space="preserve"> </w:t>
      </w:r>
      <w:r>
        <w:t>belong</w:t>
      </w:r>
      <w:r>
        <w:rPr>
          <w:spacing w:val="-5"/>
        </w:rPr>
        <w:t xml:space="preserve"> </w:t>
      </w:r>
      <w:r>
        <w:t>unambiguously</w:t>
      </w:r>
      <w:r>
        <w:rPr>
          <w:spacing w:val="-6"/>
        </w:rPr>
        <w:t xml:space="preserve"> </w:t>
      </w:r>
      <w:r>
        <w:t>to</w:t>
      </w:r>
      <w:r>
        <w:rPr>
          <w:spacing w:val="-5"/>
        </w:rPr>
        <w:t xml:space="preserve"> </w:t>
      </w:r>
      <w:r>
        <w:t>one</w:t>
      </w:r>
      <w:r>
        <w:rPr>
          <w:spacing w:val="-6"/>
        </w:rPr>
        <w:t xml:space="preserve"> </w:t>
      </w:r>
      <w:r>
        <w:t>category</w:t>
      </w:r>
      <w:r>
        <w:rPr>
          <w:spacing w:val="-6"/>
        </w:rPr>
        <w:t xml:space="preserve"> </w:t>
      </w:r>
      <w:r>
        <w:t>or</w:t>
      </w:r>
      <w:r>
        <w:rPr>
          <w:spacing w:val="-5"/>
        </w:rPr>
        <w:t xml:space="preserve"> </w:t>
      </w:r>
      <w:r>
        <w:t xml:space="preserve">another (Creissels </w:t>
      </w:r>
      <w:hyperlink w:anchor="_bookmark286" w:history="1">
        <w:r>
          <w:rPr>
            <w:color w:val="007FFF"/>
          </w:rPr>
          <w:t>2017</w:t>
        </w:r>
      </w:hyperlink>
      <w:r>
        <w:t>: 37). Mandinka therefore shows complete flexibility at the stem level but complete rigidity at the inflected word level. (</w:t>
      </w:r>
      <w:hyperlink w:anchor="_bookmark286" w:history="1">
        <w:r>
          <w:rPr>
            <w:color w:val="007FFF"/>
          </w:rPr>
          <w:t xml:space="preserve">Creissels </w:t>
        </w:r>
      </w:hyperlink>
      <w:r>
        <w:t>does not include an analysis of roots in his</w:t>
      </w:r>
      <w:r>
        <w:rPr>
          <w:spacing w:val="-3"/>
        </w:rPr>
        <w:t xml:space="preserve"> </w:t>
      </w:r>
      <w:r>
        <w:t>discussion.)</w:t>
      </w:r>
    </w:p>
    <w:p w:rsidR="00DD7756" w:rsidRDefault="00AD1397">
      <w:pPr>
        <w:pStyle w:val="BodyText"/>
        <w:spacing w:line="269" w:lineRule="exact"/>
        <w:ind w:left="478"/>
        <w:jc w:val="both"/>
      </w:pPr>
      <w:r>
        <w:t>Surprisingly, some languages display flexibility even at the level of the fully inflected word.</w:t>
      </w:r>
    </w:p>
    <w:p w:rsidR="00DD7756" w:rsidRDefault="00DD7756">
      <w:pPr>
        <w:spacing w:line="269" w:lineRule="exact"/>
        <w:jc w:val="both"/>
        <w:sectPr w:rsidR="00DD7756">
          <w:pgSz w:w="12240" w:h="15840"/>
          <w:pgMar w:top="1480" w:right="900" w:bottom="1040" w:left="1680" w:header="0" w:footer="717" w:gutter="0"/>
          <w:cols w:space="720"/>
        </w:sectPr>
      </w:pPr>
    </w:p>
    <w:p w:rsidR="00DD7756" w:rsidRDefault="00AD1397">
      <w:pPr>
        <w:pStyle w:val="BodyText"/>
        <w:spacing w:before="84" w:line="420" w:lineRule="auto"/>
        <w:ind w:left="120" w:right="438"/>
      </w:pPr>
      <w:bookmarkStart w:id="137" w:name="_bookmark104"/>
      <w:bookmarkEnd w:id="137"/>
      <w:r>
        <w:lastRenderedPageBreak/>
        <w:t xml:space="preserve">In many North American languages, it is common for fully morphological verbs to function as referents (Hieber </w:t>
      </w:r>
      <w:hyperlink w:anchor="_bookmark375" w:history="1">
        <w:r>
          <w:rPr>
            <w:color w:val="007FFF"/>
          </w:rPr>
          <w:t>forthcoming</w:t>
        </w:r>
      </w:hyperlink>
      <w:r>
        <w:t>), as shown in the following examples.</w:t>
      </w:r>
    </w:p>
    <w:p w:rsidR="00DD7756" w:rsidRDefault="00AD1397">
      <w:pPr>
        <w:pStyle w:val="ListParagraph"/>
        <w:numPr>
          <w:ilvl w:val="0"/>
          <w:numId w:val="12"/>
        </w:numPr>
        <w:tabs>
          <w:tab w:val="left" w:pos="834"/>
          <w:tab w:val="left" w:pos="835"/>
        </w:tabs>
        <w:spacing w:before="99"/>
        <w:ind w:left="834" w:hanging="604"/>
        <w:jc w:val="left"/>
        <w:rPr>
          <w:sz w:val="24"/>
        </w:rPr>
      </w:pPr>
      <w:r>
        <w:rPr>
          <w:sz w:val="24"/>
          <w:u w:val="single"/>
        </w:rPr>
        <w:t>Chitimacha</w:t>
      </w:r>
      <w:r>
        <w:rPr>
          <w:spacing w:val="-2"/>
          <w:sz w:val="24"/>
          <w:u w:val="single"/>
        </w:rPr>
        <w:t xml:space="preserve"> </w:t>
      </w:r>
      <w:r>
        <w:rPr>
          <w:sz w:val="24"/>
          <w:u w:val="single"/>
        </w:rPr>
        <w:t>(isolate)</w:t>
      </w:r>
    </w:p>
    <w:p w:rsidR="00DD7756" w:rsidRDefault="00AD1397">
      <w:pPr>
        <w:pStyle w:val="ListParagraph"/>
        <w:numPr>
          <w:ilvl w:val="1"/>
          <w:numId w:val="12"/>
        </w:numPr>
        <w:tabs>
          <w:tab w:val="left" w:pos="1211"/>
        </w:tabs>
        <w:spacing w:before="87" w:line="254" w:lineRule="auto"/>
        <w:ind w:left="1210" w:right="6109" w:hanging="316"/>
        <w:rPr>
          <w:sz w:val="24"/>
        </w:rPr>
      </w:pPr>
      <w:r>
        <w:rPr>
          <w:w w:val="105"/>
          <w:sz w:val="24"/>
        </w:rPr>
        <w:t xml:space="preserve">dzampuyna dza‑ma‑(p)uy‑na </w:t>
      </w:r>
      <w:r>
        <w:rPr>
          <w:spacing w:val="-1"/>
          <w:w w:val="105"/>
          <w:sz w:val="24"/>
        </w:rPr>
        <w:t>thrust‑plact‑hab‑nf.pl</w:t>
      </w:r>
    </w:p>
    <w:p w:rsidR="00DD7756" w:rsidRDefault="00AD1397">
      <w:pPr>
        <w:pStyle w:val="BodyText"/>
        <w:spacing w:before="9"/>
        <w:ind w:left="1210"/>
      </w:pPr>
      <w:r>
        <w:t>‘they usually thrust / spear with it’</w:t>
      </w:r>
    </w:p>
    <w:p w:rsidR="00DD7756" w:rsidRDefault="00AD1397">
      <w:pPr>
        <w:tabs>
          <w:tab w:val="left" w:pos="7480"/>
        </w:tabs>
        <w:spacing w:before="16"/>
        <w:ind w:left="1210"/>
        <w:rPr>
          <w:sz w:val="20"/>
        </w:rPr>
      </w:pPr>
      <w:r>
        <w:rPr>
          <w:sz w:val="24"/>
        </w:rPr>
        <w:t>‘spear’</w:t>
      </w:r>
      <w:r>
        <w:rPr>
          <w:sz w:val="24"/>
        </w:rPr>
        <w:tab/>
      </w:r>
      <w:r>
        <w:rPr>
          <w:sz w:val="20"/>
        </w:rPr>
        <w:t xml:space="preserve">(Swadesh </w:t>
      </w:r>
      <w:hyperlink w:anchor="_bookmark473" w:history="1">
        <w:r>
          <w:rPr>
            <w:color w:val="007FFF"/>
            <w:sz w:val="20"/>
          </w:rPr>
          <w:t>1939a</w:t>
        </w:r>
      </w:hyperlink>
      <w:r>
        <w:rPr>
          <w:sz w:val="20"/>
        </w:rPr>
        <w:t>:</w:t>
      </w:r>
      <w:r>
        <w:rPr>
          <w:spacing w:val="13"/>
          <w:sz w:val="20"/>
        </w:rPr>
        <w:t xml:space="preserve"> </w:t>
      </w:r>
      <w:r>
        <w:rPr>
          <w:sz w:val="20"/>
        </w:rPr>
        <w:t>56)</w:t>
      </w:r>
    </w:p>
    <w:p w:rsidR="00DD7756" w:rsidRDefault="00DD7756">
      <w:pPr>
        <w:pStyle w:val="BodyText"/>
      </w:pPr>
    </w:p>
    <w:p w:rsidR="00DD7756" w:rsidRDefault="00AD1397">
      <w:pPr>
        <w:pStyle w:val="ListParagraph"/>
        <w:numPr>
          <w:ilvl w:val="1"/>
          <w:numId w:val="12"/>
        </w:numPr>
        <w:tabs>
          <w:tab w:val="left" w:pos="1211"/>
        </w:tabs>
        <w:spacing w:line="254" w:lineRule="auto"/>
        <w:ind w:left="1210" w:right="6924" w:hanging="320"/>
        <w:rPr>
          <w:sz w:val="24"/>
        </w:rPr>
      </w:pPr>
      <w:r>
        <w:rPr>
          <w:sz w:val="24"/>
        </w:rPr>
        <w:t xml:space="preserve">pamtuyna </w:t>
      </w:r>
      <w:r>
        <w:rPr>
          <w:w w:val="95"/>
          <w:sz w:val="24"/>
        </w:rPr>
        <w:t xml:space="preserve">pamte‑(p)uy‑na </w:t>
      </w:r>
      <w:r>
        <w:rPr>
          <w:sz w:val="24"/>
        </w:rPr>
        <w:t>ford‑hab‑nf.pl</w:t>
      </w:r>
    </w:p>
    <w:p w:rsidR="00DD7756" w:rsidRDefault="00AD1397">
      <w:pPr>
        <w:pStyle w:val="BodyText"/>
        <w:spacing w:before="10"/>
        <w:ind w:left="1210"/>
      </w:pPr>
      <w:r>
        <w:t>‘they usually cross (it)’</w:t>
      </w:r>
    </w:p>
    <w:p w:rsidR="00DD7756" w:rsidRDefault="00AD1397">
      <w:pPr>
        <w:tabs>
          <w:tab w:val="left" w:pos="7480"/>
        </w:tabs>
        <w:spacing w:before="16"/>
        <w:ind w:left="1210"/>
        <w:rPr>
          <w:sz w:val="20"/>
        </w:rPr>
      </w:pPr>
      <w:r>
        <w:rPr>
          <w:sz w:val="24"/>
        </w:rPr>
        <w:t>‘bridge’</w:t>
      </w:r>
      <w:r>
        <w:rPr>
          <w:sz w:val="24"/>
        </w:rPr>
        <w:tab/>
      </w:r>
      <w:r>
        <w:rPr>
          <w:sz w:val="20"/>
        </w:rPr>
        <w:t xml:space="preserve">(Swadesh </w:t>
      </w:r>
      <w:hyperlink w:anchor="_bookmark473" w:history="1">
        <w:r>
          <w:rPr>
            <w:color w:val="007FFF"/>
            <w:sz w:val="20"/>
          </w:rPr>
          <w:t>1939a</w:t>
        </w:r>
      </w:hyperlink>
      <w:r>
        <w:rPr>
          <w:sz w:val="20"/>
        </w:rPr>
        <w:t>:</w:t>
      </w:r>
      <w:r>
        <w:rPr>
          <w:spacing w:val="13"/>
          <w:sz w:val="20"/>
        </w:rPr>
        <w:t xml:space="preserve"> </w:t>
      </w:r>
      <w:r>
        <w:rPr>
          <w:sz w:val="20"/>
        </w:rPr>
        <w:t>17)</w:t>
      </w:r>
    </w:p>
    <w:p w:rsidR="00DD7756" w:rsidRDefault="00DD7756">
      <w:pPr>
        <w:pStyle w:val="BodyText"/>
      </w:pPr>
    </w:p>
    <w:p w:rsidR="00DD7756" w:rsidRDefault="00AD1397">
      <w:pPr>
        <w:pStyle w:val="ListParagraph"/>
        <w:numPr>
          <w:ilvl w:val="0"/>
          <w:numId w:val="12"/>
        </w:numPr>
        <w:tabs>
          <w:tab w:val="left" w:pos="834"/>
          <w:tab w:val="left" w:pos="835"/>
        </w:tabs>
        <w:spacing w:after="22"/>
        <w:ind w:left="834" w:hanging="604"/>
        <w:jc w:val="left"/>
        <w:rPr>
          <w:sz w:val="24"/>
        </w:rPr>
      </w:pPr>
      <w:r>
        <w:rPr>
          <w:sz w:val="24"/>
        </w:rPr>
        <w:t>Cayuga (Iroquoian &gt; Lake</w:t>
      </w:r>
      <w:r>
        <w:rPr>
          <w:spacing w:val="-5"/>
          <w:sz w:val="24"/>
        </w:rPr>
        <w:t xml:space="preserve"> </w:t>
      </w:r>
      <w:r>
        <w:rPr>
          <w:sz w:val="24"/>
        </w:rPr>
        <w:t>Iroquoian)</w:t>
      </w:r>
    </w:p>
    <w:p w:rsidR="00DD7756" w:rsidRDefault="00DD7756">
      <w:pPr>
        <w:pStyle w:val="BodyText"/>
        <w:spacing w:line="20" w:lineRule="exact"/>
        <w:ind w:left="830"/>
        <w:rPr>
          <w:sz w:val="2"/>
        </w:rPr>
      </w:pPr>
      <w:r>
        <w:rPr>
          <w:sz w:val="2"/>
        </w:rPr>
      </w:r>
      <w:r>
        <w:rPr>
          <w:sz w:val="2"/>
        </w:rPr>
        <w:pict>
          <v:group id="_x0000_s1144" style="width:181.15pt;height:.4pt;mso-position-horizontal-relative:char;mso-position-vertical-relative:line" coordsize="3623,8">
            <v:line id="_x0000_s1145" style="position:absolute" from="0,4" to="3622,4" strokeweight=".14058mm"/>
            <w10:wrap type="none"/>
            <w10:anchorlock/>
          </v:group>
        </w:pict>
      </w:r>
    </w:p>
    <w:p w:rsidR="00DD7756" w:rsidRDefault="00AD1397">
      <w:pPr>
        <w:pStyle w:val="ListParagraph"/>
        <w:numPr>
          <w:ilvl w:val="1"/>
          <w:numId w:val="12"/>
        </w:numPr>
        <w:tabs>
          <w:tab w:val="left" w:pos="1211"/>
        </w:tabs>
        <w:spacing w:before="53" w:line="256" w:lineRule="auto"/>
        <w:ind w:left="1210" w:right="4620" w:hanging="316"/>
        <w:rPr>
          <w:sz w:val="24"/>
        </w:rPr>
      </w:pPr>
      <w:r>
        <w:rPr>
          <w:sz w:val="24"/>
        </w:rPr>
        <w:t xml:space="preserve">ǫtekhǫnyáʔthaʔ ye‑ate‑khw‑ǫni‑aʔt‑haʔ </w:t>
      </w:r>
      <w:r>
        <w:rPr>
          <w:spacing w:val="-1"/>
          <w:sz w:val="24"/>
        </w:rPr>
        <w:t xml:space="preserve">indef.agt.Refl‑meal‑make‑instR‑ipfv </w:t>
      </w:r>
      <w:r>
        <w:rPr>
          <w:sz w:val="24"/>
        </w:rPr>
        <w:t>‘one makes a meal with</w:t>
      </w:r>
      <w:r>
        <w:rPr>
          <w:spacing w:val="-8"/>
          <w:sz w:val="24"/>
        </w:rPr>
        <w:t xml:space="preserve"> </w:t>
      </w:r>
      <w:r>
        <w:rPr>
          <w:sz w:val="24"/>
        </w:rPr>
        <w:t>it’</w:t>
      </w:r>
    </w:p>
    <w:p w:rsidR="00DD7756" w:rsidRDefault="00AD1397">
      <w:pPr>
        <w:tabs>
          <w:tab w:val="left" w:pos="7584"/>
        </w:tabs>
        <w:spacing w:line="271" w:lineRule="exact"/>
        <w:ind w:left="1210"/>
        <w:rPr>
          <w:sz w:val="20"/>
        </w:rPr>
      </w:pPr>
      <w:r>
        <w:rPr>
          <w:sz w:val="24"/>
        </w:rPr>
        <w:t>‘restaurant’</w:t>
      </w:r>
      <w:r>
        <w:rPr>
          <w:sz w:val="24"/>
        </w:rPr>
        <w:tab/>
      </w:r>
      <w:r>
        <w:rPr>
          <w:sz w:val="20"/>
        </w:rPr>
        <w:t xml:space="preserve">(Mithun </w:t>
      </w:r>
      <w:hyperlink w:anchor="_bookmark421" w:history="1">
        <w:r>
          <w:rPr>
            <w:color w:val="007FFF"/>
            <w:sz w:val="20"/>
          </w:rPr>
          <w:t>2000</w:t>
        </w:r>
      </w:hyperlink>
      <w:r>
        <w:rPr>
          <w:sz w:val="20"/>
        </w:rPr>
        <w:t>:</w:t>
      </w:r>
      <w:r>
        <w:rPr>
          <w:spacing w:val="13"/>
          <w:sz w:val="20"/>
        </w:rPr>
        <w:t xml:space="preserve"> </w:t>
      </w:r>
      <w:r>
        <w:rPr>
          <w:sz w:val="20"/>
        </w:rPr>
        <w:t>200)</w:t>
      </w:r>
    </w:p>
    <w:p w:rsidR="00DD7756" w:rsidRDefault="00DD7756">
      <w:pPr>
        <w:pStyle w:val="BodyText"/>
        <w:spacing w:before="1"/>
      </w:pPr>
    </w:p>
    <w:p w:rsidR="00DD7756" w:rsidRDefault="00AD1397">
      <w:pPr>
        <w:pStyle w:val="ListParagraph"/>
        <w:numPr>
          <w:ilvl w:val="1"/>
          <w:numId w:val="12"/>
        </w:numPr>
        <w:tabs>
          <w:tab w:val="left" w:pos="1211"/>
        </w:tabs>
        <w:spacing w:line="256" w:lineRule="auto"/>
        <w:ind w:left="1210" w:right="5810" w:hanging="320"/>
        <w:rPr>
          <w:sz w:val="24"/>
        </w:rPr>
      </w:pPr>
      <w:bookmarkStart w:id="138" w:name="_bookmark105"/>
      <w:bookmarkEnd w:id="138"/>
      <w:r>
        <w:rPr>
          <w:sz w:val="24"/>
        </w:rPr>
        <w:t>kaǫtanéhkwih ka‑rǫt‑a‑nehkwi neut.agt‑log‑ep‑haul.ipfv ‘it hauls</w:t>
      </w:r>
      <w:r>
        <w:rPr>
          <w:spacing w:val="-3"/>
          <w:sz w:val="24"/>
        </w:rPr>
        <w:t xml:space="preserve"> </w:t>
      </w:r>
      <w:r>
        <w:rPr>
          <w:sz w:val="24"/>
        </w:rPr>
        <w:t>logs’</w:t>
      </w:r>
    </w:p>
    <w:p w:rsidR="00DD7756" w:rsidRDefault="00AD1397">
      <w:pPr>
        <w:tabs>
          <w:tab w:val="left" w:pos="7584"/>
        </w:tabs>
        <w:spacing w:line="271" w:lineRule="exact"/>
        <w:ind w:left="1210"/>
        <w:rPr>
          <w:sz w:val="20"/>
        </w:rPr>
      </w:pPr>
      <w:r>
        <w:rPr>
          <w:sz w:val="24"/>
        </w:rPr>
        <w:t>‘horse’</w:t>
      </w:r>
      <w:r>
        <w:rPr>
          <w:sz w:val="24"/>
        </w:rPr>
        <w:tab/>
      </w:r>
      <w:r>
        <w:rPr>
          <w:sz w:val="20"/>
        </w:rPr>
        <w:t xml:space="preserve">(Mithun </w:t>
      </w:r>
      <w:hyperlink w:anchor="_bookmark421" w:history="1">
        <w:r>
          <w:rPr>
            <w:color w:val="007FFF"/>
            <w:sz w:val="20"/>
          </w:rPr>
          <w:t>2000</w:t>
        </w:r>
      </w:hyperlink>
      <w:r>
        <w:rPr>
          <w:sz w:val="20"/>
        </w:rPr>
        <w:t>:</w:t>
      </w:r>
      <w:r>
        <w:rPr>
          <w:spacing w:val="13"/>
          <w:sz w:val="20"/>
        </w:rPr>
        <w:t xml:space="preserve"> </w:t>
      </w:r>
      <w:r>
        <w:rPr>
          <w:sz w:val="20"/>
        </w:rPr>
        <w:t>200)</w:t>
      </w:r>
    </w:p>
    <w:p w:rsidR="00DD7756" w:rsidRDefault="00DD7756">
      <w:pPr>
        <w:pStyle w:val="BodyText"/>
      </w:pPr>
    </w:p>
    <w:p w:rsidR="00DD7756" w:rsidRDefault="00AD1397">
      <w:pPr>
        <w:pStyle w:val="ListParagraph"/>
        <w:numPr>
          <w:ilvl w:val="0"/>
          <w:numId w:val="12"/>
        </w:numPr>
        <w:tabs>
          <w:tab w:val="left" w:pos="834"/>
          <w:tab w:val="left" w:pos="835"/>
        </w:tabs>
        <w:spacing w:after="19"/>
        <w:ind w:left="834" w:hanging="604"/>
        <w:jc w:val="left"/>
        <w:rPr>
          <w:sz w:val="24"/>
        </w:rPr>
      </w:pPr>
      <w:r>
        <w:rPr>
          <w:sz w:val="24"/>
        </w:rPr>
        <w:t>Navajo</w:t>
      </w:r>
      <w:r>
        <w:rPr>
          <w:spacing w:val="-2"/>
          <w:sz w:val="24"/>
        </w:rPr>
        <w:t xml:space="preserve"> </w:t>
      </w:r>
      <w:r>
        <w:rPr>
          <w:sz w:val="24"/>
        </w:rPr>
        <w:t>(Na-Dene)</w:t>
      </w:r>
    </w:p>
    <w:p w:rsidR="00DD7756" w:rsidRDefault="00DD7756">
      <w:pPr>
        <w:pStyle w:val="BodyText"/>
        <w:spacing w:line="20" w:lineRule="exact"/>
        <w:ind w:left="830"/>
        <w:rPr>
          <w:sz w:val="2"/>
        </w:rPr>
      </w:pPr>
      <w:r>
        <w:rPr>
          <w:sz w:val="2"/>
        </w:rPr>
      </w:r>
      <w:r>
        <w:rPr>
          <w:sz w:val="2"/>
        </w:rPr>
        <w:pict>
          <v:group id="_x0000_s1142" style="width:88pt;height:.4pt;mso-position-horizontal-relative:char;mso-position-vertical-relative:line" coordsize="1760,8">
            <v:line id="_x0000_s1143" style="position:absolute" from="0,4" to="1760,4" strokeweight=".14058mm"/>
            <w10:wrap type="none"/>
            <w10:anchorlock/>
          </v:group>
        </w:pict>
      </w:r>
    </w:p>
    <w:p w:rsidR="00DD7756" w:rsidRDefault="00AD1397">
      <w:pPr>
        <w:pStyle w:val="ListParagraph"/>
        <w:numPr>
          <w:ilvl w:val="1"/>
          <w:numId w:val="12"/>
        </w:numPr>
        <w:tabs>
          <w:tab w:val="left" w:pos="1211"/>
        </w:tabs>
        <w:spacing w:before="53" w:line="254" w:lineRule="auto"/>
        <w:ind w:left="1210" w:right="7170" w:hanging="316"/>
        <w:rPr>
          <w:sz w:val="24"/>
        </w:rPr>
      </w:pPr>
      <w:r>
        <w:rPr>
          <w:sz w:val="24"/>
        </w:rPr>
        <w:t xml:space="preserve">tsinaaʼeeɬ </w:t>
      </w:r>
      <w:r>
        <w:rPr>
          <w:w w:val="95"/>
          <w:sz w:val="24"/>
        </w:rPr>
        <w:t>tsi(n)‑naaʼeeɬ</w:t>
      </w:r>
    </w:p>
    <w:p w:rsidR="00DD7756" w:rsidRDefault="00AD1397">
      <w:pPr>
        <w:pStyle w:val="BodyText"/>
        <w:spacing w:before="2"/>
        <w:ind w:left="1210"/>
      </w:pPr>
      <w:r>
        <w:t>wood‑it.moves.about.floating</w:t>
      </w:r>
    </w:p>
    <w:p w:rsidR="00DD7756" w:rsidRDefault="00AD1397">
      <w:pPr>
        <w:tabs>
          <w:tab w:val="left" w:pos="7675"/>
        </w:tabs>
        <w:spacing w:before="16"/>
        <w:ind w:left="1210"/>
        <w:rPr>
          <w:sz w:val="20"/>
        </w:rPr>
      </w:pPr>
      <w:r>
        <w:rPr>
          <w:sz w:val="24"/>
        </w:rPr>
        <w:t>‘ship,</w:t>
      </w:r>
      <w:r>
        <w:rPr>
          <w:spacing w:val="-3"/>
          <w:sz w:val="24"/>
        </w:rPr>
        <w:t xml:space="preserve"> </w:t>
      </w:r>
      <w:r>
        <w:rPr>
          <w:sz w:val="24"/>
        </w:rPr>
        <w:t>boat’</w:t>
      </w:r>
      <w:r>
        <w:rPr>
          <w:sz w:val="24"/>
        </w:rPr>
        <w:tab/>
      </w:r>
      <w:r>
        <w:rPr>
          <w:spacing w:val="-3"/>
          <w:sz w:val="20"/>
        </w:rPr>
        <w:t xml:space="preserve">(Young </w:t>
      </w:r>
      <w:hyperlink w:anchor="_bookmark491" w:history="1">
        <w:r>
          <w:rPr>
            <w:color w:val="007FFF"/>
            <w:sz w:val="20"/>
          </w:rPr>
          <w:t>1989</w:t>
        </w:r>
      </w:hyperlink>
      <w:r>
        <w:rPr>
          <w:sz w:val="20"/>
        </w:rPr>
        <w:t>:</w:t>
      </w:r>
      <w:r>
        <w:rPr>
          <w:spacing w:val="18"/>
          <w:sz w:val="20"/>
        </w:rPr>
        <w:t xml:space="preserve"> </w:t>
      </w:r>
      <w:r>
        <w:rPr>
          <w:sz w:val="20"/>
        </w:rPr>
        <w:t>316)</w:t>
      </w:r>
    </w:p>
    <w:p w:rsidR="00DD7756" w:rsidRDefault="00DD7756">
      <w:pPr>
        <w:pStyle w:val="BodyText"/>
      </w:pPr>
    </w:p>
    <w:p w:rsidR="00DD7756" w:rsidRDefault="00AD1397">
      <w:pPr>
        <w:pStyle w:val="ListParagraph"/>
        <w:numPr>
          <w:ilvl w:val="1"/>
          <w:numId w:val="12"/>
        </w:numPr>
        <w:tabs>
          <w:tab w:val="left" w:pos="1211"/>
        </w:tabs>
        <w:spacing w:line="254" w:lineRule="auto"/>
        <w:ind w:left="1210" w:right="7354" w:hanging="320"/>
        <w:rPr>
          <w:sz w:val="24"/>
        </w:rPr>
      </w:pPr>
      <w:r>
        <w:rPr>
          <w:w w:val="95"/>
          <w:sz w:val="24"/>
        </w:rPr>
        <w:t xml:space="preserve">chahaɬheeɬ </w:t>
      </w:r>
      <w:r>
        <w:rPr>
          <w:sz w:val="24"/>
        </w:rPr>
        <w:t>it.is.dark</w:t>
      </w:r>
    </w:p>
    <w:p w:rsidR="00DD7756" w:rsidRDefault="00AD1397">
      <w:pPr>
        <w:tabs>
          <w:tab w:val="left" w:pos="7675"/>
        </w:tabs>
        <w:spacing w:before="11"/>
        <w:ind w:left="1210"/>
        <w:rPr>
          <w:sz w:val="20"/>
        </w:rPr>
      </w:pPr>
      <w:r>
        <w:rPr>
          <w:sz w:val="24"/>
        </w:rPr>
        <w:t>‘darkness’</w:t>
      </w:r>
      <w:r>
        <w:rPr>
          <w:sz w:val="24"/>
        </w:rPr>
        <w:tab/>
      </w:r>
      <w:r>
        <w:rPr>
          <w:spacing w:val="-3"/>
          <w:sz w:val="20"/>
        </w:rPr>
        <w:t xml:space="preserve">(Young </w:t>
      </w:r>
      <w:hyperlink w:anchor="_bookmark491" w:history="1">
        <w:r>
          <w:rPr>
            <w:color w:val="007FFF"/>
            <w:sz w:val="20"/>
          </w:rPr>
          <w:t>1989</w:t>
        </w:r>
      </w:hyperlink>
      <w:r>
        <w:rPr>
          <w:sz w:val="20"/>
        </w:rPr>
        <w:t>:</w:t>
      </w:r>
      <w:r>
        <w:rPr>
          <w:spacing w:val="17"/>
          <w:sz w:val="20"/>
        </w:rPr>
        <w:t xml:space="preserve"> </w:t>
      </w:r>
      <w:r>
        <w:rPr>
          <w:sz w:val="20"/>
        </w:rPr>
        <w:t>316)</w:t>
      </w:r>
    </w:p>
    <w:p w:rsidR="00DD7756" w:rsidRDefault="00DD7756">
      <w:pPr>
        <w:pStyle w:val="BodyText"/>
        <w:spacing w:before="5"/>
        <w:rPr>
          <w:sz w:val="35"/>
        </w:rPr>
      </w:pPr>
    </w:p>
    <w:p w:rsidR="00DD7756" w:rsidRDefault="00AD1397">
      <w:pPr>
        <w:pStyle w:val="BodyText"/>
        <w:spacing w:line="420" w:lineRule="auto"/>
        <w:ind w:left="120" w:right="532"/>
        <w:jc w:val="both"/>
      </w:pPr>
      <w:r>
        <w:t>Each of these flexible uses of a morphological verb sits somewhere on a continuum</w:t>
      </w:r>
      <w:r>
        <w:rPr>
          <w:spacing w:val="-31"/>
        </w:rPr>
        <w:t xml:space="preserve"> </w:t>
      </w:r>
      <w:r>
        <w:t xml:space="preserve">between </w:t>
      </w:r>
      <w:r>
        <w:lastRenderedPageBreak/>
        <w:t>being</w:t>
      </w:r>
      <w:r>
        <w:rPr>
          <w:spacing w:val="-7"/>
        </w:rPr>
        <w:t xml:space="preserve"> </w:t>
      </w:r>
      <w:r>
        <w:t>fully</w:t>
      </w:r>
      <w:r>
        <w:rPr>
          <w:spacing w:val="-6"/>
        </w:rPr>
        <w:t xml:space="preserve"> </w:t>
      </w:r>
      <w:r>
        <w:t>lexicalized</w:t>
      </w:r>
      <w:r>
        <w:rPr>
          <w:spacing w:val="-6"/>
        </w:rPr>
        <w:t xml:space="preserve"> </w:t>
      </w:r>
      <w:r>
        <w:t>as</w:t>
      </w:r>
      <w:r>
        <w:rPr>
          <w:spacing w:val="-6"/>
        </w:rPr>
        <w:t xml:space="preserve"> </w:t>
      </w:r>
      <w:r>
        <w:t>a</w:t>
      </w:r>
      <w:r>
        <w:rPr>
          <w:spacing w:val="-6"/>
        </w:rPr>
        <w:t xml:space="preserve"> </w:t>
      </w:r>
      <w:r>
        <w:t>referent,</w:t>
      </w:r>
      <w:r>
        <w:rPr>
          <w:spacing w:val="-7"/>
        </w:rPr>
        <w:t xml:space="preserve"> </w:t>
      </w:r>
      <w:r>
        <w:t>so</w:t>
      </w:r>
      <w:r>
        <w:rPr>
          <w:spacing w:val="-6"/>
        </w:rPr>
        <w:t xml:space="preserve"> </w:t>
      </w:r>
      <w:r>
        <w:t>that</w:t>
      </w:r>
      <w:r>
        <w:rPr>
          <w:spacing w:val="-7"/>
        </w:rPr>
        <w:t xml:space="preserve"> </w:t>
      </w:r>
      <w:r>
        <w:t>its</w:t>
      </w:r>
      <w:r>
        <w:rPr>
          <w:spacing w:val="-7"/>
        </w:rPr>
        <w:t xml:space="preserve"> </w:t>
      </w:r>
      <w:r>
        <w:t>predicating</w:t>
      </w:r>
      <w:r>
        <w:rPr>
          <w:spacing w:val="-7"/>
        </w:rPr>
        <w:t xml:space="preserve"> </w:t>
      </w:r>
      <w:r>
        <w:t>use</w:t>
      </w:r>
      <w:r>
        <w:rPr>
          <w:spacing w:val="-6"/>
        </w:rPr>
        <w:t xml:space="preserve"> </w:t>
      </w:r>
      <w:r>
        <w:t>is</w:t>
      </w:r>
      <w:r>
        <w:rPr>
          <w:spacing w:val="-7"/>
        </w:rPr>
        <w:t xml:space="preserve"> </w:t>
      </w:r>
      <w:r>
        <w:t>no</w:t>
      </w:r>
      <w:r>
        <w:rPr>
          <w:spacing w:val="-8"/>
        </w:rPr>
        <w:t xml:space="preserve"> </w:t>
      </w:r>
      <w:r>
        <w:t>longer</w:t>
      </w:r>
      <w:r>
        <w:rPr>
          <w:spacing w:val="-6"/>
        </w:rPr>
        <w:t xml:space="preserve"> </w:t>
      </w:r>
      <w:r>
        <w:t>available,</w:t>
      </w:r>
      <w:r>
        <w:rPr>
          <w:spacing w:val="-6"/>
        </w:rPr>
        <w:t xml:space="preserve"> </w:t>
      </w:r>
      <w:r>
        <w:t>to</w:t>
      </w:r>
      <w:r>
        <w:rPr>
          <w:spacing w:val="-7"/>
        </w:rPr>
        <w:t xml:space="preserve"> </w:t>
      </w:r>
      <w:r>
        <w:t xml:space="preserve">being a fully productive predicate, with both predicative and referential uses (Mithun </w:t>
      </w:r>
      <w:hyperlink w:anchor="_bookmark421" w:history="1">
        <w:r>
          <w:rPr>
            <w:color w:val="007FFF"/>
          </w:rPr>
          <w:t>2000</w:t>
        </w:r>
      </w:hyperlink>
      <w:r>
        <w:t>:</w:t>
      </w:r>
      <w:r>
        <w:rPr>
          <w:spacing w:val="-30"/>
        </w:rPr>
        <w:t xml:space="preserve"> </w:t>
      </w:r>
      <w:r>
        <w:t>413).</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2" w:firstLine="358"/>
        <w:jc w:val="right"/>
      </w:pPr>
      <w:bookmarkStart w:id="139" w:name="_bookmark106"/>
      <w:bookmarkEnd w:id="139"/>
      <w:r>
        <w:lastRenderedPageBreak/>
        <w:t>The</w:t>
      </w:r>
      <w:r>
        <w:rPr>
          <w:spacing w:val="-19"/>
        </w:rPr>
        <w:t xml:space="preserve"> </w:t>
      </w:r>
      <w:r>
        <w:t>reason</w:t>
      </w:r>
      <w:r>
        <w:rPr>
          <w:spacing w:val="-19"/>
        </w:rPr>
        <w:t xml:space="preserve"> </w:t>
      </w:r>
      <w:r>
        <w:t>that</w:t>
      </w:r>
      <w:r>
        <w:rPr>
          <w:spacing w:val="-19"/>
        </w:rPr>
        <w:t xml:space="preserve"> </w:t>
      </w:r>
      <w:r>
        <w:t>lexical</w:t>
      </w:r>
      <w:r>
        <w:rPr>
          <w:spacing w:val="-19"/>
        </w:rPr>
        <w:t xml:space="preserve"> </w:t>
      </w:r>
      <w:r>
        <w:t>items</w:t>
      </w:r>
      <w:r>
        <w:rPr>
          <w:spacing w:val="-19"/>
        </w:rPr>
        <w:t xml:space="preserve"> </w:t>
      </w:r>
      <w:r>
        <w:t>may</w:t>
      </w:r>
      <w:r>
        <w:rPr>
          <w:spacing w:val="-19"/>
        </w:rPr>
        <w:t xml:space="preserve"> </w:t>
      </w:r>
      <w:r>
        <w:t>exhibit</w:t>
      </w:r>
      <w:r>
        <w:rPr>
          <w:spacing w:val="-19"/>
        </w:rPr>
        <w:t xml:space="preserve"> </w:t>
      </w:r>
      <w:r>
        <w:t>flexibility</w:t>
      </w:r>
      <w:r>
        <w:rPr>
          <w:spacing w:val="-19"/>
        </w:rPr>
        <w:t xml:space="preserve"> </w:t>
      </w:r>
      <w:r>
        <w:t>at</w:t>
      </w:r>
      <w:r>
        <w:rPr>
          <w:spacing w:val="-19"/>
        </w:rPr>
        <w:t xml:space="preserve"> </w:t>
      </w:r>
      <w:r>
        <w:t>one</w:t>
      </w:r>
      <w:r>
        <w:rPr>
          <w:spacing w:val="-19"/>
        </w:rPr>
        <w:t xml:space="preserve"> </w:t>
      </w:r>
      <w:r>
        <w:t>level</w:t>
      </w:r>
      <w:r>
        <w:rPr>
          <w:spacing w:val="-18"/>
        </w:rPr>
        <w:t xml:space="preserve"> </w:t>
      </w:r>
      <w:r>
        <w:t>of</w:t>
      </w:r>
      <w:r>
        <w:rPr>
          <w:spacing w:val="-19"/>
        </w:rPr>
        <w:t xml:space="preserve"> </w:t>
      </w:r>
      <w:r>
        <w:t>analysis</w:t>
      </w:r>
      <w:r>
        <w:rPr>
          <w:spacing w:val="-19"/>
        </w:rPr>
        <w:t xml:space="preserve"> </w:t>
      </w:r>
      <w:r>
        <w:t>but</w:t>
      </w:r>
      <w:r>
        <w:rPr>
          <w:spacing w:val="-18"/>
        </w:rPr>
        <w:t xml:space="preserve"> </w:t>
      </w:r>
      <w:r>
        <w:t>not</w:t>
      </w:r>
      <w:r>
        <w:rPr>
          <w:spacing w:val="-19"/>
        </w:rPr>
        <w:t xml:space="preserve"> </w:t>
      </w:r>
      <w:r>
        <w:t>another</w:t>
      </w:r>
      <w:r>
        <w:rPr>
          <w:w w:val="99"/>
        </w:rPr>
        <w:t xml:space="preserve"> </w:t>
      </w:r>
      <w:r>
        <w:t>is because “</w:t>
      </w:r>
      <w:r>
        <w:rPr>
          <w:i/>
        </w:rPr>
        <w:t xml:space="preserve">categorial </w:t>
      </w:r>
      <w:r>
        <w:t xml:space="preserve">shift is often not </w:t>
      </w:r>
      <w:r>
        <w:rPr>
          <w:i/>
        </w:rPr>
        <w:t>categorical</w:t>
      </w:r>
      <w:r>
        <w:t xml:space="preserve">” (Mithun </w:t>
      </w:r>
      <w:hyperlink w:anchor="_bookmark424" w:history="1">
        <w:r>
          <w:rPr>
            <w:color w:val="007FFF"/>
          </w:rPr>
          <w:t>2019</w:t>
        </w:r>
      </w:hyperlink>
      <w:r>
        <w:t>: 1). When an</w:t>
      </w:r>
      <w:r>
        <w:rPr>
          <w:spacing w:val="-23"/>
        </w:rPr>
        <w:t xml:space="preserve"> </w:t>
      </w:r>
      <w:r>
        <w:t>item</w:t>
      </w:r>
      <w:r>
        <w:rPr>
          <w:spacing w:val="-1"/>
        </w:rPr>
        <w:t xml:space="preserve"> </w:t>
      </w:r>
      <w:r>
        <w:t>expands</w:t>
      </w:r>
      <w:r>
        <w:rPr>
          <w:w w:val="99"/>
        </w:rPr>
        <w:t xml:space="preserve"> </w:t>
      </w:r>
      <w:r>
        <w:t>its</w:t>
      </w:r>
      <w:r>
        <w:rPr>
          <w:spacing w:val="-9"/>
        </w:rPr>
        <w:t xml:space="preserve"> </w:t>
      </w:r>
      <w:r>
        <w:t>use</w:t>
      </w:r>
      <w:r>
        <w:rPr>
          <w:spacing w:val="-9"/>
        </w:rPr>
        <w:t xml:space="preserve"> </w:t>
      </w:r>
      <w:r>
        <w:t>into</w:t>
      </w:r>
      <w:r>
        <w:rPr>
          <w:spacing w:val="-8"/>
        </w:rPr>
        <w:t xml:space="preserve"> </w:t>
      </w:r>
      <w:r>
        <w:t>new</w:t>
      </w:r>
      <w:r>
        <w:rPr>
          <w:spacing w:val="-9"/>
        </w:rPr>
        <w:t xml:space="preserve"> </w:t>
      </w:r>
      <w:r>
        <w:t>contexts,</w:t>
      </w:r>
      <w:r>
        <w:rPr>
          <w:spacing w:val="-7"/>
        </w:rPr>
        <w:t xml:space="preserve"> </w:t>
      </w:r>
      <w:r>
        <w:t>not</w:t>
      </w:r>
      <w:r>
        <w:rPr>
          <w:spacing w:val="-8"/>
        </w:rPr>
        <w:t xml:space="preserve"> </w:t>
      </w:r>
      <w:r>
        <w:t>all</w:t>
      </w:r>
      <w:r>
        <w:rPr>
          <w:spacing w:val="-8"/>
        </w:rPr>
        <w:t xml:space="preserve"> </w:t>
      </w:r>
      <w:r>
        <w:t>the</w:t>
      </w:r>
      <w:r>
        <w:rPr>
          <w:spacing w:val="-9"/>
        </w:rPr>
        <w:t xml:space="preserve"> </w:t>
      </w:r>
      <w:r>
        <w:t>morphological,</w:t>
      </w:r>
      <w:r>
        <w:rPr>
          <w:spacing w:val="-7"/>
        </w:rPr>
        <w:t xml:space="preserve"> </w:t>
      </w:r>
      <w:r>
        <w:t>syntactic,</w:t>
      </w:r>
      <w:r>
        <w:rPr>
          <w:spacing w:val="-7"/>
        </w:rPr>
        <w:t xml:space="preserve"> </w:t>
      </w:r>
      <w:r>
        <w:t>and</w:t>
      </w:r>
      <w:r>
        <w:rPr>
          <w:spacing w:val="-9"/>
        </w:rPr>
        <w:t xml:space="preserve"> </w:t>
      </w:r>
      <w:r>
        <w:t>semantic</w:t>
      </w:r>
      <w:r>
        <w:rPr>
          <w:spacing w:val="-8"/>
        </w:rPr>
        <w:t xml:space="preserve"> </w:t>
      </w:r>
      <w:r>
        <w:t>properties</w:t>
      </w:r>
      <w:r>
        <w:rPr>
          <w:spacing w:val="-8"/>
        </w:rPr>
        <w:t xml:space="preserve"> </w:t>
      </w:r>
      <w:r>
        <w:t>of</w:t>
      </w:r>
      <w:r>
        <w:rPr>
          <w:spacing w:val="-8"/>
        </w:rPr>
        <w:t xml:space="preserve"> </w:t>
      </w:r>
      <w:r>
        <w:t>the</w:t>
      </w:r>
      <w:r>
        <w:rPr>
          <w:w w:val="99"/>
        </w:rPr>
        <w:t xml:space="preserve"> </w:t>
      </w:r>
      <w:r>
        <w:t>item</w:t>
      </w:r>
      <w:r>
        <w:rPr>
          <w:spacing w:val="-17"/>
        </w:rPr>
        <w:t xml:space="preserve"> </w:t>
      </w:r>
      <w:r>
        <w:t>shift</w:t>
      </w:r>
      <w:r>
        <w:rPr>
          <w:spacing w:val="-17"/>
        </w:rPr>
        <w:t xml:space="preserve"> </w:t>
      </w:r>
      <w:r>
        <w:t>to</w:t>
      </w:r>
      <w:r>
        <w:rPr>
          <w:spacing w:val="-16"/>
        </w:rPr>
        <w:t xml:space="preserve"> </w:t>
      </w:r>
      <w:r>
        <w:t>accommodate</w:t>
      </w:r>
      <w:r>
        <w:rPr>
          <w:spacing w:val="-17"/>
        </w:rPr>
        <w:t xml:space="preserve"> </w:t>
      </w:r>
      <w:r>
        <w:t>that</w:t>
      </w:r>
      <w:r>
        <w:rPr>
          <w:spacing w:val="-16"/>
        </w:rPr>
        <w:t xml:space="preserve"> </w:t>
      </w:r>
      <w:r>
        <w:t>new</w:t>
      </w:r>
      <w:r>
        <w:rPr>
          <w:spacing w:val="-17"/>
        </w:rPr>
        <w:t xml:space="preserve"> </w:t>
      </w:r>
      <w:r>
        <w:t>use</w:t>
      </w:r>
      <w:r>
        <w:rPr>
          <w:spacing w:val="-16"/>
        </w:rPr>
        <w:t xml:space="preserve"> </w:t>
      </w:r>
      <w:r>
        <w:t>at</w:t>
      </w:r>
      <w:r>
        <w:rPr>
          <w:spacing w:val="-17"/>
        </w:rPr>
        <w:t xml:space="preserve"> </w:t>
      </w:r>
      <w:r>
        <w:t>the</w:t>
      </w:r>
      <w:r>
        <w:rPr>
          <w:spacing w:val="-16"/>
        </w:rPr>
        <w:t xml:space="preserve"> </w:t>
      </w:r>
      <w:r>
        <w:t>same</w:t>
      </w:r>
      <w:r>
        <w:rPr>
          <w:spacing w:val="-17"/>
        </w:rPr>
        <w:t xml:space="preserve"> </w:t>
      </w:r>
      <w:r>
        <w:t>time.</w:t>
      </w:r>
      <w:r>
        <w:rPr>
          <w:spacing w:val="10"/>
        </w:rPr>
        <w:t xml:space="preserve"> </w:t>
      </w:r>
      <w:r>
        <w:t>It</w:t>
      </w:r>
      <w:r>
        <w:rPr>
          <w:spacing w:val="-16"/>
        </w:rPr>
        <w:t xml:space="preserve"> </w:t>
      </w:r>
      <w:r>
        <w:t>takes</w:t>
      </w:r>
      <w:r>
        <w:rPr>
          <w:spacing w:val="-17"/>
        </w:rPr>
        <w:t xml:space="preserve"> </w:t>
      </w:r>
      <w:r>
        <w:t>time</w:t>
      </w:r>
      <w:r>
        <w:rPr>
          <w:spacing w:val="-16"/>
        </w:rPr>
        <w:t xml:space="preserve"> </w:t>
      </w:r>
      <w:r>
        <w:t>before</w:t>
      </w:r>
      <w:r>
        <w:rPr>
          <w:spacing w:val="-17"/>
        </w:rPr>
        <w:t xml:space="preserve"> </w:t>
      </w:r>
      <w:r>
        <w:t>the</w:t>
      </w:r>
      <w:r>
        <w:rPr>
          <w:spacing w:val="-16"/>
        </w:rPr>
        <w:t xml:space="preserve"> </w:t>
      </w:r>
      <w:r>
        <w:t>morphosyn-</w:t>
      </w:r>
      <w:r>
        <w:rPr>
          <w:w w:val="99"/>
        </w:rPr>
        <w:t xml:space="preserve"> </w:t>
      </w:r>
      <w:r>
        <w:t>tactic</w:t>
      </w:r>
      <w:r>
        <w:rPr>
          <w:spacing w:val="-13"/>
        </w:rPr>
        <w:t xml:space="preserve"> </w:t>
      </w:r>
      <w:r>
        <w:t>properties</w:t>
      </w:r>
      <w:r>
        <w:rPr>
          <w:spacing w:val="-13"/>
        </w:rPr>
        <w:t xml:space="preserve"> </w:t>
      </w:r>
      <w:r>
        <w:t>of</w:t>
      </w:r>
      <w:r>
        <w:rPr>
          <w:spacing w:val="-13"/>
        </w:rPr>
        <w:t xml:space="preserve"> </w:t>
      </w:r>
      <w:r>
        <w:t>a</w:t>
      </w:r>
      <w:r>
        <w:rPr>
          <w:spacing w:val="-13"/>
        </w:rPr>
        <w:t xml:space="preserve"> </w:t>
      </w:r>
      <w:r>
        <w:t>item</w:t>
      </w:r>
      <w:r>
        <w:rPr>
          <w:spacing w:val="-13"/>
        </w:rPr>
        <w:t xml:space="preserve"> </w:t>
      </w:r>
      <w:r>
        <w:t>adjust</w:t>
      </w:r>
      <w:r>
        <w:rPr>
          <w:spacing w:val="-12"/>
        </w:rPr>
        <w:t xml:space="preserve"> </w:t>
      </w:r>
      <w:r>
        <w:t>to</w:t>
      </w:r>
      <w:r>
        <w:rPr>
          <w:spacing w:val="-13"/>
        </w:rPr>
        <w:t xml:space="preserve"> </w:t>
      </w:r>
      <w:r>
        <w:t>reflect</w:t>
      </w:r>
      <w:r>
        <w:rPr>
          <w:spacing w:val="-13"/>
        </w:rPr>
        <w:t xml:space="preserve"> </w:t>
      </w:r>
      <w:r>
        <w:t>its</w:t>
      </w:r>
      <w:r>
        <w:rPr>
          <w:spacing w:val="-13"/>
        </w:rPr>
        <w:t xml:space="preserve"> </w:t>
      </w:r>
      <w:r>
        <w:t>new</w:t>
      </w:r>
      <w:r>
        <w:rPr>
          <w:spacing w:val="-13"/>
        </w:rPr>
        <w:t xml:space="preserve"> </w:t>
      </w:r>
      <w:r>
        <w:t>use,</w:t>
      </w:r>
      <w:r>
        <w:rPr>
          <w:spacing w:val="-11"/>
        </w:rPr>
        <w:t xml:space="preserve"> </w:t>
      </w:r>
      <w:r>
        <w:t>a</w:t>
      </w:r>
      <w:r>
        <w:rPr>
          <w:spacing w:val="-13"/>
        </w:rPr>
        <w:t xml:space="preserve"> </w:t>
      </w:r>
      <w:r>
        <w:t>process</w:t>
      </w:r>
      <w:r>
        <w:rPr>
          <w:spacing w:val="-13"/>
        </w:rPr>
        <w:t xml:space="preserve"> </w:t>
      </w:r>
      <w:r>
        <w:t>referred</w:t>
      </w:r>
      <w:r>
        <w:rPr>
          <w:spacing w:val="-12"/>
        </w:rPr>
        <w:t xml:space="preserve"> </w:t>
      </w:r>
      <w:r>
        <w:t>to</w:t>
      </w:r>
      <w:r>
        <w:rPr>
          <w:spacing w:val="-13"/>
        </w:rPr>
        <w:t xml:space="preserve"> </w:t>
      </w:r>
      <w:r>
        <w:t>as</w:t>
      </w:r>
      <w:r>
        <w:rPr>
          <w:spacing w:val="-16"/>
        </w:rPr>
        <w:t xml:space="preserve"> </w:t>
      </w:r>
      <w:r>
        <w:rPr>
          <w:i/>
        </w:rPr>
        <w:t>actualization</w:t>
      </w:r>
      <w:r>
        <w:rPr>
          <w:i/>
          <w:spacing w:val="-13"/>
        </w:rPr>
        <w:t xml:space="preserve"> </w:t>
      </w:r>
      <w:r>
        <w:t>in</w:t>
      </w:r>
      <w:r>
        <w:rPr>
          <w:w w:val="99"/>
        </w:rPr>
        <w:t xml:space="preserve"> </w:t>
      </w:r>
      <w:r>
        <w:t>the</w:t>
      </w:r>
      <w:r>
        <w:rPr>
          <w:spacing w:val="-15"/>
        </w:rPr>
        <w:t xml:space="preserve"> </w:t>
      </w:r>
      <w:r>
        <w:t>grammaticalization</w:t>
      </w:r>
      <w:r>
        <w:rPr>
          <w:spacing w:val="-14"/>
        </w:rPr>
        <w:t xml:space="preserve"> </w:t>
      </w:r>
      <w:r>
        <w:t>literature</w:t>
      </w:r>
      <w:r>
        <w:rPr>
          <w:spacing w:val="-14"/>
        </w:rPr>
        <w:t xml:space="preserve"> </w:t>
      </w:r>
      <w:r>
        <w:t>(De</w:t>
      </w:r>
      <w:r>
        <w:rPr>
          <w:spacing w:val="-15"/>
        </w:rPr>
        <w:t xml:space="preserve"> </w:t>
      </w:r>
      <w:r>
        <w:t>Smet</w:t>
      </w:r>
      <w:r>
        <w:rPr>
          <w:spacing w:val="-15"/>
        </w:rPr>
        <w:t xml:space="preserve"> </w:t>
      </w:r>
      <w:hyperlink w:anchor="_bookmark306" w:history="1">
        <w:r>
          <w:rPr>
            <w:color w:val="007FFF"/>
          </w:rPr>
          <w:t>2012</w:t>
        </w:r>
      </w:hyperlink>
      <w:r>
        <w:t>)</w:t>
      </w:r>
      <w:r>
        <w:rPr>
          <w:spacing w:val="-14"/>
        </w:rPr>
        <w:t xml:space="preserve"> </w:t>
      </w:r>
      <w:r>
        <w:t>and</w:t>
      </w:r>
      <w:r>
        <w:rPr>
          <w:spacing w:val="-14"/>
        </w:rPr>
        <w:t xml:space="preserve"> </w:t>
      </w:r>
      <w:r>
        <w:rPr>
          <w:i/>
        </w:rPr>
        <w:t>post-constructionalization</w:t>
      </w:r>
      <w:r>
        <w:rPr>
          <w:i/>
          <w:spacing w:val="-15"/>
        </w:rPr>
        <w:t xml:space="preserve"> </w:t>
      </w:r>
      <w:r>
        <w:rPr>
          <w:i/>
        </w:rPr>
        <w:t>constructional</w:t>
      </w:r>
      <w:r>
        <w:rPr>
          <w:i/>
          <w:w w:val="99"/>
        </w:rPr>
        <w:t xml:space="preserve"> </w:t>
      </w:r>
      <w:r>
        <w:rPr>
          <w:i/>
        </w:rPr>
        <w:t>changes</w:t>
      </w:r>
      <w:r>
        <w:rPr>
          <w:i/>
          <w:spacing w:val="-9"/>
        </w:rPr>
        <w:t xml:space="preserve"> </w:t>
      </w:r>
      <w:r>
        <w:t>in</w:t>
      </w:r>
      <w:r>
        <w:rPr>
          <w:spacing w:val="-12"/>
        </w:rPr>
        <w:t xml:space="preserve"> </w:t>
      </w:r>
      <w:r>
        <w:t>the</w:t>
      </w:r>
      <w:r>
        <w:rPr>
          <w:spacing w:val="-13"/>
        </w:rPr>
        <w:t xml:space="preserve"> </w:t>
      </w:r>
      <w:r>
        <w:t>framework</w:t>
      </w:r>
      <w:r>
        <w:rPr>
          <w:spacing w:val="-13"/>
        </w:rPr>
        <w:t xml:space="preserve"> </w:t>
      </w:r>
      <w:r>
        <w:t>of</w:t>
      </w:r>
      <w:r>
        <w:rPr>
          <w:spacing w:val="-13"/>
        </w:rPr>
        <w:t xml:space="preserve"> </w:t>
      </w:r>
      <w:r>
        <w:t>diachronic</w:t>
      </w:r>
      <w:r>
        <w:rPr>
          <w:spacing w:val="-13"/>
        </w:rPr>
        <w:t xml:space="preserve"> </w:t>
      </w:r>
      <w:r>
        <w:t>construction</w:t>
      </w:r>
      <w:r>
        <w:rPr>
          <w:spacing w:val="-13"/>
        </w:rPr>
        <w:t xml:space="preserve"> </w:t>
      </w:r>
      <w:r>
        <w:t>grammar</w:t>
      </w:r>
      <w:r>
        <w:rPr>
          <w:spacing w:val="-13"/>
        </w:rPr>
        <w:t xml:space="preserve"> </w:t>
      </w:r>
      <w:r>
        <w:t>(Hopper</w:t>
      </w:r>
      <w:r>
        <w:rPr>
          <w:spacing w:val="-12"/>
        </w:rPr>
        <w:t xml:space="preserve"> </w:t>
      </w:r>
      <w:r>
        <w:t>&amp;</w:t>
      </w:r>
      <w:r>
        <w:rPr>
          <w:spacing w:val="-13"/>
        </w:rPr>
        <w:t xml:space="preserve"> </w:t>
      </w:r>
      <w:r>
        <w:t>Traugott</w:t>
      </w:r>
      <w:r>
        <w:rPr>
          <w:spacing w:val="-16"/>
        </w:rPr>
        <w:t xml:space="preserve"> </w:t>
      </w:r>
      <w:hyperlink w:anchor="_bookmark378" w:history="1">
        <w:r>
          <w:rPr>
            <w:color w:val="007FFF"/>
          </w:rPr>
          <w:t>2003</w:t>
        </w:r>
      </w:hyperlink>
      <w:r>
        <w:t>:</w:t>
      </w:r>
      <w:r>
        <w:rPr>
          <w:spacing w:val="10"/>
        </w:rPr>
        <w:t xml:space="preserve"> </w:t>
      </w:r>
      <w:r>
        <w:t>27).</w:t>
      </w:r>
      <w:r>
        <w:rPr>
          <w:w w:val="99"/>
        </w:rPr>
        <w:t xml:space="preserve"> </w:t>
      </w:r>
      <w:r>
        <w:t>It</w:t>
      </w:r>
      <w:r>
        <w:rPr>
          <w:spacing w:val="13"/>
        </w:rPr>
        <w:t xml:space="preserve"> </w:t>
      </w:r>
      <w:r>
        <w:t>is</w:t>
      </w:r>
      <w:r>
        <w:rPr>
          <w:spacing w:val="13"/>
        </w:rPr>
        <w:t xml:space="preserve"> </w:t>
      </w:r>
      <w:r>
        <w:t>in</w:t>
      </w:r>
      <w:r>
        <w:rPr>
          <w:spacing w:val="14"/>
        </w:rPr>
        <w:t xml:space="preserve"> </w:t>
      </w:r>
      <w:r>
        <w:t>part</w:t>
      </w:r>
      <w:r>
        <w:rPr>
          <w:spacing w:val="13"/>
        </w:rPr>
        <w:t xml:space="preserve"> </w:t>
      </w:r>
      <w:r>
        <w:t>because</w:t>
      </w:r>
      <w:r>
        <w:rPr>
          <w:spacing w:val="14"/>
        </w:rPr>
        <w:t xml:space="preserve"> </w:t>
      </w:r>
      <w:r>
        <w:t>the</w:t>
      </w:r>
      <w:r>
        <w:rPr>
          <w:spacing w:val="13"/>
        </w:rPr>
        <w:t xml:space="preserve"> </w:t>
      </w:r>
      <w:r>
        <w:t>locus</w:t>
      </w:r>
      <w:r>
        <w:rPr>
          <w:spacing w:val="14"/>
        </w:rPr>
        <w:t xml:space="preserve"> </w:t>
      </w:r>
      <w:r>
        <w:t>of</w:t>
      </w:r>
      <w:r>
        <w:rPr>
          <w:spacing w:val="13"/>
        </w:rPr>
        <w:t xml:space="preserve"> </w:t>
      </w:r>
      <w:r>
        <w:t>categoriality</w:t>
      </w:r>
      <w:r>
        <w:rPr>
          <w:spacing w:val="14"/>
        </w:rPr>
        <w:t xml:space="preserve"> </w:t>
      </w:r>
      <w:r>
        <w:t>can</w:t>
      </w:r>
      <w:r>
        <w:rPr>
          <w:spacing w:val="13"/>
        </w:rPr>
        <w:t xml:space="preserve"> </w:t>
      </w:r>
      <w:r>
        <w:t>vary</w:t>
      </w:r>
      <w:r>
        <w:rPr>
          <w:spacing w:val="14"/>
        </w:rPr>
        <w:t xml:space="preserve"> </w:t>
      </w:r>
      <w:r>
        <w:t>from</w:t>
      </w:r>
      <w:r>
        <w:rPr>
          <w:spacing w:val="13"/>
        </w:rPr>
        <w:t xml:space="preserve"> </w:t>
      </w:r>
      <w:r>
        <w:t>language</w:t>
      </w:r>
      <w:r>
        <w:rPr>
          <w:spacing w:val="14"/>
        </w:rPr>
        <w:t xml:space="preserve"> </w:t>
      </w:r>
      <w:r>
        <w:t>to</w:t>
      </w:r>
      <w:r>
        <w:rPr>
          <w:spacing w:val="13"/>
        </w:rPr>
        <w:t xml:space="preserve"> </w:t>
      </w:r>
      <w:r>
        <w:t>language</w:t>
      </w:r>
      <w:r>
        <w:rPr>
          <w:spacing w:val="13"/>
        </w:rPr>
        <w:t xml:space="preserve"> </w:t>
      </w:r>
      <w:r>
        <w:t>that</w:t>
      </w:r>
    </w:p>
    <w:p w:rsidR="00DD7756" w:rsidRDefault="00AD1397">
      <w:pPr>
        <w:pStyle w:val="BodyText"/>
        <w:spacing w:line="420" w:lineRule="auto"/>
        <w:ind w:left="120" w:right="537"/>
        <w:jc w:val="both"/>
      </w:pPr>
      <w:r>
        <w:t xml:space="preserve">I have used the vague term </w:t>
      </w:r>
      <w:r>
        <w:rPr>
          <w:i/>
        </w:rPr>
        <w:t xml:space="preserve">lexical item </w:t>
      </w:r>
      <w:r>
        <w:t>throughout this thesis, which is intended to be a convenient cover term for root, stem, or inflected word.</w:t>
      </w:r>
    </w:p>
    <w:p w:rsidR="00DD7756" w:rsidRDefault="00DD7756">
      <w:pPr>
        <w:pStyle w:val="BodyText"/>
        <w:spacing w:before="9"/>
        <w:rPr>
          <w:sz w:val="28"/>
        </w:rPr>
      </w:pPr>
    </w:p>
    <w:p w:rsidR="00DD7756" w:rsidRDefault="00AD1397">
      <w:pPr>
        <w:pStyle w:val="ListParagraph"/>
        <w:numPr>
          <w:ilvl w:val="3"/>
          <w:numId w:val="11"/>
        </w:numPr>
        <w:tabs>
          <w:tab w:val="left" w:pos="1003"/>
        </w:tabs>
        <w:jc w:val="both"/>
        <w:rPr>
          <w:b/>
          <w:sz w:val="24"/>
        </w:rPr>
      </w:pPr>
      <w:bookmarkStart w:id="140" w:name="2.3.2.4_Item-specificity"/>
      <w:bookmarkStart w:id="141" w:name="_bookmark107"/>
      <w:bookmarkEnd w:id="140"/>
      <w:bookmarkEnd w:id="141"/>
      <w:r>
        <w:rPr>
          <w:b/>
          <w:sz w:val="24"/>
        </w:rPr>
        <w:t>Item-specificity</w:t>
      </w:r>
    </w:p>
    <w:p w:rsidR="00DD7756" w:rsidRDefault="00DD7756">
      <w:pPr>
        <w:pStyle w:val="BodyText"/>
        <w:spacing w:before="5"/>
        <w:rPr>
          <w:b/>
          <w:sz w:val="31"/>
        </w:rPr>
      </w:pPr>
    </w:p>
    <w:p w:rsidR="00DD7756" w:rsidRDefault="00AD1397">
      <w:pPr>
        <w:pStyle w:val="BodyText"/>
        <w:spacing w:before="1" w:line="420" w:lineRule="auto"/>
        <w:ind w:left="120" w:right="532"/>
        <w:jc w:val="both"/>
      </w:pPr>
      <w:r>
        <w:t>A</w:t>
      </w:r>
      <w:r>
        <w:rPr>
          <w:spacing w:val="-24"/>
        </w:rPr>
        <w:t xml:space="preserve"> </w:t>
      </w:r>
      <w:r>
        <w:t>final</w:t>
      </w:r>
      <w:r>
        <w:rPr>
          <w:spacing w:val="-23"/>
        </w:rPr>
        <w:t xml:space="preserve"> </w:t>
      </w:r>
      <w:r>
        <w:t>significant</w:t>
      </w:r>
      <w:r>
        <w:rPr>
          <w:spacing w:val="-23"/>
        </w:rPr>
        <w:t xml:space="preserve"> </w:t>
      </w:r>
      <w:r>
        <w:t>finding</w:t>
      </w:r>
      <w:r>
        <w:rPr>
          <w:spacing w:val="-23"/>
        </w:rPr>
        <w:t xml:space="preserve"> </w:t>
      </w:r>
      <w:r>
        <w:t>to</w:t>
      </w:r>
      <w:r>
        <w:rPr>
          <w:spacing w:val="-24"/>
        </w:rPr>
        <w:t xml:space="preserve"> </w:t>
      </w:r>
      <w:r>
        <w:t>emerge</w:t>
      </w:r>
      <w:r>
        <w:rPr>
          <w:spacing w:val="-23"/>
        </w:rPr>
        <w:t xml:space="preserve"> </w:t>
      </w:r>
      <w:r>
        <w:t>from</w:t>
      </w:r>
      <w:r>
        <w:rPr>
          <w:spacing w:val="-23"/>
        </w:rPr>
        <w:t xml:space="preserve"> </w:t>
      </w:r>
      <w:r>
        <w:t>the</w:t>
      </w:r>
      <w:r>
        <w:rPr>
          <w:spacing w:val="-23"/>
        </w:rPr>
        <w:t xml:space="preserve"> </w:t>
      </w:r>
      <w:r>
        <w:t>empirical</w:t>
      </w:r>
      <w:r>
        <w:rPr>
          <w:spacing w:val="-23"/>
        </w:rPr>
        <w:t xml:space="preserve"> </w:t>
      </w:r>
      <w:r>
        <w:t>research</w:t>
      </w:r>
      <w:r>
        <w:rPr>
          <w:spacing w:val="-24"/>
        </w:rPr>
        <w:t xml:space="preserve"> </w:t>
      </w:r>
      <w:r>
        <w:t>on</w:t>
      </w:r>
      <w:r>
        <w:rPr>
          <w:spacing w:val="-23"/>
        </w:rPr>
        <w:t xml:space="preserve"> </w:t>
      </w:r>
      <w:r>
        <w:t>lexical</w:t>
      </w:r>
      <w:r>
        <w:rPr>
          <w:spacing w:val="-24"/>
        </w:rPr>
        <w:t xml:space="preserve"> </w:t>
      </w:r>
      <w:r>
        <w:t>flexibility</w:t>
      </w:r>
      <w:r>
        <w:rPr>
          <w:spacing w:val="-24"/>
        </w:rPr>
        <w:t xml:space="preserve"> </w:t>
      </w:r>
      <w:r>
        <w:t>is</w:t>
      </w:r>
      <w:r>
        <w:rPr>
          <w:spacing w:val="-23"/>
        </w:rPr>
        <w:t xml:space="preserve"> </w:t>
      </w:r>
      <w:r>
        <w:t>the</w:t>
      </w:r>
      <w:r>
        <w:rPr>
          <w:spacing w:val="-23"/>
        </w:rPr>
        <w:t xml:space="preserve"> </w:t>
      </w:r>
      <w:r>
        <w:t>fact that</w:t>
      </w:r>
      <w:r>
        <w:rPr>
          <w:spacing w:val="-15"/>
        </w:rPr>
        <w:t xml:space="preserve"> </w:t>
      </w:r>
      <w:r>
        <w:t>flexibility</w:t>
      </w:r>
      <w:r>
        <w:rPr>
          <w:spacing w:val="-15"/>
        </w:rPr>
        <w:t xml:space="preserve"> </w:t>
      </w:r>
      <w:r>
        <w:t>is</w:t>
      </w:r>
      <w:r>
        <w:rPr>
          <w:spacing w:val="-15"/>
        </w:rPr>
        <w:t xml:space="preserve"> </w:t>
      </w:r>
      <w:r>
        <w:rPr>
          <w:i/>
        </w:rPr>
        <w:t>item-specific</w:t>
      </w:r>
      <w:r>
        <w:rPr>
          <w:i/>
          <w:spacing w:val="-8"/>
        </w:rPr>
        <w:t xml:space="preserve"> </w:t>
      </w:r>
      <w:r>
        <w:t>and</w:t>
      </w:r>
      <w:r>
        <w:rPr>
          <w:spacing w:val="-14"/>
        </w:rPr>
        <w:t xml:space="preserve"> </w:t>
      </w:r>
      <w:r>
        <w:t>even</w:t>
      </w:r>
      <w:r>
        <w:rPr>
          <w:spacing w:val="-15"/>
        </w:rPr>
        <w:t xml:space="preserve"> </w:t>
      </w:r>
      <w:r>
        <w:rPr>
          <w:i/>
        </w:rPr>
        <w:t>sense-specific</w:t>
      </w:r>
      <w:r>
        <w:t>.</w:t>
      </w:r>
      <w:r>
        <w:rPr>
          <w:spacing w:val="9"/>
        </w:rPr>
        <w:t xml:space="preserve"> </w:t>
      </w:r>
      <w:r>
        <w:t>Individual</w:t>
      </w:r>
      <w:r>
        <w:rPr>
          <w:spacing w:val="-15"/>
        </w:rPr>
        <w:t xml:space="preserve"> </w:t>
      </w:r>
      <w:r>
        <w:t>lexical</w:t>
      </w:r>
      <w:r>
        <w:rPr>
          <w:spacing w:val="-14"/>
        </w:rPr>
        <w:t xml:space="preserve"> </w:t>
      </w:r>
      <w:r>
        <w:t>items</w:t>
      </w:r>
      <w:r>
        <w:rPr>
          <w:spacing w:val="-15"/>
        </w:rPr>
        <w:t xml:space="preserve"> </w:t>
      </w:r>
      <w:r>
        <w:t>or</w:t>
      </w:r>
      <w:r>
        <w:rPr>
          <w:spacing w:val="-15"/>
        </w:rPr>
        <w:t xml:space="preserve"> </w:t>
      </w:r>
      <w:r>
        <w:t>even</w:t>
      </w:r>
      <w:r>
        <w:rPr>
          <w:spacing w:val="-14"/>
        </w:rPr>
        <w:t xml:space="preserve"> </w:t>
      </w:r>
      <w:r>
        <w:t>individ- ual senses of an item that are otherwise very similar in their meanings and</w:t>
      </w:r>
      <w:r>
        <w:rPr>
          <w:spacing w:val="-43"/>
        </w:rPr>
        <w:t xml:space="preserve"> </w:t>
      </w:r>
      <w:r>
        <w:t>morphosyntactic behavior can nonetheless differ in terms of their</w:t>
      </w:r>
      <w:r>
        <w:rPr>
          <w:spacing w:val="-15"/>
        </w:rPr>
        <w:t xml:space="preserve"> </w:t>
      </w:r>
      <w:r>
        <w:t>flexibility.</w:t>
      </w:r>
    </w:p>
    <w:p w:rsidR="00DD7756" w:rsidRDefault="00AD1397">
      <w:pPr>
        <w:pStyle w:val="BodyText"/>
        <w:spacing w:line="420" w:lineRule="auto"/>
        <w:ind w:left="120" w:right="533" w:firstLine="358"/>
        <w:jc w:val="both"/>
      </w:pPr>
      <w:r>
        <w:t>This fact is nicely illustrated by both Mithun’s (</w:t>
      </w:r>
      <w:hyperlink w:anchor="_bookmark423" w:history="1">
        <w:r>
          <w:rPr>
            <w:color w:val="007FFF"/>
          </w:rPr>
          <w:t>2017</w:t>
        </w:r>
      </w:hyperlink>
      <w:r>
        <w:t xml:space="preserve">) study of lexical flexibility in Cen- tral Alaskan </w:t>
      </w:r>
      <w:r>
        <w:rPr>
          <w:spacing w:val="-3"/>
        </w:rPr>
        <w:t xml:space="preserve">Yup’ik </w:t>
      </w:r>
      <w:r>
        <w:t>and Creissels’s (</w:t>
      </w:r>
      <w:hyperlink w:anchor="_bookmark286" w:history="1">
        <w:r>
          <w:rPr>
            <w:color w:val="007FFF"/>
          </w:rPr>
          <w:t>2017</w:t>
        </w:r>
      </w:hyperlink>
      <w:r>
        <w:t>) study of Mandinka. Mithun (</w:t>
      </w:r>
      <w:hyperlink w:anchor="_bookmark423" w:history="1">
        <w:r>
          <w:rPr>
            <w:color w:val="007FFF"/>
          </w:rPr>
          <w:t>2017</w:t>
        </w:r>
      </w:hyperlink>
      <w:r>
        <w:t>: 163–164), for example, considers roots for meteorological concepts, and shows that even within this</w:t>
      </w:r>
      <w:r>
        <w:rPr>
          <w:spacing w:val="-32"/>
        </w:rPr>
        <w:t xml:space="preserve"> </w:t>
      </w:r>
      <w:r>
        <w:t>small semantic</w:t>
      </w:r>
      <w:r>
        <w:rPr>
          <w:spacing w:val="-15"/>
        </w:rPr>
        <w:t xml:space="preserve"> </w:t>
      </w:r>
      <w:r>
        <w:t>domain,</w:t>
      </w:r>
      <w:r>
        <w:rPr>
          <w:spacing w:val="-13"/>
        </w:rPr>
        <w:t xml:space="preserve"> </w:t>
      </w:r>
      <w:r>
        <w:t>roots</w:t>
      </w:r>
      <w:r>
        <w:rPr>
          <w:spacing w:val="-14"/>
        </w:rPr>
        <w:t xml:space="preserve"> </w:t>
      </w:r>
      <w:r>
        <w:t>vary</w:t>
      </w:r>
      <w:r>
        <w:rPr>
          <w:spacing w:val="-15"/>
        </w:rPr>
        <w:t xml:space="preserve"> </w:t>
      </w:r>
      <w:r>
        <w:t>as</w:t>
      </w:r>
      <w:r>
        <w:rPr>
          <w:spacing w:val="-15"/>
        </w:rPr>
        <w:t xml:space="preserve"> </w:t>
      </w:r>
      <w:r>
        <w:t>to</w:t>
      </w:r>
      <w:r>
        <w:rPr>
          <w:spacing w:val="-14"/>
        </w:rPr>
        <w:t xml:space="preserve"> </w:t>
      </w:r>
      <w:r>
        <w:t>whether</w:t>
      </w:r>
      <w:r>
        <w:rPr>
          <w:spacing w:val="-15"/>
        </w:rPr>
        <w:t xml:space="preserve"> </w:t>
      </w:r>
      <w:r>
        <w:t>they</w:t>
      </w:r>
      <w:r>
        <w:rPr>
          <w:spacing w:val="-14"/>
        </w:rPr>
        <w:t xml:space="preserve"> </w:t>
      </w:r>
      <w:r>
        <w:t>exhibit</w:t>
      </w:r>
      <w:r>
        <w:rPr>
          <w:spacing w:val="-15"/>
        </w:rPr>
        <w:t xml:space="preserve"> </w:t>
      </w:r>
      <w:r>
        <w:t>flexibility.</w:t>
      </w:r>
      <w:r>
        <w:rPr>
          <w:spacing w:val="9"/>
        </w:rPr>
        <w:t xml:space="preserve"> </w:t>
      </w:r>
      <w:r>
        <w:t>In</w:t>
      </w:r>
      <w:r>
        <w:rPr>
          <w:spacing w:val="-14"/>
        </w:rPr>
        <w:t xml:space="preserve"> </w:t>
      </w:r>
      <w:r>
        <w:t>(</w:t>
      </w:r>
      <w:hyperlink w:anchor="_bookmark108" w:history="1">
        <w:r>
          <w:rPr>
            <w:color w:val="007FFF"/>
          </w:rPr>
          <w:t>22a</w:t>
        </w:r>
      </w:hyperlink>
      <w:r>
        <w:t>)</w:t>
      </w:r>
      <w:r>
        <w:rPr>
          <w:spacing w:val="-15"/>
        </w:rPr>
        <w:t xml:space="preserve"> </w:t>
      </w:r>
      <w:r>
        <w:t>the</w:t>
      </w:r>
      <w:r>
        <w:rPr>
          <w:spacing w:val="-15"/>
        </w:rPr>
        <w:t xml:space="preserve"> </w:t>
      </w:r>
      <w:r>
        <w:t>meteorological roots have predicative counterparts but in (</w:t>
      </w:r>
      <w:hyperlink w:anchor="_bookmark109" w:history="1">
        <w:r>
          <w:rPr>
            <w:color w:val="007FFF"/>
          </w:rPr>
          <w:t>22b</w:t>
        </w:r>
      </w:hyperlink>
      <w:r>
        <w:t>) the meteorological roots do</w:t>
      </w:r>
      <w:r>
        <w:rPr>
          <w:spacing w:val="-25"/>
        </w:rPr>
        <w:t xml:space="preserve"> </w:t>
      </w:r>
      <w:r>
        <w:t>not.</w:t>
      </w:r>
    </w:p>
    <w:p w:rsidR="00DD7756" w:rsidRDefault="00AD1397">
      <w:pPr>
        <w:pStyle w:val="ListParagraph"/>
        <w:numPr>
          <w:ilvl w:val="0"/>
          <w:numId w:val="12"/>
        </w:numPr>
        <w:tabs>
          <w:tab w:val="left" w:pos="835"/>
        </w:tabs>
        <w:spacing w:before="93"/>
        <w:ind w:left="834" w:hanging="604"/>
        <w:jc w:val="both"/>
        <w:rPr>
          <w:sz w:val="24"/>
        </w:rPr>
      </w:pPr>
      <w:r>
        <w:rPr>
          <w:sz w:val="24"/>
        </w:rPr>
        <w:t xml:space="preserve">Central Alaskan </w:t>
      </w:r>
      <w:r>
        <w:rPr>
          <w:spacing w:val="-3"/>
          <w:sz w:val="24"/>
        </w:rPr>
        <w:t xml:space="preserve">Yup’ik </w:t>
      </w:r>
      <w:r>
        <w:rPr>
          <w:sz w:val="24"/>
        </w:rPr>
        <w:t>(Eskimo-Aleut &gt;</w:t>
      </w:r>
      <w:r>
        <w:rPr>
          <w:spacing w:val="-5"/>
          <w:sz w:val="24"/>
        </w:rPr>
        <w:t xml:space="preserve"> </w:t>
      </w:r>
      <w:r>
        <w:rPr>
          <w:sz w:val="24"/>
        </w:rPr>
        <w:t>Yupik)</w:t>
      </w:r>
    </w:p>
    <w:tbl>
      <w:tblPr>
        <w:tblW w:w="0" w:type="auto"/>
        <w:tblInd w:w="842" w:type="dxa"/>
        <w:tblLayout w:type="fixed"/>
        <w:tblCellMar>
          <w:left w:w="0" w:type="dxa"/>
          <w:right w:w="0" w:type="dxa"/>
        </w:tblCellMar>
        <w:tblLook w:val="01E0"/>
      </w:tblPr>
      <w:tblGrid>
        <w:gridCol w:w="1642"/>
        <w:gridCol w:w="2974"/>
        <w:gridCol w:w="1238"/>
        <w:gridCol w:w="1299"/>
      </w:tblGrid>
      <w:tr w:rsidR="00DD7756">
        <w:trPr>
          <w:trHeight w:val="345"/>
        </w:trPr>
        <w:tc>
          <w:tcPr>
            <w:tcW w:w="1642" w:type="dxa"/>
            <w:tcBorders>
              <w:top w:val="single" w:sz="4" w:space="0" w:color="000000"/>
            </w:tcBorders>
          </w:tcPr>
          <w:p w:rsidR="00DD7756" w:rsidRDefault="00AD1397">
            <w:pPr>
              <w:pStyle w:val="TableParagraph"/>
              <w:tabs>
                <w:tab w:val="left" w:pos="495"/>
              </w:tabs>
              <w:spacing w:before="102" w:line="224" w:lineRule="exact"/>
              <w:ind w:left="60"/>
              <w:jc w:val="left"/>
              <w:rPr>
                <w:i/>
                <w:sz w:val="24"/>
              </w:rPr>
            </w:pPr>
            <w:bookmarkStart w:id="142" w:name="_bookmark108"/>
            <w:bookmarkEnd w:id="142"/>
            <w:r>
              <w:rPr>
                <w:sz w:val="24"/>
              </w:rPr>
              <w:t>a.</w:t>
            </w:r>
            <w:r>
              <w:rPr>
                <w:sz w:val="24"/>
              </w:rPr>
              <w:tab/>
            </w:r>
            <w:r>
              <w:rPr>
                <w:i/>
                <w:sz w:val="24"/>
              </w:rPr>
              <w:t>amirlu</w:t>
            </w:r>
          </w:p>
        </w:tc>
        <w:tc>
          <w:tcPr>
            <w:tcW w:w="2974" w:type="dxa"/>
            <w:tcBorders>
              <w:top w:val="single" w:sz="4" w:space="0" w:color="000000"/>
            </w:tcBorders>
          </w:tcPr>
          <w:p w:rsidR="00DD7756" w:rsidRDefault="00AD1397">
            <w:pPr>
              <w:pStyle w:val="TableParagraph"/>
              <w:spacing w:before="102" w:line="224" w:lineRule="exact"/>
              <w:ind w:left="172"/>
              <w:jc w:val="left"/>
              <w:rPr>
                <w:sz w:val="24"/>
              </w:rPr>
            </w:pPr>
            <w:r>
              <w:rPr>
                <w:sz w:val="24"/>
              </w:rPr>
              <w:t>‘cloud’</w:t>
            </w:r>
          </w:p>
        </w:tc>
        <w:tc>
          <w:tcPr>
            <w:tcW w:w="1238" w:type="dxa"/>
          </w:tcPr>
          <w:p w:rsidR="00DD7756" w:rsidRDefault="00AD1397">
            <w:pPr>
              <w:pStyle w:val="TableParagraph"/>
              <w:spacing w:before="102" w:line="224" w:lineRule="exact"/>
              <w:ind w:left="73"/>
              <w:jc w:val="left"/>
              <w:rPr>
                <w:i/>
                <w:sz w:val="24"/>
              </w:rPr>
            </w:pPr>
            <w:r>
              <w:rPr>
                <w:i/>
                <w:sz w:val="24"/>
              </w:rPr>
              <w:t>amirlu‑</w:t>
            </w:r>
          </w:p>
        </w:tc>
        <w:tc>
          <w:tcPr>
            <w:tcW w:w="1299" w:type="dxa"/>
          </w:tcPr>
          <w:p w:rsidR="00DD7756" w:rsidRDefault="00AD1397">
            <w:pPr>
              <w:pStyle w:val="TableParagraph"/>
              <w:spacing w:before="102" w:line="224" w:lineRule="exact"/>
              <w:ind w:left="154"/>
              <w:jc w:val="left"/>
              <w:rPr>
                <w:sz w:val="24"/>
              </w:rPr>
            </w:pPr>
            <w:r>
              <w:rPr>
                <w:sz w:val="24"/>
              </w:rPr>
              <w:t>‘be cloudy’</w:t>
            </w:r>
          </w:p>
        </w:tc>
      </w:tr>
      <w:tr w:rsidR="00DD7756">
        <w:trPr>
          <w:trHeight w:val="288"/>
        </w:trPr>
        <w:tc>
          <w:tcPr>
            <w:tcW w:w="1642" w:type="dxa"/>
          </w:tcPr>
          <w:p w:rsidR="00DD7756" w:rsidRDefault="00AD1397">
            <w:pPr>
              <w:pStyle w:val="TableParagraph"/>
              <w:spacing w:before="45" w:line="224" w:lineRule="exact"/>
              <w:ind w:left="495"/>
              <w:jc w:val="left"/>
              <w:rPr>
                <w:i/>
                <w:sz w:val="24"/>
              </w:rPr>
            </w:pPr>
            <w:r>
              <w:rPr>
                <w:i/>
                <w:sz w:val="24"/>
              </w:rPr>
              <w:t>kaneq</w:t>
            </w:r>
          </w:p>
        </w:tc>
        <w:tc>
          <w:tcPr>
            <w:tcW w:w="2974" w:type="dxa"/>
          </w:tcPr>
          <w:p w:rsidR="00DD7756" w:rsidRDefault="00AD1397">
            <w:pPr>
              <w:pStyle w:val="TableParagraph"/>
              <w:spacing w:before="45" w:line="224" w:lineRule="exact"/>
              <w:ind w:left="172"/>
              <w:jc w:val="left"/>
              <w:rPr>
                <w:sz w:val="24"/>
              </w:rPr>
            </w:pPr>
            <w:r>
              <w:rPr>
                <w:sz w:val="24"/>
              </w:rPr>
              <w:t>‘frost’</w:t>
            </w:r>
          </w:p>
        </w:tc>
        <w:tc>
          <w:tcPr>
            <w:tcW w:w="1238" w:type="dxa"/>
          </w:tcPr>
          <w:p w:rsidR="00DD7756" w:rsidRDefault="00AD1397">
            <w:pPr>
              <w:pStyle w:val="TableParagraph"/>
              <w:spacing w:before="45" w:line="224" w:lineRule="exact"/>
              <w:ind w:left="73"/>
              <w:jc w:val="left"/>
              <w:rPr>
                <w:i/>
                <w:sz w:val="24"/>
              </w:rPr>
            </w:pPr>
            <w:r>
              <w:rPr>
                <w:i/>
                <w:sz w:val="24"/>
              </w:rPr>
              <w:t>kaner‑</w:t>
            </w:r>
          </w:p>
        </w:tc>
        <w:tc>
          <w:tcPr>
            <w:tcW w:w="1299" w:type="dxa"/>
          </w:tcPr>
          <w:p w:rsidR="00DD7756" w:rsidRDefault="00AD1397">
            <w:pPr>
              <w:pStyle w:val="TableParagraph"/>
              <w:spacing w:before="45" w:line="224" w:lineRule="exact"/>
              <w:ind w:left="154"/>
              <w:jc w:val="left"/>
              <w:rPr>
                <w:sz w:val="24"/>
              </w:rPr>
            </w:pPr>
            <w:r>
              <w:rPr>
                <w:sz w:val="24"/>
              </w:rPr>
              <w:t>‘be frosted’</w:t>
            </w:r>
          </w:p>
        </w:tc>
      </w:tr>
      <w:tr w:rsidR="00DD7756">
        <w:trPr>
          <w:trHeight w:val="428"/>
        </w:trPr>
        <w:tc>
          <w:tcPr>
            <w:tcW w:w="1642" w:type="dxa"/>
          </w:tcPr>
          <w:p w:rsidR="00DD7756" w:rsidRDefault="00AD1397">
            <w:pPr>
              <w:pStyle w:val="TableParagraph"/>
              <w:spacing w:before="45" w:line="240" w:lineRule="auto"/>
              <w:ind w:left="495"/>
              <w:jc w:val="left"/>
              <w:rPr>
                <w:i/>
                <w:sz w:val="24"/>
              </w:rPr>
            </w:pPr>
            <w:r>
              <w:rPr>
                <w:i/>
                <w:sz w:val="24"/>
              </w:rPr>
              <w:t>aniu</w:t>
            </w:r>
          </w:p>
        </w:tc>
        <w:tc>
          <w:tcPr>
            <w:tcW w:w="2974" w:type="dxa"/>
          </w:tcPr>
          <w:p w:rsidR="00DD7756" w:rsidRDefault="00AD1397">
            <w:pPr>
              <w:pStyle w:val="TableParagraph"/>
              <w:spacing w:before="45" w:line="240" w:lineRule="auto"/>
              <w:ind w:left="172"/>
              <w:jc w:val="left"/>
              <w:rPr>
                <w:sz w:val="24"/>
              </w:rPr>
            </w:pPr>
            <w:r>
              <w:rPr>
                <w:sz w:val="24"/>
              </w:rPr>
              <w:t>‘snow on ground’</w:t>
            </w:r>
          </w:p>
        </w:tc>
        <w:tc>
          <w:tcPr>
            <w:tcW w:w="1238" w:type="dxa"/>
          </w:tcPr>
          <w:p w:rsidR="00DD7756" w:rsidRDefault="00AD1397">
            <w:pPr>
              <w:pStyle w:val="TableParagraph"/>
              <w:spacing w:before="45" w:line="240" w:lineRule="auto"/>
              <w:ind w:left="73"/>
              <w:jc w:val="left"/>
              <w:rPr>
                <w:i/>
                <w:sz w:val="24"/>
              </w:rPr>
            </w:pPr>
            <w:r>
              <w:rPr>
                <w:i/>
                <w:sz w:val="24"/>
              </w:rPr>
              <w:t>aniu‑</w:t>
            </w:r>
          </w:p>
        </w:tc>
        <w:tc>
          <w:tcPr>
            <w:tcW w:w="1299" w:type="dxa"/>
          </w:tcPr>
          <w:p w:rsidR="00DD7756" w:rsidRDefault="00AD1397">
            <w:pPr>
              <w:pStyle w:val="TableParagraph"/>
              <w:spacing w:before="45" w:line="240" w:lineRule="auto"/>
              <w:ind w:left="154"/>
              <w:jc w:val="left"/>
              <w:rPr>
                <w:sz w:val="24"/>
              </w:rPr>
            </w:pPr>
            <w:r>
              <w:rPr>
                <w:sz w:val="24"/>
              </w:rPr>
              <w:t>‘to snow’</w:t>
            </w:r>
          </w:p>
        </w:tc>
      </w:tr>
      <w:tr w:rsidR="00DD7756">
        <w:trPr>
          <w:trHeight w:val="428"/>
        </w:trPr>
        <w:tc>
          <w:tcPr>
            <w:tcW w:w="1642" w:type="dxa"/>
          </w:tcPr>
          <w:p w:rsidR="00DD7756" w:rsidRDefault="00AD1397">
            <w:pPr>
              <w:pStyle w:val="TableParagraph"/>
              <w:tabs>
                <w:tab w:val="left" w:pos="495"/>
              </w:tabs>
              <w:spacing w:before="184" w:line="224" w:lineRule="exact"/>
              <w:ind w:left="56"/>
              <w:jc w:val="left"/>
              <w:rPr>
                <w:i/>
                <w:sz w:val="24"/>
              </w:rPr>
            </w:pPr>
            <w:bookmarkStart w:id="143" w:name="_bookmark109"/>
            <w:bookmarkEnd w:id="143"/>
            <w:r>
              <w:rPr>
                <w:spacing w:val="-3"/>
                <w:sz w:val="24"/>
              </w:rPr>
              <w:t>b.</w:t>
            </w:r>
            <w:r>
              <w:rPr>
                <w:spacing w:val="-3"/>
                <w:sz w:val="24"/>
              </w:rPr>
              <w:tab/>
            </w:r>
            <w:r>
              <w:rPr>
                <w:i/>
                <w:sz w:val="24"/>
              </w:rPr>
              <w:t>taituk</w:t>
            </w:r>
          </w:p>
        </w:tc>
        <w:tc>
          <w:tcPr>
            <w:tcW w:w="2974" w:type="dxa"/>
          </w:tcPr>
          <w:p w:rsidR="00DD7756" w:rsidRDefault="00AD1397">
            <w:pPr>
              <w:pStyle w:val="TableParagraph"/>
              <w:spacing w:before="184" w:line="224" w:lineRule="exact"/>
              <w:ind w:left="172"/>
              <w:jc w:val="left"/>
              <w:rPr>
                <w:sz w:val="24"/>
              </w:rPr>
            </w:pPr>
            <w:r>
              <w:rPr>
                <w:sz w:val="24"/>
              </w:rPr>
              <w:t>‘fog, mist’</w:t>
            </w:r>
          </w:p>
        </w:tc>
        <w:tc>
          <w:tcPr>
            <w:tcW w:w="1238" w:type="dxa"/>
          </w:tcPr>
          <w:p w:rsidR="00DD7756" w:rsidRDefault="00AD1397">
            <w:pPr>
              <w:pStyle w:val="TableParagraph"/>
              <w:spacing w:before="184" w:line="224" w:lineRule="exact"/>
              <w:ind w:left="73"/>
              <w:jc w:val="left"/>
              <w:rPr>
                <w:i/>
                <w:sz w:val="24"/>
              </w:rPr>
            </w:pPr>
            <w:r>
              <w:rPr>
                <w:sz w:val="24"/>
              </w:rPr>
              <w:t>*</w:t>
            </w:r>
            <w:r>
              <w:rPr>
                <w:i/>
                <w:sz w:val="24"/>
              </w:rPr>
              <w:t>taitug‑</w:t>
            </w:r>
          </w:p>
        </w:tc>
        <w:tc>
          <w:tcPr>
            <w:tcW w:w="1299" w:type="dxa"/>
          </w:tcPr>
          <w:p w:rsidR="00DD7756" w:rsidRDefault="00AD1397">
            <w:pPr>
              <w:pStyle w:val="TableParagraph"/>
              <w:spacing w:before="184" w:line="224" w:lineRule="exact"/>
              <w:ind w:left="154"/>
              <w:jc w:val="left"/>
              <w:rPr>
                <w:sz w:val="24"/>
              </w:rPr>
            </w:pPr>
            <w:r>
              <w:rPr>
                <w:sz w:val="24"/>
              </w:rPr>
              <w:t>‘be foggy’</w:t>
            </w:r>
          </w:p>
        </w:tc>
      </w:tr>
      <w:tr w:rsidR="00DD7756">
        <w:trPr>
          <w:trHeight w:val="288"/>
        </w:trPr>
        <w:tc>
          <w:tcPr>
            <w:tcW w:w="1642" w:type="dxa"/>
          </w:tcPr>
          <w:p w:rsidR="00DD7756" w:rsidRDefault="00AD1397">
            <w:pPr>
              <w:pStyle w:val="TableParagraph"/>
              <w:spacing w:before="45" w:line="224" w:lineRule="exact"/>
              <w:ind w:left="495"/>
              <w:jc w:val="left"/>
              <w:rPr>
                <w:i/>
                <w:sz w:val="24"/>
              </w:rPr>
            </w:pPr>
            <w:r>
              <w:rPr>
                <w:i/>
                <w:sz w:val="24"/>
              </w:rPr>
              <w:t>kavtak</w:t>
            </w:r>
          </w:p>
        </w:tc>
        <w:tc>
          <w:tcPr>
            <w:tcW w:w="2974" w:type="dxa"/>
          </w:tcPr>
          <w:p w:rsidR="00DD7756" w:rsidRDefault="00AD1397">
            <w:pPr>
              <w:pStyle w:val="TableParagraph"/>
              <w:spacing w:before="45" w:line="224" w:lineRule="exact"/>
              <w:ind w:left="172"/>
              <w:jc w:val="left"/>
              <w:rPr>
                <w:sz w:val="24"/>
              </w:rPr>
            </w:pPr>
            <w:r>
              <w:rPr>
                <w:sz w:val="24"/>
              </w:rPr>
              <w:t>‘hailstone’</w:t>
            </w:r>
          </w:p>
        </w:tc>
        <w:tc>
          <w:tcPr>
            <w:tcW w:w="1238" w:type="dxa"/>
          </w:tcPr>
          <w:p w:rsidR="00DD7756" w:rsidRDefault="00AD1397">
            <w:pPr>
              <w:pStyle w:val="TableParagraph"/>
              <w:spacing w:before="45" w:line="224" w:lineRule="exact"/>
              <w:ind w:left="73"/>
              <w:jc w:val="left"/>
              <w:rPr>
                <w:i/>
                <w:sz w:val="24"/>
              </w:rPr>
            </w:pPr>
            <w:r>
              <w:rPr>
                <w:sz w:val="24"/>
              </w:rPr>
              <w:t>*</w:t>
            </w:r>
            <w:r>
              <w:rPr>
                <w:i/>
                <w:sz w:val="24"/>
              </w:rPr>
              <w:t>kavtag‑</w:t>
            </w:r>
          </w:p>
        </w:tc>
        <w:tc>
          <w:tcPr>
            <w:tcW w:w="1299" w:type="dxa"/>
          </w:tcPr>
          <w:p w:rsidR="00DD7756" w:rsidRDefault="00AD1397">
            <w:pPr>
              <w:pStyle w:val="TableParagraph"/>
              <w:spacing w:before="45" w:line="224" w:lineRule="exact"/>
              <w:ind w:left="154"/>
              <w:jc w:val="left"/>
              <w:rPr>
                <w:sz w:val="24"/>
              </w:rPr>
            </w:pPr>
            <w:r>
              <w:rPr>
                <w:sz w:val="24"/>
              </w:rPr>
              <w:t>‘to hail’</w:t>
            </w:r>
          </w:p>
        </w:tc>
      </w:tr>
      <w:tr w:rsidR="00DD7756">
        <w:trPr>
          <w:trHeight w:val="308"/>
        </w:trPr>
        <w:tc>
          <w:tcPr>
            <w:tcW w:w="1642" w:type="dxa"/>
          </w:tcPr>
          <w:p w:rsidR="00DD7756" w:rsidRDefault="00AD1397">
            <w:pPr>
              <w:pStyle w:val="TableParagraph"/>
              <w:spacing w:before="45" w:line="244" w:lineRule="exact"/>
              <w:ind w:left="495"/>
              <w:jc w:val="left"/>
              <w:rPr>
                <w:i/>
                <w:sz w:val="24"/>
              </w:rPr>
            </w:pPr>
            <w:r>
              <w:rPr>
                <w:i/>
                <w:sz w:val="24"/>
              </w:rPr>
              <w:t>mecaliqaq</w:t>
            </w:r>
          </w:p>
        </w:tc>
        <w:tc>
          <w:tcPr>
            <w:tcW w:w="2974" w:type="dxa"/>
          </w:tcPr>
          <w:p w:rsidR="00DD7756" w:rsidRDefault="00AD1397">
            <w:pPr>
              <w:pStyle w:val="TableParagraph"/>
              <w:spacing w:before="45" w:line="244" w:lineRule="exact"/>
              <w:ind w:left="172"/>
              <w:jc w:val="left"/>
              <w:rPr>
                <w:sz w:val="24"/>
              </w:rPr>
            </w:pPr>
            <w:r>
              <w:rPr>
                <w:sz w:val="24"/>
              </w:rPr>
              <w:t>‘sleet’</w:t>
            </w:r>
          </w:p>
        </w:tc>
        <w:tc>
          <w:tcPr>
            <w:tcW w:w="1238" w:type="dxa"/>
            <w:tcBorders>
              <w:right w:val="single" w:sz="48" w:space="0" w:color="000000"/>
            </w:tcBorders>
          </w:tcPr>
          <w:p w:rsidR="00DD7756" w:rsidRDefault="00AD1397">
            <w:pPr>
              <w:pStyle w:val="TableParagraph"/>
              <w:spacing w:before="45" w:line="244" w:lineRule="exact"/>
              <w:ind w:left="73" w:right="-15"/>
              <w:jc w:val="left"/>
              <w:rPr>
                <w:i/>
                <w:sz w:val="24"/>
              </w:rPr>
            </w:pPr>
            <w:r>
              <w:rPr>
                <w:sz w:val="24"/>
              </w:rPr>
              <w:t>*</w:t>
            </w:r>
            <w:r>
              <w:rPr>
                <w:i/>
                <w:sz w:val="24"/>
              </w:rPr>
              <w:t>mecaliqar‑</w:t>
            </w:r>
          </w:p>
        </w:tc>
        <w:tc>
          <w:tcPr>
            <w:tcW w:w="1299" w:type="dxa"/>
            <w:tcBorders>
              <w:left w:val="single" w:sz="48" w:space="0" w:color="000000"/>
            </w:tcBorders>
          </w:tcPr>
          <w:p w:rsidR="00DD7756" w:rsidRDefault="00AD1397">
            <w:pPr>
              <w:pStyle w:val="TableParagraph"/>
              <w:spacing w:before="45" w:line="244" w:lineRule="exact"/>
              <w:ind w:left="94"/>
              <w:jc w:val="left"/>
              <w:rPr>
                <w:sz w:val="24"/>
              </w:rPr>
            </w:pPr>
            <w:r>
              <w:rPr>
                <w:sz w:val="24"/>
              </w:rPr>
              <w:t>‘to sleet’</w:t>
            </w:r>
          </w:p>
        </w:tc>
      </w:tr>
    </w:tbl>
    <w:p w:rsidR="00DD7756" w:rsidRDefault="00AD1397">
      <w:pPr>
        <w:ind w:right="537"/>
        <w:jc w:val="right"/>
        <w:rPr>
          <w:sz w:val="20"/>
        </w:rPr>
      </w:pPr>
      <w:r>
        <w:rPr>
          <w:sz w:val="20"/>
        </w:rPr>
        <w:lastRenderedPageBreak/>
        <w:t xml:space="preserve">(Mithun </w:t>
      </w:r>
      <w:hyperlink w:anchor="_bookmark423" w:history="1">
        <w:r>
          <w:rPr>
            <w:color w:val="007FFF"/>
            <w:sz w:val="20"/>
          </w:rPr>
          <w:t>2017</w:t>
        </w:r>
      </w:hyperlink>
      <w:r>
        <w:rPr>
          <w:sz w:val="20"/>
        </w:rPr>
        <w:t>: 163)</w:t>
      </w:r>
    </w:p>
    <w:p w:rsidR="00DD7756" w:rsidRDefault="00DD7756">
      <w:pPr>
        <w:jc w:val="right"/>
        <w:rPr>
          <w:sz w:val="20"/>
        </w:rPr>
        <w:sectPr w:rsidR="00DD7756">
          <w:pgSz w:w="12240" w:h="15840"/>
          <w:pgMar w:top="1380" w:right="900" w:bottom="1040" w:left="1680" w:header="0" w:footer="717" w:gutter="0"/>
          <w:cols w:space="720"/>
        </w:sectPr>
      </w:pPr>
    </w:p>
    <w:bookmarkStart w:id="144" w:name="_bookmark110"/>
    <w:bookmarkEnd w:id="144"/>
    <w:p w:rsidR="00DD7756" w:rsidRDefault="00DD7756">
      <w:pPr>
        <w:pStyle w:val="BodyText"/>
        <w:spacing w:before="84" w:line="420" w:lineRule="auto"/>
        <w:ind w:left="120" w:right="438"/>
      </w:pPr>
      <w:r>
        <w:lastRenderedPageBreak/>
        <w:fldChar w:fldCharType="begin"/>
      </w:r>
      <w:r>
        <w:instrText>HYPERLINK \l "_bookmark423"</w:instrText>
      </w:r>
      <w:r>
        <w:fldChar w:fldCharType="separate"/>
      </w:r>
      <w:r w:rsidR="00AD1397">
        <w:rPr>
          <w:color w:val="007FFF"/>
        </w:rPr>
        <w:t xml:space="preserve">Mithun </w:t>
      </w:r>
      <w:r>
        <w:fldChar w:fldCharType="end"/>
      </w:r>
      <w:r w:rsidR="00AD1397">
        <w:t>also provides similar data illustrating flexibility gaps for the domains of clothing and instruments:</w:t>
      </w:r>
    </w:p>
    <w:p w:rsidR="00DD7756" w:rsidRDefault="00AD1397">
      <w:pPr>
        <w:pStyle w:val="ListParagraph"/>
        <w:numPr>
          <w:ilvl w:val="0"/>
          <w:numId w:val="12"/>
        </w:numPr>
        <w:tabs>
          <w:tab w:val="left" w:pos="835"/>
        </w:tabs>
        <w:spacing w:before="99" w:after="25"/>
        <w:ind w:left="834" w:hanging="604"/>
        <w:jc w:val="both"/>
        <w:rPr>
          <w:sz w:val="24"/>
        </w:rPr>
      </w:pPr>
      <w:r>
        <w:rPr>
          <w:sz w:val="24"/>
        </w:rPr>
        <w:t xml:space="preserve">Central Alaskan </w:t>
      </w:r>
      <w:r>
        <w:rPr>
          <w:spacing w:val="-3"/>
          <w:sz w:val="24"/>
        </w:rPr>
        <w:t xml:space="preserve">Yup’ik </w:t>
      </w:r>
      <w:r>
        <w:rPr>
          <w:sz w:val="24"/>
        </w:rPr>
        <w:t>(Eskimo-Aleut &gt;</w:t>
      </w:r>
      <w:r>
        <w:rPr>
          <w:spacing w:val="-36"/>
          <w:sz w:val="24"/>
        </w:rPr>
        <w:t xml:space="preserve"> </w:t>
      </w:r>
      <w:r>
        <w:rPr>
          <w:sz w:val="24"/>
        </w:rPr>
        <w:t>Yupik)</w:t>
      </w:r>
    </w:p>
    <w:tbl>
      <w:tblPr>
        <w:tblW w:w="0" w:type="auto"/>
        <w:tblInd w:w="842" w:type="dxa"/>
        <w:tblLayout w:type="fixed"/>
        <w:tblCellMar>
          <w:left w:w="0" w:type="dxa"/>
          <w:right w:w="0" w:type="dxa"/>
        </w:tblCellMar>
        <w:tblLook w:val="01E0"/>
      </w:tblPr>
      <w:tblGrid>
        <w:gridCol w:w="1518"/>
        <w:gridCol w:w="3098"/>
        <w:gridCol w:w="1134"/>
        <w:gridCol w:w="2414"/>
      </w:tblGrid>
      <w:tr w:rsidR="00DD7756">
        <w:trPr>
          <w:trHeight w:val="345"/>
        </w:trPr>
        <w:tc>
          <w:tcPr>
            <w:tcW w:w="1518" w:type="dxa"/>
            <w:tcBorders>
              <w:top w:val="single" w:sz="4" w:space="0" w:color="000000"/>
            </w:tcBorders>
          </w:tcPr>
          <w:p w:rsidR="00DD7756" w:rsidRDefault="00AD1397">
            <w:pPr>
              <w:pStyle w:val="TableParagraph"/>
              <w:tabs>
                <w:tab w:val="left" w:pos="495"/>
              </w:tabs>
              <w:spacing w:before="64" w:line="262" w:lineRule="exact"/>
              <w:ind w:left="60"/>
              <w:jc w:val="left"/>
              <w:rPr>
                <w:i/>
                <w:sz w:val="24"/>
              </w:rPr>
            </w:pPr>
            <w:r>
              <w:rPr>
                <w:sz w:val="24"/>
              </w:rPr>
              <w:t>a.</w:t>
            </w:r>
            <w:r>
              <w:rPr>
                <w:sz w:val="24"/>
              </w:rPr>
              <w:tab/>
            </w:r>
            <w:r>
              <w:rPr>
                <w:i/>
                <w:sz w:val="24"/>
              </w:rPr>
              <w:t>taqmak</w:t>
            </w:r>
          </w:p>
        </w:tc>
        <w:tc>
          <w:tcPr>
            <w:tcW w:w="3098" w:type="dxa"/>
            <w:tcBorders>
              <w:top w:val="single" w:sz="4" w:space="0" w:color="000000"/>
            </w:tcBorders>
          </w:tcPr>
          <w:p w:rsidR="00DD7756" w:rsidRDefault="00AD1397">
            <w:pPr>
              <w:pStyle w:val="TableParagraph"/>
              <w:spacing w:before="64" w:line="262" w:lineRule="exact"/>
              <w:ind w:left="296"/>
              <w:jc w:val="left"/>
              <w:rPr>
                <w:sz w:val="24"/>
              </w:rPr>
            </w:pPr>
            <w:r>
              <w:rPr>
                <w:sz w:val="24"/>
              </w:rPr>
              <w:t>‘dress’</w:t>
            </w:r>
          </w:p>
        </w:tc>
        <w:tc>
          <w:tcPr>
            <w:tcW w:w="1134" w:type="dxa"/>
          </w:tcPr>
          <w:p w:rsidR="00DD7756" w:rsidRDefault="00AD1397">
            <w:pPr>
              <w:pStyle w:val="TableParagraph"/>
              <w:spacing w:before="64" w:line="262" w:lineRule="exact"/>
              <w:ind w:left="73"/>
              <w:jc w:val="left"/>
              <w:rPr>
                <w:i/>
                <w:sz w:val="24"/>
              </w:rPr>
            </w:pPr>
            <w:r>
              <w:rPr>
                <w:i/>
                <w:sz w:val="24"/>
              </w:rPr>
              <w:t>taqmag‑</w:t>
            </w:r>
          </w:p>
        </w:tc>
        <w:tc>
          <w:tcPr>
            <w:tcW w:w="2414" w:type="dxa"/>
          </w:tcPr>
          <w:p w:rsidR="00DD7756" w:rsidRDefault="00AD1397">
            <w:pPr>
              <w:pStyle w:val="TableParagraph"/>
              <w:spacing w:before="64" w:line="262" w:lineRule="exact"/>
              <w:ind w:left="258"/>
              <w:jc w:val="left"/>
              <w:rPr>
                <w:sz w:val="24"/>
              </w:rPr>
            </w:pPr>
            <w:r>
              <w:rPr>
                <w:sz w:val="24"/>
              </w:rPr>
              <w:t>‘put on a dress’</w:t>
            </w:r>
          </w:p>
        </w:tc>
      </w:tr>
      <w:tr w:rsidR="00DD7756">
        <w:trPr>
          <w:trHeight w:val="288"/>
        </w:trPr>
        <w:tc>
          <w:tcPr>
            <w:tcW w:w="1518" w:type="dxa"/>
          </w:tcPr>
          <w:p w:rsidR="00DD7756" w:rsidRDefault="00AD1397">
            <w:pPr>
              <w:pStyle w:val="TableParagraph"/>
              <w:spacing w:before="7" w:line="262" w:lineRule="exact"/>
              <w:ind w:left="495"/>
              <w:jc w:val="left"/>
              <w:rPr>
                <w:i/>
                <w:sz w:val="24"/>
              </w:rPr>
            </w:pPr>
            <w:r>
              <w:rPr>
                <w:i/>
                <w:sz w:val="24"/>
              </w:rPr>
              <w:t>nacaq</w:t>
            </w:r>
          </w:p>
        </w:tc>
        <w:tc>
          <w:tcPr>
            <w:tcW w:w="3098" w:type="dxa"/>
          </w:tcPr>
          <w:p w:rsidR="00DD7756" w:rsidRDefault="00AD1397">
            <w:pPr>
              <w:pStyle w:val="TableParagraph"/>
              <w:spacing w:before="7" w:line="262" w:lineRule="exact"/>
              <w:ind w:left="296"/>
              <w:jc w:val="left"/>
              <w:rPr>
                <w:sz w:val="24"/>
              </w:rPr>
            </w:pPr>
            <w:r>
              <w:rPr>
                <w:sz w:val="24"/>
              </w:rPr>
              <w:t>‘hat, parka hood, cap’</w:t>
            </w:r>
          </w:p>
        </w:tc>
        <w:tc>
          <w:tcPr>
            <w:tcW w:w="1134" w:type="dxa"/>
          </w:tcPr>
          <w:p w:rsidR="00DD7756" w:rsidRDefault="00AD1397">
            <w:pPr>
              <w:pStyle w:val="TableParagraph"/>
              <w:spacing w:before="7" w:line="262" w:lineRule="exact"/>
              <w:ind w:left="73"/>
              <w:jc w:val="left"/>
              <w:rPr>
                <w:i/>
                <w:sz w:val="24"/>
              </w:rPr>
            </w:pPr>
            <w:r>
              <w:rPr>
                <w:i/>
                <w:sz w:val="24"/>
              </w:rPr>
              <w:t>nacar‑</w:t>
            </w:r>
          </w:p>
        </w:tc>
        <w:tc>
          <w:tcPr>
            <w:tcW w:w="2414" w:type="dxa"/>
          </w:tcPr>
          <w:p w:rsidR="00DD7756" w:rsidRDefault="00AD1397">
            <w:pPr>
              <w:pStyle w:val="TableParagraph"/>
              <w:spacing w:before="7" w:line="262" w:lineRule="exact"/>
              <w:ind w:left="258"/>
              <w:jc w:val="left"/>
              <w:rPr>
                <w:sz w:val="24"/>
              </w:rPr>
            </w:pPr>
            <w:r>
              <w:rPr>
                <w:sz w:val="24"/>
              </w:rPr>
              <w:t>‘put on a hat, hood’</w:t>
            </w:r>
          </w:p>
        </w:tc>
      </w:tr>
      <w:tr w:rsidR="00DD7756">
        <w:trPr>
          <w:trHeight w:val="428"/>
        </w:trPr>
        <w:tc>
          <w:tcPr>
            <w:tcW w:w="1518" w:type="dxa"/>
          </w:tcPr>
          <w:p w:rsidR="00DD7756" w:rsidRDefault="00AD1397">
            <w:pPr>
              <w:pStyle w:val="TableParagraph"/>
              <w:spacing w:before="7" w:line="240" w:lineRule="auto"/>
              <w:ind w:left="495"/>
              <w:jc w:val="left"/>
              <w:rPr>
                <w:i/>
                <w:sz w:val="24"/>
              </w:rPr>
            </w:pPr>
            <w:r>
              <w:rPr>
                <w:i/>
                <w:sz w:val="24"/>
              </w:rPr>
              <w:t>atkuk</w:t>
            </w:r>
          </w:p>
        </w:tc>
        <w:tc>
          <w:tcPr>
            <w:tcW w:w="3098" w:type="dxa"/>
          </w:tcPr>
          <w:p w:rsidR="00DD7756" w:rsidRDefault="00AD1397">
            <w:pPr>
              <w:pStyle w:val="TableParagraph"/>
              <w:spacing w:before="7" w:line="240" w:lineRule="auto"/>
              <w:ind w:left="296"/>
              <w:jc w:val="left"/>
              <w:rPr>
                <w:sz w:val="24"/>
              </w:rPr>
            </w:pPr>
            <w:r>
              <w:rPr>
                <w:sz w:val="24"/>
              </w:rPr>
              <w:t>‘parka’</w:t>
            </w:r>
          </w:p>
        </w:tc>
        <w:tc>
          <w:tcPr>
            <w:tcW w:w="1134" w:type="dxa"/>
          </w:tcPr>
          <w:p w:rsidR="00DD7756" w:rsidRDefault="00AD1397">
            <w:pPr>
              <w:pStyle w:val="TableParagraph"/>
              <w:spacing w:before="7" w:line="240" w:lineRule="auto"/>
              <w:ind w:left="73"/>
              <w:jc w:val="left"/>
              <w:rPr>
                <w:i/>
                <w:sz w:val="24"/>
              </w:rPr>
            </w:pPr>
            <w:r>
              <w:rPr>
                <w:i/>
                <w:sz w:val="24"/>
              </w:rPr>
              <w:t>atkug‑</w:t>
            </w:r>
          </w:p>
        </w:tc>
        <w:tc>
          <w:tcPr>
            <w:tcW w:w="2414" w:type="dxa"/>
          </w:tcPr>
          <w:p w:rsidR="00DD7756" w:rsidRDefault="00AD1397">
            <w:pPr>
              <w:pStyle w:val="TableParagraph"/>
              <w:spacing w:before="7" w:line="240" w:lineRule="auto"/>
              <w:ind w:left="258"/>
              <w:jc w:val="left"/>
              <w:rPr>
                <w:sz w:val="24"/>
              </w:rPr>
            </w:pPr>
            <w:r>
              <w:rPr>
                <w:sz w:val="24"/>
              </w:rPr>
              <w:t>‘put on a parka’</w:t>
            </w:r>
          </w:p>
        </w:tc>
      </w:tr>
      <w:tr w:rsidR="00DD7756">
        <w:trPr>
          <w:trHeight w:val="428"/>
        </w:trPr>
        <w:tc>
          <w:tcPr>
            <w:tcW w:w="1518" w:type="dxa"/>
          </w:tcPr>
          <w:p w:rsidR="00DD7756" w:rsidRDefault="00AD1397">
            <w:pPr>
              <w:pStyle w:val="TableParagraph"/>
              <w:tabs>
                <w:tab w:val="left" w:pos="495"/>
              </w:tabs>
              <w:spacing w:before="147" w:line="262" w:lineRule="exact"/>
              <w:ind w:left="56"/>
              <w:jc w:val="left"/>
              <w:rPr>
                <w:i/>
                <w:sz w:val="24"/>
              </w:rPr>
            </w:pPr>
            <w:r>
              <w:rPr>
                <w:spacing w:val="-3"/>
                <w:sz w:val="24"/>
              </w:rPr>
              <w:t>b.</w:t>
            </w:r>
            <w:r>
              <w:rPr>
                <w:spacing w:val="-3"/>
                <w:sz w:val="24"/>
              </w:rPr>
              <w:tab/>
            </w:r>
            <w:r>
              <w:rPr>
                <w:sz w:val="24"/>
              </w:rPr>
              <w:t>*</w:t>
            </w:r>
            <w:r>
              <w:rPr>
                <w:i/>
                <w:sz w:val="24"/>
              </w:rPr>
              <w:t>piluk</w:t>
            </w:r>
          </w:p>
        </w:tc>
        <w:tc>
          <w:tcPr>
            <w:tcW w:w="3098" w:type="dxa"/>
          </w:tcPr>
          <w:p w:rsidR="00DD7756" w:rsidRDefault="00AD1397">
            <w:pPr>
              <w:pStyle w:val="TableParagraph"/>
              <w:spacing w:before="147" w:line="262" w:lineRule="exact"/>
              <w:ind w:left="296"/>
              <w:jc w:val="left"/>
              <w:rPr>
                <w:sz w:val="24"/>
              </w:rPr>
            </w:pPr>
            <w:r>
              <w:rPr>
                <w:sz w:val="24"/>
              </w:rPr>
              <w:t>‘footwear’</w:t>
            </w:r>
          </w:p>
        </w:tc>
        <w:tc>
          <w:tcPr>
            <w:tcW w:w="1134" w:type="dxa"/>
          </w:tcPr>
          <w:p w:rsidR="00DD7756" w:rsidRDefault="00AD1397">
            <w:pPr>
              <w:pStyle w:val="TableParagraph"/>
              <w:spacing w:before="147" w:line="262" w:lineRule="exact"/>
              <w:ind w:left="73"/>
              <w:jc w:val="left"/>
              <w:rPr>
                <w:i/>
                <w:sz w:val="24"/>
              </w:rPr>
            </w:pPr>
            <w:r>
              <w:rPr>
                <w:i/>
                <w:sz w:val="24"/>
              </w:rPr>
              <w:t>pilug‑</w:t>
            </w:r>
          </w:p>
        </w:tc>
        <w:tc>
          <w:tcPr>
            <w:tcW w:w="2414" w:type="dxa"/>
          </w:tcPr>
          <w:p w:rsidR="00DD7756" w:rsidRDefault="00AD1397">
            <w:pPr>
              <w:pStyle w:val="TableParagraph"/>
              <w:spacing w:before="147" w:line="262" w:lineRule="exact"/>
              <w:ind w:left="258"/>
              <w:jc w:val="left"/>
              <w:rPr>
                <w:sz w:val="24"/>
              </w:rPr>
            </w:pPr>
            <w:r>
              <w:rPr>
                <w:sz w:val="24"/>
              </w:rPr>
              <w:t>‘put on footwear’</w:t>
            </w:r>
          </w:p>
        </w:tc>
      </w:tr>
      <w:tr w:rsidR="00DD7756">
        <w:trPr>
          <w:trHeight w:val="288"/>
        </w:trPr>
        <w:tc>
          <w:tcPr>
            <w:tcW w:w="1518" w:type="dxa"/>
          </w:tcPr>
          <w:p w:rsidR="00DD7756" w:rsidRDefault="00AD1397">
            <w:pPr>
              <w:pStyle w:val="TableParagraph"/>
              <w:spacing w:before="7" w:line="262" w:lineRule="exact"/>
              <w:ind w:left="495"/>
              <w:jc w:val="left"/>
              <w:rPr>
                <w:i/>
                <w:sz w:val="24"/>
              </w:rPr>
            </w:pPr>
            <w:r>
              <w:rPr>
                <w:sz w:val="24"/>
              </w:rPr>
              <w:t>*</w:t>
            </w:r>
            <w:r>
              <w:rPr>
                <w:i/>
                <w:sz w:val="24"/>
              </w:rPr>
              <w:t>at’e</w:t>
            </w:r>
          </w:p>
        </w:tc>
        <w:tc>
          <w:tcPr>
            <w:tcW w:w="3098" w:type="dxa"/>
          </w:tcPr>
          <w:p w:rsidR="00DD7756" w:rsidRDefault="00AD1397">
            <w:pPr>
              <w:pStyle w:val="TableParagraph"/>
              <w:spacing w:before="7" w:line="262" w:lineRule="exact"/>
              <w:ind w:left="296"/>
              <w:jc w:val="left"/>
              <w:rPr>
                <w:sz w:val="24"/>
              </w:rPr>
            </w:pPr>
            <w:r>
              <w:rPr>
                <w:sz w:val="24"/>
              </w:rPr>
              <w:t>‘clothing’</w:t>
            </w:r>
          </w:p>
        </w:tc>
        <w:tc>
          <w:tcPr>
            <w:tcW w:w="1134" w:type="dxa"/>
          </w:tcPr>
          <w:p w:rsidR="00DD7756" w:rsidRDefault="00AD1397">
            <w:pPr>
              <w:pStyle w:val="TableParagraph"/>
              <w:spacing w:before="7" w:line="262" w:lineRule="exact"/>
              <w:ind w:left="73"/>
              <w:jc w:val="left"/>
              <w:rPr>
                <w:i/>
                <w:sz w:val="24"/>
              </w:rPr>
            </w:pPr>
            <w:r>
              <w:rPr>
                <w:i/>
                <w:sz w:val="24"/>
              </w:rPr>
              <w:t>at’e‑</w:t>
            </w:r>
          </w:p>
        </w:tc>
        <w:tc>
          <w:tcPr>
            <w:tcW w:w="2414" w:type="dxa"/>
          </w:tcPr>
          <w:p w:rsidR="00DD7756" w:rsidRDefault="00AD1397">
            <w:pPr>
              <w:pStyle w:val="TableParagraph"/>
              <w:spacing w:before="7" w:line="262" w:lineRule="exact"/>
              <w:ind w:left="258"/>
              <w:jc w:val="left"/>
              <w:rPr>
                <w:sz w:val="24"/>
              </w:rPr>
            </w:pPr>
            <w:r>
              <w:rPr>
                <w:sz w:val="24"/>
              </w:rPr>
              <w:t>‘don, put on clothing’</w:t>
            </w:r>
          </w:p>
        </w:tc>
      </w:tr>
      <w:tr w:rsidR="00DD7756">
        <w:trPr>
          <w:trHeight w:val="280"/>
        </w:trPr>
        <w:tc>
          <w:tcPr>
            <w:tcW w:w="1518" w:type="dxa"/>
          </w:tcPr>
          <w:p w:rsidR="00DD7756" w:rsidRDefault="00AD1397">
            <w:pPr>
              <w:pStyle w:val="TableParagraph"/>
              <w:spacing w:before="7" w:line="253" w:lineRule="exact"/>
              <w:ind w:left="495"/>
              <w:jc w:val="left"/>
              <w:rPr>
                <w:i/>
                <w:sz w:val="24"/>
              </w:rPr>
            </w:pPr>
            <w:r>
              <w:rPr>
                <w:sz w:val="24"/>
              </w:rPr>
              <w:t>*</w:t>
            </w:r>
            <w:r>
              <w:rPr>
                <w:i/>
                <w:sz w:val="24"/>
              </w:rPr>
              <w:t>kive</w:t>
            </w:r>
          </w:p>
        </w:tc>
        <w:tc>
          <w:tcPr>
            <w:tcW w:w="3098" w:type="dxa"/>
          </w:tcPr>
          <w:p w:rsidR="00DD7756" w:rsidRDefault="00AD1397">
            <w:pPr>
              <w:pStyle w:val="TableParagraph"/>
              <w:spacing w:before="7" w:line="253" w:lineRule="exact"/>
              <w:ind w:left="296"/>
              <w:jc w:val="left"/>
              <w:rPr>
                <w:sz w:val="24"/>
              </w:rPr>
            </w:pPr>
            <w:r>
              <w:rPr>
                <w:sz w:val="24"/>
              </w:rPr>
              <w:t>‘pants’</w:t>
            </w:r>
          </w:p>
        </w:tc>
        <w:tc>
          <w:tcPr>
            <w:tcW w:w="1134" w:type="dxa"/>
          </w:tcPr>
          <w:p w:rsidR="00DD7756" w:rsidRDefault="00AD1397">
            <w:pPr>
              <w:pStyle w:val="TableParagraph"/>
              <w:spacing w:before="7" w:line="253" w:lineRule="exact"/>
              <w:ind w:left="73"/>
              <w:jc w:val="left"/>
              <w:rPr>
                <w:i/>
                <w:sz w:val="24"/>
              </w:rPr>
            </w:pPr>
            <w:r>
              <w:rPr>
                <w:i/>
                <w:sz w:val="24"/>
              </w:rPr>
              <w:t>kive‑</w:t>
            </w:r>
          </w:p>
        </w:tc>
        <w:tc>
          <w:tcPr>
            <w:tcW w:w="2414" w:type="dxa"/>
          </w:tcPr>
          <w:p w:rsidR="00DD7756" w:rsidRDefault="00AD1397">
            <w:pPr>
              <w:pStyle w:val="TableParagraph"/>
              <w:spacing w:before="7" w:line="253" w:lineRule="exact"/>
              <w:ind w:left="258"/>
              <w:jc w:val="left"/>
              <w:rPr>
                <w:sz w:val="24"/>
              </w:rPr>
            </w:pPr>
            <w:r>
              <w:rPr>
                <w:sz w:val="24"/>
              </w:rPr>
              <w:t>‘pull down pants’</w:t>
            </w:r>
          </w:p>
        </w:tc>
      </w:tr>
    </w:tbl>
    <w:p w:rsidR="00DD7756" w:rsidRDefault="00DD7756">
      <w:pPr>
        <w:pStyle w:val="BodyText"/>
        <w:spacing w:before="10"/>
        <w:rPr>
          <w:sz w:val="22"/>
        </w:rPr>
      </w:pPr>
    </w:p>
    <w:p w:rsidR="00DD7756" w:rsidRDefault="00AD1397">
      <w:pPr>
        <w:pStyle w:val="ListParagraph"/>
        <w:numPr>
          <w:ilvl w:val="0"/>
          <w:numId w:val="12"/>
        </w:numPr>
        <w:tabs>
          <w:tab w:val="left" w:pos="835"/>
        </w:tabs>
        <w:spacing w:after="21"/>
        <w:ind w:left="834" w:hanging="604"/>
        <w:jc w:val="both"/>
        <w:rPr>
          <w:sz w:val="24"/>
        </w:rPr>
      </w:pPr>
      <w:r>
        <w:rPr>
          <w:sz w:val="24"/>
        </w:rPr>
        <w:t xml:space="preserve">Central Alaskan </w:t>
      </w:r>
      <w:r>
        <w:rPr>
          <w:spacing w:val="-3"/>
          <w:sz w:val="24"/>
        </w:rPr>
        <w:t xml:space="preserve">Yup’ik </w:t>
      </w:r>
      <w:r>
        <w:rPr>
          <w:sz w:val="24"/>
        </w:rPr>
        <w:t>(Eskimo-Aleut &gt;</w:t>
      </w:r>
      <w:r>
        <w:rPr>
          <w:spacing w:val="-36"/>
          <w:sz w:val="24"/>
        </w:rPr>
        <w:t xml:space="preserve"> </w:t>
      </w:r>
      <w:r>
        <w:rPr>
          <w:sz w:val="24"/>
        </w:rPr>
        <w:t>Yupik)</w:t>
      </w:r>
    </w:p>
    <w:p w:rsidR="00DD7756" w:rsidRDefault="00DD7756">
      <w:pPr>
        <w:pStyle w:val="BodyText"/>
        <w:spacing w:line="20" w:lineRule="exact"/>
        <w:ind w:left="830"/>
        <w:rPr>
          <w:sz w:val="2"/>
        </w:rPr>
      </w:pPr>
      <w:r>
        <w:rPr>
          <w:sz w:val="2"/>
        </w:rPr>
      </w:r>
      <w:r>
        <w:rPr>
          <w:sz w:val="2"/>
        </w:rPr>
        <w:pict>
          <v:group id="_x0000_s1140" style="width:230.85pt;height:.4pt;mso-position-horizontal-relative:char;mso-position-vertical-relative:line" coordsize="4617,8">
            <v:line id="_x0000_s1141" style="position:absolute" from="0,4" to="4616,4" strokeweight=".14058mm"/>
            <w10:wrap type="none"/>
            <w10:anchorlock/>
          </v:group>
        </w:pict>
      </w:r>
    </w:p>
    <w:p w:rsidR="00DD7756" w:rsidRDefault="00AD1397">
      <w:pPr>
        <w:pStyle w:val="ListParagraph"/>
        <w:numPr>
          <w:ilvl w:val="1"/>
          <w:numId w:val="12"/>
        </w:numPr>
        <w:tabs>
          <w:tab w:val="left" w:pos="1331"/>
          <w:tab w:val="left" w:pos="5523"/>
        </w:tabs>
        <w:spacing w:before="53"/>
        <w:ind w:left="1330" w:hanging="436"/>
        <w:jc w:val="both"/>
        <w:rPr>
          <w:sz w:val="24"/>
        </w:rPr>
      </w:pPr>
      <w:r>
        <w:rPr>
          <w:i/>
          <w:sz w:val="24"/>
        </w:rPr>
        <w:t xml:space="preserve">ay’uytaq      </w:t>
      </w:r>
      <w:r>
        <w:rPr>
          <w:i/>
          <w:spacing w:val="39"/>
          <w:sz w:val="24"/>
        </w:rPr>
        <w:t xml:space="preserve"> </w:t>
      </w:r>
      <w:r>
        <w:rPr>
          <w:sz w:val="24"/>
        </w:rPr>
        <w:t>‘hockey</w:t>
      </w:r>
      <w:r>
        <w:rPr>
          <w:spacing w:val="-2"/>
          <w:sz w:val="24"/>
        </w:rPr>
        <w:t xml:space="preserve"> </w:t>
      </w:r>
      <w:r>
        <w:rPr>
          <w:sz w:val="24"/>
        </w:rPr>
        <w:t>stick’</w:t>
      </w:r>
      <w:r>
        <w:rPr>
          <w:sz w:val="24"/>
        </w:rPr>
        <w:tab/>
      </w:r>
      <w:r>
        <w:rPr>
          <w:i/>
          <w:sz w:val="24"/>
        </w:rPr>
        <w:t xml:space="preserve">ay’utar‑ </w:t>
      </w:r>
      <w:r>
        <w:rPr>
          <w:sz w:val="24"/>
        </w:rPr>
        <w:t>‘play</w:t>
      </w:r>
      <w:r>
        <w:rPr>
          <w:spacing w:val="-4"/>
          <w:sz w:val="24"/>
        </w:rPr>
        <w:t xml:space="preserve"> </w:t>
      </w:r>
      <w:r>
        <w:rPr>
          <w:sz w:val="24"/>
        </w:rPr>
        <w:t>hockey’</w:t>
      </w:r>
    </w:p>
    <w:p w:rsidR="00DD7756" w:rsidRDefault="00AD1397">
      <w:pPr>
        <w:tabs>
          <w:tab w:val="left" w:pos="2649"/>
          <w:tab w:val="left" w:pos="5523"/>
          <w:tab w:val="left" w:pos="6843"/>
        </w:tabs>
        <w:spacing w:before="15"/>
        <w:ind w:left="1330"/>
        <w:jc w:val="both"/>
        <w:rPr>
          <w:sz w:val="24"/>
        </w:rPr>
      </w:pPr>
      <w:r>
        <w:rPr>
          <w:i/>
          <w:sz w:val="24"/>
        </w:rPr>
        <w:t>iqsak</w:t>
      </w:r>
      <w:r>
        <w:rPr>
          <w:i/>
          <w:sz w:val="24"/>
        </w:rPr>
        <w:tab/>
      </w:r>
      <w:r>
        <w:rPr>
          <w:sz w:val="24"/>
        </w:rPr>
        <w:t>‘fishhook’</w:t>
      </w:r>
      <w:r>
        <w:rPr>
          <w:sz w:val="24"/>
        </w:rPr>
        <w:tab/>
      </w:r>
      <w:r>
        <w:rPr>
          <w:i/>
          <w:sz w:val="24"/>
        </w:rPr>
        <w:t>iqsag‑</w:t>
      </w:r>
      <w:r>
        <w:rPr>
          <w:i/>
          <w:sz w:val="24"/>
        </w:rPr>
        <w:tab/>
      </w:r>
      <w:r>
        <w:rPr>
          <w:sz w:val="24"/>
        </w:rPr>
        <w:t>‘to jig for</w:t>
      </w:r>
      <w:r>
        <w:rPr>
          <w:spacing w:val="-5"/>
          <w:sz w:val="24"/>
        </w:rPr>
        <w:t xml:space="preserve"> </w:t>
      </w:r>
      <w:r>
        <w:rPr>
          <w:sz w:val="24"/>
        </w:rPr>
        <w:t>fish’</w:t>
      </w:r>
    </w:p>
    <w:p w:rsidR="00DD7756" w:rsidRDefault="00DD7756">
      <w:pPr>
        <w:tabs>
          <w:tab w:val="left" w:pos="2649"/>
          <w:tab w:val="left" w:pos="5523"/>
          <w:tab w:val="left" w:pos="6843"/>
        </w:tabs>
        <w:spacing w:before="16" w:line="254" w:lineRule="auto"/>
        <w:ind w:left="1330" w:right="808"/>
        <w:jc w:val="both"/>
        <w:rPr>
          <w:sz w:val="24"/>
        </w:rPr>
      </w:pPr>
      <w:r w:rsidRPr="00DD7756">
        <w:pict>
          <v:line id="_x0000_s1139" style="position:absolute;left:0;text-align:left;z-index:-24031744;mso-position-horizontal-relative:page" from="418.1pt,15.85pt" to="418.1pt,1.4pt" strokeweight="1.75731mm">
            <w10:wrap anchorx="page"/>
          </v:line>
        </w:pict>
      </w:r>
      <w:r w:rsidR="00AD1397">
        <w:rPr>
          <w:i/>
          <w:sz w:val="24"/>
        </w:rPr>
        <w:t xml:space="preserve">kapkaanaq   </w:t>
      </w:r>
      <w:r w:rsidR="00AD1397">
        <w:rPr>
          <w:i/>
          <w:spacing w:val="15"/>
          <w:sz w:val="24"/>
        </w:rPr>
        <w:t xml:space="preserve"> </w:t>
      </w:r>
      <w:r w:rsidR="00AD1397">
        <w:rPr>
          <w:sz w:val="24"/>
        </w:rPr>
        <w:t>‘trap’</w:t>
      </w:r>
      <w:r w:rsidR="00AD1397">
        <w:rPr>
          <w:sz w:val="24"/>
        </w:rPr>
        <w:tab/>
      </w:r>
      <w:r w:rsidR="00AD1397">
        <w:rPr>
          <w:i/>
          <w:sz w:val="24"/>
        </w:rPr>
        <w:t xml:space="preserve">kapkaanar‑ </w:t>
      </w:r>
      <w:r w:rsidR="00AD1397">
        <w:rPr>
          <w:sz w:val="24"/>
        </w:rPr>
        <w:t xml:space="preserve">‘to trap, get trapped’ </w:t>
      </w:r>
      <w:r w:rsidR="00AD1397">
        <w:rPr>
          <w:i/>
          <w:sz w:val="24"/>
        </w:rPr>
        <w:t>keviq</w:t>
      </w:r>
      <w:r w:rsidR="00AD1397">
        <w:rPr>
          <w:i/>
          <w:sz w:val="24"/>
        </w:rPr>
        <w:tab/>
      </w:r>
      <w:r w:rsidR="00AD1397">
        <w:rPr>
          <w:sz w:val="24"/>
        </w:rPr>
        <w:t>‘plug,</w:t>
      </w:r>
      <w:r w:rsidR="00AD1397">
        <w:rPr>
          <w:spacing w:val="-3"/>
          <w:sz w:val="24"/>
        </w:rPr>
        <w:t xml:space="preserve"> </w:t>
      </w:r>
      <w:r w:rsidR="00AD1397">
        <w:rPr>
          <w:sz w:val="24"/>
        </w:rPr>
        <w:t>cork,</w:t>
      </w:r>
      <w:r w:rsidR="00AD1397">
        <w:rPr>
          <w:spacing w:val="-2"/>
          <w:sz w:val="24"/>
        </w:rPr>
        <w:t xml:space="preserve"> </w:t>
      </w:r>
      <w:r w:rsidR="00AD1397">
        <w:rPr>
          <w:sz w:val="24"/>
        </w:rPr>
        <w:t>stopper’</w:t>
      </w:r>
      <w:r w:rsidR="00AD1397">
        <w:rPr>
          <w:sz w:val="24"/>
        </w:rPr>
        <w:tab/>
      </w:r>
      <w:r w:rsidR="00AD1397">
        <w:rPr>
          <w:i/>
          <w:sz w:val="24"/>
        </w:rPr>
        <w:t>kevir‑</w:t>
      </w:r>
      <w:r w:rsidR="00AD1397">
        <w:rPr>
          <w:i/>
          <w:sz w:val="24"/>
        </w:rPr>
        <w:tab/>
      </w:r>
      <w:r w:rsidR="00AD1397">
        <w:rPr>
          <w:sz w:val="24"/>
        </w:rPr>
        <w:t>‘to plug, stuff,</w:t>
      </w:r>
      <w:r w:rsidR="00AD1397">
        <w:rPr>
          <w:spacing w:val="-18"/>
          <w:sz w:val="24"/>
        </w:rPr>
        <w:t xml:space="preserve"> </w:t>
      </w:r>
      <w:r w:rsidR="00AD1397">
        <w:rPr>
          <w:sz w:val="24"/>
        </w:rPr>
        <w:t xml:space="preserve">caulk’ </w:t>
      </w:r>
      <w:r w:rsidR="00AD1397">
        <w:rPr>
          <w:i/>
          <w:sz w:val="24"/>
        </w:rPr>
        <w:t>kuvya</w:t>
      </w:r>
      <w:r w:rsidR="00AD1397">
        <w:rPr>
          <w:i/>
          <w:sz w:val="24"/>
        </w:rPr>
        <w:tab/>
      </w:r>
      <w:r w:rsidR="00AD1397">
        <w:rPr>
          <w:sz w:val="24"/>
        </w:rPr>
        <w:t>‘fishnet’</w:t>
      </w:r>
      <w:r w:rsidR="00AD1397">
        <w:rPr>
          <w:sz w:val="24"/>
        </w:rPr>
        <w:tab/>
      </w:r>
      <w:r w:rsidR="00AD1397">
        <w:rPr>
          <w:i/>
          <w:sz w:val="24"/>
        </w:rPr>
        <w:t>kuvya‑</w:t>
      </w:r>
      <w:r w:rsidR="00AD1397">
        <w:rPr>
          <w:i/>
          <w:sz w:val="24"/>
        </w:rPr>
        <w:tab/>
      </w:r>
      <w:r w:rsidR="00AD1397">
        <w:rPr>
          <w:sz w:val="24"/>
        </w:rPr>
        <w:t>‘fish by</w:t>
      </w:r>
      <w:r w:rsidR="00AD1397">
        <w:rPr>
          <w:spacing w:val="-19"/>
          <w:sz w:val="24"/>
        </w:rPr>
        <w:t xml:space="preserve"> </w:t>
      </w:r>
      <w:r w:rsidR="00AD1397">
        <w:rPr>
          <w:sz w:val="24"/>
        </w:rPr>
        <w:t>driftnetting’</w:t>
      </w:r>
    </w:p>
    <w:p w:rsidR="00DD7756" w:rsidRDefault="00DD7756">
      <w:pPr>
        <w:pStyle w:val="BodyText"/>
        <w:spacing w:before="1"/>
      </w:pPr>
    </w:p>
    <w:p w:rsidR="00DD7756" w:rsidRDefault="00AD1397">
      <w:pPr>
        <w:pStyle w:val="ListParagraph"/>
        <w:numPr>
          <w:ilvl w:val="1"/>
          <w:numId w:val="12"/>
        </w:numPr>
        <w:tabs>
          <w:tab w:val="left" w:pos="1331"/>
          <w:tab w:val="left" w:pos="2649"/>
          <w:tab w:val="left" w:pos="5523"/>
          <w:tab w:val="left" w:pos="6843"/>
        </w:tabs>
        <w:spacing w:before="1"/>
        <w:ind w:left="1330" w:hanging="440"/>
        <w:jc w:val="both"/>
        <w:rPr>
          <w:sz w:val="24"/>
        </w:rPr>
      </w:pPr>
      <w:r>
        <w:rPr>
          <w:sz w:val="24"/>
        </w:rPr>
        <w:t>*</w:t>
      </w:r>
      <w:r>
        <w:rPr>
          <w:i/>
          <w:sz w:val="24"/>
        </w:rPr>
        <w:t>kagi</w:t>
      </w:r>
      <w:r>
        <w:rPr>
          <w:i/>
          <w:sz w:val="24"/>
        </w:rPr>
        <w:tab/>
      </w:r>
      <w:r>
        <w:rPr>
          <w:sz w:val="24"/>
        </w:rPr>
        <w:t>‘broom’</w:t>
      </w:r>
      <w:r>
        <w:rPr>
          <w:sz w:val="24"/>
        </w:rPr>
        <w:tab/>
      </w:r>
      <w:r>
        <w:rPr>
          <w:i/>
          <w:sz w:val="24"/>
        </w:rPr>
        <w:t>kagi‑</w:t>
      </w:r>
      <w:r>
        <w:rPr>
          <w:i/>
          <w:sz w:val="24"/>
        </w:rPr>
        <w:tab/>
      </w:r>
      <w:r>
        <w:rPr>
          <w:sz w:val="24"/>
        </w:rPr>
        <w:t>‘sweep’</w:t>
      </w:r>
    </w:p>
    <w:p w:rsidR="00DD7756" w:rsidRDefault="00AD1397">
      <w:pPr>
        <w:pStyle w:val="BodyText"/>
        <w:tabs>
          <w:tab w:val="left" w:pos="2649"/>
          <w:tab w:val="left" w:pos="5523"/>
          <w:tab w:val="left" w:pos="6843"/>
        </w:tabs>
        <w:spacing w:before="15" w:line="254" w:lineRule="auto"/>
        <w:ind w:left="7201" w:right="656" w:hanging="5872"/>
      </w:pPr>
      <w:r>
        <w:t>*</w:t>
      </w:r>
      <w:r>
        <w:rPr>
          <w:i/>
        </w:rPr>
        <w:t>ipuk</w:t>
      </w:r>
      <w:r>
        <w:rPr>
          <w:i/>
        </w:rPr>
        <w:tab/>
      </w:r>
      <w:r>
        <w:t>‘ladle’</w:t>
      </w:r>
      <w:r>
        <w:tab/>
      </w:r>
      <w:r>
        <w:rPr>
          <w:i/>
        </w:rPr>
        <w:t>ipug‑</w:t>
      </w:r>
      <w:r>
        <w:rPr>
          <w:i/>
        </w:rPr>
        <w:tab/>
      </w:r>
      <w:r>
        <w:t>‘ladle, move with</w:t>
      </w:r>
      <w:r>
        <w:rPr>
          <w:spacing w:val="-17"/>
        </w:rPr>
        <w:t xml:space="preserve"> </w:t>
      </w:r>
      <w:r>
        <w:t>bow of boat high in</w:t>
      </w:r>
      <w:r>
        <w:rPr>
          <w:spacing w:val="-27"/>
        </w:rPr>
        <w:t xml:space="preserve"> </w:t>
      </w:r>
      <w:r>
        <w:rPr>
          <w:spacing w:val="-4"/>
        </w:rPr>
        <w:t>air’</w:t>
      </w:r>
    </w:p>
    <w:p w:rsidR="00DD7756" w:rsidRDefault="00DD7756">
      <w:pPr>
        <w:spacing w:line="254" w:lineRule="auto"/>
        <w:sectPr w:rsidR="00DD7756">
          <w:pgSz w:w="12240" w:h="15840"/>
          <w:pgMar w:top="1380" w:right="900" w:bottom="1040" w:left="1680" w:header="0" w:footer="717" w:gutter="0"/>
          <w:cols w:space="720"/>
        </w:sectPr>
      </w:pPr>
    </w:p>
    <w:p w:rsidR="00DD7756" w:rsidRDefault="00AD1397">
      <w:pPr>
        <w:tabs>
          <w:tab w:val="left" w:pos="2649"/>
        </w:tabs>
        <w:spacing w:line="271" w:lineRule="exact"/>
        <w:ind w:left="1330"/>
        <w:rPr>
          <w:sz w:val="24"/>
        </w:rPr>
      </w:pPr>
      <w:r>
        <w:rPr>
          <w:sz w:val="24"/>
        </w:rPr>
        <w:lastRenderedPageBreak/>
        <w:t>*</w:t>
      </w:r>
      <w:r>
        <w:rPr>
          <w:i/>
          <w:sz w:val="24"/>
        </w:rPr>
        <w:t>pangeq</w:t>
      </w:r>
      <w:r>
        <w:rPr>
          <w:i/>
          <w:sz w:val="24"/>
        </w:rPr>
        <w:tab/>
      </w:r>
      <w:r>
        <w:rPr>
          <w:sz w:val="24"/>
        </w:rPr>
        <w:t>‘double-bladed</w:t>
      </w:r>
    </w:p>
    <w:p w:rsidR="00DD7756" w:rsidRDefault="00AD1397">
      <w:pPr>
        <w:pStyle w:val="BodyText"/>
        <w:spacing w:before="15"/>
        <w:ind w:left="3008"/>
      </w:pPr>
      <w:r>
        <w:t>paddle’</w:t>
      </w:r>
    </w:p>
    <w:p w:rsidR="00DD7756" w:rsidRDefault="00AD1397">
      <w:pPr>
        <w:pStyle w:val="BodyText"/>
        <w:tabs>
          <w:tab w:val="left" w:pos="2649"/>
        </w:tabs>
        <w:spacing w:line="254" w:lineRule="auto"/>
        <w:ind w:left="3008" w:right="1078" w:hanging="1678"/>
      </w:pPr>
      <w:r>
        <w:br w:type="column"/>
      </w:r>
      <w:r>
        <w:rPr>
          <w:i/>
        </w:rPr>
        <w:lastRenderedPageBreak/>
        <w:t>panger‑</w:t>
      </w:r>
      <w:r>
        <w:rPr>
          <w:i/>
        </w:rPr>
        <w:tab/>
      </w:r>
      <w:r>
        <w:t xml:space="preserve">‘paddle with a </w:t>
      </w:r>
      <w:r>
        <w:rPr>
          <w:w w:val="95"/>
        </w:rPr>
        <w:t xml:space="preserve">double-bladed </w:t>
      </w:r>
      <w:r>
        <w:t>paddle’</w:t>
      </w:r>
    </w:p>
    <w:p w:rsidR="00DD7756" w:rsidRDefault="00DD7756">
      <w:pPr>
        <w:spacing w:line="254" w:lineRule="auto"/>
        <w:sectPr w:rsidR="00DD7756">
          <w:type w:val="continuous"/>
          <w:pgSz w:w="12240" w:h="15840"/>
          <w:pgMar w:top="1300" w:right="900" w:bottom="280" w:left="1680" w:header="720" w:footer="720" w:gutter="0"/>
          <w:cols w:num="2" w:space="720" w:equalWidth="0">
            <w:col w:w="4126" w:space="68"/>
            <w:col w:w="5466"/>
          </w:cols>
        </w:sectPr>
      </w:pPr>
    </w:p>
    <w:p w:rsidR="00DD7756" w:rsidRDefault="00AD1397">
      <w:pPr>
        <w:pStyle w:val="BodyText"/>
        <w:spacing w:before="187" w:line="420" w:lineRule="auto"/>
        <w:ind w:left="120" w:right="532"/>
        <w:jc w:val="both"/>
      </w:pPr>
      <w:r>
        <w:lastRenderedPageBreak/>
        <w:t xml:space="preserve">On the basis of data like these and discussion with speakers, </w:t>
      </w:r>
      <w:hyperlink w:anchor="_bookmark423" w:history="1">
        <w:r>
          <w:rPr>
            <w:color w:val="007FFF"/>
          </w:rPr>
          <w:t xml:space="preserve">Mithun </w:t>
        </w:r>
      </w:hyperlink>
      <w:r>
        <w:t>observes, “Speakers simply</w:t>
      </w:r>
      <w:r>
        <w:rPr>
          <w:spacing w:val="-9"/>
        </w:rPr>
        <w:t xml:space="preserve"> </w:t>
      </w:r>
      <w:r>
        <w:t>know</w:t>
      </w:r>
      <w:r>
        <w:rPr>
          <w:spacing w:val="-8"/>
        </w:rPr>
        <w:t xml:space="preserve"> </w:t>
      </w:r>
      <w:r>
        <w:t>whether</w:t>
      </w:r>
      <w:r>
        <w:rPr>
          <w:spacing w:val="-8"/>
        </w:rPr>
        <w:t xml:space="preserve"> </w:t>
      </w:r>
      <w:r>
        <w:t>a</w:t>
      </w:r>
      <w:r>
        <w:rPr>
          <w:spacing w:val="-8"/>
        </w:rPr>
        <w:t xml:space="preserve"> </w:t>
      </w:r>
      <w:r>
        <w:t>given</w:t>
      </w:r>
      <w:r>
        <w:rPr>
          <w:spacing w:val="-8"/>
        </w:rPr>
        <w:t xml:space="preserve"> </w:t>
      </w:r>
      <w:r>
        <w:t>root</w:t>
      </w:r>
      <w:r>
        <w:rPr>
          <w:spacing w:val="-8"/>
        </w:rPr>
        <w:t xml:space="preserve"> </w:t>
      </w:r>
      <w:r>
        <w:t>functions</w:t>
      </w:r>
      <w:r>
        <w:rPr>
          <w:spacing w:val="-9"/>
        </w:rPr>
        <w:t xml:space="preserve"> </w:t>
      </w:r>
      <w:r>
        <w:t>as</w:t>
      </w:r>
      <w:r>
        <w:rPr>
          <w:spacing w:val="-8"/>
        </w:rPr>
        <w:t xml:space="preserve"> </w:t>
      </w:r>
      <w:r>
        <w:t>a</w:t>
      </w:r>
      <w:r>
        <w:rPr>
          <w:spacing w:val="-8"/>
        </w:rPr>
        <w:t xml:space="preserve"> </w:t>
      </w:r>
      <w:r>
        <w:t>noun</w:t>
      </w:r>
      <w:r>
        <w:rPr>
          <w:spacing w:val="-8"/>
        </w:rPr>
        <w:t xml:space="preserve"> </w:t>
      </w:r>
      <w:r>
        <w:t>and</w:t>
      </w:r>
      <w:r>
        <w:rPr>
          <w:spacing w:val="-8"/>
        </w:rPr>
        <w:t xml:space="preserve"> </w:t>
      </w:r>
      <w:r>
        <w:t>what</w:t>
      </w:r>
      <w:r>
        <w:rPr>
          <w:spacing w:val="-8"/>
        </w:rPr>
        <w:t xml:space="preserve"> </w:t>
      </w:r>
      <w:r>
        <w:t>its</w:t>
      </w:r>
      <w:r>
        <w:rPr>
          <w:spacing w:val="-9"/>
        </w:rPr>
        <w:t xml:space="preserve"> </w:t>
      </w:r>
      <w:r>
        <w:t>meaning</w:t>
      </w:r>
      <w:r>
        <w:rPr>
          <w:spacing w:val="-8"/>
        </w:rPr>
        <w:t xml:space="preserve"> </w:t>
      </w:r>
      <w:r>
        <w:t>is,</w:t>
      </w:r>
      <w:r>
        <w:rPr>
          <w:spacing w:val="-7"/>
        </w:rPr>
        <w:t xml:space="preserve"> </w:t>
      </w:r>
      <w:r>
        <w:t>and</w:t>
      </w:r>
      <w:r>
        <w:rPr>
          <w:spacing w:val="-8"/>
        </w:rPr>
        <w:t xml:space="preserve"> </w:t>
      </w:r>
      <w:r>
        <w:t xml:space="preserve">whether it functions as a verb and what its meaning is. Gaps are not predictable[.]” (Mithun </w:t>
      </w:r>
      <w:hyperlink w:anchor="_bookmark423" w:history="1">
        <w:r>
          <w:rPr>
            <w:color w:val="007FFF"/>
          </w:rPr>
          <w:t>2017</w:t>
        </w:r>
      </w:hyperlink>
      <w:r>
        <w:t>: 163). These gaps also vary from dialect to dialect. While the dialect in the above examples has</w:t>
      </w:r>
      <w:r>
        <w:rPr>
          <w:spacing w:val="-6"/>
        </w:rPr>
        <w:t xml:space="preserve"> </w:t>
      </w:r>
      <w:r>
        <w:t>no</w:t>
      </w:r>
      <w:r>
        <w:rPr>
          <w:spacing w:val="-5"/>
        </w:rPr>
        <w:t xml:space="preserve"> </w:t>
      </w:r>
      <w:r>
        <w:t>predicative</w:t>
      </w:r>
      <w:r>
        <w:rPr>
          <w:spacing w:val="-6"/>
        </w:rPr>
        <w:t xml:space="preserve"> </w:t>
      </w:r>
      <w:r>
        <w:t>counterpart</w:t>
      </w:r>
      <w:r>
        <w:rPr>
          <w:spacing w:val="-5"/>
        </w:rPr>
        <w:t xml:space="preserve"> </w:t>
      </w:r>
      <w:r>
        <w:t>for</w:t>
      </w:r>
      <w:r>
        <w:rPr>
          <w:spacing w:val="-7"/>
        </w:rPr>
        <w:t xml:space="preserve"> </w:t>
      </w:r>
      <w:r>
        <w:rPr>
          <w:i/>
        </w:rPr>
        <w:t>taituk</w:t>
      </w:r>
      <w:r>
        <w:rPr>
          <w:i/>
          <w:spacing w:val="2"/>
        </w:rPr>
        <w:t xml:space="preserve"> </w:t>
      </w:r>
      <w:r>
        <w:t>‘fog’,</w:t>
      </w:r>
      <w:r>
        <w:rPr>
          <w:spacing w:val="-5"/>
        </w:rPr>
        <w:t xml:space="preserve"> </w:t>
      </w:r>
      <w:r>
        <w:t>the</w:t>
      </w:r>
      <w:r>
        <w:rPr>
          <w:spacing w:val="-5"/>
        </w:rPr>
        <w:t xml:space="preserve"> </w:t>
      </w:r>
      <w:r>
        <w:t>Nunivak</w:t>
      </w:r>
      <w:r>
        <w:rPr>
          <w:spacing w:val="-6"/>
        </w:rPr>
        <w:t xml:space="preserve"> </w:t>
      </w:r>
      <w:r>
        <w:t>Island</w:t>
      </w:r>
      <w:r>
        <w:rPr>
          <w:spacing w:val="-5"/>
        </w:rPr>
        <w:t xml:space="preserve"> </w:t>
      </w:r>
      <w:r>
        <w:t>dialect</w:t>
      </w:r>
      <w:r>
        <w:rPr>
          <w:spacing w:val="-5"/>
        </w:rPr>
        <w:t xml:space="preserve"> </w:t>
      </w:r>
      <w:r>
        <w:t>does</w:t>
      </w:r>
      <w:r>
        <w:rPr>
          <w:spacing w:val="-5"/>
        </w:rPr>
        <w:t xml:space="preserve"> </w:t>
      </w:r>
      <w:r>
        <w:t>have</w:t>
      </w:r>
      <w:r>
        <w:rPr>
          <w:spacing w:val="-6"/>
        </w:rPr>
        <w:t xml:space="preserve"> </w:t>
      </w:r>
      <w:r>
        <w:t>a</w:t>
      </w:r>
      <w:r>
        <w:rPr>
          <w:spacing w:val="-5"/>
        </w:rPr>
        <w:t xml:space="preserve"> </w:t>
      </w:r>
      <w:r>
        <w:t>pair</w:t>
      </w:r>
      <w:r>
        <w:rPr>
          <w:spacing w:val="-5"/>
        </w:rPr>
        <w:t xml:space="preserve"> </w:t>
      </w:r>
      <w:r>
        <w:t xml:space="preserve">of roots </w:t>
      </w:r>
      <w:r>
        <w:rPr>
          <w:i/>
        </w:rPr>
        <w:t xml:space="preserve">nugu </w:t>
      </w:r>
      <w:r>
        <w:t xml:space="preserve">‘fog’ and </w:t>
      </w:r>
      <w:r>
        <w:rPr>
          <w:i/>
        </w:rPr>
        <w:t xml:space="preserve">nungu‑ </w:t>
      </w:r>
      <w:r>
        <w:t>‘be</w:t>
      </w:r>
      <w:r>
        <w:rPr>
          <w:spacing w:val="1"/>
        </w:rPr>
        <w:t xml:space="preserve"> </w:t>
      </w:r>
      <w:r>
        <w:t>foggy’.</w:t>
      </w:r>
    </w:p>
    <w:p w:rsidR="00DD7756" w:rsidRDefault="00AD1397">
      <w:pPr>
        <w:pStyle w:val="BodyText"/>
        <w:spacing w:line="420" w:lineRule="auto"/>
        <w:ind w:left="120" w:right="533" w:firstLine="358"/>
        <w:jc w:val="both"/>
      </w:pPr>
      <w:r>
        <w:t>Creissels’s (</w:t>
      </w:r>
      <w:hyperlink w:anchor="_bookmark286" w:history="1">
        <w:r>
          <w:rPr>
            <w:color w:val="007FFF"/>
          </w:rPr>
          <w:t>2017</w:t>
        </w:r>
      </w:hyperlink>
      <w:r>
        <w:t>) study of Mandinka is another good illustration of the item-specific na- ture</w:t>
      </w:r>
      <w:r>
        <w:rPr>
          <w:spacing w:val="-14"/>
        </w:rPr>
        <w:t xml:space="preserve"> </w:t>
      </w:r>
      <w:r>
        <w:t>of</w:t>
      </w:r>
      <w:r>
        <w:rPr>
          <w:spacing w:val="-14"/>
        </w:rPr>
        <w:t xml:space="preserve"> </w:t>
      </w:r>
      <w:r>
        <w:t>flexibility.</w:t>
      </w:r>
      <w:r>
        <w:rPr>
          <w:spacing w:val="10"/>
        </w:rPr>
        <w:t xml:space="preserve"> </w:t>
      </w:r>
      <w:r>
        <w:t>While</w:t>
      </w:r>
      <w:r>
        <w:rPr>
          <w:spacing w:val="-14"/>
        </w:rPr>
        <w:t xml:space="preserve"> </w:t>
      </w:r>
      <w:r>
        <w:t>Mandinka</w:t>
      </w:r>
      <w:r>
        <w:rPr>
          <w:spacing w:val="-14"/>
        </w:rPr>
        <w:t xml:space="preserve"> </w:t>
      </w:r>
      <w:r>
        <w:t>has</w:t>
      </w:r>
      <w:r>
        <w:rPr>
          <w:spacing w:val="-13"/>
        </w:rPr>
        <w:t xml:space="preserve"> </w:t>
      </w:r>
      <w:r>
        <w:t>nominal</w:t>
      </w:r>
      <w:r>
        <w:rPr>
          <w:spacing w:val="-14"/>
        </w:rPr>
        <w:t xml:space="preserve"> </w:t>
      </w:r>
      <w:r>
        <w:t>and</w:t>
      </w:r>
      <w:r>
        <w:rPr>
          <w:spacing w:val="-13"/>
        </w:rPr>
        <w:t xml:space="preserve"> </w:t>
      </w:r>
      <w:r>
        <w:t>verbal</w:t>
      </w:r>
      <w:r>
        <w:rPr>
          <w:spacing w:val="-14"/>
        </w:rPr>
        <w:t xml:space="preserve"> </w:t>
      </w:r>
      <w:r>
        <w:t>constructions</w:t>
      </w:r>
      <w:r>
        <w:rPr>
          <w:spacing w:val="-14"/>
        </w:rPr>
        <w:t xml:space="preserve"> </w:t>
      </w:r>
      <w:r>
        <w:t>that</w:t>
      </w:r>
      <w:r>
        <w:rPr>
          <w:spacing w:val="-13"/>
        </w:rPr>
        <w:t xml:space="preserve"> </w:t>
      </w:r>
      <w:r>
        <w:t>allow</w:t>
      </w:r>
      <w:r>
        <w:rPr>
          <w:spacing w:val="-14"/>
        </w:rPr>
        <w:t xml:space="preserve"> </w:t>
      </w:r>
      <w:r>
        <w:t>the</w:t>
      </w:r>
      <w:r>
        <w:rPr>
          <w:spacing w:val="-13"/>
        </w:rPr>
        <w:t xml:space="preserve"> </w:t>
      </w:r>
      <w:r>
        <w:t>pred- icative</w:t>
      </w:r>
      <w:r>
        <w:rPr>
          <w:spacing w:val="-14"/>
        </w:rPr>
        <w:t xml:space="preserve"> </w:t>
      </w:r>
      <w:r>
        <w:t>and</w:t>
      </w:r>
      <w:r>
        <w:rPr>
          <w:spacing w:val="-12"/>
        </w:rPr>
        <w:t xml:space="preserve"> </w:t>
      </w:r>
      <w:r>
        <w:t>referring</w:t>
      </w:r>
      <w:r>
        <w:rPr>
          <w:spacing w:val="-13"/>
        </w:rPr>
        <w:t xml:space="preserve"> </w:t>
      </w:r>
      <w:r>
        <w:t>functions</w:t>
      </w:r>
      <w:r>
        <w:rPr>
          <w:spacing w:val="-12"/>
        </w:rPr>
        <w:t xml:space="preserve"> </w:t>
      </w:r>
      <w:r>
        <w:t>of</w:t>
      </w:r>
      <w:r>
        <w:rPr>
          <w:spacing w:val="-14"/>
        </w:rPr>
        <w:t xml:space="preserve"> </w:t>
      </w:r>
      <w:r>
        <w:t>inflected</w:t>
      </w:r>
      <w:r>
        <w:rPr>
          <w:spacing w:val="-12"/>
        </w:rPr>
        <w:t xml:space="preserve"> </w:t>
      </w:r>
      <w:r>
        <w:t>words</w:t>
      </w:r>
      <w:r>
        <w:rPr>
          <w:spacing w:val="-13"/>
        </w:rPr>
        <w:t xml:space="preserve"> </w:t>
      </w:r>
      <w:r>
        <w:t>to</w:t>
      </w:r>
      <w:r>
        <w:rPr>
          <w:spacing w:val="-12"/>
        </w:rPr>
        <w:t xml:space="preserve"> </w:t>
      </w:r>
      <w:r>
        <w:t>be</w:t>
      </w:r>
      <w:r>
        <w:rPr>
          <w:spacing w:val="-12"/>
        </w:rPr>
        <w:t xml:space="preserve"> </w:t>
      </w:r>
      <w:r>
        <w:t>distinguished</w:t>
      </w:r>
      <w:r>
        <w:rPr>
          <w:spacing w:val="-13"/>
        </w:rPr>
        <w:t xml:space="preserve"> </w:t>
      </w:r>
      <w:r>
        <w:t>unambiguously,</w:t>
      </w:r>
      <w:r>
        <w:rPr>
          <w:spacing w:val="-11"/>
        </w:rPr>
        <w:t xml:space="preserve"> </w:t>
      </w:r>
      <w:r>
        <w:t>it</w:t>
      </w:r>
      <w:r>
        <w:rPr>
          <w:spacing w:val="-12"/>
        </w:rPr>
        <w:t xml:space="preserve"> </w:t>
      </w:r>
      <w:r>
        <w:t>is</w:t>
      </w:r>
      <w:r>
        <w:rPr>
          <w:spacing w:val="-13"/>
        </w:rPr>
        <w:t xml:space="preserve"> </w:t>
      </w:r>
      <w:r>
        <w:t>not as</w:t>
      </w:r>
      <w:r>
        <w:rPr>
          <w:spacing w:val="-7"/>
        </w:rPr>
        <w:t xml:space="preserve"> </w:t>
      </w:r>
      <w:r>
        <w:t>easy</w:t>
      </w:r>
      <w:r>
        <w:rPr>
          <w:spacing w:val="-7"/>
        </w:rPr>
        <w:t xml:space="preserve"> </w:t>
      </w:r>
      <w:r>
        <w:t>to</w:t>
      </w:r>
      <w:r>
        <w:rPr>
          <w:spacing w:val="-7"/>
        </w:rPr>
        <w:t xml:space="preserve"> </w:t>
      </w:r>
      <w:r>
        <w:t>separate</w:t>
      </w:r>
      <w:r>
        <w:rPr>
          <w:spacing w:val="-6"/>
        </w:rPr>
        <w:t xml:space="preserve"> </w:t>
      </w:r>
      <w:r>
        <w:t>stems</w:t>
      </w:r>
      <w:r>
        <w:rPr>
          <w:spacing w:val="-7"/>
        </w:rPr>
        <w:t xml:space="preserve"> </w:t>
      </w:r>
      <w:r>
        <w:t>into</w:t>
      </w:r>
      <w:r>
        <w:rPr>
          <w:spacing w:val="-7"/>
        </w:rPr>
        <w:t xml:space="preserve"> </w:t>
      </w:r>
      <w:r>
        <w:t>similar</w:t>
      </w:r>
      <w:r>
        <w:rPr>
          <w:spacing w:val="-6"/>
        </w:rPr>
        <w:t xml:space="preserve"> </w:t>
      </w:r>
      <w:r>
        <w:t>classes.</w:t>
      </w:r>
      <w:r>
        <w:rPr>
          <w:spacing w:val="14"/>
        </w:rPr>
        <w:t xml:space="preserve"> </w:t>
      </w:r>
      <w:r>
        <w:t>In</w:t>
      </w:r>
      <w:r>
        <w:rPr>
          <w:spacing w:val="-7"/>
        </w:rPr>
        <w:t xml:space="preserve"> </w:t>
      </w:r>
      <w:r>
        <w:t>Mandinka,</w:t>
      </w:r>
      <w:r>
        <w:rPr>
          <w:spacing w:val="-6"/>
        </w:rPr>
        <w:t xml:space="preserve"> </w:t>
      </w:r>
      <w:r>
        <w:t>all</w:t>
      </w:r>
      <w:r>
        <w:rPr>
          <w:spacing w:val="-6"/>
        </w:rPr>
        <w:t xml:space="preserve"> </w:t>
      </w:r>
      <w:r>
        <w:t>items</w:t>
      </w:r>
      <w:r>
        <w:rPr>
          <w:spacing w:val="-7"/>
        </w:rPr>
        <w:t xml:space="preserve"> </w:t>
      </w:r>
      <w:r>
        <w:t>are</w:t>
      </w:r>
      <w:r>
        <w:rPr>
          <w:spacing w:val="-7"/>
        </w:rPr>
        <w:t xml:space="preserve"> </w:t>
      </w:r>
      <w:r>
        <w:t>flexible,</w:t>
      </w:r>
      <w:r>
        <w:rPr>
          <w:spacing w:val="-6"/>
        </w:rPr>
        <w:t xml:space="preserve"> </w:t>
      </w:r>
      <w:r>
        <w:t>but</w:t>
      </w:r>
      <w:r>
        <w:rPr>
          <w:spacing w:val="-6"/>
        </w:rPr>
        <w:t xml:space="preserve"> </w:t>
      </w:r>
      <w:r>
        <w:t>the</w:t>
      </w:r>
      <w:r>
        <w:rPr>
          <w:spacing w:val="-11"/>
        </w:rPr>
        <w:t xml:space="preserve"> </w:t>
      </w:r>
      <w:r>
        <w:rPr>
          <w:i/>
        </w:rPr>
        <w:t xml:space="preserve">way </w:t>
      </w:r>
      <w:r>
        <w:t>in</w:t>
      </w:r>
      <w:r>
        <w:rPr>
          <w:spacing w:val="-12"/>
        </w:rPr>
        <w:t xml:space="preserve"> </w:t>
      </w:r>
      <w:r>
        <w:t>which</w:t>
      </w:r>
      <w:r>
        <w:rPr>
          <w:spacing w:val="-12"/>
        </w:rPr>
        <w:t xml:space="preserve"> </w:t>
      </w:r>
      <w:r>
        <w:t>items</w:t>
      </w:r>
      <w:r>
        <w:rPr>
          <w:spacing w:val="-11"/>
        </w:rPr>
        <w:t xml:space="preserve"> </w:t>
      </w:r>
      <w:r>
        <w:t>are</w:t>
      </w:r>
      <w:r>
        <w:rPr>
          <w:spacing w:val="-12"/>
        </w:rPr>
        <w:t xml:space="preserve"> </w:t>
      </w:r>
      <w:r>
        <w:t>flexible</w:t>
      </w:r>
      <w:r>
        <w:rPr>
          <w:spacing w:val="-11"/>
        </w:rPr>
        <w:t xml:space="preserve"> </w:t>
      </w:r>
      <w:r>
        <w:t>varies.</w:t>
      </w:r>
      <w:r>
        <w:rPr>
          <w:spacing w:val="13"/>
        </w:rPr>
        <w:t xml:space="preserve"> </w:t>
      </w:r>
      <w:r>
        <w:t>Stems</w:t>
      </w:r>
      <w:r>
        <w:rPr>
          <w:spacing w:val="-11"/>
        </w:rPr>
        <w:t xml:space="preserve"> </w:t>
      </w:r>
      <w:r>
        <w:t>in</w:t>
      </w:r>
      <w:r>
        <w:rPr>
          <w:spacing w:val="-12"/>
        </w:rPr>
        <w:t xml:space="preserve"> </w:t>
      </w:r>
      <w:r>
        <w:t>Mandinka</w:t>
      </w:r>
      <w:r>
        <w:rPr>
          <w:spacing w:val="-11"/>
        </w:rPr>
        <w:t xml:space="preserve"> </w:t>
      </w:r>
      <w:r>
        <w:t>may</w:t>
      </w:r>
      <w:r>
        <w:rPr>
          <w:spacing w:val="-12"/>
        </w:rPr>
        <w:t xml:space="preserve"> </w:t>
      </w:r>
      <w:r>
        <w:t>be</w:t>
      </w:r>
      <w:r>
        <w:rPr>
          <w:spacing w:val="-11"/>
        </w:rPr>
        <w:t xml:space="preserve"> </w:t>
      </w:r>
      <w:r>
        <w:t>divided</w:t>
      </w:r>
      <w:r>
        <w:rPr>
          <w:spacing w:val="-12"/>
        </w:rPr>
        <w:t xml:space="preserve"> </w:t>
      </w:r>
      <w:r>
        <w:t>into</w:t>
      </w:r>
      <w:r>
        <w:rPr>
          <w:spacing w:val="-11"/>
        </w:rPr>
        <w:t xml:space="preserve"> </w:t>
      </w:r>
      <w:r>
        <w:t>three</w:t>
      </w:r>
      <w:r>
        <w:rPr>
          <w:spacing w:val="-12"/>
        </w:rPr>
        <w:t xml:space="preserve"> </w:t>
      </w:r>
      <w:r>
        <w:t>classes</w:t>
      </w:r>
      <w:r>
        <w:rPr>
          <w:spacing w:val="-11"/>
        </w:rPr>
        <w:t xml:space="preserve"> </w:t>
      </w:r>
      <w:r>
        <w:t>based</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ind w:left="120"/>
        <w:jc w:val="both"/>
      </w:pPr>
      <w:r>
        <w:lastRenderedPageBreak/>
        <w:t>on their semantic behavior with regards to flexibility:</w:t>
      </w:r>
    </w:p>
    <w:p w:rsidR="00DD7756" w:rsidRDefault="00DD7756">
      <w:pPr>
        <w:pStyle w:val="BodyText"/>
        <w:spacing w:before="8"/>
        <w:rPr>
          <w:sz w:val="26"/>
        </w:rPr>
      </w:pPr>
    </w:p>
    <w:p w:rsidR="00DD7756" w:rsidRDefault="00AD1397">
      <w:pPr>
        <w:pStyle w:val="ListParagraph"/>
        <w:numPr>
          <w:ilvl w:val="0"/>
          <w:numId w:val="10"/>
        </w:numPr>
        <w:tabs>
          <w:tab w:val="left" w:pos="718"/>
        </w:tabs>
        <w:spacing w:line="254" w:lineRule="auto"/>
        <w:ind w:right="533"/>
        <w:jc w:val="both"/>
        <w:rPr>
          <w:sz w:val="24"/>
        </w:rPr>
      </w:pPr>
      <w:r>
        <w:rPr>
          <w:i/>
          <w:sz w:val="24"/>
        </w:rPr>
        <w:t>verbal</w:t>
      </w:r>
      <w:r>
        <w:rPr>
          <w:i/>
          <w:spacing w:val="-10"/>
          <w:sz w:val="24"/>
        </w:rPr>
        <w:t xml:space="preserve"> </w:t>
      </w:r>
      <w:r>
        <w:rPr>
          <w:sz w:val="24"/>
        </w:rPr>
        <w:t>lexemes</w:t>
      </w:r>
      <w:r>
        <w:rPr>
          <w:spacing w:val="-19"/>
          <w:sz w:val="24"/>
        </w:rPr>
        <w:t xml:space="preserve"> </w:t>
      </w:r>
      <w:r>
        <w:rPr>
          <w:sz w:val="24"/>
        </w:rPr>
        <w:t>are</w:t>
      </w:r>
      <w:r>
        <w:rPr>
          <w:spacing w:val="-19"/>
          <w:sz w:val="24"/>
        </w:rPr>
        <w:t xml:space="preserve"> </w:t>
      </w:r>
      <w:r>
        <w:rPr>
          <w:sz w:val="24"/>
        </w:rPr>
        <w:t>those</w:t>
      </w:r>
      <w:r>
        <w:rPr>
          <w:spacing w:val="-19"/>
          <w:sz w:val="24"/>
        </w:rPr>
        <w:t xml:space="preserve"> </w:t>
      </w:r>
      <w:r>
        <w:rPr>
          <w:sz w:val="24"/>
        </w:rPr>
        <w:t>whose</w:t>
      </w:r>
      <w:r>
        <w:rPr>
          <w:spacing w:val="-19"/>
          <w:sz w:val="24"/>
        </w:rPr>
        <w:t xml:space="preserve"> </w:t>
      </w:r>
      <w:r>
        <w:rPr>
          <w:sz w:val="24"/>
        </w:rPr>
        <w:t>meaning</w:t>
      </w:r>
      <w:r>
        <w:rPr>
          <w:spacing w:val="-19"/>
          <w:sz w:val="24"/>
        </w:rPr>
        <w:t xml:space="preserve"> </w:t>
      </w:r>
      <w:r>
        <w:rPr>
          <w:sz w:val="24"/>
        </w:rPr>
        <w:t>is</w:t>
      </w:r>
      <w:r>
        <w:rPr>
          <w:spacing w:val="-19"/>
          <w:sz w:val="24"/>
        </w:rPr>
        <w:t xml:space="preserve"> </w:t>
      </w:r>
      <w:r>
        <w:rPr>
          <w:sz w:val="24"/>
        </w:rPr>
        <w:t>predictable</w:t>
      </w:r>
      <w:r>
        <w:rPr>
          <w:spacing w:val="-19"/>
          <w:sz w:val="24"/>
        </w:rPr>
        <w:t xml:space="preserve"> </w:t>
      </w:r>
      <w:r>
        <w:rPr>
          <w:sz w:val="24"/>
        </w:rPr>
        <w:t>when</w:t>
      </w:r>
      <w:r>
        <w:rPr>
          <w:spacing w:val="-19"/>
          <w:sz w:val="24"/>
        </w:rPr>
        <w:t xml:space="preserve"> </w:t>
      </w:r>
      <w:r>
        <w:rPr>
          <w:sz w:val="24"/>
        </w:rPr>
        <w:t>used</w:t>
      </w:r>
      <w:r>
        <w:rPr>
          <w:spacing w:val="-20"/>
          <w:sz w:val="24"/>
        </w:rPr>
        <w:t xml:space="preserve"> </w:t>
      </w:r>
      <w:r>
        <w:rPr>
          <w:sz w:val="24"/>
        </w:rPr>
        <w:t>to</w:t>
      </w:r>
      <w:r>
        <w:rPr>
          <w:spacing w:val="-19"/>
          <w:sz w:val="24"/>
        </w:rPr>
        <w:t xml:space="preserve"> </w:t>
      </w:r>
      <w:r>
        <w:rPr>
          <w:sz w:val="24"/>
        </w:rPr>
        <w:t>refer</w:t>
      </w:r>
      <w:r>
        <w:rPr>
          <w:spacing w:val="-19"/>
          <w:sz w:val="24"/>
        </w:rPr>
        <w:t xml:space="preserve"> </w:t>
      </w:r>
      <w:r>
        <w:rPr>
          <w:sz w:val="24"/>
        </w:rPr>
        <w:t>and</w:t>
      </w:r>
      <w:r>
        <w:rPr>
          <w:spacing w:val="-19"/>
          <w:sz w:val="24"/>
        </w:rPr>
        <w:t xml:space="preserve"> </w:t>
      </w:r>
      <w:r>
        <w:rPr>
          <w:sz w:val="24"/>
        </w:rPr>
        <w:t>therefore analyzable as a case of “morphologically unmarked nominalization”; these are always event</w:t>
      </w:r>
      <w:r>
        <w:rPr>
          <w:spacing w:val="-2"/>
          <w:sz w:val="24"/>
        </w:rPr>
        <w:t xml:space="preserve"> </w:t>
      </w:r>
      <w:r>
        <w:rPr>
          <w:sz w:val="24"/>
        </w:rPr>
        <w:t>nominalizations</w:t>
      </w:r>
    </w:p>
    <w:p w:rsidR="00DD7756" w:rsidRDefault="00AD1397">
      <w:pPr>
        <w:pStyle w:val="ListParagraph"/>
        <w:numPr>
          <w:ilvl w:val="0"/>
          <w:numId w:val="10"/>
        </w:numPr>
        <w:tabs>
          <w:tab w:val="left" w:pos="718"/>
        </w:tabs>
        <w:spacing w:before="196" w:line="254" w:lineRule="auto"/>
        <w:ind w:right="534"/>
        <w:jc w:val="both"/>
        <w:rPr>
          <w:sz w:val="24"/>
        </w:rPr>
      </w:pPr>
      <w:r>
        <w:rPr>
          <w:i/>
          <w:sz w:val="24"/>
        </w:rPr>
        <w:t>verbo-nominal</w:t>
      </w:r>
      <w:r>
        <w:rPr>
          <w:i/>
          <w:spacing w:val="4"/>
          <w:sz w:val="24"/>
        </w:rPr>
        <w:t xml:space="preserve"> </w:t>
      </w:r>
      <w:r>
        <w:rPr>
          <w:sz w:val="24"/>
        </w:rPr>
        <w:t>lexemes</w:t>
      </w:r>
      <w:r>
        <w:rPr>
          <w:spacing w:val="-5"/>
          <w:sz w:val="24"/>
        </w:rPr>
        <w:t xml:space="preserve"> </w:t>
      </w:r>
      <w:r>
        <w:rPr>
          <w:sz w:val="24"/>
        </w:rPr>
        <w:t>are</w:t>
      </w:r>
      <w:r>
        <w:rPr>
          <w:spacing w:val="-6"/>
          <w:sz w:val="24"/>
        </w:rPr>
        <w:t xml:space="preserve"> </w:t>
      </w:r>
      <w:r>
        <w:rPr>
          <w:sz w:val="24"/>
        </w:rPr>
        <w:t>those</w:t>
      </w:r>
      <w:r>
        <w:rPr>
          <w:spacing w:val="-5"/>
          <w:sz w:val="24"/>
        </w:rPr>
        <w:t xml:space="preserve"> </w:t>
      </w:r>
      <w:r>
        <w:rPr>
          <w:sz w:val="24"/>
        </w:rPr>
        <w:t>whose</w:t>
      </w:r>
      <w:r>
        <w:rPr>
          <w:spacing w:val="-5"/>
          <w:sz w:val="24"/>
        </w:rPr>
        <w:t xml:space="preserve"> </w:t>
      </w:r>
      <w:r>
        <w:rPr>
          <w:sz w:val="24"/>
        </w:rPr>
        <w:t>meaning</w:t>
      </w:r>
      <w:r>
        <w:rPr>
          <w:spacing w:val="-6"/>
          <w:sz w:val="24"/>
        </w:rPr>
        <w:t xml:space="preserve"> </w:t>
      </w:r>
      <w:r>
        <w:rPr>
          <w:sz w:val="24"/>
        </w:rPr>
        <w:t>in</w:t>
      </w:r>
      <w:r>
        <w:rPr>
          <w:spacing w:val="-5"/>
          <w:sz w:val="24"/>
        </w:rPr>
        <w:t xml:space="preserve"> </w:t>
      </w:r>
      <w:r>
        <w:rPr>
          <w:sz w:val="24"/>
        </w:rPr>
        <w:t>referring</w:t>
      </w:r>
      <w:r>
        <w:rPr>
          <w:spacing w:val="-6"/>
          <w:sz w:val="24"/>
        </w:rPr>
        <w:t xml:space="preserve"> </w:t>
      </w:r>
      <w:r>
        <w:rPr>
          <w:sz w:val="24"/>
        </w:rPr>
        <w:t>constructions</w:t>
      </w:r>
      <w:r>
        <w:rPr>
          <w:spacing w:val="-5"/>
          <w:sz w:val="24"/>
        </w:rPr>
        <w:t xml:space="preserve"> </w:t>
      </w:r>
      <w:r>
        <w:rPr>
          <w:sz w:val="24"/>
        </w:rPr>
        <w:t>is</w:t>
      </w:r>
      <w:r>
        <w:rPr>
          <w:spacing w:val="-6"/>
          <w:sz w:val="24"/>
        </w:rPr>
        <w:t xml:space="preserve"> </w:t>
      </w:r>
      <w:r>
        <w:rPr>
          <w:sz w:val="24"/>
        </w:rPr>
        <w:t>idiosyn- cratic and therefore not</w:t>
      </w:r>
      <w:r>
        <w:rPr>
          <w:spacing w:val="-5"/>
          <w:sz w:val="24"/>
        </w:rPr>
        <w:t xml:space="preserve"> </w:t>
      </w:r>
      <w:r>
        <w:rPr>
          <w:sz w:val="24"/>
        </w:rPr>
        <w:t>predictable</w:t>
      </w:r>
    </w:p>
    <w:p w:rsidR="00DD7756" w:rsidRDefault="00AD1397">
      <w:pPr>
        <w:pStyle w:val="ListParagraph"/>
        <w:numPr>
          <w:ilvl w:val="0"/>
          <w:numId w:val="10"/>
        </w:numPr>
        <w:tabs>
          <w:tab w:val="left" w:pos="718"/>
        </w:tabs>
        <w:spacing w:before="197" w:line="254" w:lineRule="auto"/>
        <w:ind w:right="533"/>
        <w:jc w:val="both"/>
        <w:rPr>
          <w:sz w:val="24"/>
        </w:rPr>
      </w:pPr>
      <w:r>
        <w:rPr>
          <w:i/>
          <w:sz w:val="24"/>
        </w:rPr>
        <w:t xml:space="preserve">nominal </w:t>
      </w:r>
      <w:r>
        <w:rPr>
          <w:sz w:val="24"/>
        </w:rPr>
        <w:t>lexemes are those whose meaning when used as predicates is predictable and limited to ‘provide someone with</w:t>
      </w:r>
      <w:r>
        <w:rPr>
          <w:spacing w:val="-6"/>
          <w:sz w:val="24"/>
        </w:rPr>
        <w:t xml:space="preserve"> </w:t>
      </w:r>
      <w:r>
        <w:rPr>
          <w:sz w:val="24"/>
        </w:rPr>
        <w:t>X’</w:t>
      </w:r>
    </w:p>
    <w:p w:rsidR="00DD7756" w:rsidRDefault="00DD7756">
      <w:pPr>
        <w:pStyle w:val="BodyText"/>
        <w:rPr>
          <w:sz w:val="26"/>
        </w:rPr>
      </w:pPr>
    </w:p>
    <w:p w:rsidR="00DD7756" w:rsidRDefault="00AD1397">
      <w:pPr>
        <w:pStyle w:val="BodyText"/>
        <w:spacing w:before="149" w:line="420" w:lineRule="auto"/>
        <w:ind w:left="119" w:right="534"/>
        <w:jc w:val="both"/>
      </w:pPr>
      <w:r>
        <w:t>In Mandinka, therefore, flexibility must be considered on an item-by-item basis since the behavior of each item with regard to flexibility may</w:t>
      </w:r>
      <w:r>
        <w:rPr>
          <w:spacing w:val="-17"/>
        </w:rPr>
        <w:t xml:space="preserve"> </w:t>
      </w:r>
      <w:r>
        <w:t>differ.</w:t>
      </w:r>
    </w:p>
    <w:p w:rsidR="00DD7756" w:rsidRDefault="00AD1397">
      <w:pPr>
        <w:pStyle w:val="BodyText"/>
        <w:spacing w:line="420" w:lineRule="auto"/>
        <w:ind w:left="120" w:right="532" w:firstLine="358"/>
        <w:jc w:val="both"/>
      </w:pPr>
      <w:r>
        <w:t>In fact, flexible behavior in Mandinka is not just item-specific, but sense-specific as well. Creissels (</w:t>
      </w:r>
      <w:hyperlink w:anchor="_bookmark286" w:history="1">
        <w:r>
          <w:rPr>
            <w:color w:val="007FFF"/>
          </w:rPr>
          <w:t>2017</w:t>
        </w:r>
      </w:hyperlink>
      <w:r>
        <w:t xml:space="preserve">: 54) reports that polysemous lexemes may show different behavior for their different senses. The stem </w:t>
      </w:r>
      <w:r>
        <w:rPr>
          <w:i/>
        </w:rPr>
        <w:t>díŋ</w:t>
      </w:r>
      <w:r>
        <w:t xml:space="preserve">, for example, has two senses: ‘child, young (of an animal)’ and ‘fruit’. </w:t>
      </w:r>
      <w:r>
        <w:rPr>
          <w:spacing w:val="-3"/>
        </w:rPr>
        <w:t xml:space="preserve">However, </w:t>
      </w:r>
      <w:r>
        <w:t xml:space="preserve">only the ‘fruit’ sense is available for predication: when used as an intransitive verb, </w:t>
      </w:r>
      <w:r>
        <w:rPr>
          <w:i/>
        </w:rPr>
        <w:t xml:space="preserve">díŋ </w:t>
      </w:r>
      <w:r>
        <w:t xml:space="preserve">may only mean ‘bear fruit’, not ‘give birth’, even though ‘give birth’  is a perfectly conceivable meaning of this stem in predication. In the sense of ‘child, young (of an animal)’, </w:t>
      </w:r>
      <w:r>
        <w:rPr>
          <w:i/>
        </w:rPr>
        <w:t xml:space="preserve">díŋ </w:t>
      </w:r>
      <w:r>
        <w:t>behaves as a nominal lexeme, but in the sense of ‘fruit’ it behaves as a verbo-nominal</w:t>
      </w:r>
      <w:r>
        <w:rPr>
          <w:spacing w:val="-2"/>
        </w:rPr>
        <w:t xml:space="preserve"> </w:t>
      </w:r>
      <w:r>
        <w:t>lexeme.</w:t>
      </w:r>
    </w:p>
    <w:p w:rsidR="00DD7756" w:rsidRDefault="00AD1397">
      <w:pPr>
        <w:pStyle w:val="BodyText"/>
        <w:spacing w:line="420" w:lineRule="auto"/>
        <w:ind w:left="120" w:right="533" w:firstLine="358"/>
        <w:jc w:val="both"/>
      </w:pPr>
      <w:r>
        <w:t>When lexical items undergo functional expansion into new discourse functions, it is</w:t>
      </w:r>
      <w:r>
        <w:rPr>
          <w:spacing w:val="-41"/>
        </w:rPr>
        <w:t xml:space="preserve"> </w:t>
      </w:r>
      <w:r>
        <w:t>also only</w:t>
      </w:r>
      <w:r>
        <w:rPr>
          <w:spacing w:val="-13"/>
        </w:rPr>
        <w:t xml:space="preserve"> </w:t>
      </w:r>
      <w:r>
        <w:t>specific</w:t>
      </w:r>
      <w:r>
        <w:rPr>
          <w:spacing w:val="-12"/>
        </w:rPr>
        <w:t xml:space="preserve"> </w:t>
      </w:r>
      <w:r>
        <w:t>senses</w:t>
      </w:r>
      <w:r>
        <w:rPr>
          <w:spacing w:val="-13"/>
        </w:rPr>
        <w:t xml:space="preserve"> </w:t>
      </w:r>
      <w:r>
        <w:t>that</w:t>
      </w:r>
      <w:r>
        <w:rPr>
          <w:spacing w:val="-12"/>
        </w:rPr>
        <w:t xml:space="preserve"> </w:t>
      </w:r>
      <w:r>
        <w:t>do</w:t>
      </w:r>
      <w:r>
        <w:rPr>
          <w:spacing w:val="-13"/>
        </w:rPr>
        <w:t xml:space="preserve"> </w:t>
      </w:r>
      <w:r>
        <w:t>so,</w:t>
      </w:r>
      <w:r>
        <w:rPr>
          <w:spacing w:val="-10"/>
        </w:rPr>
        <w:t xml:space="preserve"> </w:t>
      </w:r>
      <w:r>
        <w:t>not</w:t>
      </w:r>
      <w:r>
        <w:rPr>
          <w:spacing w:val="-12"/>
        </w:rPr>
        <w:t xml:space="preserve"> </w:t>
      </w:r>
      <w:r>
        <w:t>every</w:t>
      </w:r>
      <w:r>
        <w:rPr>
          <w:spacing w:val="-13"/>
        </w:rPr>
        <w:t xml:space="preserve"> </w:t>
      </w:r>
      <w:r>
        <w:t>one</w:t>
      </w:r>
      <w:r>
        <w:rPr>
          <w:spacing w:val="-12"/>
        </w:rPr>
        <w:t xml:space="preserve"> </w:t>
      </w:r>
      <w:r>
        <w:t>of</w:t>
      </w:r>
      <w:r>
        <w:rPr>
          <w:spacing w:val="-13"/>
        </w:rPr>
        <w:t xml:space="preserve"> </w:t>
      </w:r>
      <w:r>
        <w:t>its</w:t>
      </w:r>
      <w:r>
        <w:rPr>
          <w:spacing w:val="-12"/>
        </w:rPr>
        <w:t xml:space="preserve"> </w:t>
      </w:r>
      <w:r>
        <w:t>senses.</w:t>
      </w:r>
      <w:r>
        <w:rPr>
          <w:spacing w:val="12"/>
        </w:rPr>
        <w:t xml:space="preserve"> </w:t>
      </w:r>
      <w:r>
        <w:t>More</w:t>
      </w:r>
      <w:r>
        <w:rPr>
          <w:spacing w:val="-12"/>
        </w:rPr>
        <w:t xml:space="preserve"> </w:t>
      </w:r>
      <w:r>
        <w:t>evidence</w:t>
      </w:r>
      <w:r>
        <w:rPr>
          <w:spacing w:val="-13"/>
        </w:rPr>
        <w:t xml:space="preserve"> </w:t>
      </w:r>
      <w:r>
        <w:t>for</w:t>
      </w:r>
      <w:r>
        <w:rPr>
          <w:spacing w:val="-12"/>
        </w:rPr>
        <w:t xml:space="preserve"> </w:t>
      </w:r>
      <w:r>
        <w:t>this</w:t>
      </w:r>
      <w:r>
        <w:rPr>
          <w:spacing w:val="-12"/>
        </w:rPr>
        <w:t xml:space="preserve"> </w:t>
      </w:r>
      <w:r>
        <w:t>comes</w:t>
      </w:r>
      <w:r>
        <w:rPr>
          <w:spacing w:val="-13"/>
        </w:rPr>
        <w:t xml:space="preserve"> </w:t>
      </w:r>
      <w:r>
        <w:t xml:space="preserve">from the diachronic development of the word </w:t>
      </w:r>
      <w:r>
        <w:rPr>
          <w:i/>
        </w:rPr>
        <w:t xml:space="preserve">run </w:t>
      </w:r>
      <w:r>
        <w:t xml:space="preserve">in English: though the word </w:t>
      </w:r>
      <w:r>
        <w:rPr>
          <w:i/>
        </w:rPr>
        <w:t xml:space="preserve">run </w:t>
      </w:r>
      <w:r>
        <w:t>when used as a</w:t>
      </w:r>
      <w:r>
        <w:rPr>
          <w:spacing w:val="-8"/>
        </w:rPr>
        <w:t xml:space="preserve"> </w:t>
      </w:r>
      <w:r>
        <w:t>predicate</w:t>
      </w:r>
      <w:r>
        <w:rPr>
          <w:spacing w:val="-8"/>
        </w:rPr>
        <w:t xml:space="preserve"> </w:t>
      </w:r>
      <w:r>
        <w:t>has</w:t>
      </w:r>
      <w:r>
        <w:rPr>
          <w:spacing w:val="-7"/>
        </w:rPr>
        <w:t xml:space="preserve"> </w:t>
      </w:r>
      <w:r>
        <w:t>numerous</w:t>
      </w:r>
      <w:r>
        <w:rPr>
          <w:spacing w:val="-8"/>
        </w:rPr>
        <w:t xml:space="preserve"> </w:t>
      </w:r>
      <w:r>
        <w:t>senses,</w:t>
      </w:r>
      <w:r>
        <w:rPr>
          <w:spacing w:val="-7"/>
        </w:rPr>
        <w:t xml:space="preserve"> </w:t>
      </w:r>
      <w:r>
        <w:t>the</w:t>
      </w:r>
      <w:r>
        <w:rPr>
          <w:spacing w:val="-8"/>
        </w:rPr>
        <w:t xml:space="preserve"> </w:t>
      </w:r>
      <w:r>
        <w:t>earliest</w:t>
      </w:r>
      <w:r>
        <w:rPr>
          <w:spacing w:val="-7"/>
        </w:rPr>
        <w:t xml:space="preserve"> </w:t>
      </w:r>
      <w:r>
        <w:t>attestations</w:t>
      </w:r>
      <w:r>
        <w:rPr>
          <w:spacing w:val="-7"/>
        </w:rPr>
        <w:t xml:space="preserve"> </w:t>
      </w:r>
      <w:r>
        <w:t>of</w:t>
      </w:r>
      <w:r>
        <w:rPr>
          <w:spacing w:val="-10"/>
        </w:rPr>
        <w:t xml:space="preserve"> </w:t>
      </w:r>
      <w:r>
        <w:rPr>
          <w:i/>
        </w:rPr>
        <w:t>run</w:t>
      </w:r>
      <w:r>
        <w:rPr>
          <w:i/>
          <w:spacing w:val="-8"/>
        </w:rPr>
        <w:t xml:space="preserve"> </w:t>
      </w:r>
      <w:r>
        <w:t>used</w:t>
      </w:r>
      <w:r>
        <w:rPr>
          <w:spacing w:val="-8"/>
        </w:rPr>
        <w:t xml:space="preserve"> </w:t>
      </w:r>
      <w:r>
        <w:t>referentially</w:t>
      </w:r>
      <w:r>
        <w:rPr>
          <w:spacing w:val="-8"/>
        </w:rPr>
        <w:t xml:space="preserve"> </w:t>
      </w:r>
      <w:r>
        <w:t>are</w:t>
      </w:r>
      <w:r>
        <w:rPr>
          <w:spacing w:val="-7"/>
        </w:rPr>
        <w:t xml:space="preserve"> </w:t>
      </w:r>
      <w:r>
        <w:t>by</w:t>
      </w:r>
      <w:r>
        <w:rPr>
          <w:spacing w:val="-8"/>
        </w:rPr>
        <w:t xml:space="preserve"> </w:t>
      </w:r>
      <w:r>
        <w:t>and large</w:t>
      </w:r>
      <w:r>
        <w:rPr>
          <w:spacing w:val="-4"/>
        </w:rPr>
        <w:t xml:space="preserve"> </w:t>
      </w:r>
      <w:r>
        <w:t>with</w:t>
      </w:r>
      <w:r>
        <w:rPr>
          <w:spacing w:val="-3"/>
        </w:rPr>
        <w:t xml:space="preserve"> </w:t>
      </w:r>
      <w:r>
        <w:t>just</w:t>
      </w:r>
      <w:r>
        <w:rPr>
          <w:spacing w:val="-3"/>
        </w:rPr>
        <w:t xml:space="preserve"> </w:t>
      </w:r>
      <w:r>
        <w:t>the</w:t>
      </w:r>
      <w:r>
        <w:rPr>
          <w:spacing w:val="-4"/>
        </w:rPr>
        <w:t xml:space="preserve"> </w:t>
      </w:r>
      <w:r>
        <w:t>prototypical</w:t>
      </w:r>
      <w:r>
        <w:rPr>
          <w:spacing w:val="-3"/>
        </w:rPr>
        <w:t xml:space="preserve"> </w:t>
      </w:r>
      <w:r>
        <w:t>sense</w:t>
      </w:r>
      <w:r>
        <w:rPr>
          <w:spacing w:val="-3"/>
        </w:rPr>
        <w:t xml:space="preserve"> </w:t>
      </w:r>
      <w:r>
        <w:t>of</w:t>
      </w:r>
      <w:r>
        <w:rPr>
          <w:spacing w:val="-3"/>
        </w:rPr>
        <w:t xml:space="preserve"> </w:t>
      </w:r>
      <w:r>
        <w:t>‘fast</w:t>
      </w:r>
      <w:r>
        <w:rPr>
          <w:spacing w:val="-4"/>
        </w:rPr>
        <w:t xml:space="preserve"> </w:t>
      </w:r>
      <w:r>
        <w:t>pedestrian</w:t>
      </w:r>
      <w:r>
        <w:rPr>
          <w:spacing w:val="-3"/>
        </w:rPr>
        <w:t xml:space="preserve"> </w:t>
      </w:r>
      <w:r>
        <w:t>motion’</w:t>
      </w:r>
      <w:r>
        <w:rPr>
          <w:spacing w:val="-3"/>
        </w:rPr>
        <w:t xml:space="preserve"> </w:t>
      </w:r>
      <w:r>
        <w:t>(the</w:t>
      </w:r>
      <w:r>
        <w:rPr>
          <w:spacing w:val="-4"/>
        </w:rPr>
        <w:t xml:space="preserve"> </w:t>
      </w:r>
      <w:r>
        <w:t>exceptions</w:t>
      </w:r>
      <w:r>
        <w:rPr>
          <w:spacing w:val="-3"/>
        </w:rPr>
        <w:t xml:space="preserve"> </w:t>
      </w:r>
      <w:r>
        <w:t>to</w:t>
      </w:r>
      <w:r>
        <w:rPr>
          <w:spacing w:val="-3"/>
        </w:rPr>
        <w:t xml:space="preserve"> </w:t>
      </w:r>
      <w:r>
        <w:t>this</w:t>
      </w:r>
      <w:r>
        <w:rPr>
          <w:spacing w:val="-3"/>
        </w:rPr>
        <w:t xml:space="preserve"> </w:t>
      </w:r>
      <w:r>
        <w:t>stem from</w:t>
      </w:r>
      <w:r>
        <w:rPr>
          <w:spacing w:val="-6"/>
        </w:rPr>
        <w:t xml:space="preserve"> </w:t>
      </w:r>
      <w:r>
        <w:t>just</w:t>
      </w:r>
      <w:r>
        <w:rPr>
          <w:spacing w:val="-5"/>
        </w:rPr>
        <w:t xml:space="preserve"> </w:t>
      </w:r>
      <w:r>
        <w:t>one</w:t>
      </w:r>
      <w:r>
        <w:rPr>
          <w:spacing w:val="-6"/>
        </w:rPr>
        <w:t xml:space="preserve"> </w:t>
      </w:r>
      <w:r>
        <w:t>corpus</w:t>
      </w:r>
      <w:r>
        <w:rPr>
          <w:spacing w:val="-4"/>
        </w:rPr>
        <w:t xml:space="preserve"> </w:t>
      </w:r>
      <w:r>
        <w:t>file)</w:t>
      </w:r>
      <w:r>
        <w:rPr>
          <w:spacing w:val="-6"/>
        </w:rPr>
        <w:t xml:space="preserve"> </w:t>
      </w:r>
      <w:r>
        <w:t>(Gries</w:t>
      </w:r>
      <w:r>
        <w:rPr>
          <w:spacing w:val="-7"/>
        </w:rPr>
        <w:t xml:space="preserve"> </w:t>
      </w:r>
      <w:hyperlink w:anchor="_bookmark341" w:history="1">
        <w:r>
          <w:rPr>
            <w:color w:val="007FFF"/>
          </w:rPr>
          <w:t>2006</w:t>
        </w:r>
      </w:hyperlink>
      <w:r>
        <w:t>:</w:t>
      </w:r>
      <w:r>
        <w:rPr>
          <w:spacing w:val="15"/>
        </w:rPr>
        <w:t xml:space="preserve"> </w:t>
      </w:r>
      <w:r>
        <w:t>76).</w:t>
      </w:r>
      <w:r>
        <w:rPr>
          <w:spacing w:val="15"/>
        </w:rPr>
        <w:t xml:space="preserve"> </w:t>
      </w:r>
      <w:r>
        <w:t>Other</w:t>
      </w:r>
      <w:r>
        <w:rPr>
          <w:spacing w:val="-6"/>
        </w:rPr>
        <w:t xml:space="preserve"> </w:t>
      </w:r>
      <w:r>
        <w:t>referential</w:t>
      </w:r>
      <w:r>
        <w:rPr>
          <w:spacing w:val="-5"/>
        </w:rPr>
        <w:t xml:space="preserve"> </w:t>
      </w:r>
      <w:r>
        <w:t>uses</w:t>
      </w:r>
      <w:r>
        <w:rPr>
          <w:spacing w:val="-5"/>
        </w:rPr>
        <w:t xml:space="preserve"> </w:t>
      </w:r>
      <w:r>
        <w:t>of</w:t>
      </w:r>
      <w:r>
        <w:rPr>
          <w:spacing w:val="-7"/>
        </w:rPr>
        <w:t xml:space="preserve"> </w:t>
      </w:r>
      <w:r>
        <w:rPr>
          <w:i/>
        </w:rPr>
        <w:t>run</w:t>
      </w:r>
      <w:r>
        <w:rPr>
          <w:i/>
          <w:spacing w:val="-5"/>
        </w:rPr>
        <w:t xml:space="preserve"> </w:t>
      </w:r>
      <w:r>
        <w:t>did</w:t>
      </w:r>
      <w:r>
        <w:rPr>
          <w:spacing w:val="-5"/>
        </w:rPr>
        <w:t xml:space="preserve"> </w:t>
      </w:r>
      <w:r>
        <w:t>not</w:t>
      </w:r>
      <w:r>
        <w:rPr>
          <w:spacing w:val="-6"/>
        </w:rPr>
        <w:t xml:space="preserve"> </w:t>
      </w:r>
      <w:r>
        <w:t>develop</w:t>
      </w:r>
      <w:r>
        <w:rPr>
          <w:spacing w:val="-6"/>
        </w:rPr>
        <w:t xml:space="preserve"> </w:t>
      </w:r>
      <w:r>
        <w:t xml:space="preserve">until </w:t>
      </w:r>
      <w:r>
        <w:rPr>
          <w:spacing w:val="-3"/>
        </w:rPr>
        <w:t>later.</w:t>
      </w:r>
    </w:p>
    <w:p w:rsidR="00DD7756" w:rsidRDefault="00AD1397">
      <w:pPr>
        <w:pStyle w:val="BodyText"/>
        <w:spacing w:line="420" w:lineRule="auto"/>
        <w:ind w:left="120" w:right="533" w:firstLine="358"/>
        <w:jc w:val="both"/>
      </w:pPr>
      <w:r>
        <w:t>The</w:t>
      </w:r>
      <w:r>
        <w:rPr>
          <w:spacing w:val="-9"/>
        </w:rPr>
        <w:t xml:space="preserve"> </w:t>
      </w:r>
      <w:r>
        <w:t>existence</w:t>
      </w:r>
      <w:r>
        <w:rPr>
          <w:spacing w:val="-8"/>
        </w:rPr>
        <w:t xml:space="preserve"> </w:t>
      </w:r>
      <w:r>
        <w:t>of</w:t>
      </w:r>
      <w:r>
        <w:rPr>
          <w:spacing w:val="-8"/>
        </w:rPr>
        <w:t xml:space="preserve"> </w:t>
      </w:r>
      <w:r>
        <w:t>dialectal</w:t>
      </w:r>
      <w:r>
        <w:rPr>
          <w:spacing w:val="-8"/>
        </w:rPr>
        <w:t xml:space="preserve"> </w:t>
      </w:r>
      <w:r>
        <w:t>differences</w:t>
      </w:r>
      <w:r>
        <w:rPr>
          <w:spacing w:val="-8"/>
        </w:rPr>
        <w:t xml:space="preserve"> </w:t>
      </w:r>
      <w:r>
        <w:t>for</w:t>
      </w:r>
      <w:r>
        <w:rPr>
          <w:spacing w:val="-8"/>
        </w:rPr>
        <w:t xml:space="preserve"> </w:t>
      </w:r>
      <w:r>
        <w:t>flexibility</w:t>
      </w:r>
      <w:r>
        <w:rPr>
          <w:spacing w:val="-9"/>
        </w:rPr>
        <w:t xml:space="preserve"> </w:t>
      </w:r>
      <w:r>
        <w:t>as</w:t>
      </w:r>
      <w:r>
        <w:rPr>
          <w:spacing w:val="-8"/>
        </w:rPr>
        <w:t xml:space="preserve"> </w:t>
      </w:r>
      <w:r>
        <w:t>well</w:t>
      </w:r>
      <w:r>
        <w:rPr>
          <w:spacing w:val="-8"/>
        </w:rPr>
        <w:t xml:space="preserve"> </w:t>
      </w:r>
      <w:r>
        <w:t>as</w:t>
      </w:r>
      <w:r>
        <w:rPr>
          <w:spacing w:val="-8"/>
        </w:rPr>
        <w:t xml:space="preserve"> </w:t>
      </w:r>
      <w:r>
        <w:t>the</w:t>
      </w:r>
      <w:r>
        <w:rPr>
          <w:spacing w:val="-8"/>
        </w:rPr>
        <w:t xml:space="preserve"> </w:t>
      </w:r>
      <w:r>
        <w:t>unpredictable</w:t>
      </w:r>
      <w:r>
        <w:rPr>
          <w:spacing w:val="-8"/>
        </w:rPr>
        <w:t xml:space="preserve"> </w:t>
      </w:r>
      <w:r>
        <w:t>meanings of</w:t>
      </w:r>
      <w:r>
        <w:rPr>
          <w:spacing w:val="-12"/>
        </w:rPr>
        <w:t xml:space="preserve"> </w:t>
      </w:r>
      <w:r>
        <w:t>lexical</w:t>
      </w:r>
      <w:r>
        <w:rPr>
          <w:spacing w:val="-11"/>
        </w:rPr>
        <w:t xml:space="preserve"> </w:t>
      </w:r>
      <w:r>
        <w:t>items</w:t>
      </w:r>
      <w:r>
        <w:rPr>
          <w:spacing w:val="-11"/>
        </w:rPr>
        <w:t xml:space="preserve"> </w:t>
      </w:r>
      <w:r>
        <w:t>when</w:t>
      </w:r>
      <w:r>
        <w:rPr>
          <w:spacing w:val="-12"/>
        </w:rPr>
        <w:t xml:space="preserve"> </w:t>
      </w:r>
      <w:r>
        <w:t>used</w:t>
      </w:r>
      <w:r>
        <w:rPr>
          <w:spacing w:val="-11"/>
        </w:rPr>
        <w:t xml:space="preserve"> </w:t>
      </w:r>
      <w:r>
        <w:t>in</w:t>
      </w:r>
      <w:r>
        <w:rPr>
          <w:spacing w:val="-11"/>
        </w:rPr>
        <w:t xml:space="preserve"> </w:t>
      </w:r>
      <w:r>
        <w:t>various</w:t>
      </w:r>
      <w:r>
        <w:rPr>
          <w:spacing w:val="-11"/>
        </w:rPr>
        <w:t xml:space="preserve"> </w:t>
      </w:r>
      <w:r>
        <w:t>discourse</w:t>
      </w:r>
      <w:r>
        <w:rPr>
          <w:spacing w:val="-11"/>
        </w:rPr>
        <w:t xml:space="preserve"> </w:t>
      </w:r>
      <w:r>
        <w:t>functions</w:t>
      </w:r>
      <w:r>
        <w:rPr>
          <w:spacing w:val="-12"/>
        </w:rPr>
        <w:t xml:space="preserve"> </w:t>
      </w:r>
      <w:r>
        <w:t>show</w:t>
      </w:r>
      <w:r>
        <w:rPr>
          <w:spacing w:val="-11"/>
        </w:rPr>
        <w:t xml:space="preserve"> </w:t>
      </w:r>
      <w:r>
        <w:t>that</w:t>
      </w:r>
      <w:r>
        <w:rPr>
          <w:spacing w:val="-11"/>
        </w:rPr>
        <w:t xml:space="preserve"> </w:t>
      </w:r>
      <w:r>
        <w:t>the</w:t>
      </w:r>
      <w:r>
        <w:rPr>
          <w:spacing w:val="-11"/>
        </w:rPr>
        <w:t xml:space="preserve"> </w:t>
      </w:r>
      <w:r>
        <w:t>development</w:t>
      </w:r>
      <w:r>
        <w:rPr>
          <w:spacing w:val="-11"/>
        </w:rPr>
        <w:t xml:space="preserve"> </w:t>
      </w:r>
      <w:r>
        <w:t>of</w:t>
      </w:r>
      <w:r>
        <w:rPr>
          <w:spacing w:val="-11"/>
        </w:rPr>
        <w:t xml:space="preserve"> </w:t>
      </w:r>
      <w:r>
        <w:t>flexi- bility</w:t>
      </w:r>
      <w:r>
        <w:rPr>
          <w:spacing w:val="-20"/>
        </w:rPr>
        <w:t xml:space="preserve"> </w:t>
      </w:r>
      <w:r>
        <w:t>depends</w:t>
      </w:r>
      <w:r>
        <w:rPr>
          <w:spacing w:val="-18"/>
        </w:rPr>
        <w:t xml:space="preserve"> </w:t>
      </w:r>
      <w:r>
        <w:t>on</w:t>
      </w:r>
      <w:r>
        <w:rPr>
          <w:spacing w:val="-20"/>
        </w:rPr>
        <w:t xml:space="preserve"> </w:t>
      </w:r>
      <w:r>
        <w:t>conventionalization—whether</w:t>
      </w:r>
      <w:r>
        <w:rPr>
          <w:spacing w:val="-19"/>
        </w:rPr>
        <w:t xml:space="preserve"> </w:t>
      </w:r>
      <w:r>
        <w:t>a</w:t>
      </w:r>
      <w:r>
        <w:rPr>
          <w:spacing w:val="-18"/>
        </w:rPr>
        <w:t xml:space="preserve"> </w:t>
      </w:r>
      <w:r>
        <w:t>given</w:t>
      </w:r>
      <w:r>
        <w:rPr>
          <w:spacing w:val="-20"/>
        </w:rPr>
        <w:t xml:space="preserve"> </w:t>
      </w:r>
      <w:r>
        <w:t>form</w:t>
      </w:r>
      <w:r>
        <w:rPr>
          <w:spacing w:val="-19"/>
        </w:rPr>
        <w:t xml:space="preserve"> </w:t>
      </w:r>
      <w:r>
        <w:t>has</w:t>
      </w:r>
      <w:r>
        <w:rPr>
          <w:spacing w:val="-19"/>
        </w:rPr>
        <w:t xml:space="preserve"> </w:t>
      </w:r>
      <w:r>
        <w:t>assumed</w:t>
      </w:r>
      <w:r>
        <w:rPr>
          <w:spacing w:val="-19"/>
        </w:rPr>
        <w:t xml:space="preserve"> </w:t>
      </w:r>
      <w:r>
        <w:t>a</w:t>
      </w:r>
      <w:r>
        <w:rPr>
          <w:spacing w:val="-18"/>
        </w:rPr>
        <w:t xml:space="preserve"> </w:t>
      </w:r>
      <w:r>
        <w:t>conventionalized</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19" w:right="532"/>
        <w:jc w:val="both"/>
      </w:pPr>
      <w:bookmarkStart w:id="145" w:name="_bookmark111"/>
      <w:bookmarkEnd w:id="145"/>
      <w:r>
        <w:lastRenderedPageBreak/>
        <w:t>meaning</w:t>
      </w:r>
      <w:r>
        <w:rPr>
          <w:spacing w:val="-20"/>
        </w:rPr>
        <w:t xml:space="preserve"> </w:t>
      </w:r>
      <w:r>
        <w:t>in</w:t>
      </w:r>
      <w:r>
        <w:rPr>
          <w:spacing w:val="-20"/>
        </w:rPr>
        <w:t xml:space="preserve"> </w:t>
      </w:r>
      <w:r>
        <w:t>its</w:t>
      </w:r>
      <w:r>
        <w:rPr>
          <w:spacing w:val="-20"/>
        </w:rPr>
        <w:t xml:space="preserve"> </w:t>
      </w:r>
      <w:r>
        <w:t>role</w:t>
      </w:r>
      <w:r>
        <w:rPr>
          <w:spacing w:val="-19"/>
        </w:rPr>
        <w:t xml:space="preserve"> </w:t>
      </w:r>
      <w:r>
        <w:t>for</w:t>
      </w:r>
      <w:r>
        <w:rPr>
          <w:spacing w:val="-19"/>
        </w:rPr>
        <w:t xml:space="preserve"> </w:t>
      </w:r>
      <w:r>
        <w:t>a</w:t>
      </w:r>
      <w:r>
        <w:rPr>
          <w:spacing w:val="-20"/>
        </w:rPr>
        <w:t xml:space="preserve"> </w:t>
      </w:r>
      <w:r>
        <w:t>specific</w:t>
      </w:r>
      <w:r>
        <w:rPr>
          <w:spacing w:val="-19"/>
        </w:rPr>
        <w:t xml:space="preserve"> </w:t>
      </w:r>
      <w:r>
        <w:t>discourse</w:t>
      </w:r>
      <w:r>
        <w:rPr>
          <w:spacing w:val="-20"/>
        </w:rPr>
        <w:t xml:space="preserve"> </w:t>
      </w:r>
      <w:r>
        <w:t>function.</w:t>
      </w:r>
      <w:r>
        <w:rPr>
          <w:spacing w:val="7"/>
        </w:rPr>
        <w:t xml:space="preserve"> </w:t>
      </w:r>
      <w:r>
        <w:t>These</w:t>
      </w:r>
      <w:r>
        <w:rPr>
          <w:spacing w:val="-20"/>
        </w:rPr>
        <w:t xml:space="preserve"> </w:t>
      </w:r>
      <w:r>
        <w:t>conventionalizations</w:t>
      </w:r>
      <w:r>
        <w:rPr>
          <w:spacing w:val="-19"/>
        </w:rPr>
        <w:t xml:space="preserve"> </w:t>
      </w:r>
      <w:r>
        <w:t>are</w:t>
      </w:r>
      <w:r>
        <w:rPr>
          <w:spacing w:val="-20"/>
        </w:rPr>
        <w:t xml:space="preserve"> </w:t>
      </w:r>
      <w:r>
        <w:t>language- specific, dialect-specific, item-specific, and even sense-specific (Croft</w:t>
      </w:r>
      <w:r>
        <w:rPr>
          <w:spacing w:val="-46"/>
        </w:rPr>
        <w:t xml:space="preserve"> </w:t>
      </w:r>
      <w:hyperlink w:anchor="_bookmark290" w:history="1">
        <w:r>
          <w:rPr>
            <w:color w:val="007FFF"/>
          </w:rPr>
          <w:t>2000</w:t>
        </w:r>
      </w:hyperlink>
      <w:r>
        <w:t>: 97). Speakers can and</w:t>
      </w:r>
      <w:r>
        <w:rPr>
          <w:spacing w:val="-7"/>
        </w:rPr>
        <w:t xml:space="preserve"> </w:t>
      </w:r>
      <w:r>
        <w:t>do</w:t>
      </w:r>
      <w:r>
        <w:rPr>
          <w:spacing w:val="-6"/>
        </w:rPr>
        <w:t xml:space="preserve"> </w:t>
      </w:r>
      <w:r>
        <w:t>playfully</w:t>
      </w:r>
      <w:r>
        <w:rPr>
          <w:spacing w:val="-6"/>
        </w:rPr>
        <w:t xml:space="preserve"> </w:t>
      </w:r>
      <w:r>
        <w:t>use</w:t>
      </w:r>
      <w:r>
        <w:rPr>
          <w:spacing w:val="-6"/>
        </w:rPr>
        <w:t xml:space="preserve"> </w:t>
      </w:r>
      <w:r>
        <w:t>existing</w:t>
      </w:r>
      <w:r>
        <w:rPr>
          <w:spacing w:val="-7"/>
        </w:rPr>
        <w:t xml:space="preserve"> </w:t>
      </w:r>
      <w:r>
        <w:t>lexical</w:t>
      </w:r>
      <w:r>
        <w:rPr>
          <w:spacing w:val="-6"/>
        </w:rPr>
        <w:t xml:space="preserve"> </w:t>
      </w:r>
      <w:r>
        <w:t>items</w:t>
      </w:r>
      <w:r>
        <w:rPr>
          <w:spacing w:val="-6"/>
        </w:rPr>
        <w:t xml:space="preserve"> </w:t>
      </w:r>
      <w:r>
        <w:t>for</w:t>
      </w:r>
      <w:r>
        <w:rPr>
          <w:spacing w:val="-6"/>
        </w:rPr>
        <w:t xml:space="preserve"> </w:t>
      </w:r>
      <w:r>
        <w:t>new</w:t>
      </w:r>
      <w:r>
        <w:rPr>
          <w:spacing w:val="-7"/>
        </w:rPr>
        <w:t xml:space="preserve"> </w:t>
      </w:r>
      <w:r>
        <w:t>discourse</w:t>
      </w:r>
      <w:r>
        <w:rPr>
          <w:spacing w:val="-6"/>
        </w:rPr>
        <w:t xml:space="preserve"> </w:t>
      </w:r>
      <w:r>
        <w:t>functions,</w:t>
      </w:r>
      <w:r>
        <w:rPr>
          <w:spacing w:val="-5"/>
        </w:rPr>
        <w:t xml:space="preserve"> </w:t>
      </w:r>
      <w:r>
        <w:t>but</w:t>
      </w:r>
      <w:r>
        <w:rPr>
          <w:spacing w:val="-6"/>
        </w:rPr>
        <w:t xml:space="preserve"> </w:t>
      </w:r>
      <w:r>
        <w:t>it</w:t>
      </w:r>
      <w:r>
        <w:rPr>
          <w:spacing w:val="-6"/>
        </w:rPr>
        <w:t xml:space="preserve"> </w:t>
      </w:r>
      <w:r>
        <w:t>is</w:t>
      </w:r>
      <w:r>
        <w:rPr>
          <w:spacing w:val="-7"/>
        </w:rPr>
        <w:t xml:space="preserve"> </w:t>
      </w:r>
      <w:r>
        <w:t>not</w:t>
      </w:r>
      <w:r>
        <w:rPr>
          <w:spacing w:val="-6"/>
        </w:rPr>
        <w:t xml:space="preserve"> </w:t>
      </w:r>
      <w:r>
        <w:t>until</w:t>
      </w:r>
      <w:r>
        <w:rPr>
          <w:spacing w:val="-6"/>
        </w:rPr>
        <w:t xml:space="preserve"> </w:t>
      </w:r>
      <w:r>
        <w:t>that combination</w:t>
      </w:r>
      <w:r>
        <w:rPr>
          <w:spacing w:val="-6"/>
        </w:rPr>
        <w:t xml:space="preserve"> </w:t>
      </w:r>
      <w:r>
        <w:t>of</w:t>
      </w:r>
      <w:r>
        <w:rPr>
          <w:spacing w:val="-6"/>
        </w:rPr>
        <w:t xml:space="preserve"> </w:t>
      </w:r>
      <w:r>
        <w:t>form</w:t>
      </w:r>
      <w:r>
        <w:rPr>
          <w:spacing w:val="-5"/>
        </w:rPr>
        <w:t xml:space="preserve"> </w:t>
      </w:r>
      <w:r>
        <w:t>and</w:t>
      </w:r>
      <w:r>
        <w:rPr>
          <w:spacing w:val="-6"/>
        </w:rPr>
        <w:t xml:space="preserve"> </w:t>
      </w:r>
      <w:r>
        <w:t>discourse</w:t>
      </w:r>
      <w:r>
        <w:rPr>
          <w:spacing w:val="-6"/>
        </w:rPr>
        <w:t xml:space="preserve"> </w:t>
      </w:r>
      <w:r>
        <w:t>function</w:t>
      </w:r>
      <w:r>
        <w:rPr>
          <w:spacing w:val="-5"/>
        </w:rPr>
        <w:t xml:space="preserve"> </w:t>
      </w:r>
      <w:r>
        <w:t>is</w:t>
      </w:r>
      <w:r>
        <w:rPr>
          <w:spacing w:val="-6"/>
        </w:rPr>
        <w:t xml:space="preserve"> </w:t>
      </w:r>
      <w:r>
        <w:t>conventionalized</w:t>
      </w:r>
      <w:r>
        <w:rPr>
          <w:spacing w:val="-5"/>
        </w:rPr>
        <w:t xml:space="preserve"> </w:t>
      </w:r>
      <w:r>
        <w:t>with</w:t>
      </w:r>
      <w:r>
        <w:rPr>
          <w:spacing w:val="-6"/>
        </w:rPr>
        <w:t xml:space="preserve"> </w:t>
      </w:r>
      <w:r>
        <w:t>a</w:t>
      </w:r>
      <w:r>
        <w:rPr>
          <w:spacing w:val="-6"/>
        </w:rPr>
        <w:t xml:space="preserve"> </w:t>
      </w:r>
      <w:r>
        <w:t>specific</w:t>
      </w:r>
      <w:r>
        <w:rPr>
          <w:spacing w:val="-5"/>
        </w:rPr>
        <w:t xml:space="preserve"> </w:t>
      </w:r>
      <w:r>
        <w:t>meaning</w:t>
      </w:r>
      <w:r>
        <w:rPr>
          <w:spacing w:val="-6"/>
        </w:rPr>
        <w:t xml:space="preserve"> </w:t>
      </w:r>
      <w:r>
        <w:t>in</w:t>
      </w:r>
      <w:r>
        <w:rPr>
          <w:spacing w:val="-6"/>
        </w:rPr>
        <w:t xml:space="preserve"> </w:t>
      </w:r>
      <w:r>
        <w:t>a community</w:t>
      </w:r>
      <w:r>
        <w:rPr>
          <w:spacing w:val="-9"/>
        </w:rPr>
        <w:t xml:space="preserve"> </w:t>
      </w:r>
      <w:r>
        <w:t>of</w:t>
      </w:r>
      <w:r>
        <w:rPr>
          <w:spacing w:val="-9"/>
        </w:rPr>
        <w:t xml:space="preserve"> </w:t>
      </w:r>
      <w:r>
        <w:t>speakers</w:t>
      </w:r>
      <w:r>
        <w:rPr>
          <w:spacing w:val="-9"/>
        </w:rPr>
        <w:t xml:space="preserve"> </w:t>
      </w:r>
      <w:r>
        <w:t>that</w:t>
      </w:r>
      <w:r>
        <w:rPr>
          <w:spacing w:val="-8"/>
        </w:rPr>
        <w:t xml:space="preserve"> </w:t>
      </w:r>
      <w:r>
        <w:t>we</w:t>
      </w:r>
      <w:r>
        <w:rPr>
          <w:spacing w:val="-9"/>
        </w:rPr>
        <w:t xml:space="preserve"> </w:t>
      </w:r>
      <w:r>
        <w:t>can</w:t>
      </w:r>
      <w:r>
        <w:rPr>
          <w:spacing w:val="-9"/>
        </w:rPr>
        <w:t xml:space="preserve"> </w:t>
      </w:r>
      <w:r>
        <w:t>say</w:t>
      </w:r>
      <w:r>
        <w:rPr>
          <w:spacing w:val="-8"/>
        </w:rPr>
        <w:t xml:space="preserve"> </w:t>
      </w:r>
      <w:r>
        <w:t>the</w:t>
      </w:r>
      <w:r>
        <w:rPr>
          <w:spacing w:val="-9"/>
        </w:rPr>
        <w:t xml:space="preserve"> </w:t>
      </w:r>
      <w:r>
        <w:t>lexical</w:t>
      </w:r>
      <w:r>
        <w:rPr>
          <w:spacing w:val="-9"/>
        </w:rPr>
        <w:t xml:space="preserve"> </w:t>
      </w:r>
      <w:r>
        <w:t>item</w:t>
      </w:r>
      <w:r>
        <w:rPr>
          <w:spacing w:val="-9"/>
        </w:rPr>
        <w:t xml:space="preserve"> </w:t>
      </w:r>
      <w:r>
        <w:t>has</w:t>
      </w:r>
      <w:r>
        <w:rPr>
          <w:spacing w:val="-8"/>
        </w:rPr>
        <w:t xml:space="preserve"> </w:t>
      </w:r>
      <w:r>
        <w:t>undergone</w:t>
      </w:r>
      <w:r>
        <w:rPr>
          <w:spacing w:val="-9"/>
        </w:rPr>
        <w:t xml:space="preserve"> </w:t>
      </w:r>
      <w:r>
        <w:t>functional</w:t>
      </w:r>
      <w:r>
        <w:rPr>
          <w:spacing w:val="-9"/>
        </w:rPr>
        <w:t xml:space="preserve"> </w:t>
      </w:r>
      <w:r>
        <w:t xml:space="preserve">expansion. An excellent illustration of this is the word </w:t>
      </w:r>
      <w:r>
        <w:rPr>
          <w:i/>
        </w:rPr>
        <w:t xml:space="preserve">friend </w:t>
      </w:r>
      <w:r>
        <w:t>in English. Prior to the widespread adop- tion</w:t>
      </w:r>
      <w:r>
        <w:rPr>
          <w:spacing w:val="-6"/>
        </w:rPr>
        <w:t xml:space="preserve"> </w:t>
      </w:r>
      <w:r>
        <w:t>of</w:t>
      </w:r>
      <w:r>
        <w:rPr>
          <w:spacing w:val="-6"/>
        </w:rPr>
        <w:t xml:space="preserve"> </w:t>
      </w:r>
      <w:r>
        <w:t>the</w:t>
      </w:r>
      <w:r>
        <w:rPr>
          <w:spacing w:val="-6"/>
        </w:rPr>
        <w:t xml:space="preserve"> </w:t>
      </w:r>
      <w:r>
        <w:t>social</w:t>
      </w:r>
      <w:r>
        <w:rPr>
          <w:spacing w:val="-6"/>
        </w:rPr>
        <w:t xml:space="preserve"> </w:t>
      </w:r>
      <w:r>
        <w:t>networking</w:t>
      </w:r>
      <w:r>
        <w:rPr>
          <w:spacing w:val="-6"/>
        </w:rPr>
        <w:t xml:space="preserve"> </w:t>
      </w:r>
      <w:r>
        <w:t>sites</w:t>
      </w:r>
      <w:r>
        <w:rPr>
          <w:spacing w:val="-4"/>
        </w:rPr>
        <w:t xml:space="preserve"> </w:t>
      </w:r>
      <w:r>
        <w:t>MySpace</w:t>
      </w:r>
      <w:r>
        <w:rPr>
          <w:spacing w:val="-6"/>
        </w:rPr>
        <w:t xml:space="preserve"> </w:t>
      </w:r>
      <w:r>
        <w:t>and</w:t>
      </w:r>
      <w:r>
        <w:rPr>
          <w:spacing w:val="-5"/>
        </w:rPr>
        <w:t xml:space="preserve"> </w:t>
      </w:r>
      <w:r>
        <w:t>Facebook</w:t>
      </w:r>
      <w:r>
        <w:rPr>
          <w:spacing w:val="-6"/>
        </w:rPr>
        <w:t xml:space="preserve"> </w:t>
      </w:r>
      <w:r>
        <w:t>around</w:t>
      </w:r>
      <w:r>
        <w:rPr>
          <w:spacing w:val="-6"/>
        </w:rPr>
        <w:t xml:space="preserve"> </w:t>
      </w:r>
      <w:r>
        <w:t>2006,</w:t>
      </w:r>
      <w:r>
        <w:rPr>
          <w:spacing w:val="-5"/>
        </w:rPr>
        <w:t xml:space="preserve"> </w:t>
      </w:r>
      <w:r>
        <w:t>the</w:t>
      </w:r>
      <w:r>
        <w:rPr>
          <w:spacing w:val="-5"/>
        </w:rPr>
        <w:t xml:space="preserve"> </w:t>
      </w:r>
      <w:r>
        <w:t>use</w:t>
      </w:r>
      <w:r>
        <w:rPr>
          <w:spacing w:val="-6"/>
        </w:rPr>
        <w:t xml:space="preserve"> </w:t>
      </w:r>
      <w:r>
        <w:t>of</w:t>
      </w:r>
      <w:r>
        <w:rPr>
          <w:spacing w:val="-8"/>
        </w:rPr>
        <w:t xml:space="preserve"> </w:t>
      </w:r>
      <w:r>
        <w:rPr>
          <w:i/>
        </w:rPr>
        <w:t>friend</w:t>
      </w:r>
      <w:r>
        <w:rPr>
          <w:i/>
          <w:spacing w:val="8"/>
        </w:rPr>
        <w:t xml:space="preserve"> </w:t>
      </w:r>
      <w:r>
        <w:t>as</w:t>
      </w:r>
      <w:r>
        <w:rPr>
          <w:spacing w:val="-6"/>
        </w:rPr>
        <w:t xml:space="preserve"> </w:t>
      </w:r>
      <w:r>
        <w:t>a predicate had not been widely conventionalized. The growth of social networking sites</w:t>
      </w:r>
      <w:r>
        <w:rPr>
          <w:spacing w:val="-22"/>
        </w:rPr>
        <w:t xml:space="preserve"> </w:t>
      </w:r>
      <w:r>
        <w:t>then led</w:t>
      </w:r>
      <w:r>
        <w:rPr>
          <w:spacing w:val="-15"/>
        </w:rPr>
        <w:t xml:space="preserve"> </w:t>
      </w:r>
      <w:r>
        <w:t>to</w:t>
      </w:r>
      <w:r>
        <w:rPr>
          <w:spacing w:val="-15"/>
        </w:rPr>
        <w:t xml:space="preserve"> </w:t>
      </w:r>
      <w:r>
        <w:t>the</w:t>
      </w:r>
      <w:r>
        <w:rPr>
          <w:spacing w:val="-16"/>
        </w:rPr>
        <w:t xml:space="preserve"> </w:t>
      </w:r>
      <w:r>
        <w:t>specific</w:t>
      </w:r>
      <w:r>
        <w:rPr>
          <w:spacing w:val="-15"/>
        </w:rPr>
        <w:t xml:space="preserve"> </w:t>
      </w:r>
      <w:r>
        <w:t>use</w:t>
      </w:r>
      <w:r>
        <w:rPr>
          <w:spacing w:val="-15"/>
        </w:rPr>
        <w:t xml:space="preserve"> </w:t>
      </w:r>
      <w:r>
        <w:t>of</w:t>
      </w:r>
      <w:r>
        <w:rPr>
          <w:spacing w:val="-16"/>
        </w:rPr>
        <w:t xml:space="preserve"> </w:t>
      </w:r>
      <w:r>
        <w:rPr>
          <w:i/>
        </w:rPr>
        <w:t>friend</w:t>
      </w:r>
      <w:r>
        <w:rPr>
          <w:i/>
          <w:spacing w:val="-2"/>
        </w:rPr>
        <w:t xml:space="preserve"> </w:t>
      </w:r>
      <w:r>
        <w:t>to</w:t>
      </w:r>
      <w:r>
        <w:rPr>
          <w:spacing w:val="-15"/>
        </w:rPr>
        <w:t xml:space="preserve"> </w:t>
      </w:r>
      <w:r>
        <w:t>mean</w:t>
      </w:r>
      <w:r>
        <w:rPr>
          <w:spacing w:val="-15"/>
        </w:rPr>
        <w:t xml:space="preserve"> </w:t>
      </w:r>
      <w:r>
        <w:t>‘add</w:t>
      </w:r>
      <w:r>
        <w:rPr>
          <w:spacing w:val="-16"/>
        </w:rPr>
        <w:t xml:space="preserve"> </w:t>
      </w:r>
      <w:r>
        <w:t>as</w:t>
      </w:r>
      <w:r>
        <w:rPr>
          <w:spacing w:val="-14"/>
        </w:rPr>
        <w:t xml:space="preserve"> </w:t>
      </w:r>
      <w:r>
        <w:t>a</w:t>
      </w:r>
      <w:r>
        <w:rPr>
          <w:spacing w:val="-15"/>
        </w:rPr>
        <w:t xml:space="preserve"> </w:t>
      </w:r>
      <w:r>
        <w:t>connection</w:t>
      </w:r>
      <w:r>
        <w:rPr>
          <w:spacing w:val="-15"/>
        </w:rPr>
        <w:t xml:space="preserve"> </w:t>
      </w:r>
      <w:r>
        <w:t>on</w:t>
      </w:r>
      <w:r>
        <w:rPr>
          <w:spacing w:val="-14"/>
        </w:rPr>
        <w:t xml:space="preserve"> </w:t>
      </w:r>
      <w:r>
        <w:t>a</w:t>
      </w:r>
      <w:r>
        <w:rPr>
          <w:spacing w:val="-16"/>
        </w:rPr>
        <w:t xml:space="preserve"> </w:t>
      </w:r>
      <w:r>
        <w:t>social</w:t>
      </w:r>
      <w:r>
        <w:rPr>
          <w:spacing w:val="-15"/>
        </w:rPr>
        <w:t xml:space="preserve"> </w:t>
      </w:r>
      <w:r>
        <w:t>networking</w:t>
      </w:r>
      <w:r>
        <w:rPr>
          <w:spacing w:val="-15"/>
        </w:rPr>
        <w:t xml:space="preserve"> </w:t>
      </w:r>
      <w:r>
        <w:rPr>
          <w:spacing w:val="-3"/>
        </w:rPr>
        <w:t>site’.</w:t>
      </w:r>
      <w:r>
        <w:rPr>
          <w:spacing w:val="12"/>
        </w:rPr>
        <w:t xml:space="preserve"> </w:t>
      </w:r>
      <w:r>
        <w:t>Note that</w:t>
      </w:r>
      <w:r>
        <w:rPr>
          <w:spacing w:val="-15"/>
        </w:rPr>
        <w:t xml:space="preserve"> </w:t>
      </w:r>
      <w:r>
        <w:t>it</w:t>
      </w:r>
      <w:r>
        <w:rPr>
          <w:spacing w:val="-14"/>
        </w:rPr>
        <w:t xml:space="preserve"> </w:t>
      </w:r>
      <w:r>
        <w:t>does</w:t>
      </w:r>
      <w:r>
        <w:rPr>
          <w:spacing w:val="-14"/>
        </w:rPr>
        <w:t xml:space="preserve"> </w:t>
      </w:r>
      <w:r>
        <w:rPr>
          <w:i/>
        </w:rPr>
        <w:t xml:space="preserve">not </w:t>
      </w:r>
      <w:r>
        <w:t>have</w:t>
      </w:r>
      <w:r>
        <w:rPr>
          <w:spacing w:val="-15"/>
        </w:rPr>
        <w:t xml:space="preserve"> </w:t>
      </w:r>
      <w:r>
        <w:t>the</w:t>
      </w:r>
      <w:r>
        <w:rPr>
          <w:spacing w:val="-14"/>
        </w:rPr>
        <w:t xml:space="preserve"> </w:t>
      </w:r>
      <w:r>
        <w:t>more</w:t>
      </w:r>
      <w:r>
        <w:rPr>
          <w:spacing w:val="-14"/>
        </w:rPr>
        <w:t xml:space="preserve"> </w:t>
      </w:r>
      <w:r>
        <w:t>general</w:t>
      </w:r>
      <w:r>
        <w:rPr>
          <w:spacing w:val="-14"/>
        </w:rPr>
        <w:t xml:space="preserve"> </w:t>
      </w:r>
      <w:r>
        <w:t>sense</w:t>
      </w:r>
      <w:r>
        <w:rPr>
          <w:spacing w:val="-15"/>
        </w:rPr>
        <w:t xml:space="preserve"> </w:t>
      </w:r>
      <w:r>
        <w:t>of</w:t>
      </w:r>
      <w:r>
        <w:rPr>
          <w:spacing w:val="-14"/>
        </w:rPr>
        <w:t xml:space="preserve"> </w:t>
      </w:r>
      <w:r>
        <w:t>‘be</w:t>
      </w:r>
      <w:r>
        <w:rPr>
          <w:spacing w:val="-14"/>
        </w:rPr>
        <w:t xml:space="preserve"> </w:t>
      </w:r>
      <w:r>
        <w:t>a</w:t>
      </w:r>
      <w:r>
        <w:rPr>
          <w:spacing w:val="-14"/>
        </w:rPr>
        <w:t xml:space="preserve"> </w:t>
      </w:r>
      <w:r>
        <w:t>friend’</w:t>
      </w:r>
      <w:r>
        <w:rPr>
          <w:spacing w:val="-14"/>
        </w:rPr>
        <w:t xml:space="preserve"> </w:t>
      </w:r>
      <w:r>
        <w:t>or</w:t>
      </w:r>
      <w:r>
        <w:rPr>
          <w:spacing w:val="-14"/>
        </w:rPr>
        <w:t xml:space="preserve"> </w:t>
      </w:r>
      <w:r>
        <w:t>‘befriend’.</w:t>
      </w:r>
      <w:r>
        <w:rPr>
          <w:spacing w:val="12"/>
        </w:rPr>
        <w:t xml:space="preserve"> </w:t>
      </w:r>
      <w:r>
        <w:t>Like</w:t>
      </w:r>
      <w:r>
        <w:rPr>
          <w:spacing w:val="-14"/>
        </w:rPr>
        <w:t xml:space="preserve"> </w:t>
      </w:r>
      <w:r>
        <w:t>with</w:t>
      </w:r>
      <w:r>
        <w:rPr>
          <w:spacing w:val="-14"/>
        </w:rPr>
        <w:t xml:space="preserve"> </w:t>
      </w:r>
      <w:r>
        <w:rPr>
          <w:spacing w:val="-3"/>
        </w:rPr>
        <w:t>Yup’ik</w:t>
      </w:r>
      <w:r>
        <w:rPr>
          <w:spacing w:val="-14"/>
        </w:rPr>
        <w:t xml:space="preserve"> </w:t>
      </w:r>
      <w:r>
        <w:t>and Mandinka,</w:t>
      </w:r>
      <w:r>
        <w:rPr>
          <w:spacing w:val="-9"/>
        </w:rPr>
        <w:t xml:space="preserve"> </w:t>
      </w:r>
      <w:r>
        <w:t>this</w:t>
      </w:r>
      <w:r>
        <w:rPr>
          <w:spacing w:val="-10"/>
        </w:rPr>
        <w:t xml:space="preserve"> </w:t>
      </w:r>
      <w:r>
        <w:t>shows</w:t>
      </w:r>
      <w:r>
        <w:rPr>
          <w:spacing w:val="-10"/>
        </w:rPr>
        <w:t xml:space="preserve"> </w:t>
      </w:r>
      <w:r>
        <w:t>not</w:t>
      </w:r>
      <w:r>
        <w:rPr>
          <w:spacing w:val="-10"/>
        </w:rPr>
        <w:t xml:space="preserve"> </w:t>
      </w:r>
      <w:r>
        <w:t>just</w:t>
      </w:r>
      <w:r>
        <w:rPr>
          <w:spacing w:val="-10"/>
        </w:rPr>
        <w:t xml:space="preserve"> </w:t>
      </w:r>
      <w:r>
        <w:t>that</w:t>
      </w:r>
      <w:r>
        <w:rPr>
          <w:spacing w:val="-10"/>
        </w:rPr>
        <w:t xml:space="preserve"> </w:t>
      </w:r>
      <w:r>
        <w:t>flexibility</w:t>
      </w:r>
      <w:r>
        <w:rPr>
          <w:spacing w:val="-10"/>
        </w:rPr>
        <w:t xml:space="preserve"> </w:t>
      </w:r>
      <w:r>
        <w:t>is</w:t>
      </w:r>
      <w:r>
        <w:rPr>
          <w:spacing w:val="-10"/>
        </w:rPr>
        <w:t xml:space="preserve"> </w:t>
      </w:r>
      <w:r>
        <w:t>item-specific,</w:t>
      </w:r>
      <w:r>
        <w:rPr>
          <w:spacing w:val="-9"/>
        </w:rPr>
        <w:t xml:space="preserve"> </w:t>
      </w:r>
      <w:r>
        <w:t>but</w:t>
      </w:r>
      <w:r>
        <w:rPr>
          <w:spacing w:val="-10"/>
        </w:rPr>
        <w:t xml:space="preserve"> </w:t>
      </w:r>
      <w:r>
        <w:t>that</w:t>
      </w:r>
      <w:r>
        <w:rPr>
          <w:spacing w:val="-10"/>
        </w:rPr>
        <w:t xml:space="preserve"> </w:t>
      </w:r>
      <w:r>
        <w:t>the</w:t>
      </w:r>
      <w:r>
        <w:rPr>
          <w:spacing w:val="-10"/>
        </w:rPr>
        <w:t xml:space="preserve"> </w:t>
      </w:r>
      <w:r>
        <w:t>meaning</w:t>
      </w:r>
      <w:r>
        <w:rPr>
          <w:spacing w:val="-9"/>
        </w:rPr>
        <w:t xml:space="preserve"> </w:t>
      </w:r>
      <w:r>
        <w:t>of</w:t>
      </w:r>
      <w:r>
        <w:rPr>
          <w:spacing w:val="-10"/>
        </w:rPr>
        <w:t xml:space="preserve"> </w:t>
      </w:r>
      <w:r>
        <w:t>flexible uses is often item-specific as well; in many cases it is unpredictable and must be memorized by</w:t>
      </w:r>
      <w:r>
        <w:rPr>
          <w:spacing w:val="-2"/>
        </w:rPr>
        <w:t xml:space="preserve"> </w:t>
      </w:r>
      <w:r>
        <w:t>speakers.</w:t>
      </w:r>
    </w:p>
    <w:p w:rsidR="00DD7756" w:rsidRDefault="00DD7756">
      <w:pPr>
        <w:pStyle w:val="BodyText"/>
        <w:spacing w:before="6"/>
        <w:rPr>
          <w:sz w:val="35"/>
        </w:rPr>
      </w:pPr>
    </w:p>
    <w:p w:rsidR="00DD7756" w:rsidRDefault="00AD1397">
      <w:pPr>
        <w:pStyle w:val="Heading3"/>
        <w:numPr>
          <w:ilvl w:val="2"/>
          <w:numId w:val="11"/>
        </w:numPr>
        <w:tabs>
          <w:tab w:val="left" w:pos="968"/>
          <w:tab w:val="left" w:pos="969"/>
        </w:tabs>
        <w:spacing w:before="1"/>
        <w:rPr>
          <w:b/>
        </w:rPr>
      </w:pPr>
      <w:bookmarkStart w:id="146" w:name="2.3.3_Problems_&amp;_critiques"/>
      <w:bookmarkStart w:id="147" w:name="_bookmark112"/>
      <w:bookmarkEnd w:id="146"/>
      <w:bookmarkEnd w:id="147"/>
      <w:r>
        <w:rPr>
          <w:b/>
        </w:rPr>
        <w:t>Problems &amp;</w:t>
      </w:r>
      <w:r>
        <w:rPr>
          <w:b/>
          <w:spacing w:val="3"/>
        </w:rPr>
        <w:t xml:space="preserve"> </w:t>
      </w:r>
      <w:r>
        <w:rPr>
          <w:b/>
        </w:rPr>
        <w:t>critiques</w:t>
      </w:r>
    </w:p>
    <w:p w:rsidR="00DD7756" w:rsidRDefault="00DD7756">
      <w:pPr>
        <w:pStyle w:val="BodyText"/>
        <w:spacing w:before="7"/>
        <w:rPr>
          <w:b/>
          <w:sz w:val="30"/>
        </w:rPr>
      </w:pPr>
    </w:p>
    <w:p w:rsidR="00DD7756" w:rsidRDefault="00AD1397">
      <w:pPr>
        <w:pStyle w:val="BodyText"/>
        <w:spacing w:line="420" w:lineRule="auto"/>
        <w:ind w:left="120" w:right="531"/>
        <w:jc w:val="both"/>
      </w:pPr>
      <w:r>
        <w:t xml:space="preserve">Despite the robust findings in </w:t>
      </w:r>
      <w:hyperlink w:anchor="_bookmark94" w:history="1">
        <w:r>
          <w:rPr>
            <w:color w:val="007FFF"/>
          </w:rPr>
          <w:t>Section 2.3.2</w:t>
        </w:r>
      </w:hyperlink>
      <w:r>
        <w:t>, researchers have challenged the very possibility of lexical flexibility and its presence in various languages. Some of these challenges stem from</w:t>
      </w:r>
      <w:r>
        <w:rPr>
          <w:spacing w:val="-14"/>
        </w:rPr>
        <w:t xml:space="preserve"> </w:t>
      </w:r>
      <w:r>
        <w:t>the</w:t>
      </w:r>
      <w:r>
        <w:rPr>
          <w:spacing w:val="-13"/>
        </w:rPr>
        <w:t xml:space="preserve"> </w:t>
      </w:r>
      <w:r>
        <w:t>fact</w:t>
      </w:r>
      <w:r>
        <w:rPr>
          <w:spacing w:val="-13"/>
        </w:rPr>
        <w:t xml:space="preserve"> </w:t>
      </w:r>
      <w:r>
        <w:t>that</w:t>
      </w:r>
      <w:r>
        <w:rPr>
          <w:spacing w:val="-13"/>
        </w:rPr>
        <w:t xml:space="preserve"> </w:t>
      </w:r>
      <w:r>
        <w:t>certain</w:t>
      </w:r>
      <w:r>
        <w:rPr>
          <w:spacing w:val="-13"/>
        </w:rPr>
        <w:t xml:space="preserve"> </w:t>
      </w:r>
      <w:r>
        <w:t>conceptions</w:t>
      </w:r>
      <w:r>
        <w:rPr>
          <w:spacing w:val="-13"/>
        </w:rPr>
        <w:t xml:space="preserve"> </w:t>
      </w:r>
      <w:r>
        <w:t>of</w:t>
      </w:r>
      <w:r>
        <w:rPr>
          <w:spacing w:val="-13"/>
        </w:rPr>
        <w:t xml:space="preserve"> </w:t>
      </w:r>
      <w:r>
        <w:t>lexical</w:t>
      </w:r>
      <w:r>
        <w:rPr>
          <w:spacing w:val="-13"/>
        </w:rPr>
        <w:t xml:space="preserve"> </w:t>
      </w:r>
      <w:r>
        <w:t>flexibility</w:t>
      </w:r>
      <w:r>
        <w:rPr>
          <w:spacing w:val="-13"/>
        </w:rPr>
        <w:t xml:space="preserve"> </w:t>
      </w:r>
      <w:r>
        <w:t>are</w:t>
      </w:r>
      <w:r>
        <w:rPr>
          <w:spacing w:val="-13"/>
        </w:rPr>
        <w:t xml:space="preserve"> </w:t>
      </w:r>
      <w:r>
        <w:t>based</w:t>
      </w:r>
      <w:r>
        <w:rPr>
          <w:spacing w:val="-13"/>
        </w:rPr>
        <w:t xml:space="preserve"> </w:t>
      </w:r>
      <w:r>
        <w:t>on</w:t>
      </w:r>
      <w:r>
        <w:rPr>
          <w:spacing w:val="-13"/>
        </w:rPr>
        <w:t xml:space="preserve"> </w:t>
      </w:r>
      <w:r>
        <w:t>traditional</w:t>
      </w:r>
      <w:r>
        <w:rPr>
          <w:spacing w:val="-13"/>
        </w:rPr>
        <w:t xml:space="preserve"> </w:t>
      </w:r>
      <w:r>
        <w:t>ideas</w:t>
      </w:r>
      <w:r>
        <w:rPr>
          <w:spacing w:val="-14"/>
        </w:rPr>
        <w:t xml:space="preserve"> </w:t>
      </w:r>
      <w:r>
        <w:t>about the existence of large, language-specific parts of speech, and therefore subject to the same set of criticisms. Other challenges stem from precisely the facts presented in the previous section, namely that both flexibility and the meaning of flexible words are item-specific and often</w:t>
      </w:r>
      <w:r>
        <w:rPr>
          <w:spacing w:val="-11"/>
        </w:rPr>
        <w:t xml:space="preserve"> </w:t>
      </w:r>
      <w:r>
        <w:t>unpredictable,</w:t>
      </w:r>
      <w:r>
        <w:rPr>
          <w:spacing w:val="-9"/>
        </w:rPr>
        <w:t xml:space="preserve"> </w:t>
      </w:r>
      <w:r>
        <w:t>such</w:t>
      </w:r>
      <w:r>
        <w:rPr>
          <w:spacing w:val="-11"/>
        </w:rPr>
        <w:t xml:space="preserve"> </w:t>
      </w:r>
      <w:r>
        <w:t>that</w:t>
      </w:r>
      <w:r>
        <w:rPr>
          <w:spacing w:val="-10"/>
        </w:rPr>
        <w:t xml:space="preserve"> </w:t>
      </w:r>
      <w:r>
        <w:t>these</w:t>
      </w:r>
      <w:r>
        <w:rPr>
          <w:spacing w:val="-11"/>
        </w:rPr>
        <w:t xml:space="preserve"> </w:t>
      </w:r>
      <w:r>
        <w:t>words</w:t>
      </w:r>
      <w:r>
        <w:rPr>
          <w:spacing w:val="-10"/>
        </w:rPr>
        <w:t xml:space="preserve"> </w:t>
      </w:r>
      <w:r>
        <w:t>are</w:t>
      </w:r>
      <w:r>
        <w:rPr>
          <w:spacing w:val="-10"/>
        </w:rPr>
        <w:t xml:space="preserve"> </w:t>
      </w:r>
      <w:r>
        <w:t>not</w:t>
      </w:r>
      <w:r>
        <w:rPr>
          <w:spacing w:val="-11"/>
        </w:rPr>
        <w:t xml:space="preserve"> </w:t>
      </w:r>
      <w:r>
        <w:t>truly</w:t>
      </w:r>
      <w:r>
        <w:rPr>
          <w:spacing w:val="-10"/>
        </w:rPr>
        <w:t xml:space="preserve"> </w:t>
      </w:r>
      <w:r>
        <w:t>“flexible”.</w:t>
      </w:r>
      <w:r>
        <w:rPr>
          <w:spacing w:val="10"/>
        </w:rPr>
        <w:t xml:space="preserve"> </w:t>
      </w:r>
      <w:r>
        <w:rPr>
          <w:spacing w:val="-3"/>
        </w:rPr>
        <w:t>Moreover,</w:t>
      </w:r>
      <w:r>
        <w:rPr>
          <w:spacing w:val="-9"/>
        </w:rPr>
        <w:t xml:space="preserve"> </w:t>
      </w:r>
      <w:r>
        <w:t>languages</w:t>
      </w:r>
      <w:r>
        <w:rPr>
          <w:spacing w:val="-11"/>
        </w:rPr>
        <w:t xml:space="preserve"> </w:t>
      </w:r>
      <w:r>
        <w:t xml:space="preserve">must indicate the discourse function of their leixcal items </w:t>
      </w:r>
      <w:r>
        <w:rPr>
          <w:i/>
        </w:rPr>
        <w:t>somehow</w:t>
      </w:r>
      <w:r>
        <w:t>—this is basic to our ability to communicate. In a certain sense, the idea that there are items which are fully ambiguous in their</w:t>
      </w:r>
      <w:r>
        <w:rPr>
          <w:spacing w:val="-23"/>
        </w:rPr>
        <w:t xml:space="preserve"> </w:t>
      </w:r>
      <w:r>
        <w:t>discourse</w:t>
      </w:r>
      <w:r>
        <w:rPr>
          <w:spacing w:val="-23"/>
        </w:rPr>
        <w:t xml:space="preserve"> </w:t>
      </w:r>
      <w:r>
        <w:t>function</w:t>
      </w:r>
      <w:r>
        <w:rPr>
          <w:spacing w:val="-22"/>
        </w:rPr>
        <w:t xml:space="preserve"> </w:t>
      </w:r>
      <w:r>
        <w:t>is</w:t>
      </w:r>
      <w:r>
        <w:rPr>
          <w:spacing w:val="-23"/>
        </w:rPr>
        <w:t xml:space="preserve"> </w:t>
      </w:r>
      <w:r>
        <w:t>doomed</w:t>
      </w:r>
      <w:r>
        <w:rPr>
          <w:spacing w:val="-22"/>
        </w:rPr>
        <w:t xml:space="preserve"> </w:t>
      </w:r>
      <w:r>
        <w:t>at</w:t>
      </w:r>
      <w:r>
        <w:rPr>
          <w:spacing w:val="-23"/>
        </w:rPr>
        <w:t xml:space="preserve"> </w:t>
      </w:r>
      <w:r>
        <w:t>the</w:t>
      </w:r>
      <w:r>
        <w:rPr>
          <w:spacing w:val="-23"/>
        </w:rPr>
        <w:t xml:space="preserve"> </w:t>
      </w:r>
      <w:r>
        <w:t>outset.</w:t>
      </w:r>
      <w:r>
        <w:rPr>
          <w:spacing w:val="7"/>
        </w:rPr>
        <w:t xml:space="preserve"> </w:t>
      </w:r>
      <w:r>
        <w:t>The</w:t>
      </w:r>
      <w:r>
        <w:rPr>
          <w:spacing w:val="-23"/>
        </w:rPr>
        <w:t xml:space="preserve"> </w:t>
      </w:r>
      <w:r>
        <w:t>question</w:t>
      </w:r>
      <w:r>
        <w:rPr>
          <w:spacing w:val="-22"/>
        </w:rPr>
        <w:t xml:space="preserve"> </w:t>
      </w:r>
      <w:r>
        <w:t>is</w:t>
      </w:r>
      <w:r>
        <w:rPr>
          <w:spacing w:val="-23"/>
        </w:rPr>
        <w:t xml:space="preserve"> </w:t>
      </w:r>
      <w:r>
        <w:t>really</w:t>
      </w:r>
      <w:r>
        <w:rPr>
          <w:spacing w:val="-22"/>
        </w:rPr>
        <w:t xml:space="preserve"> </w:t>
      </w:r>
      <w:r>
        <w:t>where</w:t>
      </w:r>
      <w:r>
        <w:rPr>
          <w:spacing w:val="-24"/>
        </w:rPr>
        <w:t xml:space="preserve"> </w:t>
      </w:r>
      <w:r>
        <w:t>these</w:t>
      </w:r>
      <w:r>
        <w:rPr>
          <w:spacing w:val="-22"/>
        </w:rPr>
        <w:t xml:space="preserve"> </w:t>
      </w:r>
      <w:r>
        <w:t>indications of</w:t>
      </w:r>
      <w:r>
        <w:rPr>
          <w:spacing w:val="-11"/>
        </w:rPr>
        <w:t xml:space="preserve"> </w:t>
      </w:r>
      <w:r>
        <w:t>pragmatic</w:t>
      </w:r>
      <w:r>
        <w:rPr>
          <w:spacing w:val="-10"/>
        </w:rPr>
        <w:t xml:space="preserve"> </w:t>
      </w:r>
      <w:r>
        <w:t>function</w:t>
      </w:r>
      <w:r>
        <w:rPr>
          <w:spacing w:val="-11"/>
        </w:rPr>
        <w:t xml:space="preserve"> </w:t>
      </w:r>
      <w:r>
        <w:t>live—the</w:t>
      </w:r>
      <w:r>
        <w:rPr>
          <w:spacing w:val="-10"/>
        </w:rPr>
        <w:t xml:space="preserve"> </w:t>
      </w:r>
      <w:r>
        <w:t>root,</w:t>
      </w:r>
      <w:r>
        <w:rPr>
          <w:spacing w:val="-10"/>
        </w:rPr>
        <w:t xml:space="preserve"> </w:t>
      </w:r>
      <w:r>
        <w:t>the</w:t>
      </w:r>
      <w:r>
        <w:rPr>
          <w:spacing w:val="-10"/>
        </w:rPr>
        <w:t xml:space="preserve"> </w:t>
      </w:r>
      <w:r>
        <w:t>stem,</w:t>
      </w:r>
      <w:r>
        <w:rPr>
          <w:spacing w:val="-9"/>
        </w:rPr>
        <w:t xml:space="preserve"> </w:t>
      </w:r>
      <w:r>
        <w:t>the</w:t>
      </w:r>
      <w:r>
        <w:rPr>
          <w:spacing w:val="-10"/>
        </w:rPr>
        <w:t xml:space="preserve"> </w:t>
      </w:r>
      <w:r>
        <w:t>inflected</w:t>
      </w:r>
      <w:r>
        <w:rPr>
          <w:spacing w:val="-11"/>
        </w:rPr>
        <w:t xml:space="preserve"> </w:t>
      </w:r>
      <w:r>
        <w:t>word,</w:t>
      </w:r>
      <w:r>
        <w:rPr>
          <w:spacing w:val="-9"/>
        </w:rPr>
        <w:t xml:space="preserve"> </w:t>
      </w:r>
      <w:r>
        <w:t>or</w:t>
      </w:r>
      <w:r>
        <w:rPr>
          <w:spacing w:val="-11"/>
        </w:rPr>
        <w:t xml:space="preserve"> </w:t>
      </w:r>
      <w:r>
        <w:t>the</w:t>
      </w:r>
      <w:r>
        <w:rPr>
          <w:spacing w:val="-10"/>
        </w:rPr>
        <w:t xml:space="preserve"> </w:t>
      </w:r>
      <w:r>
        <w:t>clausal</w:t>
      </w:r>
      <w:r>
        <w:rPr>
          <w:spacing w:val="-10"/>
        </w:rPr>
        <w:t xml:space="preserve"> </w:t>
      </w:r>
      <w:r>
        <w:t>context.</w:t>
      </w:r>
      <w:r>
        <w:rPr>
          <w:spacing w:val="11"/>
        </w:rPr>
        <w:t xml:space="preserve"> </w:t>
      </w:r>
      <w:r>
        <w:t>This section</w:t>
      </w:r>
      <w:r>
        <w:rPr>
          <w:spacing w:val="-9"/>
        </w:rPr>
        <w:t xml:space="preserve"> </w:t>
      </w:r>
      <w:r>
        <w:t>summarizes</w:t>
      </w:r>
      <w:r>
        <w:rPr>
          <w:spacing w:val="-8"/>
        </w:rPr>
        <w:t xml:space="preserve"> </w:t>
      </w:r>
      <w:r>
        <w:t>the</w:t>
      </w:r>
      <w:r>
        <w:rPr>
          <w:spacing w:val="-8"/>
        </w:rPr>
        <w:t xml:space="preserve"> </w:t>
      </w:r>
      <w:r>
        <w:t>main</w:t>
      </w:r>
      <w:r>
        <w:rPr>
          <w:spacing w:val="-9"/>
        </w:rPr>
        <w:t xml:space="preserve"> </w:t>
      </w:r>
      <w:r>
        <w:t>criticisms</w:t>
      </w:r>
      <w:r>
        <w:rPr>
          <w:spacing w:val="-8"/>
        </w:rPr>
        <w:t xml:space="preserve"> </w:t>
      </w:r>
      <w:r>
        <w:t>that</w:t>
      </w:r>
      <w:r>
        <w:rPr>
          <w:spacing w:val="-8"/>
        </w:rPr>
        <w:t xml:space="preserve"> </w:t>
      </w:r>
      <w:r>
        <w:t>scholars</w:t>
      </w:r>
      <w:r>
        <w:rPr>
          <w:spacing w:val="-8"/>
        </w:rPr>
        <w:t xml:space="preserve"> </w:t>
      </w:r>
      <w:r>
        <w:t>have</w:t>
      </w:r>
      <w:r>
        <w:rPr>
          <w:spacing w:val="-10"/>
        </w:rPr>
        <w:t xml:space="preserve"> </w:t>
      </w:r>
      <w:r>
        <w:t>raised</w:t>
      </w:r>
      <w:r>
        <w:rPr>
          <w:spacing w:val="-8"/>
        </w:rPr>
        <w:t xml:space="preserve"> </w:t>
      </w:r>
      <w:r>
        <w:t>against</w:t>
      </w:r>
      <w:r>
        <w:rPr>
          <w:spacing w:val="-8"/>
        </w:rPr>
        <w:t xml:space="preserve"> </w:t>
      </w:r>
      <w:r>
        <w:t>flexible</w:t>
      </w:r>
      <w:r>
        <w:rPr>
          <w:spacing w:val="-9"/>
        </w:rPr>
        <w:t xml:space="preserve"> </w:t>
      </w:r>
      <w:r>
        <w:t>analyses.</w:t>
      </w:r>
      <w:r>
        <w:rPr>
          <w:spacing w:val="13"/>
        </w:rPr>
        <w:t xml:space="preserve"> </w:t>
      </w:r>
      <w:r>
        <w:t>In</w:t>
      </w:r>
    </w:p>
    <w:p w:rsidR="00DD7756" w:rsidRDefault="00DD7756">
      <w:pPr>
        <w:spacing w:line="420" w:lineRule="auto"/>
        <w:jc w:val="both"/>
        <w:sectPr w:rsidR="00DD7756">
          <w:pgSz w:w="12240" w:h="15840"/>
          <w:pgMar w:top="1380" w:right="900" w:bottom="1040" w:left="1680" w:header="0" w:footer="717" w:gutter="0"/>
          <w:cols w:space="720"/>
        </w:sectPr>
      </w:pPr>
    </w:p>
    <w:bookmarkStart w:id="148" w:name="_bookmark113"/>
    <w:bookmarkEnd w:id="148"/>
    <w:p w:rsidR="00DD7756" w:rsidRDefault="00DD7756">
      <w:pPr>
        <w:pStyle w:val="BodyText"/>
        <w:spacing w:before="84" w:line="420" w:lineRule="auto"/>
        <w:ind w:left="120" w:right="533"/>
        <w:jc w:val="both"/>
      </w:pPr>
      <w:r>
        <w:lastRenderedPageBreak/>
        <w:fldChar w:fldCharType="begin"/>
      </w:r>
      <w:r>
        <w:instrText>HYPERLINK \l "_bookmark133"</w:instrText>
      </w:r>
      <w:r>
        <w:fldChar w:fldCharType="separate"/>
      </w:r>
      <w:r w:rsidR="00AD1397">
        <w:rPr>
          <w:color w:val="007FFF"/>
        </w:rPr>
        <w:t>Section</w:t>
      </w:r>
      <w:r w:rsidR="00AD1397">
        <w:rPr>
          <w:color w:val="007FFF"/>
          <w:spacing w:val="-5"/>
        </w:rPr>
        <w:t xml:space="preserve"> </w:t>
      </w:r>
      <w:r w:rsidR="00AD1397">
        <w:rPr>
          <w:color w:val="007FFF"/>
        </w:rPr>
        <w:t>2.4</w:t>
      </w:r>
      <w:r>
        <w:fldChar w:fldCharType="end"/>
      </w:r>
      <w:r w:rsidR="00AD1397">
        <w:t>,</w:t>
      </w:r>
      <w:r w:rsidR="00AD1397">
        <w:rPr>
          <w:spacing w:val="-5"/>
        </w:rPr>
        <w:t xml:space="preserve"> </w:t>
      </w:r>
      <w:r w:rsidR="00AD1397">
        <w:t>we</w:t>
      </w:r>
      <w:r w:rsidR="00AD1397">
        <w:rPr>
          <w:spacing w:val="-4"/>
        </w:rPr>
        <w:t xml:space="preserve"> </w:t>
      </w:r>
      <w:r w:rsidR="00AD1397">
        <w:t>then</w:t>
      </w:r>
      <w:r w:rsidR="00AD1397">
        <w:rPr>
          <w:spacing w:val="-5"/>
        </w:rPr>
        <w:t xml:space="preserve"> </w:t>
      </w:r>
      <w:r w:rsidR="00AD1397">
        <w:t>look</w:t>
      </w:r>
      <w:r w:rsidR="00AD1397">
        <w:rPr>
          <w:spacing w:val="-5"/>
        </w:rPr>
        <w:t xml:space="preserve"> </w:t>
      </w:r>
      <w:r w:rsidR="00AD1397">
        <w:t>at</w:t>
      </w:r>
      <w:r w:rsidR="00AD1397">
        <w:rPr>
          <w:spacing w:val="-4"/>
        </w:rPr>
        <w:t xml:space="preserve"> </w:t>
      </w:r>
      <w:r w:rsidR="00AD1397">
        <w:t>alternative</w:t>
      </w:r>
      <w:r w:rsidR="00AD1397">
        <w:rPr>
          <w:spacing w:val="-5"/>
        </w:rPr>
        <w:t xml:space="preserve"> </w:t>
      </w:r>
      <w:r w:rsidR="00AD1397">
        <w:t>theories</w:t>
      </w:r>
      <w:r w:rsidR="00AD1397">
        <w:rPr>
          <w:spacing w:val="-5"/>
        </w:rPr>
        <w:t xml:space="preserve"> </w:t>
      </w:r>
      <w:r w:rsidR="00AD1397">
        <w:t>of</w:t>
      </w:r>
      <w:r w:rsidR="00AD1397">
        <w:rPr>
          <w:spacing w:val="-4"/>
        </w:rPr>
        <w:t xml:space="preserve"> </w:t>
      </w:r>
      <w:r w:rsidR="00AD1397">
        <w:t>word</w:t>
      </w:r>
      <w:r w:rsidR="00AD1397">
        <w:rPr>
          <w:spacing w:val="-5"/>
        </w:rPr>
        <w:t xml:space="preserve"> </w:t>
      </w:r>
      <w:r w:rsidR="00AD1397">
        <w:t>classes</w:t>
      </w:r>
      <w:r w:rsidR="00AD1397">
        <w:rPr>
          <w:spacing w:val="-5"/>
        </w:rPr>
        <w:t xml:space="preserve"> </w:t>
      </w:r>
      <w:r w:rsidR="00AD1397">
        <w:t>and</w:t>
      </w:r>
      <w:r w:rsidR="00AD1397">
        <w:rPr>
          <w:spacing w:val="-4"/>
        </w:rPr>
        <w:t xml:space="preserve"> </w:t>
      </w:r>
      <w:r w:rsidR="00AD1397">
        <w:t>their</w:t>
      </w:r>
      <w:r w:rsidR="00AD1397">
        <w:rPr>
          <w:spacing w:val="-5"/>
        </w:rPr>
        <w:t xml:space="preserve"> </w:t>
      </w:r>
      <w:r w:rsidR="00AD1397">
        <w:t>approach</w:t>
      </w:r>
      <w:r w:rsidR="00AD1397">
        <w:rPr>
          <w:spacing w:val="-5"/>
        </w:rPr>
        <w:t xml:space="preserve"> </w:t>
      </w:r>
      <w:r w:rsidR="00AD1397">
        <w:t>to</w:t>
      </w:r>
      <w:r w:rsidR="00AD1397">
        <w:rPr>
          <w:spacing w:val="-4"/>
        </w:rPr>
        <w:t xml:space="preserve"> </w:t>
      </w:r>
      <w:r w:rsidR="00AD1397">
        <w:t>lexical flexibility.</w:t>
      </w:r>
    </w:p>
    <w:p w:rsidR="00DD7756" w:rsidRDefault="00DD7756">
      <w:pPr>
        <w:pStyle w:val="BodyText"/>
        <w:spacing w:before="3"/>
        <w:rPr>
          <w:sz w:val="29"/>
        </w:rPr>
      </w:pPr>
    </w:p>
    <w:p w:rsidR="00DD7756" w:rsidRDefault="00AD1397">
      <w:pPr>
        <w:pStyle w:val="ListParagraph"/>
        <w:numPr>
          <w:ilvl w:val="3"/>
          <w:numId w:val="11"/>
        </w:numPr>
        <w:tabs>
          <w:tab w:val="left" w:pos="1002"/>
          <w:tab w:val="left" w:pos="1003"/>
        </w:tabs>
        <w:rPr>
          <w:b/>
          <w:sz w:val="24"/>
        </w:rPr>
      </w:pPr>
      <w:bookmarkStart w:id="149" w:name="2.3.3.1_Methodological_opportunism"/>
      <w:bookmarkStart w:id="150" w:name="_bookmark114"/>
      <w:bookmarkEnd w:id="149"/>
      <w:bookmarkEnd w:id="150"/>
      <w:r>
        <w:rPr>
          <w:b/>
          <w:sz w:val="24"/>
        </w:rPr>
        <w:t>Methodological</w:t>
      </w:r>
      <w:r>
        <w:rPr>
          <w:b/>
          <w:spacing w:val="-2"/>
          <w:sz w:val="24"/>
        </w:rPr>
        <w:t xml:space="preserve"> </w:t>
      </w:r>
      <w:r>
        <w:rPr>
          <w:b/>
          <w:sz w:val="24"/>
        </w:rPr>
        <w:t>opportunism</w:t>
      </w:r>
    </w:p>
    <w:p w:rsidR="00DD7756" w:rsidRDefault="00DD7756">
      <w:pPr>
        <w:pStyle w:val="BodyText"/>
        <w:spacing w:before="6"/>
        <w:rPr>
          <w:b/>
          <w:sz w:val="31"/>
        </w:rPr>
      </w:pPr>
    </w:p>
    <w:p w:rsidR="00DD7756" w:rsidRDefault="00AD1397">
      <w:pPr>
        <w:pStyle w:val="BodyText"/>
        <w:spacing w:line="420" w:lineRule="auto"/>
        <w:ind w:left="119" w:right="532"/>
        <w:jc w:val="both"/>
      </w:pPr>
      <w:r>
        <w:t xml:space="preserve">A methodological problem with certain theories of flexible items is that </w:t>
      </w:r>
      <w:r>
        <w:rPr>
          <w:spacing w:val="-4"/>
        </w:rPr>
        <w:t xml:space="preserve">they, </w:t>
      </w:r>
      <w:r>
        <w:t>like</w:t>
      </w:r>
      <w:r>
        <w:rPr>
          <w:spacing w:val="-34"/>
        </w:rPr>
        <w:t xml:space="preserve"> </w:t>
      </w:r>
      <w:r>
        <w:t xml:space="preserve">traditional theories, commit the fallacy of </w:t>
      </w:r>
      <w:r>
        <w:rPr>
          <w:i/>
        </w:rPr>
        <w:t xml:space="preserve">methodological opportunism </w:t>
      </w:r>
      <w:r>
        <w:t xml:space="preserve">(Croft </w:t>
      </w:r>
      <w:hyperlink w:anchor="_bookmark292" w:history="1">
        <w:r>
          <w:rPr>
            <w:color w:val="007FFF"/>
          </w:rPr>
          <w:t>2001b</w:t>
        </w:r>
      </w:hyperlink>
      <w:r>
        <w:t>: 30, 41) presented</w:t>
      </w:r>
      <w:r>
        <w:rPr>
          <w:spacing w:val="-34"/>
        </w:rPr>
        <w:t xml:space="preserve"> </w:t>
      </w:r>
      <w:r>
        <w:t xml:space="preserve">in </w:t>
      </w:r>
      <w:hyperlink w:anchor="_bookmark58" w:history="1">
        <w:r>
          <w:rPr>
            <w:color w:val="007FFF"/>
          </w:rPr>
          <w:t>Section 2.2.3</w:t>
        </w:r>
      </w:hyperlink>
      <w:r>
        <w:t>. They do not apply the distributional method consistently. Instead, the criteria which</w:t>
      </w:r>
      <w:r>
        <w:rPr>
          <w:spacing w:val="-14"/>
        </w:rPr>
        <w:t xml:space="preserve"> </w:t>
      </w:r>
      <w:r>
        <w:t>separate</w:t>
      </w:r>
      <w:r>
        <w:rPr>
          <w:spacing w:val="-14"/>
        </w:rPr>
        <w:t xml:space="preserve"> </w:t>
      </w:r>
      <w:r>
        <w:t>lexical</w:t>
      </w:r>
      <w:r>
        <w:rPr>
          <w:spacing w:val="-13"/>
        </w:rPr>
        <w:t xml:space="preserve"> </w:t>
      </w:r>
      <w:r>
        <w:t>items</w:t>
      </w:r>
      <w:r>
        <w:rPr>
          <w:spacing w:val="-14"/>
        </w:rPr>
        <w:t xml:space="preserve"> </w:t>
      </w:r>
      <w:r>
        <w:t>into</w:t>
      </w:r>
      <w:r>
        <w:rPr>
          <w:spacing w:val="-14"/>
        </w:rPr>
        <w:t xml:space="preserve"> </w:t>
      </w:r>
      <w:r>
        <w:t>categories</w:t>
      </w:r>
      <w:r>
        <w:rPr>
          <w:spacing w:val="-13"/>
        </w:rPr>
        <w:t xml:space="preserve"> </w:t>
      </w:r>
      <w:r>
        <w:t>are</w:t>
      </w:r>
      <w:r>
        <w:rPr>
          <w:spacing w:val="-14"/>
        </w:rPr>
        <w:t xml:space="preserve"> </w:t>
      </w:r>
      <w:r>
        <w:t>determined</w:t>
      </w:r>
      <w:r>
        <w:rPr>
          <w:spacing w:val="-14"/>
        </w:rPr>
        <w:t xml:space="preserve"> </w:t>
      </w:r>
      <w:r>
        <w:t>on</w:t>
      </w:r>
      <w:r>
        <w:rPr>
          <w:spacing w:val="-13"/>
        </w:rPr>
        <w:t xml:space="preserve"> </w:t>
      </w:r>
      <w:r>
        <w:t>the</w:t>
      </w:r>
      <w:r>
        <w:rPr>
          <w:spacing w:val="-14"/>
        </w:rPr>
        <w:t xml:space="preserve"> </w:t>
      </w:r>
      <w:r>
        <w:t>basis</w:t>
      </w:r>
      <w:r>
        <w:rPr>
          <w:spacing w:val="-14"/>
        </w:rPr>
        <w:t xml:space="preserve"> </w:t>
      </w:r>
      <w:r>
        <w:t>of</w:t>
      </w:r>
      <w:r>
        <w:rPr>
          <w:spacing w:val="-13"/>
        </w:rPr>
        <w:t xml:space="preserve"> </w:t>
      </w:r>
      <w:r>
        <w:t>additional</w:t>
      </w:r>
      <w:r>
        <w:rPr>
          <w:spacing w:val="-14"/>
        </w:rPr>
        <w:t xml:space="preserve"> </w:t>
      </w:r>
      <w:r>
        <w:t>theoret- ical commitments. Croft (</w:t>
      </w:r>
      <w:hyperlink w:anchor="_bookmark292" w:history="1">
        <w:r>
          <w:rPr>
            <w:color w:val="007FFF"/>
          </w:rPr>
          <w:t>2001b</w:t>
        </w:r>
      </w:hyperlink>
      <w:r>
        <w:t>: §2.2.2) criticizes Hengeveld’s parts-of-speech typology on this basis, noting that Hengeveld ignores distributional evidence for classes smaller than</w:t>
      </w:r>
      <w:r>
        <w:rPr>
          <w:spacing w:val="-29"/>
        </w:rPr>
        <w:t xml:space="preserve"> </w:t>
      </w:r>
      <w:r>
        <w:t>the ones he posits in his typology (noun, contentive, etc.). Evans &amp; Osada (</w:t>
      </w:r>
      <w:hyperlink w:anchor="_bookmark321" w:history="1">
        <w:r>
          <w:rPr>
            <w:color w:val="007FFF"/>
          </w:rPr>
          <w:t>2005</w:t>
        </w:r>
      </w:hyperlink>
      <w:r>
        <w:t>) raise similar concerns for Hengeveld’s theory as applied to Mundari. They state that in order for two</w:t>
      </w:r>
      <w:r>
        <w:rPr>
          <w:spacing w:val="-42"/>
        </w:rPr>
        <w:t xml:space="preserve"> </w:t>
      </w:r>
      <w:r>
        <w:t xml:space="preserve">lex- ical items to be members of the same lexical class, they must have </w:t>
      </w:r>
      <w:r>
        <w:rPr>
          <w:i/>
        </w:rPr>
        <w:t>equivalent combinatorics</w:t>
      </w:r>
      <w:r>
        <w:t xml:space="preserve">, which is to say that their distributions should be identical (Evans &amp; Osada </w:t>
      </w:r>
      <w:hyperlink w:anchor="_bookmark321" w:history="1">
        <w:r>
          <w:rPr>
            <w:color w:val="007FFF"/>
          </w:rPr>
          <w:t>2005</w:t>
        </w:r>
      </w:hyperlink>
      <w:r>
        <w:t xml:space="preserve">: 366). </w:t>
      </w:r>
      <w:hyperlink w:anchor="_bookmark321" w:history="1">
        <w:r>
          <w:rPr>
            <w:color w:val="007FFF"/>
          </w:rPr>
          <w:t>Evans</w:t>
        </w:r>
      </w:hyperlink>
      <w:r>
        <w:rPr>
          <w:color w:val="007FFF"/>
        </w:rPr>
        <w:t xml:space="preserve"> </w:t>
      </w:r>
      <w:hyperlink w:anchor="_bookmark321" w:history="1">
        <w:r>
          <w:rPr>
            <w:color w:val="007FFF"/>
          </w:rPr>
          <w:t xml:space="preserve">&amp; Osada </w:t>
        </w:r>
      </w:hyperlink>
      <w:r>
        <w:t xml:space="preserve">also state that for a language to flexible, that flexibility must be </w:t>
      </w:r>
      <w:r>
        <w:rPr>
          <w:i/>
        </w:rPr>
        <w:t xml:space="preserve">exhaustive </w:t>
      </w:r>
      <w:r>
        <w:t>in the sense that all members of a putatively flexible class must show equal degrees of flexibility and</w:t>
      </w:r>
      <w:r>
        <w:rPr>
          <w:spacing w:val="-7"/>
        </w:rPr>
        <w:t xml:space="preserve"> </w:t>
      </w:r>
      <w:r>
        <w:rPr>
          <w:i/>
        </w:rPr>
        <w:t>bidirectional</w:t>
      </w:r>
      <w:r>
        <w:rPr>
          <w:i/>
          <w:spacing w:val="3"/>
        </w:rPr>
        <w:t xml:space="preserve"> </w:t>
      </w:r>
      <w:r>
        <w:t>in</w:t>
      </w:r>
      <w:r>
        <w:rPr>
          <w:spacing w:val="-7"/>
        </w:rPr>
        <w:t xml:space="preserve"> </w:t>
      </w:r>
      <w:r>
        <w:t>the</w:t>
      </w:r>
      <w:r>
        <w:rPr>
          <w:spacing w:val="-7"/>
        </w:rPr>
        <w:t xml:space="preserve"> </w:t>
      </w:r>
      <w:r>
        <w:t>sense</w:t>
      </w:r>
      <w:r>
        <w:rPr>
          <w:spacing w:val="-7"/>
        </w:rPr>
        <w:t xml:space="preserve"> </w:t>
      </w:r>
      <w:r>
        <w:t>that</w:t>
      </w:r>
      <w:r>
        <w:rPr>
          <w:spacing w:val="-7"/>
        </w:rPr>
        <w:t xml:space="preserve"> </w:t>
      </w:r>
      <w:r>
        <w:t>nouns</w:t>
      </w:r>
      <w:r>
        <w:rPr>
          <w:spacing w:val="-6"/>
        </w:rPr>
        <w:t xml:space="preserve"> </w:t>
      </w:r>
      <w:r>
        <w:t>may</w:t>
      </w:r>
      <w:r>
        <w:rPr>
          <w:spacing w:val="-7"/>
        </w:rPr>
        <w:t xml:space="preserve"> </w:t>
      </w:r>
      <w:r>
        <w:t>be</w:t>
      </w:r>
      <w:r>
        <w:rPr>
          <w:spacing w:val="-7"/>
        </w:rPr>
        <w:t xml:space="preserve"> </w:t>
      </w:r>
      <w:r>
        <w:t>used</w:t>
      </w:r>
      <w:r>
        <w:rPr>
          <w:spacing w:val="-7"/>
        </w:rPr>
        <w:t xml:space="preserve"> </w:t>
      </w:r>
      <w:r>
        <w:t>as</w:t>
      </w:r>
      <w:r>
        <w:rPr>
          <w:spacing w:val="-6"/>
        </w:rPr>
        <w:t xml:space="preserve"> </w:t>
      </w:r>
      <w:r>
        <w:t>verbs</w:t>
      </w:r>
      <w:r>
        <w:rPr>
          <w:spacing w:val="-7"/>
        </w:rPr>
        <w:t xml:space="preserve"> </w:t>
      </w:r>
      <w:r>
        <w:t>and</w:t>
      </w:r>
      <w:r>
        <w:rPr>
          <w:spacing w:val="-7"/>
        </w:rPr>
        <w:t xml:space="preserve"> </w:t>
      </w:r>
      <w:r>
        <w:t>vice</w:t>
      </w:r>
      <w:r>
        <w:rPr>
          <w:spacing w:val="-7"/>
        </w:rPr>
        <w:t xml:space="preserve"> </w:t>
      </w:r>
      <w:r>
        <w:t>versa.</w:t>
      </w:r>
      <w:r>
        <w:rPr>
          <w:spacing w:val="16"/>
        </w:rPr>
        <w:t xml:space="preserve"> </w:t>
      </w:r>
      <w:r>
        <w:t>Both</w:t>
      </w:r>
      <w:r>
        <w:rPr>
          <w:spacing w:val="-7"/>
        </w:rPr>
        <w:t xml:space="preserve"> </w:t>
      </w:r>
      <w:r>
        <w:t>these</w:t>
      </w:r>
      <w:r>
        <w:rPr>
          <w:spacing w:val="-7"/>
        </w:rPr>
        <w:t xml:space="preserve"> </w:t>
      </w:r>
      <w:r>
        <w:t>cri- teria</w:t>
      </w:r>
      <w:r>
        <w:rPr>
          <w:spacing w:val="-10"/>
        </w:rPr>
        <w:t xml:space="preserve"> </w:t>
      </w:r>
      <w:r>
        <w:t>are</w:t>
      </w:r>
      <w:r>
        <w:rPr>
          <w:spacing w:val="-9"/>
        </w:rPr>
        <w:t xml:space="preserve"> </w:t>
      </w:r>
      <w:r>
        <w:t>merely</w:t>
      </w:r>
      <w:r>
        <w:rPr>
          <w:spacing w:val="-9"/>
        </w:rPr>
        <w:t xml:space="preserve"> </w:t>
      </w:r>
      <w:r>
        <w:t>different</w:t>
      </w:r>
      <w:r>
        <w:rPr>
          <w:spacing w:val="-10"/>
        </w:rPr>
        <w:t xml:space="preserve"> </w:t>
      </w:r>
      <w:r>
        <w:t>ways</w:t>
      </w:r>
      <w:r>
        <w:rPr>
          <w:spacing w:val="-9"/>
        </w:rPr>
        <w:t xml:space="preserve"> </w:t>
      </w:r>
      <w:r>
        <w:t>of</w:t>
      </w:r>
      <w:r>
        <w:rPr>
          <w:spacing w:val="-9"/>
        </w:rPr>
        <w:t xml:space="preserve"> </w:t>
      </w:r>
      <w:r>
        <w:t>reframing</w:t>
      </w:r>
      <w:r>
        <w:rPr>
          <w:spacing w:val="-9"/>
        </w:rPr>
        <w:t xml:space="preserve"> </w:t>
      </w:r>
      <w:r>
        <w:t>the</w:t>
      </w:r>
      <w:r>
        <w:rPr>
          <w:spacing w:val="-10"/>
        </w:rPr>
        <w:t xml:space="preserve"> </w:t>
      </w:r>
      <w:r>
        <w:t>broader</w:t>
      </w:r>
      <w:r>
        <w:rPr>
          <w:spacing w:val="-9"/>
        </w:rPr>
        <w:t xml:space="preserve"> </w:t>
      </w:r>
      <w:r>
        <w:t>principle</w:t>
      </w:r>
      <w:r>
        <w:rPr>
          <w:spacing w:val="-9"/>
        </w:rPr>
        <w:t xml:space="preserve"> </w:t>
      </w:r>
      <w:r>
        <w:t>that</w:t>
      </w:r>
      <w:r>
        <w:rPr>
          <w:spacing w:val="-9"/>
        </w:rPr>
        <w:t xml:space="preserve"> </w:t>
      </w:r>
      <w:r>
        <w:t>items</w:t>
      </w:r>
      <w:r>
        <w:rPr>
          <w:spacing w:val="-10"/>
        </w:rPr>
        <w:t xml:space="preserve"> </w:t>
      </w:r>
      <w:r>
        <w:t>in</w:t>
      </w:r>
      <w:r>
        <w:rPr>
          <w:spacing w:val="-9"/>
        </w:rPr>
        <w:t xml:space="preserve"> </w:t>
      </w:r>
      <w:r>
        <w:t>a</w:t>
      </w:r>
      <w:r>
        <w:rPr>
          <w:spacing w:val="-9"/>
        </w:rPr>
        <w:t xml:space="preserve"> </w:t>
      </w:r>
      <w:r>
        <w:t>class</w:t>
      </w:r>
      <w:r>
        <w:rPr>
          <w:spacing w:val="-9"/>
        </w:rPr>
        <w:t xml:space="preserve"> </w:t>
      </w:r>
      <w:r>
        <w:t>should share</w:t>
      </w:r>
      <w:r>
        <w:rPr>
          <w:spacing w:val="-8"/>
        </w:rPr>
        <w:t xml:space="preserve"> </w:t>
      </w:r>
      <w:r>
        <w:t>the</w:t>
      </w:r>
      <w:r>
        <w:rPr>
          <w:spacing w:val="-7"/>
        </w:rPr>
        <w:t xml:space="preserve"> </w:t>
      </w:r>
      <w:r>
        <w:t>same</w:t>
      </w:r>
      <w:r>
        <w:rPr>
          <w:spacing w:val="-7"/>
        </w:rPr>
        <w:t xml:space="preserve"> </w:t>
      </w:r>
      <w:r>
        <w:t>distributions</w:t>
      </w:r>
      <w:r>
        <w:rPr>
          <w:spacing w:val="-8"/>
        </w:rPr>
        <w:t xml:space="preserve"> </w:t>
      </w:r>
      <w:r>
        <w:t>(Croft</w:t>
      </w:r>
      <w:r>
        <w:rPr>
          <w:spacing w:val="-9"/>
        </w:rPr>
        <w:t xml:space="preserve"> </w:t>
      </w:r>
      <w:hyperlink w:anchor="_bookmark294" w:history="1">
        <w:r>
          <w:rPr>
            <w:color w:val="007FFF"/>
          </w:rPr>
          <w:t>2005</w:t>
        </w:r>
      </w:hyperlink>
      <w:r>
        <w:t>:</w:t>
      </w:r>
      <w:r>
        <w:rPr>
          <w:spacing w:val="13"/>
        </w:rPr>
        <w:t xml:space="preserve"> </w:t>
      </w:r>
      <w:r>
        <w:t>434).</w:t>
      </w:r>
      <w:r>
        <w:rPr>
          <w:spacing w:val="14"/>
        </w:rPr>
        <w:t xml:space="preserve"> </w:t>
      </w:r>
      <w:hyperlink w:anchor="_bookmark321" w:history="1">
        <w:r>
          <w:rPr>
            <w:color w:val="007FFF"/>
          </w:rPr>
          <w:t>Evans</w:t>
        </w:r>
        <w:r>
          <w:rPr>
            <w:color w:val="007FFF"/>
            <w:spacing w:val="-7"/>
          </w:rPr>
          <w:t xml:space="preserve"> </w:t>
        </w:r>
        <w:r>
          <w:rPr>
            <w:color w:val="007FFF"/>
          </w:rPr>
          <w:t>&amp;</w:t>
        </w:r>
        <w:r>
          <w:rPr>
            <w:color w:val="007FFF"/>
            <w:spacing w:val="-7"/>
          </w:rPr>
          <w:t xml:space="preserve"> </w:t>
        </w:r>
        <w:r>
          <w:rPr>
            <w:color w:val="007FFF"/>
          </w:rPr>
          <w:t>Osada</w:t>
        </w:r>
        <w:r>
          <w:rPr>
            <w:color w:val="007FFF"/>
            <w:spacing w:val="-8"/>
          </w:rPr>
          <w:t xml:space="preserve"> </w:t>
        </w:r>
      </w:hyperlink>
      <w:r>
        <w:t>proceed</w:t>
      </w:r>
      <w:r>
        <w:rPr>
          <w:spacing w:val="-6"/>
        </w:rPr>
        <w:t xml:space="preserve"> </w:t>
      </w:r>
      <w:r>
        <w:t>to</w:t>
      </w:r>
      <w:r>
        <w:rPr>
          <w:spacing w:val="-7"/>
        </w:rPr>
        <w:t xml:space="preserve"> </w:t>
      </w:r>
      <w:r>
        <w:t>show</w:t>
      </w:r>
      <w:r>
        <w:rPr>
          <w:spacing w:val="-8"/>
        </w:rPr>
        <w:t xml:space="preserve"> </w:t>
      </w:r>
      <w:r>
        <w:t>various</w:t>
      </w:r>
      <w:r>
        <w:rPr>
          <w:spacing w:val="-7"/>
        </w:rPr>
        <w:t xml:space="preserve"> </w:t>
      </w:r>
      <w:r>
        <w:t xml:space="preserve">ways in which these criteria are not applicable to Mundari, and that Mundari is therefore not a flexible language. At the same time, </w:t>
      </w:r>
      <w:r>
        <w:rPr>
          <w:spacing w:val="-3"/>
        </w:rPr>
        <w:t xml:space="preserve">however, </w:t>
      </w:r>
      <w:hyperlink w:anchor="_bookmark321" w:history="1">
        <w:r>
          <w:rPr>
            <w:color w:val="007FFF"/>
          </w:rPr>
          <w:t xml:space="preserve">Evans &amp; Osada </w:t>
        </w:r>
      </w:hyperlink>
      <w:r>
        <w:t xml:space="preserve">use these facts to argue for the existence of the equally problematic categories of Noun and </w:t>
      </w:r>
      <w:r>
        <w:rPr>
          <w:spacing w:val="-5"/>
        </w:rPr>
        <w:t xml:space="preserve">Verb </w:t>
      </w:r>
      <w:r>
        <w:t xml:space="preserve">in Mundari, using just a “canonical subset of distributional facts” (Evans &amp; Osada </w:t>
      </w:r>
      <w:hyperlink w:anchor="_bookmark321" w:history="1">
        <w:r>
          <w:rPr>
            <w:color w:val="007FFF"/>
          </w:rPr>
          <w:t>2005</w:t>
        </w:r>
      </w:hyperlink>
      <w:r>
        <w:t>: 434, fn. 17). Croft’s (</w:t>
      </w:r>
      <w:hyperlink w:anchor="_bookmark294" w:history="1">
        <w:r>
          <w:rPr>
            <w:color w:val="007FFF"/>
          </w:rPr>
          <w:t>2005</w:t>
        </w:r>
      </w:hyperlink>
      <w:r>
        <w:t>) commentary on Evans &amp; Osada’s (</w:t>
      </w:r>
      <w:hyperlink w:anchor="_bookmark321" w:history="1">
        <w:r>
          <w:rPr>
            <w:color w:val="007FFF"/>
          </w:rPr>
          <w:t>2005</w:t>
        </w:r>
      </w:hyperlink>
      <w:r>
        <w:t>) target article is partially devoted to critiquing them on</w:t>
      </w:r>
      <w:r>
        <w:rPr>
          <w:spacing w:val="-6"/>
        </w:rPr>
        <w:t xml:space="preserve"> </w:t>
      </w:r>
      <w:r>
        <w:t>this</w:t>
      </w:r>
      <w:r>
        <w:rPr>
          <w:spacing w:val="-6"/>
        </w:rPr>
        <w:t xml:space="preserve"> </w:t>
      </w:r>
      <w:r>
        <w:t>point.</w:t>
      </w:r>
      <w:r>
        <w:rPr>
          <w:spacing w:val="14"/>
        </w:rPr>
        <w:t xml:space="preserve"> </w:t>
      </w:r>
      <w:r>
        <w:t>The</w:t>
      </w:r>
      <w:r>
        <w:rPr>
          <w:spacing w:val="-6"/>
        </w:rPr>
        <w:t xml:space="preserve"> </w:t>
      </w:r>
      <w:r>
        <w:t>problem</w:t>
      </w:r>
      <w:r>
        <w:rPr>
          <w:spacing w:val="-6"/>
        </w:rPr>
        <w:t xml:space="preserve"> </w:t>
      </w:r>
      <w:r>
        <w:t>of</w:t>
      </w:r>
      <w:r>
        <w:rPr>
          <w:spacing w:val="-6"/>
        </w:rPr>
        <w:t xml:space="preserve"> </w:t>
      </w:r>
      <w:r>
        <w:t>methodological</w:t>
      </w:r>
      <w:r>
        <w:rPr>
          <w:spacing w:val="-6"/>
        </w:rPr>
        <w:t xml:space="preserve"> </w:t>
      </w:r>
      <w:r>
        <w:t>opportunism</w:t>
      </w:r>
      <w:r>
        <w:rPr>
          <w:spacing w:val="-6"/>
        </w:rPr>
        <w:t xml:space="preserve"> </w:t>
      </w:r>
      <w:r>
        <w:t>is</w:t>
      </w:r>
      <w:r>
        <w:rPr>
          <w:spacing w:val="-5"/>
        </w:rPr>
        <w:t xml:space="preserve"> </w:t>
      </w:r>
      <w:r>
        <w:t>present</w:t>
      </w:r>
      <w:r>
        <w:rPr>
          <w:spacing w:val="-6"/>
        </w:rPr>
        <w:t xml:space="preserve"> </w:t>
      </w:r>
      <w:r>
        <w:t>for</w:t>
      </w:r>
      <w:r>
        <w:rPr>
          <w:spacing w:val="-6"/>
        </w:rPr>
        <w:t xml:space="preserve"> </w:t>
      </w:r>
      <w:r>
        <w:t>any</w:t>
      </w:r>
      <w:r>
        <w:rPr>
          <w:spacing w:val="-6"/>
        </w:rPr>
        <w:t xml:space="preserve"> </w:t>
      </w:r>
      <w:r>
        <w:t>analysis</w:t>
      </w:r>
      <w:r>
        <w:rPr>
          <w:spacing w:val="-6"/>
        </w:rPr>
        <w:t xml:space="preserve"> </w:t>
      </w:r>
      <w:r>
        <w:t>which assumes that languages have a small set of large lexical categories—whether that analysis is flexible or</w:t>
      </w:r>
      <w:r>
        <w:rPr>
          <w:spacing w:val="-3"/>
        </w:rPr>
        <w:t xml:space="preserve"> </w:t>
      </w:r>
      <w:r>
        <w:t>traditional.</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ListParagraph"/>
        <w:numPr>
          <w:ilvl w:val="3"/>
          <w:numId w:val="11"/>
        </w:numPr>
        <w:tabs>
          <w:tab w:val="left" w:pos="1003"/>
        </w:tabs>
        <w:spacing w:before="80"/>
        <w:jc w:val="both"/>
        <w:rPr>
          <w:b/>
          <w:sz w:val="24"/>
        </w:rPr>
      </w:pPr>
      <w:bookmarkStart w:id="151" w:name="2.3.3.2_Semantic_shift"/>
      <w:bookmarkStart w:id="152" w:name="_bookmark115"/>
      <w:bookmarkStart w:id="153" w:name="_bookmark116"/>
      <w:bookmarkEnd w:id="151"/>
      <w:bookmarkEnd w:id="152"/>
      <w:bookmarkEnd w:id="153"/>
      <w:r>
        <w:rPr>
          <w:b/>
          <w:sz w:val="24"/>
        </w:rPr>
        <w:lastRenderedPageBreak/>
        <w:t>Semantic</w:t>
      </w:r>
      <w:r>
        <w:rPr>
          <w:b/>
          <w:spacing w:val="-2"/>
          <w:sz w:val="24"/>
        </w:rPr>
        <w:t xml:space="preserve"> </w:t>
      </w:r>
      <w:r>
        <w:rPr>
          <w:b/>
          <w:sz w:val="24"/>
        </w:rPr>
        <w:t>shift</w:t>
      </w:r>
    </w:p>
    <w:p w:rsidR="00DD7756" w:rsidRDefault="00DD7756">
      <w:pPr>
        <w:pStyle w:val="BodyText"/>
        <w:spacing w:before="5"/>
        <w:rPr>
          <w:b/>
          <w:sz w:val="31"/>
        </w:rPr>
      </w:pPr>
    </w:p>
    <w:p w:rsidR="00DD7756" w:rsidRDefault="00AD1397">
      <w:pPr>
        <w:pStyle w:val="BodyText"/>
        <w:spacing w:line="420" w:lineRule="auto"/>
        <w:ind w:left="120" w:right="532"/>
        <w:jc w:val="both"/>
      </w:pPr>
      <w:r>
        <w:t>Broadly</w:t>
      </w:r>
      <w:r>
        <w:rPr>
          <w:spacing w:val="-9"/>
        </w:rPr>
        <w:t xml:space="preserve"> </w:t>
      </w:r>
      <w:r>
        <w:t>speaking,</w:t>
      </w:r>
      <w:r>
        <w:rPr>
          <w:spacing w:val="-7"/>
        </w:rPr>
        <w:t xml:space="preserve"> </w:t>
      </w:r>
      <w:r>
        <w:rPr>
          <w:spacing w:val="-3"/>
        </w:rPr>
        <w:t>however,</w:t>
      </w:r>
      <w:r>
        <w:rPr>
          <w:spacing w:val="-8"/>
        </w:rPr>
        <w:t xml:space="preserve"> </w:t>
      </w:r>
      <w:r>
        <w:t>the</w:t>
      </w:r>
      <w:r>
        <w:rPr>
          <w:spacing w:val="-8"/>
        </w:rPr>
        <w:t xml:space="preserve"> </w:t>
      </w:r>
      <w:r>
        <w:t>primary</w:t>
      </w:r>
      <w:r>
        <w:rPr>
          <w:spacing w:val="-7"/>
        </w:rPr>
        <w:t xml:space="preserve"> </w:t>
      </w:r>
      <w:r>
        <w:t>argument</w:t>
      </w:r>
      <w:r>
        <w:rPr>
          <w:spacing w:val="-8"/>
        </w:rPr>
        <w:t xml:space="preserve"> </w:t>
      </w:r>
      <w:r>
        <w:t>against</w:t>
      </w:r>
      <w:r>
        <w:rPr>
          <w:spacing w:val="-7"/>
        </w:rPr>
        <w:t xml:space="preserve"> </w:t>
      </w:r>
      <w:r>
        <w:t>theories</w:t>
      </w:r>
      <w:r>
        <w:rPr>
          <w:spacing w:val="-8"/>
        </w:rPr>
        <w:t xml:space="preserve"> </w:t>
      </w:r>
      <w:r>
        <w:t>of</w:t>
      </w:r>
      <w:r>
        <w:rPr>
          <w:spacing w:val="-8"/>
        </w:rPr>
        <w:t xml:space="preserve"> </w:t>
      </w:r>
      <w:r>
        <w:t>flexible</w:t>
      </w:r>
      <w:r>
        <w:rPr>
          <w:spacing w:val="-7"/>
        </w:rPr>
        <w:t xml:space="preserve"> </w:t>
      </w:r>
      <w:r>
        <w:t>word</w:t>
      </w:r>
      <w:r>
        <w:rPr>
          <w:spacing w:val="-8"/>
        </w:rPr>
        <w:t xml:space="preserve"> </w:t>
      </w:r>
      <w:r>
        <w:t>classes</w:t>
      </w:r>
      <w:r>
        <w:rPr>
          <w:spacing w:val="-8"/>
        </w:rPr>
        <w:t xml:space="preserve"> </w:t>
      </w:r>
      <w:r>
        <w:t>is that</w:t>
      </w:r>
      <w:r>
        <w:rPr>
          <w:spacing w:val="-19"/>
        </w:rPr>
        <w:t xml:space="preserve"> </w:t>
      </w:r>
      <w:r>
        <w:t>they</w:t>
      </w:r>
      <w:r>
        <w:rPr>
          <w:spacing w:val="-18"/>
        </w:rPr>
        <w:t xml:space="preserve"> </w:t>
      </w:r>
      <w:r>
        <w:t>ignore</w:t>
      </w:r>
      <w:r>
        <w:rPr>
          <w:spacing w:val="-18"/>
        </w:rPr>
        <w:t xml:space="preserve"> </w:t>
      </w:r>
      <w:r>
        <w:t>a</w:t>
      </w:r>
      <w:r>
        <w:rPr>
          <w:spacing w:val="-18"/>
        </w:rPr>
        <w:t xml:space="preserve"> </w:t>
      </w:r>
      <w:r>
        <w:t>great</w:t>
      </w:r>
      <w:r>
        <w:rPr>
          <w:spacing w:val="-19"/>
        </w:rPr>
        <w:t xml:space="preserve"> </w:t>
      </w:r>
      <w:r>
        <w:t>deal</w:t>
      </w:r>
      <w:r>
        <w:rPr>
          <w:spacing w:val="-18"/>
        </w:rPr>
        <w:t xml:space="preserve"> </w:t>
      </w:r>
      <w:r>
        <w:t>of</w:t>
      </w:r>
      <w:r>
        <w:rPr>
          <w:spacing w:val="-18"/>
        </w:rPr>
        <w:t xml:space="preserve"> </w:t>
      </w:r>
      <w:r>
        <w:t>item-specific</w:t>
      </w:r>
      <w:r>
        <w:rPr>
          <w:spacing w:val="-18"/>
        </w:rPr>
        <w:t xml:space="preserve"> </w:t>
      </w:r>
      <w:r>
        <w:t>knowledge</w:t>
      </w:r>
      <w:r>
        <w:rPr>
          <w:spacing w:val="-18"/>
        </w:rPr>
        <w:t xml:space="preserve"> </w:t>
      </w:r>
      <w:r>
        <w:t>that</w:t>
      </w:r>
      <w:r>
        <w:rPr>
          <w:spacing w:val="-18"/>
        </w:rPr>
        <w:t xml:space="preserve"> </w:t>
      </w:r>
      <w:r>
        <w:t>speakers</w:t>
      </w:r>
      <w:r>
        <w:rPr>
          <w:spacing w:val="-18"/>
        </w:rPr>
        <w:t xml:space="preserve"> </w:t>
      </w:r>
      <w:r>
        <w:t>have</w:t>
      </w:r>
      <w:r>
        <w:rPr>
          <w:spacing w:val="-18"/>
        </w:rPr>
        <w:t xml:space="preserve"> </w:t>
      </w:r>
      <w:r>
        <w:t>about</w:t>
      </w:r>
      <w:r>
        <w:rPr>
          <w:spacing w:val="-19"/>
        </w:rPr>
        <w:t xml:space="preserve"> </w:t>
      </w:r>
      <w:r>
        <w:t>lexical</w:t>
      </w:r>
      <w:r>
        <w:rPr>
          <w:spacing w:val="-19"/>
        </w:rPr>
        <w:t xml:space="preserve"> </w:t>
      </w:r>
      <w:r>
        <w:t xml:space="preserve">items and their uses in different functions (Evans &amp; Osada </w:t>
      </w:r>
      <w:hyperlink w:anchor="_bookmark321" w:history="1">
        <w:r>
          <w:rPr>
            <w:color w:val="007FFF"/>
          </w:rPr>
          <w:t>2005</w:t>
        </w:r>
      </w:hyperlink>
      <w:r>
        <w:t xml:space="preserve">: §3.2; Beck </w:t>
      </w:r>
      <w:hyperlink w:anchor="_bookmark256" w:history="1">
        <w:r>
          <w:rPr>
            <w:color w:val="007FFF"/>
          </w:rPr>
          <w:t>2013</w:t>
        </w:r>
      </w:hyperlink>
      <w:r>
        <w:t xml:space="preserve">: 216). This issue has already been discussed in some detail in </w:t>
      </w:r>
      <w:hyperlink w:anchor="_bookmark107" w:history="1">
        <w:r>
          <w:rPr>
            <w:color w:val="007FFF"/>
          </w:rPr>
          <w:t>Section 2.3.2.4</w:t>
        </w:r>
      </w:hyperlink>
      <w:r>
        <w:t>, but it bears explaining precisely why</w:t>
      </w:r>
      <w:r>
        <w:rPr>
          <w:spacing w:val="-5"/>
        </w:rPr>
        <w:t xml:space="preserve"> </w:t>
      </w:r>
      <w:r>
        <w:t>such</w:t>
      </w:r>
      <w:r>
        <w:rPr>
          <w:spacing w:val="-5"/>
        </w:rPr>
        <w:t xml:space="preserve"> </w:t>
      </w:r>
      <w:r>
        <w:t>item-specific</w:t>
      </w:r>
      <w:r>
        <w:rPr>
          <w:spacing w:val="-5"/>
        </w:rPr>
        <w:t xml:space="preserve"> </w:t>
      </w:r>
      <w:r>
        <w:t>knowledge</w:t>
      </w:r>
      <w:r>
        <w:rPr>
          <w:spacing w:val="-4"/>
        </w:rPr>
        <w:t xml:space="preserve"> </w:t>
      </w:r>
      <w:r>
        <w:t>constitutes</w:t>
      </w:r>
      <w:r>
        <w:rPr>
          <w:spacing w:val="-5"/>
        </w:rPr>
        <w:t xml:space="preserve"> </w:t>
      </w:r>
      <w:r>
        <w:t>a</w:t>
      </w:r>
      <w:r>
        <w:rPr>
          <w:spacing w:val="-5"/>
        </w:rPr>
        <w:t xml:space="preserve"> </w:t>
      </w:r>
      <w:r>
        <w:t>problem</w:t>
      </w:r>
      <w:r>
        <w:rPr>
          <w:spacing w:val="-5"/>
        </w:rPr>
        <w:t xml:space="preserve"> </w:t>
      </w:r>
      <w:r>
        <w:t>for</w:t>
      </w:r>
      <w:r>
        <w:rPr>
          <w:spacing w:val="-4"/>
        </w:rPr>
        <w:t xml:space="preserve"> </w:t>
      </w:r>
      <w:r>
        <w:t>theories</w:t>
      </w:r>
      <w:r>
        <w:rPr>
          <w:spacing w:val="-5"/>
        </w:rPr>
        <w:t xml:space="preserve"> </w:t>
      </w:r>
      <w:r>
        <w:t>of</w:t>
      </w:r>
      <w:r>
        <w:rPr>
          <w:spacing w:val="-5"/>
        </w:rPr>
        <w:t xml:space="preserve"> </w:t>
      </w:r>
      <w:r>
        <w:t>lexical</w:t>
      </w:r>
      <w:r>
        <w:rPr>
          <w:spacing w:val="-5"/>
        </w:rPr>
        <w:t xml:space="preserve"> </w:t>
      </w:r>
      <w:r>
        <w:t>flexibility.</w:t>
      </w:r>
    </w:p>
    <w:p w:rsidR="00DD7756" w:rsidRDefault="00AD1397">
      <w:pPr>
        <w:pStyle w:val="BodyText"/>
        <w:spacing w:line="420" w:lineRule="auto"/>
        <w:ind w:left="119" w:right="532" w:firstLine="358"/>
        <w:jc w:val="both"/>
      </w:pPr>
      <w:r>
        <w:t>For</w:t>
      </w:r>
      <w:r>
        <w:rPr>
          <w:spacing w:val="-17"/>
        </w:rPr>
        <w:t xml:space="preserve"> </w:t>
      </w:r>
      <w:r>
        <w:t>starters,</w:t>
      </w:r>
      <w:r>
        <w:rPr>
          <w:spacing w:val="-14"/>
        </w:rPr>
        <w:t xml:space="preserve"> </w:t>
      </w:r>
      <w:r>
        <w:t>when</w:t>
      </w:r>
      <w:r>
        <w:rPr>
          <w:spacing w:val="-16"/>
        </w:rPr>
        <w:t xml:space="preserve"> </w:t>
      </w:r>
      <w:r>
        <w:t>a</w:t>
      </w:r>
      <w:r>
        <w:rPr>
          <w:spacing w:val="-16"/>
        </w:rPr>
        <w:t xml:space="preserve"> </w:t>
      </w:r>
      <w:r>
        <w:t>lexical</w:t>
      </w:r>
      <w:r>
        <w:rPr>
          <w:spacing w:val="-17"/>
        </w:rPr>
        <w:t xml:space="preserve"> </w:t>
      </w:r>
      <w:r>
        <w:t>item</w:t>
      </w:r>
      <w:r>
        <w:rPr>
          <w:spacing w:val="-16"/>
        </w:rPr>
        <w:t xml:space="preserve"> </w:t>
      </w:r>
      <w:r>
        <w:t>expands</w:t>
      </w:r>
      <w:r>
        <w:rPr>
          <w:spacing w:val="-17"/>
        </w:rPr>
        <w:t xml:space="preserve"> </w:t>
      </w:r>
      <w:r>
        <w:t>into</w:t>
      </w:r>
      <w:r>
        <w:rPr>
          <w:spacing w:val="-16"/>
        </w:rPr>
        <w:t xml:space="preserve"> </w:t>
      </w:r>
      <w:r>
        <w:t>a</w:t>
      </w:r>
      <w:r>
        <w:rPr>
          <w:spacing w:val="-17"/>
        </w:rPr>
        <w:t xml:space="preserve"> </w:t>
      </w:r>
      <w:r>
        <w:t>new</w:t>
      </w:r>
      <w:r>
        <w:rPr>
          <w:spacing w:val="-16"/>
        </w:rPr>
        <w:t xml:space="preserve"> </w:t>
      </w:r>
      <w:r>
        <w:t>discourse</w:t>
      </w:r>
      <w:r>
        <w:rPr>
          <w:spacing w:val="-16"/>
        </w:rPr>
        <w:t xml:space="preserve"> </w:t>
      </w:r>
      <w:r>
        <w:t>function,</w:t>
      </w:r>
      <w:r>
        <w:rPr>
          <w:spacing w:val="-14"/>
        </w:rPr>
        <w:t xml:space="preserve"> </w:t>
      </w:r>
      <w:r>
        <w:t>there</w:t>
      </w:r>
      <w:r>
        <w:rPr>
          <w:spacing w:val="-16"/>
        </w:rPr>
        <w:t xml:space="preserve"> </w:t>
      </w:r>
      <w:r>
        <w:t>is</w:t>
      </w:r>
      <w:r>
        <w:rPr>
          <w:spacing w:val="-17"/>
        </w:rPr>
        <w:t xml:space="preserve"> </w:t>
      </w:r>
      <w:r>
        <w:t>a</w:t>
      </w:r>
      <w:r>
        <w:rPr>
          <w:spacing w:val="-20"/>
        </w:rPr>
        <w:t xml:space="preserve"> </w:t>
      </w:r>
      <w:r>
        <w:rPr>
          <w:i/>
        </w:rPr>
        <w:t xml:space="preserve">semantic shift </w:t>
      </w:r>
      <w:r>
        <w:t xml:space="preserve">in the direction of the meaning typically associated with the new context (Croft </w:t>
      </w:r>
      <w:hyperlink w:anchor="_bookmark288" w:history="1">
        <w:r>
          <w:rPr>
            <w:color w:val="007FFF"/>
          </w:rPr>
          <w:t>1991</w:t>
        </w:r>
      </w:hyperlink>
      <w:r>
        <w:t xml:space="preserve">: 74–77; </w:t>
      </w:r>
      <w:hyperlink w:anchor="_bookmark292" w:history="1">
        <w:r>
          <w:rPr>
            <w:color w:val="007FFF"/>
          </w:rPr>
          <w:t>2001b</w:t>
        </w:r>
      </w:hyperlink>
      <w:r>
        <w:t xml:space="preserve">: 73).  For example,  when a property word is used in a referring expression,  its meaning shifts to a person or thing possessing that property, not a reference to the ab- stract property itself. These semantic shifts cannot be attributed to some broader pragmatic principles—they are a matter of convention and require broader uptake in a community of speakers in order to be conventionalized (as illustrated with the English word </w:t>
      </w:r>
      <w:r>
        <w:rPr>
          <w:i/>
        </w:rPr>
        <w:t xml:space="preserve">friend </w:t>
      </w:r>
      <w:r>
        <w:t>above). Because</w:t>
      </w:r>
      <w:r>
        <w:rPr>
          <w:spacing w:val="-5"/>
        </w:rPr>
        <w:t xml:space="preserve"> </w:t>
      </w:r>
      <w:r>
        <w:t>the</w:t>
      </w:r>
      <w:r>
        <w:rPr>
          <w:spacing w:val="-4"/>
        </w:rPr>
        <w:t xml:space="preserve"> </w:t>
      </w:r>
      <w:r>
        <w:t>meaning</w:t>
      </w:r>
      <w:r>
        <w:rPr>
          <w:spacing w:val="-4"/>
        </w:rPr>
        <w:t xml:space="preserve"> </w:t>
      </w:r>
      <w:r>
        <w:t>that</w:t>
      </w:r>
      <w:r>
        <w:rPr>
          <w:spacing w:val="-4"/>
        </w:rPr>
        <w:t xml:space="preserve"> </w:t>
      </w:r>
      <w:r>
        <w:t>results</w:t>
      </w:r>
      <w:r>
        <w:rPr>
          <w:spacing w:val="-4"/>
        </w:rPr>
        <w:t xml:space="preserve"> </w:t>
      </w:r>
      <w:r>
        <w:t>from</w:t>
      </w:r>
      <w:r>
        <w:rPr>
          <w:spacing w:val="-5"/>
        </w:rPr>
        <w:t xml:space="preserve"> </w:t>
      </w:r>
      <w:r>
        <w:t>this</w:t>
      </w:r>
      <w:r>
        <w:rPr>
          <w:spacing w:val="-4"/>
        </w:rPr>
        <w:t xml:space="preserve"> </w:t>
      </w:r>
      <w:r>
        <w:t>semantic</w:t>
      </w:r>
      <w:r>
        <w:rPr>
          <w:spacing w:val="-5"/>
        </w:rPr>
        <w:t xml:space="preserve"> </w:t>
      </w:r>
      <w:r>
        <w:t>shift</w:t>
      </w:r>
      <w:r>
        <w:rPr>
          <w:spacing w:val="-4"/>
        </w:rPr>
        <w:t xml:space="preserve"> </w:t>
      </w:r>
      <w:r>
        <w:t>is</w:t>
      </w:r>
      <w:r>
        <w:rPr>
          <w:spacing w:val="-4"/>
        </w:rPr>
        <w:t xml:space="preserve"> </w:t>
      </w:r>
      <w:r>
        <w:t>conventional,</w:t>
      </w:r>
      <w:r>
        <w:rPr>
          <w:spacing w:val="-4"/>
        </w:rPr>
        <w:t xml:space="preserve"> </w:t>
      </w:r>
      <w:r>
        <w:t>language-specific, and often idiosyncratic, flexible items cannot be truly productive, as is implied by the term “flexible”. There is always a conventionalized component to their</w:t>
      </w:r>
      <w:r>
        <w:rPr>
          <w:spacing w:val="-9"/>
        </w:rPr>
        <w:t xml:space="preserve"> </w:t>
      </w:r>
      <w:r>
        <w:t>meanings.</w:t>
      </w:r>
    </w:p>
    <w:p w:rsidR="00DD7756" w:rsidRDefault="00AD1397">
      <w:pPr>
        <w:pStyle w:val="BodyText"/>
        <w:spacing w:line="420" w:lineRule="auto"/>
        <w:ind w:left="119" w:right="534" w:firstLine="358"/>
        <w:jc w:val="both"/>
      </w:pPr>
      <w:r>
        <w:t>Examples</w:t>
      </w:r>
      <w:r>
        <w:rPr>
          <w:spacing w:val="-18"/>
        </w:rPr>
        <w:t xml:space="preserve"> </w:t>
      </w:r>
      <w:r>
        <w:t>of</w:t>
      </w:r>
      <w:r>
        <w:rPr>
          <w:spacing w:val="-18"/>
        </w:rPr>
        <w:t xml:space="preserve"> </w:t>
      </w:r>
      <w:r>
        <w:t>idiosyncratic</w:t>
      </w:r>
      <w:r>
        <w:rPr>
          <w:spacing w:val="-18"/>
        </w:rPr>
        <w:t xml:space="preserve"> </w:t>
      </w:r>
      <w:r>
        <w:t>and</w:t>
      </w:r>
      <w:r>
        <w:rPr>
          <w:spacing w:val="-18"/>
        </w:rPr>
        <w:t xml:space="preserve"> </w:t>
      </w:r>
      <w:r>
        <w:t>unproductive</w:t>
      </w:r>
      <w:r>
        <w:rPr>
          <w:spacing w:val="-18"/>
        </w:rPr>
        <w:t xml:space="preserve"> </w:t>
      </w:r>
      <w:r>
        <w:t>shifts</w:t>
      </w:r>
      <w:r>
        <w:rPr>
          <w:spacing w:val="-18"/>
        </w:rPr>
        <w:t xml:space="preserve"> </w:t>
      </w:r>
      <w:r>
        <w:t>in</w:t>
      </w:r>
      <w:r>
        <w:rPr>
          <w:spacing w:val="-18"/>
        </w:rPr>
        <w:t xml:space="preserve"> </w:t>
      </w:r>
      <w:r>
        <w:t>the</w:t>
      </w:r>
      <w:r>
        <w:rPr>
          <w:spacing w:val="-18"/>
        </w:rPr>
        <w:t xml:space="preserve"> </w:t>
      </w:r>
      <w:r>
        <w:t>meaning</w:t>
      </w:r>
      <w:r>
        <w:rPr>
          <w:spacing w:val="-18"/>
        </w:rPr>
        <w:t xml:space="preserve"> </w:t>
      </w:r>
      <w:r>
        <w:t>of</w:t>
      </w:r>
      <w:r>
        <w:rPr>
          <w:spacing w:val="-18"/>
        </w:rPr>
        <w:t xml:space="preserve"> </w:t>
      </w:r>
      <w:r>
        <w:t>flexible</w:t>
      </w:r>
      <w:r>
        <w:rPr>
          <w:spacing w:val="-18"/>
        </w:rPr>
        <w:t xml:space="preserve"> </w:t>
      </w:r>
      <w:r>
        <w:t>items</w:t>
      </w:r>
      <w:r>
        <w:rPr>
          <w:spacing w:val="-18"/>
        </w:rPr>
        <w:t xml:space="preserve"> </w:t>
      </w:r>
      <w:r>
        <w:t>abound in the literature. Consider again the examples from Mundari in (</w:t>
      </w:r>
      <w:hyperlink w:anchor="_bookmark20" w:history="1">
        <w:r>
          <w:rPr>
            <w:color w:val="007FFF"/>
          </w:rPr>
          <w:t>3</w:t>
        </w:r>
      </w:hyperlink>
      <w:r>
        <w:t>), repeated here as</w:t>
      </w:r>
      <w:r>
        <w:rPr>
          <w:spacing w:val="-26"/>
        </w:rPr>
        <w:t xml:space="preserve"> </w:t>
      </w:r>
      <w:r>
        <w:t>(</w:t>
      </w:r>
      <w:hyperlink w:anchor="_bookmark117" w:history="1">
        <w:r>
          <w:rPr>
            <w:color w:val="007FFF"/>
          </w:rPr>
          <w:t>25</w:t>
        </w:r>
      </w:hyperlink>
      <w:r>
        <w:t>).</w:t>
      </w:r>
    </w:p>
    <w:p w:rsidR="00DD7756" w:rsidRDefault="00AD1397">
      <w:pPr>
        <w:pStyle w:val="ListParagraph"/>
        <w:numPr>
          <w:ilvl w:val="0"/>
          <w:numId w:val="12"/>
        </w:numPr>
        <w:tabs>
          <w:tab w:val="left" w:pos="835"/>
        </w:tabs>
        <w:spacing w:before="88"/>
        <w:ind w:left="834" w:hanging="604"/>
        <w:jc w:val="both"/>
        <w:rPr>
          <w:sz w:val="24"/>
        </w:rPr>
      </w:pPr>
      <w:bookmarkStart w:id="154" w:name="_bookmark117"/>
      <w:bookmarkEnd w:id="154"/>
      <w:r>
        <w:rPr>
          <w:sz w:val="24"/>
          <w:u w:val="single"/>
        </w:rPr>
        <w:t>Mundari (Austroasiatic &gt;</w:t>
      </w:r>
      <w:r>
        <w:rPr>
          <w:spacing w:val="-4"/>
          <w:sz w:val="24"/>
          <w:u w:val="single"/>
        </w:rPr>
        <w:t xml:space="preserve"> </w:t>
      </w:r>
      <w:r>
        <w:rPr>
          <w:sz w:val="24"/>
          <w:u w:val="single"/>
        </w:rPr>
        <w:t>Munda)</w:t>
      </w:r>
    </w:p>
    <w:p w:rsidR="00DD7756" w:rsidRDefault="00DD7756">
      <w:pPr>
        <w:jc w:val="both"/>
        <w:rPr>
          <w:sz w:val="24"/>
        </w:rPr>
        <w:sectPr w:rsidR="00DD7756">
          <w:pgSz w:w="12240" w:h="15840"/>
          <w:pgMar w:top="1480" w:right="900" w:bottom="1040" w:left="1680" w:header="0" w:footer="717" w:gutter="0"/>
          <w:cols w:space="720"/>
        </w:sectPr>
      </w:pPr>
    </w:p>
    <w:p w:rsidR="00DD7756" w:rsidRDefault="00AD1397">
      <w:pPr>
        <w:pStyle w:val="ListParagraph"/>
        <w:numPr>
          <w:ilvl w:val="1"/>
          <w:numId w:val="12"/>
        </w:numPr>
        <w:tabs>
          <w:tab w:val="left" w:pos="1211"/>
        </w:tabs>
        <w:spacing w:before="87" w:line="254" w:lineRule="auto"/>
        <w:ind w:left="1210" w:hanging="316"/>
        <w:rPr>
          <w:sz w:val="24"/>
        </w:rPr>
      </w:pPr>
      <w:r>
        <w:rPr>
          <w:sz w:val="24"/>
        </w:rPr>
        <w:lastRenderedPageBreak/>
        <w:t>buru=ko mountain=3pl.subj</w:t>
      </w:r>
    </w:p>
    <w:p w:rsidR="00DD7756" w:rsidRDefault="00AD1397">
      <w:pPr>
        <w:pStyle w:val="BodyText"/>
        <w:spacing w:before="87" w:line="254" w:lineRule="auto"/>
        <w:ind w:left="257" w:right="3328"/>
      </w:pPr>
      <w:r>
        <w:br w:type="column"/>
      </w:r>
      <w:r>
        <w:lastRenderedPageBreak/>
        <w:t>bai‑ke‑d‑a. make‑compl‑tR‑ind</w:t>
      </w:r>
    </w:p>
    <w:p w:rsidR="00DD7756" w:rsidRDefault="00DD7756">
      <w:pPr>
        <w:spacing w:line="254" w:lineRule="auto"/>
        <w:sectPr w:rsidR="00DD7756">
          <w:type w:val="continuous"/>
          <w:pgSz w:w="12240" w:h="15840"/>
          <w:pgMar w:top="1300" w:right="900" w:bottom="280" w:left="1680" w:header="720" w:footer="720" w:gutter="0"/>
          <w:cols w:num="2" w:space="720" w:equalWidth="0">
            <w:col w:w="3098" w:space="40"/>
            <w:col w:w="6522"/>
          </w:cols>
        </w:sectPr>
      </w:pPr>
    </w:p>
    <w:p w:rsidR="00DD7756" w:rsidRDefault="00AD1397">
      <w:pPr>
        <w:tabs>
          <w:tab w:val="left" w:pos="6962"/>
        </w:tabs>
        <w:spacing w:before="11"/>
        <w:ind w:left="1210"/>
        <w:rPr>
          <w:sz w:val="20"/>
        </w:rPr>
      </w:pPr>
      <w:r>
        <w:rPr>
          <w:sz w:val="24"/>
        </w:rPr>
        <w:lastRenderedPageBreak/>
        <w:t>‘They made</w:t>
      </w:r>
      <w:r>
        <w:rPr>
          <w:spacing w:val="-14"/>
          <w:sz w:val="24"/>
        </w:rPr>
        <w:t xml:space="preserve"> </w:t>
      </w:r>
      <w:r>
        <w:rPr>
          <w:sz w:val="24"/>
        </w:rPr>
        <w:t>the</w:t>
      </w:r>
      <w:r>
        <w:rPr>
          <w:spacing w:val="-7"/>
          <w:sz w:val="24"/>
        </w:rPr>
        <w:t xml:space="preserve"> </w:t>
      </w:r>
      <w:r>
        <w:rPr>
          <w:spacing w:val="-3"/>
          <w:sz w:val="24"/>
        </w:rPr>
        <w:t>mountain.’</w:t>
      </w:r>
      <w:r>
        <w:rPr>
          <w:spacing w:val="-3"/>
          <w:sz w:val="24"/>
        </w:rPr>
        <w:tab/>
      </w:r>
      <w:r>
        <w:rPr>
          <w:sz w:val="20"/>
        </w:rPr>
        <w:t xml:space="preserve">(Evans &amp; Osada </w:t>
      </w:r>
      <w:hyperlink w:anchor="_bookmark321" w:history="1">
        <w:r>
          <w:rPr>
            <w:color w:val="007FFF"/>
            <w:sz w:val="20"/>
          </w:rPr>
          <w:t>2005</w:t>
        </w:r>
      </w:hyperlink>
      <w:r>
        <w:rPr>
          <w:sz w:val="20"/>
        </w:rPr>
        <w:t>:</w:t>
      </w:r>
      <w:r>
        <w:rPr>
          <w:spacing w:val="11"/>
          <w:sz w:val="20"/>
        </w:rPr>
        <w:t xml:space="preserve"> </w:t>
      </w:r>
      <w:r>
        <w:rPr>
          <w:sz w:val="20"/>
        </w:rPr>
        <w:t>354)</w:t>
      </w:r>
    </w:p>
    <w:p w:rsidR="00DD7756" w:rsidRDefault="00DD7756">
      <w:pPr>
        <w:pStyle w:val="BodyText"/>
        <w:spacing w:before="4"/>
        <w:rPr>
          <w:sz w:val="15"/>
        </w:rPr>
      </w:pPr>
    </w:p>
    <w:p w:rsidR="00DD7756" w:rsidRDefault="00DD7756">
      <w:pPr>
        <w:rPr>
          <w:sz w:val="15"/>
        </w:rPr>
        <w:sectPr w:rsidR="00DD7756">
          <w:type w:val="continuous"/>
          <w:pgSz w:w="12240" w:h="15840"/>
          <w:pgMar w:top="1300" w:right="900" w:bottom="280" w:left="1680" w:header="720" w:footer="720" w:gutter="0"/>
          <w:cols w:space="720"/>
        </w:sectPr>
      </w:pPr>
    </w:p>
    <w:p w:rsidR="00DD7756" w:rsidRDefault="00AD1397">
      <w:pPr>
        <w:pStyle w:val="ListParagraph"/>
        <w:numPr>
          <w:ilvl w:val="1"/>
          <w:numId w:val="12"/>
        </w:numPr>
        <w:tabs>
          <w:tab w:val="left" w:pos="1211"/>
        </w:tabs>
        <w:spacing w:before="100" w:line="254" w:lineRule="auto"/>
        <w:ind w:left="1210" w:hanging="320"/>
        <w:rPr>
          <w:sz w:val="24"/>
        </w:rPr>
      </w:pPr>
      <w:r>
        <w:rPr>
          <w:sz w:val="24"/>
        </w:rPr>
        <w:lastRenderedPageBreak/>
        <w:t xml:space="preserve">saan=ko </w:t>
      </w:r>
      <w:r>
        <w:rPr>
          <w:spacing w:val="-1"/>
          <w:sz w:val="24"/>
        </w:rPr>
        <w:t>firewood=3pl.subj</w:t>
      </w:r>
    </w:p>
    <w:p w:rsidR="00DD7756" w:rsidRDefault="00AD1397">
      <w:pPr>
        <w:pStyle w:val="BodyText"/>
        <w:spacing w:before="100" w:line="254" w:lineRule="auto"/>
        <w:ind w:left="258" w:right="2817"/>
      </w:pPr>
      <w:r>
        <w:br w:type="column"/>
      </w:r>
      <w:r>
        <w:lastRenderedPageBreak/>
        <w:t>buru‑ke‑d‑a. mountain‑compl‑tR‑ind</w:t>
      </w:r>
    </w:p>
    <w:p w:rsidR="00DD7756" w:rsidRDefault="00DD7756">
      <w:pPr>
        <w:spacing w:line="254" w:lineRule="auto"/>
        <w:sectPr w:rsidR="00DD7756">
          <w:type w:val="continuous"/>
          <w:pgSz w:w="12240" w:h="15840"/>
          <w:pgMar w:top="1300" w:right="900" w:bottom="280" w:left="1680" w:header="720" w:footer="720" w:gutter="0"/>
          <w:cols w:num="2" w:space="720" w:equalWidth="0">
            <w:col w:w="3020" w:space="40"/>
            <w:col w:w="6600"/>
          </w:cols>
        </w:sectPr>
      </w:pPr>
    </w:p>
    <w:p w:rsidR="00DD7756" w:rsidRDefault="00AD1397">
      <w:pPr>
        <w:tabs>
          <w:tab w:val="left" w:pos="6962"/>
        </w:tabs>
        <w:spacing w:before="11"/>
        <w:ind w:left="1210"/>
        <w:rPr>
          <w:sz w:val="20"/>
        </w:rPr>
      </w:pPr>
      <w:r>
        <w:rPr>
          <w:sz w:val="24"/>
        </w:rPr>
        <w:lastRenderedPageBreak/>
        <w:t>‘They heaped up</w:t>
      </w:r>
      <w:r>
        <w:rPr>
          <w:spacing w:val="-18"/>
          <w:sz w:val="24"/>
        </w:rPr>
        <w:t xml:space="preserve"> </w:t>
      </w:r>
      <w:r>
        <w:rPr>
          <w:sz w:val="24"/>
        </w:rPr>
        <w:t>the</w:t>
      </w:r>
      <w:r>
        <w:rPr>
          <w:spacing w:val="-6"/>
          <w:sz w:val="24"/>
        </w:rPr>
        <w:t xml:space="preserve"> </w:t>
      </w:r>
      <w:r>
        <w:rPr>
          <w:spacing w:val="-4"/>
          <w:sz w:val="24"/>
        </w:rPr>
        <w:t>firewood.’</w:t>
      </w:r>
      <w:r>
        <w:rPr>
          <w:spacing w:val="-4"/>
          <w:sz w:val="24"/>
        </w:rPr>
        <w:tab/>
      </w:r>
      <w:r>
        <w:rPr>
          <w:sz w:val="20"/>
        </w:rPr>
        <w:t xml:space="preserve">(Evans &amp; Osada </w:t>
      </w:r>
      <w:hyperlink w:anchor="_bookmark321" w:history="1">
        <w:r>
          <w:rPr>
            <w:color w:val="007FFF"/>
            <w:sz w:val="20"/>
          </w:rPr>
          <w:t>2005</w:t>
        </w:r>
      </w:hyperlink>
      <w:r>
        <w:rPr>
          <w:sz w:val="20"/>
        </w:rPr>
        <w:t>:</w:t>
      </w:r>
      <w:r>
        <w:rPr>
          <w:spacing w:val="5"/>
          <w:sz w:val="20"/>
        </w:rPr>
        <w:t xml:space="preserve"> </w:t>
      </w:r>
      <w:r>
        <w:rPr>
          <w:sz w:val="20"/>
        </w:rPr>
        <w:t>355)</w:t>
      </w:r>
    </w:p>
    <w:p w:rsidR="00DD7756" w:rsidRDefault="00DD7756">
      <w:pPr>
        <w:pStyle w:val="BodyText"/>
        <w:spacing w:before="4"/>
        <w:rPr>
          <w:sz w:val="35"/>
        </w:rPr>
      </w:pPr>
    </w:p>
    <w:p w:rsidR="00DD7756" w:rsidRDefault="00AD1397">
      <w:pPr>
        <w:pStyle w:val="BodyText"/>
        <w:spacing w:line="420" w:lineRule="auto"/>
        <w:ind w:left="120" w:right="532"/>
        <w:jc w:val="both"/>
      </w:pPr>
      <w:r>
        <w:t xml:space="preserve">As a predicate, the stem </w:t>
      </w:r>
      <w:r>
        <w:rPr>
          <w:i/>
        </w:rPr>
        <w:t xml:space="preserve">buru </w:t>
      </w:r>
      <w:r>
        <w:t xml:space="preserve">means ‘heap </w:t>
      </w:r>
      <w:r>
        <w:rPr>
          <w:spacing w:val="-5"/>
        </w:rPr>
        <w:t xml:space="preserve">up’, </w:t>
      </w:r>
      <w:r>
        <w:t>but this meaning is not predictable from just the combination of the nominal sense ‘mountain’ and its predicative use. The word could have</w:t>
      </w:r>
      <w:r>
        <w:rPr>
          <w:spacing w:val="12"/>
        </w:rPr>
        <w:t xml:space="preserve"> </w:t>
      </w:r>
      <w:r>
        <w:t>just</w:t>
      </w:r>
      <w:r>
        <w:rPr>
          <w:spacing w:val="13"/>
        </w:rPr>
        <w:t xml:space="preserve"> </w:t>
      </w:r>
      <w:r>
        <w:t>as</w:t>
      </w:r>
      <w:r>
        <w:rPr>
          <w:spacing w:val="13"/>
        </w:rPr>
        <w:t xml:space="preserve"> </w:t>
      </w:r>
      <w:r>
        <w:t>easily</w:t>
      </w:r>
      <w:r>
        <w:rPr>
          <w:spacing w:val="13"/>
        </w:rPr>
        <w:t xml:space="preserve"> </w:t>
      </w:r>
      <w:r>
        <w:t>meant</w:t>
      </w:r>
      <w:r>
        <w:rPr>
          <w:spacing w:val="13"/>
        </w:rPr>
        <w:t xml:space="preserve"> </w:t>
      </w:r>
      <w:r>
        <w:t>‘climb</w:t>
      </w:r>
      <w:r>
        <w:rPr>
          <w:spacing w:val="13"/>
        </w:rPr>
        <w:t xml:space="preserve"> </w:t>
      </w:r>
      <w:r>
        <w:t>a</w:t>
      </w:r>
      <w:r>
        <w:rPr>
          <w:spacing w:val="12"/>
        </w:rPr>
        <w:t xml:space="preserve"> </w:t>
      </w:r>
      <w:r>
        <w:t>mountain’</w:t>
      </w:r>
      <w:r>
        <w:rPr>
          <w:spacing w:val="13"/>
        </w:rPr>
        <w:t xml:space="preserve"> </w:t>
      </w:r>
      <w:r>
        <w:t>or</w:t>
      </w:r>
      <w:r>
        <w:rPr>
          <w:spacing w:val="13"/>
        </w:rPr>
        <w:t xml:space="preserve"> </w:t>
      </w:r>
      <w:r>
        <w:t>‘overcome’</w:t>
      </w:r>
      <w:r>
        <w:rPr>
          <w:spacing w:val="13"/>
        </w:rPr>
        <w:t xml:space="preserve"> </w:t>
      </w:r>
      <w:r>
        <w:t>or</w:t>
      </w:r>
      <w:r>
        <w:rPr>
          <w:spacing w:val="13"/>
        </w:rPr>
        <w:t xml:space="preserve"> </w:t>
      </w:r>
      <w:r>
        <w:t>simply</w:t>
      </w:r>
      <w:r>
        <w:rPr>
          <w:spacing w:val="13"/>
        </w:rPr>
        <w:t xml:space="preserve"> </w:t>
      </w:r>
      <w:r>
        <w:t>‘be</w:t>
      </w:r>
      <w:r>
        <w:rPr>
          <w:spacing w:val="13"/>
        </w:rPr>
        <w:t xml:space="preserve"> </w:t>
      </w:r>
      <w:r>
        <w:t>a</w:t>
      </w:r>
      <w:r>
        <w:rPr>
          <w:spacing w:val="12"/>
        </w:rPr>
        <w:t xml:space="preserve"> </w:t>
      </w:r>
      <w:r>
        <w:t xml:space="preserve">mountain’. </w:t>
      </w:r>
      <w:r>
        <w:rPr>
          <w:spacing w:val="5"/>
        </w:rPr>
        <w:t xml:space="preserve"> </w:t>
      </w:r>
      <w:r>
        <w:t>No</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420" w:lineRule="auto"/>
        <w:ind w:left="120" w:right="532"/>
        <w:jc w:val="both"/>
      </w:pPr>
      <w:bookmarkStart w:id="155" w:name="_bookmark118"/>
      <w:bookmarkEnd w:id="155"/>
      <w:r>
        <w:lastRenderedPageBreak/>
        <w:t xml:space="preserve">general pragmatic principles could have predicted this meaning. Likewise consider the Cen- tral Alaskan </w:t>
      </w:r>
      <w:r>
        <w:rPr>
          <w:spacing w:val="-3"/>
        </w:rPr>
        <w:t xml:space="preserve">Yup’ik </w:t>
      </w:r>
      <w:r>
        <w:t>examples in (</w:t>
      </w:r>
      <w:hyperlink w:anchor="_bookmark23" w:history="1">
        <w:r>
          <w:rPr>
            <w:color w:val="007FFF"/>
          </w:rPr>
          <w:t>7c</w:t>
        </w:r>
      </w:hyperlink>
      <w:r>
        <w:t xml:space="preserve">) from </w:t>
      </w:r>
      <w:hyperlink w:anchor="_bookmark13" w:history="1">
        <w:r>
          <w:rPr>
            <w:color w:val="007FFF"/>
          </w:rPr>
          <w:t>Chapter 1</w:t>
        </w:r>
      </w:hyperlink>
      <w:r>
        <w:t xml:space="preserve">. Why does the combination of </w:t>
      </w:r>
      <w:r>
        <w:rPr>
          <w:i/>
        </w:rPr>
        <w:t xml:space="preserve">iqeq‑ </w:t>
      </w:r>
      <w:r>
        <w:t xml:space="preserve">‘corner of mouth’ + </w:t>
      </w:r>
      <w:r>
        <w:rPr>
          <w:i/>
        </w:rPr>
        <w:t xml:space="preserve">‑mik </w:t>
      </w:r>
      <w:r>
        <w:t xml:space="preserve">‘thing held in one’s mouth’, ‘to put in one’s mouth’ result in </w:t>
      </w:r>
      <w:r>
        <w:rPr>
          <w:i/>
        </w:rPr>
        <w:t xml:space="preserve">iqmik </w:t>
      </w:r>
      <w:r>
        <w:t>‘chewing</w:t>
      </w:r>
      <w:r>
        <w:rPr>
          <w:spacing w:val="-13"/>
        </w:rPr>
        <w:t xml:space="preserve"> </w:t>
      </w:r>
      <w:r>
        <w:t>tobacco’?</w:t>
      </w:r>
      <w:r>
        <w:rPr>
          <w:spacing w:val="10"/>
        </w:rPr>
        <w:t xml:space="preserve"> </w:t>
      </w:r>
      <w:r>
        <w:t>Why</w:t>
      </w:r>
      <w:r>
        <w:rPr>
          <w:spacing w:val="-12"/>
        </w:rPr>
        <w:t xml:space="preserve"> </w:t>
      </w:r>
      <w:r>
        <w:t>not</w:t>
      </w:r>
      <w:r>
        <w:rPr>
          <w:spacing w:val="-13"/>
        </w:rPr>
        <w:t xml:space="preserve"> </w:t>
      </w:r>
      <w:r>
        <w:t>‘oral</w:t>
      </w:r>
      <w:r>
        <w:rPr>
          <w:spacing w:val="-13"/>
        </w:rPr>
        <w:t xml:space="preserve"> </w:t>
      </w:r>
      <w:r>
        <w:t>thermometer’</w:t>
      </w:r>
      <w:r>
        <w:rPr>
          <w:spacing w:val="-12"/>
        </w:rPr>
        <w:t xml:space="preserve"> </w:t>
      </w:r>
      <w:r>
        <w:t>or</w:t>
      </w:r>
      <w:r>
        <w:rPr>
          <w:spacing w:val="-13"/>
        </w:rPr>
        <w:t xml:space="preserve"> </w:t>
      </w:r>
      <w:r>
        <w:t>‘toothpick’?</w:t>
      </w:r>
      <w:r>
        <w:rPr>
          <w:spacing w:val="10"/>
        </w:rPr>
        <w:t xml:space="preserve"> </w:t>
      </w:r>
      <w:r>
        <w:t>Mithun</w:t>
      </w:r>
      <w:r>
        <w:rPr>
          <w:spacing w:val="-12"/>
        </w:rPr>
        <w:t xml:space="preserve"> </w:t>
      </w:r>
      <w:r>
        <w:t>provides</w:t>
      </w:r>
      <w:r>
        <w:rPr>
          <w:spacing w:val="-13"/>
        </w:rPr>
        <w:t xml:space="preserve"> </w:t>
      </w:r>
      <w:r>
        <w:t>many</w:t>
      </w:r>
      <w:r>
        <w:rPr>
          <w:spacing w:val="-12"/>
        </w:rPr>
        <w:t xml:space="preserve"> </w:t>
      </w:r>
      <w:r>
        <w:t>more unpredictable examples, shown in</w:t>
      </w:r>
      <w:r>
        <w:rPr>
          <w:spacing w:val="-5"/>
        </w:rPr>
        <w:t xml:space="preserve"> </w:t>
      </w:r>
      <w:r>
        <w:t>(</w:t>
      </w:r>
      <w:hyperlink w:anchor="_bookmark119" w:history="1">
        <w:r>
          <w:rPr>
            <w:color w:val="007FFF"/>
          </w:rPr>
          <w:t>26</w:t>
        </w:r>
      </w:hyperlink>
      <w:r>
        <w:t>).</w:t>
      </w:r>
    </w:p>
    <w:p w:rsidR="00DD7756" w:rsidRDefault="00AD1397">
      <w:pPr>
        <w:pStyle w:val="ListParagraph"/>
        <w:numPr>
          <w:ilvl w:val="0"/>
          <w:numId w:val="12"/>
        </w:numPr>
        <w:tabs>
          <w:tab w:val="left" w:pos="835"/>
        </w:tabs>
        <w:spacing w:before="96" w:after="21"/>
        <w:ind w:left="834" w:hanging="604"/>
        <w:jc w:val="both"/>
        <w:rPr>
          <w:sz w:val="24"/>
        </w:rPr>
      </w:pPr>
      <w:bookmarkStart w:id="156" w:name="_bookmark119"/>
      <w:bookmarkEnd w:id="156"/>
      <w:r>
        <w:rPr>
          <w:sz w:val="24"/>
        </w:rPr>
        <w:t xml:space="preserve">Central Alaskan </w:t>
      </w:r>
      <w:r>
        <w:rPr>
          <w:spacing w:val="-3"/>
          <w:sz w:val="24"/>
        </w:rPr>
        <w:t xml:space="preserve">Yup’ik </w:t>
      </w:r>
      <w:r>
        <w:rPr>
          <w:sz w:val="24"/>
        </w:rPr>
        <w:t>(Eskimo-Aleut &gt;</w:t>
      </w:r>
      <w:r>
        <w:rPr>
          <w:spacing w:val="-5"/>
          <w:sz w:val="24"/>
        </w:rPr>
        <w:t xml:space="preserve"> </w:t>
      </w:r>
      <w:r>
        <w:rPr>
          <w:sz w:val="24"/>
        </w:rPr>
        <w:t>Yupik)</w:t>
      </w:r>
    </w:p>
    <w:p w:rsidR="00DD7756" w:rsidRDefault="00DD7756">
      <w:pPr>
        <w:pStyle w:val="BodyText"/>
        <w:spacing w:line="20" w:lineRule="exact"/>
        <w:ind w:left="830"/>
        <w:rPr>
          <w:sz w:val="2"/>
        </w:rPr>
      </w:pPr>
      <w:r>
        <w:rPr>
          <w:sz w:val="2"/>
        </w:rPr>
      </w:r>
      <w:r>
        <w:rPr>
          <w:sz w:val="2"/>
        </w:rPr>
        <w:pict>
          <v:group id="_x0000_s1137" style="width:230.85pt;height:.4pt;mso-position-horizontal-relative:char;mso-position-vertical-relative:line" coordsize="4617,8">
            <v:line id="_x0000_s1138" style="position:absolute" from="0,4" to="4616,4" strokeweight=".14058mm"/>
            <w10:wrap type="none"/>
            <w10:anchorlock/>
          </v:group>
        </w:pict>
      </w:r>
    </w:p>
    <w:p w:rsidR="00DD7756" w:rsidRDefault="00AD1397">
      <w:pPr>
        <w:pStyle w:val="ListParagraph"/>
        <w:numPr>
          <w:ilvl w:val="1"/>
          <w:numId w:val="12"/>
        </w:numPr>
        <w:tabs>
          <w:tab w:val="left" w:pos="1331"/>
          <w:tab w:val="left" w:pos="3009"/>
        </w:tabs>
        <w:spacing w:before="49"/>
        <w:ind w:left="1330" w:hanging="436"/>
        <w:jc w:val="both"/>
        <w:rPr>
          <w:sz w:val="24"/>
        </w:rPr>
      </w:pPr>
      <w:r>
        <w:rPr>
          <w:i/>
          <w:sz w:val="24"/>
        </w:rPr>
        <w:t>mecur‑</w:t>
      </w:r>
      <w:r>
        <w:rPr>
          <w:i/>
          <w:sz w:val="24"/>
        </w:rPr>
        <w:tab/>
      </w:r>
      <w:r>
        <w:rPr>
          <w:sz w:val="24"/>
        </w:rPr>
        <w:t>‘get blood</w:t>
      </w:r>
      <w:r>
        <w:rPr>
          <w:spacing w:val="-3"/>
          <w:sz w:val="24"/>
        </w:rPr>
        <w:t xml:space="preserve"> </w:t>
      </w:r>
      <w:r>
        <w:rPr>
          <w:sz w:val="24"/>
        </w:rPr>
        <w:t>poisoning’</w:t>
      </w:r>
    </w:p>
    <w:p w:rsidR="00DD7756" w:rsidRDefault="00AD1397">
      <w:pPr>
        <w:pStyle w:val="BodyText"/>
        <w:tabs>
          <w:tab w:val="left" w:pos="3009"/>
        </w:tabs>
        <w:spacing w:before="16" w:line="254" w:lineRule="auto"/>
        <w:ind w:left="3368" w:right="1258" w:hanging="2038"/>
        <w:jc w:val="both"/>
      </w:pPr>
      <w:r>
        <w:rPr>
          <w:i/>
        </w:rPr>
        <w:t>mecuq</w:t>
      </w:r>
      <w:r>
        <w:rPr>
          <w:i/>
        </w:rPr>
        <w:tab/>
      </w:r>
      <w:r>
        <w:t>‘liquid part of something, sap, juice,</w:t>
      </w:r>
      <w:r>
        <w:rPr>
          <w:spacing w:val="-30"/>
        </w:rPr>
        <w:t xml:space="preserve"> </w:t>
      </w:r>
      <w:r>
        <w:t>green/waterlogged wood’</w:t>
      </w:r>
    </w:p>
    <w:p w:rsidR="00DD7756" w:rsidRDefault="00DD7756">
      <w:pPr>
        <w:pStyle w:val="BodyText"/>
        <w:spacing w:before="10"/>
        <w:rPr>
          <w:sz w:val="23"/>
        </w:rPr>
      </w:pPr>
    </w:p>
    <w:p w:rsidR="00DD7756" w:rsidRDefault="00AD1397">
      <w:pPr>
        <w:pStyle w:val="ListParagraph"/>
        <w:numPr>
          <w:ilvl w:val="1"/>
          <w:numId w:val="12"/>
        </w:numPr>
        <w:tabs>
          <w:tab w:val="left" w:pos="1331"/>
          <w:tab w:val="left" w:pos="3009"/>
        </w:tabs>
        <w:spacing w:before="1"/>
        <w:ind w:left="1330" w:hanging="440"/>
        <w:jc w:val="both"/>
        <w:rPr>
          <w:sz w:val="24"/>
        </w:rPr>
      </w:pPr>
      <w:r>
        <w:rPr>
          <w:i/>
          <w:sz w:val="24"/>
        </w:rPr>
        <w:t>melug‑</w:t>
      </w:r>
      <w:r>
        <w:rPr>
          <w:i/>
          <w:sz w:val="24"/>
        </w:rPr>
        <w:tab/>
      </w:r>
      <w:r>
        <w:rPr>
          <w:sz w:val="24"/>
        </w:rPr>
        <w:t>‘suck; eat roe directly from the</w:t>
      </w:r>
      <w:r>
        <w:rPr>
          <w:spacing w:val="-9"/>
          <w:sz w:val="24"/>
        </w:rPr>
        <w:t xml:space="preserve"> </w:t>
      </w:r>
      <w:r>
        <w:rPr>
          <w:sz w:val="24"/>
        </w:rPr>
        <w:t>fish’</w:t>
      </w:r>
    </w:p>
    <w:p w:rsidR="00DD7756" w:rsidRDefault="00AD1397">
      <w:pPr>
        <w:pStyle w:val="BodyText"/>
        <w:tabs>
          <w:tab w:val="left" w:pos="3009"/>
        </w:tabs>
        <w:spacing w:before="15" w:line="254" w:lineRule="auto"/>
        <w:ind w:left="3368" w:right="989" w:hanging="2038"/>
      </w:pPr>
      <w:r>
        <w:rPr>
          <w:i/>
        </w:rPr>
        <w:t>meluk</w:t>
      </w:r>
      <w:r>
        <w:rPr>
          <w:i/>
        </w:rPr>
        <w:tab/>
      </w:r>
      <w:r>
        <w:t>‘fish</w:t>
      </w:r>
      <w:r>
        <w:rPr>
          <w:spacing w:val="-5"/>
        </w:rPr>
        <w:t xml:space="preserve"> </w:t>
      </w:r>
      <w:r>
        <w:t>eggs,</w:t>
      </w:r>
      <w:r>
        <w:rPr>
          <w:spacing w:val="-5"/>
        </w:rPr>
        <w:t xml:space="preserve"> </w:t>
      </w:r>
      <w:r>
        <w:t>roe,</w:t>
      </w:r>
      <w:r>
        <w:rPr>
          <w:spacing w:val="-5"/>
        </w:rPr>
        <w:t xml:space="preserve"> </w:t>
      </w:r>
      <w:r>
        <w:t>fish</w:t>
      </w:r>
      <w:r>
        <w:rPr>
          <w:spacing w:val="-4"/>
        </w:rPr>
        <w:t xml:space="preserve"> </w:t>
      </w:r>
      <w:r>
        <w:t>eggs</w:t>
      </w:r>
      <w:r>
        <w:rPr>
          <w:spacing w:val="-5"/>
        </w:rPr>
        <w:t xml:space="preserve"> </w:t>
      </w:r>
      <w:r>
        <w:t>prepared</w:t>
      </w:r>
      <w:r>
        <w:rPr>
          <w:spacing w:val="-5"/>
        </w:rPr>
        <w:t xml:space="preserve"> </w:t>
      </w:r>
      <w:r>
        <w:t>by</w:t>
      </w:r>
      <w:r>
        <w:rPr>
          <w:spacing w:val="-4"/>
        </w:rPr>
        <w:t xml:space="preserve"> </w:t>
      </w:r>
      <w:r>
        <w:t>allowing</w:t>
      </w:r>
      <w:r>
        <w:rPr>
          <w:spacing w:val="-5"/>
        </w:rPr>
        <w:t xml:space="preserve"> </w:t>
      </w:r>
      <w:r>
        <w:t>them</w:t>
      </w:r>
      <w:r>
        <w:rPr>
          <w:spacing w:val="-5"/>
        </w:rPr>
        <w:t xml:space="preserve"> </w:t>
      </w:r>
      <w:r>
        <w:t>to</w:t>
      </w:r>
      <w:r>
        <w:rPr>
          <w:spacing w:val="-4"/>
        </w:rPr>
        <w:t xml:space="preserve"> </w:t>
      </w:r>
      <w:r>
        <w:t>age and become a sticky</w:t>
      </w:r>
      <w:r>
        <w:rPr>
          <w:spacing w:val="-5"/>
        </w:rPr>
        <w:t xml:space="preserve"> </w:t>
      </w:r>
      <w:r>
        <w:t>mess’</w:t>
      </w:r>
    </w:p>
    <w:p w:rsidR="00DD7756" w:rsidRDefault="00DD7756">
      <w:pPr>
        <w:pStyle w:val="BodyText"/>
        <w:spacing w:before="11"/>
        <w:rPr>
          <w:sz w:val="23"/>
        </w:rPr>
      </w:pPr>
    </w:p>
    <w:p w:rsidR="00DD7756" w:rsidRDefault="00AD1397">
      <w:pPr>
        <w:pStyle w:val="ListParagraph"/>
        <w:numPr>
          <w:ilvl w:val="1"/>
          <w:numId w:val="12"/>
        </w:numPr>
        <w:tabs>
          <w:tab w:val="left" w:pos="1331"/>
          <w:tab w:val="left" w:pos="3009"/>
        </w:tabs>
        <w:ind w:left="1330" w:hanging="429"/>
        <w:jc w:val="both"/>
        <w:rPr>
          <w:sz w:val="24"/>
        </w:rPr>
      </w:pPr>
      <w:r>
        <w:rPr>
          <w:i/>
          <w:sz w:val="24"/>
        </w:rPr>
        <w:t>qager‑</w:t>
      </w:r>
      <w:r>
        <w:rPr>
          <w:i/>
          <w:sz w:val="24"/>
        </w:rPr>
        <w:tab/>
      </w:r>
      <w:r>
        <w:rPr>
          <w:sz w:val="24"/>
        </w:rPr>
        <w:t>‘explode, to</w:t>
      </w:r>
      <w:r>
        <w:rPr>
          <w:spacing w:val="-3"/>
          <w:sz w:val="24"/>
        </w:rPr>
        <w:t xml:space="preserve"> </w:t>
      </w:r>
      <w:r>
        <w:rPr>
          <w:sz w:val="24"/>
        </w:rPr>
        <w:t>pop’</w:t>
      </w:r>
    </w:p>
    <w:p w:rsidR="00DD7756" w:rsidRDefault="00AD1397">
      <w:pPr>
        <w:pStyle w:val="BodyText"/>
        <w:tabs>
          <w:tab w:val="left" w:pos="3009"/>
        </w:tabs>
        <w:spacing w:before="15" w:line="254" w:lineRule="auto"/>
        <w:ind w:left="3368" w:right="825" w:hanging="2038"/>
      </w:pPr>
      <w:r>
        <w:rPr>
          <w:i/>
        </w:rPr>
        <w:t>qageq</w:t>
      </w:r>
      <w:r>
        <w:rPr>
          <w:i/>
        </w:rPr>
        <w:tab/>
      </w:r>
      <w:r>
        <w:t>‘blackfish which is boiled, allowed to set in its cooled,</w:t>
      </w:r>
      <w:r>
        <w:rPr>
          <w:spacing w:val="-31"/>
        </w:rPr>
        <w:t xml:space="preserve"> </w:t>
      </w:r>
      <w:r>
        <w:t>jelled broth’</w:t>
      </w:r>
    </w:p>
    <w:p w:rsidR="00DD7756" w:rsidRDefault="00DD7756">
      <w:pPr>
        <w:pStyle w:val="BodyText"/>
        <w:spacing w:before="11"/>
        <w:rPr>
          <w:sz w:val="23"/>
        </w:rPr>
      </w:pPr>
    </w:p>
    <w:p w:rsidR="00DD7756" w:rsidRDefault="00AD1397">
      <w:pPr>
        <w:pStyle w:val="ListParagraph"/>
        <w:numPr>
          <w:ilvl w:val="1"/>
          <w:numId w:val="12"/>
        </w:numPr>
        <w:tabs>
          <w:tab w:val="left" w:pos="1331"/>
          <w:tab w:val="left" w:pos="3009"/>
        </w:tabs>
        <w:ind w:left="1330" w:hanging="448"/>
        <w:jc w:val="both"/>
        <w:rPr>
          <w:sz w:val="24"/>
        </w:rPr>
      </w:pPr>
      <w:r>
        <w:rPr>
          <w:i/>
          <w:sz w:val="24"/>
        </w:rPr>
        <w:t>qumig‑</w:t>
      </w:r>
      <w:r>
        <w:rPr>
          <w:i/>
          <w:sz w:val="24"/>
        </w:rPr>
        <w:tab/>
      </w:r>
      <w:r>
        <w:rPr>
          <w:sz w:val="24"/>
        </w:rPr>
        <w:t>‘hold inside (of</w:t>
      </w:r>
      <w:r>
        <w:rPr>
          <w:spacing w:val="-4"/>
          <w:sz w:val="24"/>
        </w:rPr>
        <w:t xml:space="preserve"> </w:t>
      </w:r>
      <w:r>
        <w:rPr>
          <w:sz w:val="24"/>
        </w:rPr>
        <w:t>clothing)’</w:t>
      </w:r>
    </w:p>
    <w:p w:rsidR="00DD7756" w:rsidRDefault="00AD1397">
      <w:pPr>
        <w:pStyle w:val="BodyText"/>
        <w:tabs>
          <w:tab w:val="left" w:pos="3009"/>
        </w:tabs>
        <w:spacing w:before="15"/>
        <w:ind w:left="1330"/>
      </w:pPr>
      <w:r>
        <w:rPr>
          <w:i/>
        </w:rPr>
        <w:t>qumik</w:t>
      </w:r>
      <w:r>
        <w:rPr>
          <w:i/>
        </w:rPr>
        <w:tab/>
      </w:r>
      <w:r>
        <w:t>‘enclosed thing, thing inside,</w:t>
      </w:r>
      <w:r>
        <w:rPr>
          <w:spacing w:val="-6"/>
        </w:rPr>
        <w:t xml:space="preserve"> </w:t>
      </w:r>
      <w:r>
        <w:t>fetus’</w:t>
      </w:r>
    </w:p>
    <w:p w:rsidR="00DD7756" w:rsidRDefault="00DD7756">
      <w:pPr>
        <w:pStyle w:val="BodyText"/>
        <w:spacing w:before="6"/>
        <w:rPr>
          <w:sz w:val="25"/>
        </w:rPr>
      </w:pPr>
    </w:p>
    <w:p w:rsidR="00DD7756" w:rsidRDefault="00AD1397">
      <w:pPr>
        <w:pStyle w:val="ListParagraph"/>
        <w:numPr>
          <w:ilvl w:val="1"/>
          <w:numId w:val="12"/>
        </w:numPr>
        <w:tabs>
          <w:tab w:val="left" w:pos="1331"/>
          <w:tab w:val="left" w:pos="3009"/>
        </w:tabs>
        <w:ind w:left="1330" w:hanging="432"/>
        <w:jc w:val="both"/>
        <w:rPr>
          <w:sz w:val="24"/>
        </w:rPr>
      </w:pPr>
      <w:r>
        <w:rPr>
          <w:i/>
          <w:sz w:val="24"/>
        </w:rPr>
        <w:t>aveg‑</w:t>
      </w:r>
      <w:r>
        <w:rPr>
          <w:i/>
          <w:sz w:val="24"/>
        </w:rPr>
        <w:tab/>
      </w:r>
      <w:r>
        <w:rPr>
          <w:sz w:val="24"/>
        </w:rPr>
        <w:t>‘divide in half, to</w:t>
      </w:r>
      <w:r>
        <w:rPr>
          <w:spacing w:val="-6"/>
          <w:sz w:val="24"/>
        </w:rPr>
        <w:t xml:space="preserve"> </w:t>
      </w:r>
      <w:r>
        <w:rPr>
          <w:sz w:val="24"/>
        </w:rPr>
        <w:t>halve’</w:t>
      </w:r>
    </w:p>
    <w:p w:rsidR="00DD7756" w:rsidRDefault="00AD1397">
      <w:pPr>
        <w:pStyle w:val="BodyText"/>
        <w:tabs>
          <w:tab w:val="left" w:pos="3009"/>
        </w:tabs>
        <w:spacing w:before="15"/>
        <w:ind w:left="1330"/>
      </w:pPr>
      <w:r>
        <w:rPr>
          <w:i/>
        </w:rPr>
        <w:t>avek</w:t>
      </w:r>
      <w:r>
        <w:rPr>
          <w:i/>
        </w:rPr>
        <w:tab/>
      </w:r>
      <w:r>
        <w:t>‘half’; also ‘half-dollar; person who is half</w:t>
      </w:r>
      <w:r>
        <w:rPr>
          <w:spacing w:val="-11"/>
        </w:rPr>
        <w:t xml:space="preserve"> </w:t>
      </w:r>
      <w:r>
        <w:t>Native’</w:t>
      </w:r>
    </w:p>
    <w:p w:rsidR="00DD7756" w:rsidRDefault="00DD7756">
      <w:pPr>
        <w:pStyle w:val="BodyText"/>
        <w:spacing w:before="6"/>
        <w:rPr>
          <w:sz w:val="25"/>
        </w:rPr>
      </w:pPr>
    </w:p>
    <w:p w:rsidR="00DD7756" w:rsidRDefault="00AD1397">
      <w:pPr>
        <w:pStyle w:val="ListParagraph"/>
        <w:numPr>
          <w:ilvl w:val="1"/>
          <w:numId w:val="12"/>
        </w:numPr>
        <w:tabs>
          <w:tab w:val="left" w:pos="1331"/>
          <w:tab w:val="left" w:pos="3009"/>
        </w:tabs>
        <w:ind w:left="1330" w:hanging="401"/>
        <w:jc w:val="both"/>
        <w:rPr>
          <w:sz w:val="24"/>
        </w:rPr>
      </w:pPr>
      <w:r>
        <w:rPr>
          <w:i/>
          <w:sz w:val="24"/>
        </w:rPr>
        <w:t>napa‑</w:t>
      </w:r>
      <w:r>
        <w:rPr>
          <w:i/>
          <w:sz w:val="24"/>
        </w:rPr>
        <w:tab/>
      </w:r>
      <w:r>
        <w:rPr>
          <w:sz w:val="24"/>
        </w:rPr>
        <w:t>‘stand</w:t>
      </w:r>
      <w:r>
        <w:rPr>
          <w:spacing w:val="-2"/>
          <w:sz w:val="24"/>
        </w:rPr>
        <w:t xml:space="preserve"> </w:t>
      </w:r>
      <w:r>
        <w:rPr>
          <w:sz w:val="24"/>
        </w:rPr>
        <w:t>upright’</w:t>
      </w:r>
    </w:p>
    <w:p w:rsidR="00DD7756" w:rsidRDefault="00AD1397">
      <w:pPr>
        <w:tabs>
          <w:tab w:val="left" w:pos="3009"/>
        </w:tabs>
        <w:spacing w:before="15"/>
        <w:ind w:left="1330"/>
        <w:rPr>
          <w:sz w:val="24"/>
        </w:rPr>
      </w:pPr>
      <w:r>
        <w:rPr>
          <w:i/>
          <w:sz w:val="24"/>
        </w:rPr>
        <w:t>napa</w:t>
      </w:r>
      <w:r>
        <w:rPr>
          <w:i/>
          <w:sz w:val="24"/>
        </w:rPr>
        <w:tab/>
      </w:r>
      <w:r>
        <w:rPr>
          <w:sz w:val="24"/>
        </w:rPr>
        <w:t>‘tree’</w:t>
      </w:r>
    </w:p>
    <w:p w:rsidR="00DD7756" w:rsidRDefault="00DD7756">
      <w:pPr>
        <w:pStyle w:val="BodyText"/>
        <w:spacing w:before="5"/>
        <w:rPr>
          <w:sz w:val="25"/>
        </w:rPr>
      </w:pPr>
    </w:p>
    <w:p w:rsidR="00DD7756" w:rsidRDefault="00AD1397">
      <w:pPr>
        <w:pStyle w:val="ListParagraph"/>
        <w:numPr>
          <w:ilvl w:val="1"/>
          <w:numId w:val="12"/>
        </w:numPr>
        <w:tabs>
          <w:tab w:val="left" w:pos="1331"/>
          <w:tab w:val="left" w:pos="3009"/>
        </w:tabs>
        <w:spacing w:before="1"/>
        <w:ind w:left="1330" w:hanging="447"/>
        <w:jc w:val="both"/>
        <w:rPr>
          <w:sz w:val="24"/>
        </w:rPr>
      </w:pPr>
      <w:r>
        <w:rPr>
          <w:i/>
          <w:sz w:val="24"/>
        </w:rPr>
        <w:t>yuurqar‑</w:t>
      </w:r>
      <w:r>
        <w:rPr>
          <w:i/>
          <w:sz w:val="24"/>
        </w:rPr>
        <w:tab/>
      </w:r>
      <w:r>
        <w:rPr>
          <w:sz w:val="24"/>
        </w:rPr>
        <w:t>‘sip’</w:t>
      </w:r>
    </w:p>
    <w:p w:rsidR="00DD7756" w:rsidRDefault="00AD1397">
      <w:pPr>
        <w:tabs>
          <w:tab w:val="left" w:pos="3009"/>
        </w:tabs>
        <w:spacing w:before="15"/>
        <w:ind w:left="1330"/>
        <w:rPr>
          <w:sz w:val="24"/>
        </w:rPr>
      </w:pPr>
      <w:r>
        <w:rPr>
          <w:i/>
          <w:sz w:val="24"/>
        </w:rPr>
        <w:t>yuurqaq</w:t>
      </w:r>
      <w:r>
        <w:rPr>
          <w:i/>
          <w:sz w:val="24"/>
        </w:rPr>
        <w:tab/>
      </w:r>
      <w:r>
        <w:rPr>
          <w:sz w:val="24"/>
        </w:rPr>
        <w:t>‘hot beverage,</w:t>
      </w:r>
      <w:r>
        <w:rPr>
          <w:spacing w:val="-3"/>
          <w:sz w:val="24"/>
        </w:rPr>
        <w:t xml:space="preserve"> </w:t>
      </w:r>
      <w:r>
        <w:rPr>
          <w:sz w:val="24"/>
        </w:rPr>
        <w:t>tea’</w:t>
      </w:r>
    </w:p>
    <w:p w:rsidR="00DD7756" w:rsidRDefault="00AD1397">
      <w:pPr>
        <w:pStyle w:val="BodyText"/>
        <w:spacing w:before="166"/>
        <w:ind w:left="120"/>
        <w:jc w:val="both"/>
      </w:pPr>
      <w:r>
        <w:t>Or consider the example from Cayuga in (</w:t>
      </w:r>
      <w:hyperlink w:anchor="_bookmark105" w:history="1">
        <w:r>
          <w:rPr>
            <w:color w:val="007FFF"/>
          </w:rPr>
          <w:t>20b</w:t>
        </w:r>
      </w:hyperlink>
      <w:r>
        <w:t>), repeated here as (</w:t>
      </w:r>
      <w:hyperlink w:anchor="_bookmark120" w:history="1">
        <w:r>
          <w:rPr>
            <w:color w:val="007FFF"/>
          </w:rPr>
          <w:t>27</w:t>
        </w:r>
      </w:hyperlink>
      <w:r>
        <w:t>).</w:t>
      </w:r>
    </w:p>
    <w:p w:rsidR="00DD7756" w:rsidRDefault="00DD7756">
      <w:pPr>
        <w:pStyle w:val="BodyText"/>
        <w:spacing w:before="7"/>
        <w:rPr>
          <w:sz w:val="26"/>
        </w:rPr>
      </w:pPr>
    </w:p>
    <w:p w:rsidR="00DD7756" w:rsidRDefault="00DD7756">
      <w:pPr>
        <w:pStyle w:val="ListParagraph"/>
        <w:numPr>
          <w:ilvl w:val="0"/>
          <w:numId w:val="12"/>
        </w:numPr>
        <w:tabs>
          <w:tab w:val="left" w:pos="834"/>
          <w:tab w:val="left" w:pos="835"/>
        </w:tabs>
        <w:spacing w:line="273" w:lineRule="auto"/>
        <w:ind w:left="834" w:right="5199" w:hanging="604"/>
        <w:jc w:val="left"/>
        <w:rPr>
          <w:sz w:val="24"/>
        </w:rPr>
      </w:pPr>
      <w:r w:rsidRPr="00DD7756">
        <w:pict>
          <v:line id="_x0000_s1136" style="position:absolute;left:0;text-align:left;z-index:-24030720;mso-position-horizontal-relative:page" from="125.75pt,14.95pt" to="306.85pt,14.95pt" strokeweight=".14058mm">
            <w10:wrap anchorx="page"/>
          </v:line>
        </w:pict>
      </w:r>
      <w:bookmarkStart w:id="157" w:name="_bookmark120"/>
      <w:bookmarkEnd w:id="157"/>
      <w:r w:rsidR="00AD1397">
        <w:rPr>
          <w:sz w:val="24"/>
        </w:rPr>
        <w:t xml:space="preserve">Cayuga (Iroquoian &gt; Lake </w:t>
      </w:r>
      <w:r w:rsidR="00AD1397">
        <w:rPr>
          <w:spacing w:val="-3"/>
          <w:sz w:val="24"/>
        </w:rPr>
        <w:t xml:space="preserve">Iroquoian) </w:t>
      </w:r>
      <w:r w:rsidR="00AD1397">
        <w:rPr>
          <w:sz w:val="24"/>
        </w:rPr>
        <w:t>kaǫtanéhkwih</w:t>
      </w:r>
    </w:p>
    <w:p w:rsidR="00DD7756" w:rsidRDefault="00AD1397">
      <w:pPr>
        <w:pStyle w:val="BodyText"/>
        <w:spacing w:line="251" w:lineRule="exact"/>
        <w:ind w:left="834"/>
      </w:pPr>
      <w:r>
        <w:t>ka‑rǫt‑a‑nehkwi</w:t>
      </w:r>
    </w:p>
    <w:p w:rsidR="00DD7756" w:rsidRDefault="00AD1397">
      <w:pPr>
        <w:pStyle w:val="BodyText"/>
        <w:spacing w:before="16"/>
        <w:ind w:left="834" w:right="6065"/>
      </w:pPr>
      <w:r>
        <w:rPr>
          <w:w w:val="105"/>
        </w:rPr>
        <w:t>neut.agt‑log‑ep‑haul.ipfv ‘it hauls logs’</w:t>
      </w:r>
    </w:p>
    <w:p w:rsidR="00DD7756" w:rsidRDefault="00AD1397">
      <w:pPr>
        <w:tabs>
          <w:tab w:val="left" w:pos="7584"/>
        </w:tabs>
        <w:spacing w:before="17"/>
        <w:ind w:left="834"/>
        <w:rPr>
          <w:sz w:val="20"/>
        </w:rPr>
      </w:pPr>
      <w:r>
        <w:rPr>
          <w:sz w:val="24"/>
        </w:rPr>
        <w:t>‘horse’</w:t>
      </w:r>
      <w:r>
        <w:rPr>
          <w:sz w:val="24"/>
        </w:rPr>
        <w:tab/>
      </w:r>
      <w:r>
        <w:rPr>
          <w:sz w:val="20"/>
        </w:rPr>
        <w:t xml:space="preserve">(Mithun </w:t>
      </w:r>
      <w:hyperlink w:anchor="_bookmark421" w:history="1">
        <w:r>
          <w:rPr>
            <w:color w:val="007FFF"/>
            <w:sz w:val="20"/>
          </w:rPr>
          <w:t>2000</w:t>
        </w:r>
      </w:hyperlink>
      <w:r>
        <w:rPr>
          <w:sz w:val="20"/>
        </w:rPr>
        <w:t>:</w:t>
      </w:r>
      <w:r>
        <w:rPr>
          <w:spacing w:val="8"/>
          <w:sz w:val="20"/>
        </w:rPr>
        <w:t xml:space="preserve"> </w:t>
      </w:r>
      <w:r>
        <w:rPr>
          <w:sz w:val="20"/>
        </w:rPr>
        <w:t>200)</w:t>
      </w:r>
    </w:p>
    <w:p w:rsidR="00DD7756" w:rsidRDefault="00DD7756">
      <w:pPr>
        <w:pStyle w:val="BodyText"/>
        <w:spacing w:before="3"/>
        <w:rPr>
          <w:sz w:val="32"/>
        </w:rPr>
      </w:pPr>
    </w:p>
    <w:p w:rsidR="00DD7756" w:rsidRDefault="00AD1397">
      <w:pPr>
        <w:pStyle w:val="BodyText"/>
        <w:spacing w:line="420" w:lineRule="auto"/>
        <w:ind w:left="120" w:right="533"/>
        <w:jc w:val="both"/>
      </w:pPr>
      <w:r>
        <w:t>Of all the possible nominal meanings that could reasonably derive from ‘it hauls logs’—cart, tractor,</w:t>
      </w:r>
      <w:r>
        <w:rPr>
          <w:spacing w:val="26"/>
        </w:rPr>
        <w:t xml:space="preserve"> </w:t>
      </w:r>
      <w:r>
        <w:t>ox—the</w:t>
      </w:r>
      <w:r>
        <w:rPr>
          <w:spacing w:val="20"/>
        </w:rPr>
        <w:t xml:space="preserve"> </w:t>
      </w:r>
      <w:r>
        <w:t>fact</w:t>
      </w:r>
      <w:r>
        <w:rPr>
          <w:spacing w:val="21"/>
        </w:rPr>
        <w:t xml:space="preserve"> </w:t>
      </w:r>
      <w:r>
        <w:t>that</w:t>
      </w:r>
      <w:r>
        <w:rPr>
          <w:spacing w:val="20"/>
        </w:rPr>
        <w:t xml:space="preserve"> </w:t>
      </w:r>
      <w:r>
        <w:t>its</w:t>
      </w:r>
      <w:r>
        <w:rPr>
          <w:spacing w:val="21"/>
        </w:rPr>
        <w:t xml:space="preserve"> </w:t>
      </w:r>
      <w:r>
        <w:t>nominal</w:t>
      </w:r>
      <w:r>
        <w:rPr>
          <w:spacing w:val="20"/>
        </w:rPr>
        <w:t xml:space="preserve"> </w:t>
      </w:r>
      <w:r>
        <w:t>use</w:t>
      </w:r>
      <w:r>
        <w:rPr>
          <w:spacing w:val="21"/>
        </w:rPr>
        <w:t xml:space="preserve"> </w:t>
      </w:r>
      <w:r>
        <w:t>means</w:t>
      </w:r>
      <w:r>
        <w:rPr>
          <w:spacing w:val="20"/>
        </w:rPr>
        <w:t xml:space="preserve"> </w:t>
      </w:r>
      <w:r>
        <w:t>‘horse’</w:t>
      </w:r>
      <w:r>
        <w:rPr>
          <w:spacing w:val="21"/>
        </w:rPr>
        <w:t xml:space="preserve"> </w:t>
      </w:r>
      <w:r>
        <w:t>is</w:t>
      </w:r>
      <w:r>
        <w:rPr>
          <w:spacing w:val="20"/>
        </w:rPr>
        <w:t xml:space="preserve"> </w:t>
      </w:r>
      <w:r>
        <w:t>specific</w:t>
      </w:r>
      <w:r>
        <w:rPr>
          <w:spacing w:val="21"/>
        </w:rPr>
        <w:t xml:space="preserve"> </w:t>
      </w:r>
      <w:r>
        <w:t>to</w:t>
      </w:r>
      <w:r>
        <w:rPr>
          <w:spacing w:val="20"/>
        </w:rPr>
        <w:t xml:space="preserve"> </w:t>
      </w:r>
      <w:r>
        <w:t>Cayuga</w:t>
      </w:r>
      <w:r>
        <w:rPr>
          <w:spacing w:val="21"/>
        </w:rPr>
        <w:t xml:space="preserve"> </w:t>
      </w:r>
      <w:r>
        <w:t>and</w:t>
      </w:r>
      <w:r>
        <w:rPr>
          <w:spacing w:val="20"/>
        </w:rPr>
        <w:t xml:space="preserve"> </w:t>
      </w:r>
      <w:r>
        <w:t>must</w:t>
      </w:r>
      <w:r>
        <w:rPr>
          <w:spacing w:val="20"/>
        </w:rPr>
        <w:t xml:space="preserve"> </w:t>
      </w:r>
      <w:r>
        <w:t>be</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ind w:left="120"/>
        <w:jc w:val="both"/>
      </w:pPr>
      <w:bookmarkStart w:id="158" w:name="_bookmark121"/>
      <w:bookmarkEnd w:id="158"/>
      <w:r>
        <w:lastRenderedPageBreak/>
        <w:t>memorized by speakers.</w:t>
      </w:r>
    </w:p>
    <w:p w:rsidR="00DD7756" w:rsidRDefault="00AD1397">
      <w:pPr>
        <w:pStyle w:val="BodyText"/>
        <w:spacing w:before="205" w:line="420" w:lineRule="auto"/>
        <w:ind w:left="120" w:right="532" w:firstLine="358"/>
        <w:jc w:val="both"/>
      </w:pPr>
      <w:r>
        <w:t xml:space="preserve">Conventionalizations of lexical items used in new discourse functions also vary across languages. While the principle of semantic shifts still broadly holds, the specific meanings of these conventionalizations are unpredictable. Croft exemplifies this point by comparing English </w:t>
      </w:r>
      <w:r>
        <w:rPr>
          <w:i/>
        </w:rPr>
        <w:t xml:space="preserve">school </w:t>
      </w:r>
      <w:r>
        <w:t xml:space="preserve">with </w:t>
      </w:r>
      <w:r>
        <w:rPr>
          <w:spacing w:val="-3"/>
        </w:rPr>
        <w:t xml:space="preserve">Tongan </w:t>
      </w:r>
      <w:r>
        <w:rPr>
          <w:i/>
        </w:rPr>
        <w:t xml:space="preserve">ako </w:t>
      </w:r>
      <w:r>
        <w:t>‘school /</w:t>
      </w:r>
      <w:r>
        <w:rPr>
          <w:spacing w:val="8"/>
        </w:rPr>
        <w:t xml:space="preserve"> </w:t>
      </w:r>
      <w:r>
        <w:t>study’.</w:t>
      </w:r>
    </w:p>
    <w:p w:rsidR="00DD7756" w:rsidRDefault="00DD7756">
      <w:pPr>
        <w:pStyle w:val="BodyText"/>
        <w:spacing w:before="2"/>
        <w:rPr>
          <w:sz w:val="31"/>
        </w:rPr>
      </w:pPr>
    </w:p>
    <w:p w:rsidR="00DD7756" w:rsidRDefault="00AD1397">
      <w:pPr>
        <w:spacing w:line="259" w:lineRule="auto"/>
        <w:ind w:left="717" w:right="1134"/>
        <w:jc w:val="both"/>
      </w:pPr>
      <w:r>
        <w:t xml:space="preserve">English </w:t>
      </w:r>
      <w:r>
        <w:rPr>
          <w:i/>
        </w:rPr>
        <w:t xml:space="preserve">school </w:t>
      </w:r>
      <w:r>
        <w:t xml:space="preserve">used predicatively does not mean the same thing as </w:t>
      </w:r>
      <w:r>
        <w:rPr>
          <w:spacing w:val="-3"/>
        </w:rPr>
        <w:t xml:space="preserve">Tongan </w:t>
      </w:r>
      <w:r>
        <w:rPr>
          <w:i/>
        </w:rPr>
        <w:t xml:space="preserve">ako </w:t>
      </w:r>
      <w:r>
        <w:t>used predicatively,</w:t>
      </w:r>
      <w:r>
        <w:rPr>
          <w:spacing w:val="-7"/>
        </w:rPr>
        <w:t xml:space="preserve"> </w:t>
      </w:r>
      <w:r>
        <w:t>namely</w:t>
      </w:r>
      <w:r>
        <w:rPr>
          <w:spacing w:val="-6"/>
        </w:rPr>
        <w:t xml:space="preserve"> </w:t>
      </w:r>
      <w:r>
        <w:t>‘study’.</w:t>
      </w:r>
      <w:r>
        <w:rPr>
          <w:spacing w:val="11"/>
        </w:rPr>
        <w:t xml:space="preserve"> </w:t>
      </w:r>
      <w:r>
        <w:t>Going</w:t>
      </w:r>
      <w:r>
        <w:rPr>
          <w:spacing w:val="-6"/>
        </w:rPr>
        <w:t xml:space="preserve"> </w:t>
      </w:r>
      <w:r>
        <w:t>in</w:t>
      </w:r>
      <w:r>
        <w:rPr>
          <w:spacing w:val="-7"/>
        </w:rPr>
        <w:t xml:space="preserve"> </w:t>
      </w:r>
      <w:r>
        <w:t>the</w:t>
      </w:r>
      <w:r>
        <w:rPr>
          <w:spacing w:val="-6"/>
        </w:rPr>
        <w:t xml:space="preserve"> </w:t>
      </w:r>
      <w:r>
        <w:t>opposite</w:t>
      </w:r>
      <w:r>
        <w:rPr>
          <w:spacing w:val="-7"/>
        </w:rPr>
        <w:t xml:space="preserve"> </w:t>
      </w:r>
      <w:r>
        <w:t>direction,</w:t>
      </w:r>
      <w:r>
        <w:rPr>
          <w:spacing w:val="-6"/>
        </w:rPr>
        <w:t xml:space="preserve"> </w:t>
      </w:r>
      <w:r>
        <w:t>English</w:t>
      </w:r>
      <w:r>
        <w:rPr>
          <w:spacing w:val="-9"/>
        </w:rPr>
        <w:t xml:space="preserve"> </w:t>
      </w:r>
      <w:r>
        <w:rPr>
          <w:i/>
        </w:rPr>
        <w:t>study</w:t>
      </w:r>
      <w:r>
        <w:rPr>
          <w:i/>
          <w:spacing w:val="1"/>
        </w:rPr>
        <w:t xml:space="preserve"> </w:t>
      </w:r>
      <w:r>
        <w:t>used</w:t>
      </w:r>
      <w:r>
        <w:rPr>
          <w:spacing w:val="-6"/>
        </w:rPr>
        <w:t xml:space="preserve"> </w:t>
      </w:r>
      <w:r>
        <w:t>refer- entially</w:t>
      </w:r>
      <w:r>
        <w:rPr>
          <w:spacing w:val="-13"/>
        </w:rPr>
        <w:t xml:space="preserve"> </w:t>
      </w:r>
      <w:r>
        <w:t>does</w:t>
      </w:r>
      <w:r>
        <w:rPr>
          <w:spacing w:val="-12"/>
        </w:rPr>
        <w:t xml:space="preserve"> </w:t>
      </w:r>
      <w:r>
        <w:t>not</w:t>
      </w:r>
      <w:r>
        <w:rPr>
          <w:spacing w:val="-12"/>
        </w:rPr>
        <w:t xml:space="preserve"> </w:t>
      </w:r>
      <w:r>
        <w:t>mean</w:t>
      </w:r>
      <w:r>
        <w:rPr>
          <w:spacing w:val="-12"/>
        </w:rPr>
        <w:t xml:space="preserve"> </w:t>
      </w:r>
      <w:r>
        <w:t>the</w:t>
      </w:r>
      <w:r>
        <w:rPr>
          <w:spacing w:val="-12"/>
        </w:rPr>
        <w:t xml:space="preserve"> </w:t>
      </w:r>
      <w:r>
        <w:t>same</w:t>
      </w:r>
      <w:r>
        <w:rPr>
          <w:spacing w:val="-12"/>
        </w:rPr>
        <w:t xml:space="preserve"> </w:t>
      </w:r>
      <w:r>
        <w:t>thing</w:t>
      </w:r>
      <w:r>
        <w:rPr>
          <w:spacing w:val="-12"/>
        </w:rPr>
        <w:t xml:space="preserve"> </w:t>
      </w:r>
      <w:r>
        <w:t>as</w:t>
      </w:r>
      <w:r>
        <w:rPr>
          <w:spacing w:val="-12"/>
        </w:rPr>
        <w:t xml:space="preserve"> </w:t>
      </w:r>
      <w:r>
        <w:rPr>
          <w:spacing w:val="-3"/>
        </w:rPr>
        <w:t>Tongan</w:t>
      </w:r>
      <w:r>
        <w:rPr>
          <w:spacing w:val="-14"/>
        </w:rPr>
        <w:t xml:space="preserve"> </w:t>
      </w:r>
      <w:r>
        <w:rPr>
          <w:i/>
        </w:rPr>
        <w:t>ako</w:t>
      </w:r>
      <w:r>
        <w:rPr>
          <w:i/>
          <w:spacing w:val="-9"/>
        </w:rPr>
        <w:t xml:space="preserve"> </w:t>
      </w:r>
      <w:r>
        <w:t>used</w:t>
      </w:r>
      <w:r>
        <w:rPr>
          <w:spacing w:val="-12"/>
        </w:rPr>
        <w:t xml:space="preserve"> </w:t>
      </w:r>
      <w:r>
        <w:t>referentially,</w:t>
      </w:r>
      <w:r>
        <w:rPr>
          <w:spacing w:val="-11"/>
        </w:rPr>
        <w:t xml:space="preserve"> </w:t>
      </w:r>
      <w:r>
        <w:t>namely</w:t>
      </w:r>
      <w:r>
        <w:rPr>
          <w:spacing w:val="-12"/>
        </w:rPr>
        <w:t xml:space="preserve"> </w:t>
      </w:r>
      <w:r>
        <w:t xml:space="preserve">‘school’. Finally, English </w:t>
      </w:r>
      <w:r>
        <w:rPr>
          <w:i/>
        </w:rPr>
        <w:t xml:space="preserve">small </w:t>
      </w:r>
      <w:r>
        <w:t xml:space="preserve">used referentially does not mean the same thing as </w:t>
      </w:r>
      <w:r>
        <w:rPr>
          <w:spacing w:val="-3"/>
        </w:rPr>
        <w:t xml:space="preserve">Tongan </w:t>
      </w:r>
      <w:r>
        <w:rPr>
          <w:i/>
        </w:rPr>
        <w:t xml:space="preserve">si’i </w:t>
      </w:r>
      <w:r>
        <w:t xml:space="preserve">‘childhood’ used referentially. (Croft </w:t>
      </w:r>
      <w:hyperlink w:anchor="_bookmark290" w:history="1">
        <w:r>
          <w:rPr>
            <w:color w:val="007FFF"/>
          </w:rPr>
          <w:t>2000</w:t>
        </w:r>
      </w:hyperlink>
      <w:r>
        <w:t>:</w:t>
      </w:r>
      <w:r>
        <w:rPr>
          <w:spacing w:val="24"/>
        </w:rPr>
        <w:t xml:space="preserve"> </w:t>
      </w:r>
      <w:r>
        <w:t>71)</w:t>
      </w:r>
    </w:p>
    <w:p w:rsidR="00DD7756" w:rsidRDefault="00DD7756">
      <w:pPr>
        <w:pStyle w:val="BodyText"/>
      </w:pPr>
    </w:p>
    <w:p w:rsidR="00DD7756" w:rsidRDefault="00AD1397">
      <w:pPr>
        <w:pStyle w:val="BodyText"/>
        <w:spacing w:before="175" w:line="420" w:lineRule="auto"/>
        <w:ind w:left="120" w:right="533"/>
        <w:jc w:val="both"/>
      </w:pPr>
      <w:r>
        <w:t>Since the meanings of putatively flexible items in different discourse functions are not pre- dictable, many scholars reason that these lexical items cannot be truly “flexible” in the</w:t>
      </w:r>
      <w:r>
        <w:rPr>
          <w:spacing w:val="-38"/>
        </w:rPr>
        <w:t xml:space="preserve"> </w:t>
      </w:r>
      <w:r>
        <w:t>sense of multifunctional or</w:t>
      </w:r>
      <w:r>
        <w:rPr>
          <w:spacing w:val="-4"/>
        </w:rPr>
        <w:t xml:space="preserve"> </w:t>
      </w:r>
      <w:r>
        <w:t>precategorial.</w:t>
      </w:r>
    </w:p>
    <w:p w:rsidR="00DD7756" w:rsidRDefault="00DD7756">
      <w:pPr>
        <w:pStyle w:val="BodyText"/>
        <w:spacing w:before="2"/>
        <w:rPr>
          <w:sz w:val="29"/>
        </w:rPr>
      </w:pPr>
    </w:p>
    <w:p w:rsidR="00DD7756" w:rsidRDefault="00AD1397">
      <w:pPr>
        <w:pStyle w:val="ListParagraph"/>
        <w:numPr>
          <w:ilvl w:val="3"/>
          <w:numId w:val="11"/>
        </w:numPr>
        <w:tabs>
          <w:tab w:val="left" w:pos="1002"/>
          <w:tab w:val="left" w:pos="1003"/>
        </w:tabs>
        <w:rPr>
          <w:b/>
          <w:sz w:val="24"/>
        </w:rPr>
      </w:pPr>
      <w:bookmarkStart w:id="159" w:name="2.3.3.3_Lexical_gaps"/>
      <w:bookmarkStart w:id="160" w:name="_bookmark122"/>
      <w:bookmarkEnd w:id="159"/>
      <w:bookmarkEnd w:id="160"/>
      <w:r>
        <w:rPr>
          <w:b/>
          <w:sz w:val="24"/>
        </w:rPr>
        <w:t>Lexical</w:t>
      </w:r>
      <w:r>
        <w:rPr>
          <w:b/>
          <w:spacing w:val="-2"/>
          <w:sz w:val="24"/>
        </w:rPr>
        <w:t xml:space="preserve"> </w:t>
      </w:r>
      <w:r>
        <w:rPr>
          <w:b/>
          <w:sz w:val="24"/>
        </w:rPr>
        <w:t>gaps</w:t>
      </w:r>
    </w:p>
    <w:p w:rsidR="00DD7756" w:rsidRDefault="00DD7756">
      <w:pPr>
        <w:pStyle w:val="BodyText"/>
        <w:spacing w:before="6"/>
        <w:rPr>
          <w:b/>
          <w:sz w:val="31"/>
        </w:rPr>
      </w:pPr>
    </w:p>
    <w:p w:rsidR="00DD7756" w:rsidRDefault="00AD1397">
      <w:pPr>
        <w:pStyle w:val="BodyText"/>
        <w:spacing w:line="420" w:lineRule="auto"/>
        <w:ind w:left="120" w:right="533"/>
        <w:jc w:val="both"/>
      </w:pPr>
      <w:r>
        <w:t xml:space="preserve">Just as unpredictable in flexible cases is which sense of a item will be co-opted into the new discourse function. In Wolof, for example, the referential use of the word </w:t>
      </w:r>
      <w:r>
        <w:rPr>
          <w:i/>
        </w:rPr>
        <w:t xml:space="preserve">ndaw </w:t>
      </w:r>
      <w:r>
        <w:t xml:space="preserve">can only mean ‘young’, whereas the predicative use may mean either ‘be young’ or ‘be little, small’ (Kihm </w:t>
      </w:r>
      <w:hyperlink w:anchor="_bookmark386" w:history="1">
        <w:r>
          <w:rPr>
            <w:color w:val="007FFF"/>
          </w:rPr>
          <w:t>2017</w:t>
        </w:r>
      </w:hyperlink>
      <w:r>
        <w:t xml:space="preserve">: 91). We have also already seen similar lexical gaps for Central Alaskan Yup’ik and Mandinka in </w:t>
      </w:r>
      <w:hyperlink w:anchor="_bookmark107" w:history="1">
        <w:r>
          <w:rPr>
            <w:color w:val="007FFF"/>
          </w:rPr>
          <w:t xml:space="preserve">Section 2.3.2.4 </w:t>
        </w:r>
      </w:hyperlink>
      <w:r>
        <w:t>above. If a lexical item lacks any conventionalized use in different discourse functions, than it cannot rightly be considered flexible, or a member of a flexible word class.</w:t>
      </w:r>
    </w:p>
    <w:p w:rsidR="00DD7756" w:rsidRDefault="00DD7756">
      <w:pPr>
        <w:pStyle w:val="BodyText"/>
        <w:spacing w:before="11"/>
        <w:rPr>
          <w:sz w:val="28"/>
        </w:rPr>
      </w:pPr>
    </w:p>
    <w:p w:rsidR="00DD7756" w:rsidRDefault="00AD1397">
      <w:pPr>
        <w:pStyle w:val="ListParagraph"/>
        <w:numPr>
          <w:ilvl w:val="3"/>
          <w:numId w:val="11"/>
        </w:numPr>
        <w:tabs>
          <w:tab w:val="left" w:pos="1002"/>
          <w:tab w:val="left" w:pos="1003"/>
        </w:tabs>
        <w:rPr>
          <w:b/>
          <w:sz w:val="24"/>
        </w:rPr>
      </w:pPr>
      <w:bookmarkStart w:id="161" w:name="2.3.3.4_Counterarguments"/>
      <w:bookmarkStart w:id="162" w:name="_bookmark123"/>
      <w:bookmarkEnd w:id="161"/>
      <w:bookmarkEnd w:id="162"/>
      <w:r>
        <w:rPr>
          <w:b/>
          <w:sz w:val="24"/>
        </w:rPr>
        <w:t>Counterarguments</w:t>
      </w:r>
    </w:p>
    <w:p w:rsidR="00DD7756" w:rsidRDefault="00DD7756">
      <w:pPr>
        <w:pStyle w:val="BodyText"/>
        <w:spacing w:before="5"/>
        <w:rPr>
          <w:b/>
          <w:sz w:val="31"/>
        </w:rPr>
      </w:pPr>
    </w:p>
    <w:p w:rsidR="00DD7756" w:rsidRDefault="00AD1397">
      <w:pPr>
        <w:pStyle w:val="BodyText"/>
        <w:spacing w:before="1" w:line="420" w:lineRule="auto"/>
        <w:ind w:left="120" w:right="532"/>
        <w:jc w:val="both"/>
      </w:pPr>
      <w:r>
        <w:t>Pointing out that functional expansion involves both semantic shifts and functional gaps   is generally intended to show that lexemes cannot be truly flexible in the sense of being multifunctional</w:t>
      </w:r>
      <w:r>
        <w:rPr>
          <w:spacing w:val="18"/>
        </w:rPr>
        <w:t xml:space="preserve"> </w:t>
      </w:r>
      <w:r>
        <w:t>(§</w:t>
      </w:r>
      <w:hyperlink w:anchor="_bookmark79" w:history="1">
        <w:r>
          <w:rPr>
            <w:color w:val="007FFF"/>
          </w:rPr>
          <w:t>2.3.1.3</w:t>
        </w:r>
      </w:hyperlink>
      <w:r>
        <w:t>)</w:t>
      </w:r>
      <w:r>
        <w:rPr>
          <w:spacing w:val="19"/>
        </w:rPr>
        <w:t xml:space="preserve"> </w:t>
      </w:r>
      <w:r>
        <w:t>or</w:t>
      </w:r>
      <w:r>
        <w:rPr>
          <w:spacing w:val="19"/>
        </w:rPr>
        <w:t xml:space="preserve"> </w:t>
      </w:r>
      <w:r>
        <w:t>precategorial</w:t>
      </w:r>
      <w:r>
        <w:rPr>
          <w:spacing w:val="19"/>
        </w:rPr>
        <w:t xml:space="preserve"> </w:t>
      </w:r>
      <w:r>
        <w:t>(§</w:t>
      </w:r>
      <w:hyperlink w:anchor="_bookmark83" w:history="1">
        <w:r>
          <w:rPr>
            <w:color w:val="007FFF"/>
          </w:rPr>
          <w:t>2.3.1.4</w:t>
        </w:r>
      </w:hyperlink>
      <w:r>
        <w:t>),</w:t>
      </w:r>
      <w:r>
        <w:rPr>
          <w:spacing w:val="25"/>
        </w:rPr>
        <w:t xml:space="preserve"> </w:t>
      </w:r>
      <w:r>
        <w:t>and</w:t>
      </w:r>
      <w:r>
        <w:rPr>
          <w:spacing w:val="19"/>
        </w:rPr>
        <w:t xml:space="preserve"> </w:t>
      </w:r>
      <w:r>
        <w:t>that</w:t>
      </w:r>
      <w:r>
        <w:rPr>
          <w:spacing w:val="19"/>
        </w:rPr>
        <w:t xml:space="preserve"> </w:t>
      </w:r>
      <w:r>
        <w:t>uses</w:t>
      </w:r>
      <w:r>
        <w:rPr>
          <w:spacing w:val="19"/>
        </w:rPr>
        <w:t xml:space="preserve"> </w:t>
      </w:r>
      <w:r>
        <w:t>of</w:t>
      </w:r>
      <w:r>
        <w:rPr>
          <w:spacing w:val="19"/>
        </w:rPr>
        <w:t xml:space="preserve"> </w:t>
      </w:r>
      <w:r>
        <w:t>the</w:t>
      </w:r>
      <w:r>
        <w:rPr>
          <w:spacing w:val="18"/>
        </w:rPr>
        <w:t xml:space="preserve"> </w:t>
      </w:r>
      <w:r>
        <w:t>same</w:t>
      </w:r>
      <w:r>
        <w:rPr>
          <w:spacing w:val="19"/>
        </w:rPr>
        <w:t xml:space="preserve"> </w:t>
      </w:r>
      <w:r>
        <w:t>lexical</w:t>
      </w:r>
      <w:r>
        <w:rPr>
          <w:spacing w:val="19"/>
        </w:rPr>
        <w:t xml:space="preserve"> </w:t>
      </w:r>
      <w:r>
        <w:t>item</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bookmarkStart w:id="163" w:name="_bookmark124"/>
      <w:bookmarkEnd w:id="163"/>
      <w:r>
        <w:lastRenderedPageBreak/>
        <w:t>for different discourse functions should therefore be considered cases of conversion—that</w:t>
      </w:r>
      <w:r>
        <w:rPr>
          <w:spacing w:val="-36"/>
        </w:rPr>
        <w:t xml:space="preserve"> </w:t>
      </w:r>
      <w:r>
        <w:t>is, homonymy or heterosemy. There are however two major problems with this</w:t>
      </w:r>
      <w:r>
        <w:rPr>
          <w:spacing w:val="-40"/>
        </w:rPr>
        <w:t xml:space="preserve"> </w:t>
      </w:r>
      <w:r>
        <w:t>argument.</w:t>
      </w:r>
    </w:p>
    <w:p w:rsidR="00DD7756" w:rsidRDefault="00AD1397">
      <w:pPr>
        <w:pStyle w:val="BodyText"/>
        <w:spacing w:line="420" w:lineRule="auto"/>
        <w:ind w:left="120" w:right="532" w:firstLine="358"/>
        <w:jc w:val="both"/>
      </w:pPr>
      <w:r>
        <w:t>The first is that it creates a false dichotomy between homonymy and polysemy, when  in fact the two phenomena are opposite endpoints on a continuum. Debates over the lexical unity</w:t>
      </w:r>
      <w:r>
        <w:rPr>
          <w:spacing w:val="-19"/>
        </w:rPr>
        <w:t xml:space="preserve"> </w:t>
      </w:r>
      <w:r>
        <w:t>of</w:t>
      </w:r>
      <w:r>
        <w:rPr>
          <w:spacing w:val="-18"/>
        </w:rPr>
        <w:t xml:space="preserve"> </w:t>
      </w:r>
      <w:r>
        <w:t>an</w:t>
      </w:r>
      <w:r>
        <w:rPr>
          <w:spacing w:val="-19"/>
        </w:rPr>
        <w:t xml:space="preserve"> </w:t>
      </w:r>
      <w:r>
        <w:t>item—that</w:t>
      </w:r>
      <w:r>
        <w:rPr>
          <w:spacing w:val="-18"/>
        </w:rPr>
        <w:t xml:space="preserve"> </w:t>
      </w:r>
      <w:r>
        <w:t>is,</w:t>
      </w:r>
      <w:r>
        <w:rPr>
          <w:spacing w:val="-15"/>
        </w:rPr>
        <w:t xml:space="preserve"> </w:t>
      </w:r>
      <w:r>
        <w:t>whether</w:t>
      </w:r>
      <w:r>
        <w:rPr>
          <w:spacing w:val="-19"/>
        </w:rPr>
        <w:t xml:space="preserve"> </w:t>
      </w:r>
      <w:r>
        <w:t>two</w:t>
      </w:r>
      <w:r>
        <w:rPr>
          <w:spacing w:val="-18"/>
        </w:rPr>
        <w:t xml:space="preserve"> </w:t>
      </w:r>
      <w:r>
        <w:t>uses</w:t>
      </w:r>
      <w:r>
        <w:rPr>
          <w:spacing w:val="-18"/>
        </w:rPr>
        <w:t xml:space="preserve"> </w:t>
      </w:r>
      <w:r>
        <w:t>of</w:t>
      </w:r>
      <w:r>
        <w:rPr>
          <w:spacing w:val="-19"/>
        </w:rPr>
        <w:t xml:space="preserve"> </w:t>
      </w:r>
      <w:r>
        <w:t>a</w:t>
      </w:r>
      <w:r>
        <w:rPr>
          <w:spacing w:val="-18"/>
        </w:rPr>
        <w:t xml:space="preserve"> </w:t>
      </w:r>
      <w:r>
        <w:t>lexical</w:t>
      </w:r>
      <w:r>
        <w:rPr>
          <w:spacing w:val="-18"/>
        </w:rPr>
        <w:t xml:space="preserve"> </w:t>
      </w:r>
      <w:r>
        <w:t>item</w:t>
      </w:r>
      <w:r>
        <w:rPr>
          <w:spacing w:val="-19"/>
        </w:rPr>
        <w:t xml:space="preserve"> </w:t>
      </w:r>
      <w:r>
        <w:t>are</w:t>
      </w:r>
      <w:r>
        <w:rPr>
          <w:spacing w:val="-18"/>
        </w:rPr>
        <w:t xml:space="preserve"> </w:t>
      </w:r>
      <w:r>
        <w:t>homonymous</w:t>
      </w:r>
      <w:r>
        <w:rPr>
          <w:spacing w:val="-18"/>
        </w:rPr>
        <w:t xml:space="preserve"> </w:t>
      </w:r>
      <w:r>
        <w:t>or</w:t>
      </w:r>
      <w:r>
        <w:rPr>
          <w:spacing w:val="-19"/>
        </w:rPr>
        <w:t xml:space="preserve"> </w:t>
      </w:r>
      <w:r>
        <w:t>polysemous— arise from an Aristotelian desire to neatly sort those uses into distinct lexemes, when in</w:t>
      </w:r>
      <w:r>
        <w:rPr>
          <w:spacing w:val="-24"/>
        </w:rPr>
        <w:t xml:space="preserve"> </w:t>
      </w:r>
      <w:r>
        <w:t>fact reality is much more complex. If this problem sounds familiar, that is because it is the same methodological problem that arises when trying to exclusively categorize lexical items into different</w:t>
      </w:r>
      <w:r>
        <w:rPr>
          <w:spacing w:val="-15"/>
        </w:rPr>
        <w:t xml:space="preserve"> </w:t>
      </w:r>
      <w:r>
        <w:t>classes.</w:t>
      </w:r>
      <w:r>
        <w:rPr>
          <w:spacing w:val="8"/>
        </w:rPr>
        <w:t xml:space="preserve"> </w:t>
      </w:r>
      <w:r>
        <w:t>The</w:t>
      </w:r>
      <w:r>
        <w:rPr>
          <w:spacing w:val="-13"/>
        </w:rPr>
        <w:t xml:space="preserve"> </w:t>
      </w:r>
      <w:r>
        <w:t>complex</w:t>
      </w:r>
      <w:r>
        <w:rPr>
          <w:spacing w:val="-15"/>
        </w:rPr>
        <w:t xml:space="preserve"> </w:t>
      </w:r>
      <w:r>
        <w:t>adaptive</w:t>
      </w:r>
      <w:r>
        <w:rPr>
          <w:spacing w:val="-14"/>
        </w:rPr>
        <w:t xml:space="preserve"> </w:t>
      </w:r>
      <w:r>
        <w:t>nature</w:t>
      </w:r>
      <w:r>
        <w:rPr>
          <w:spacing w:val="-14"/>
        </w:rPr>
        <w:t xml:space="preserve"> </w:t>
      </w:r>
      <w:r>
        <w:t>of</w:t>
      </w:r>
      <w:r>
        <w:rPr>
          <w:spacing w:val="-13"/>
        </w:rPr>
        <w:t xml:space="preserve"> </w:t>
      </w:r>
      <w:r>
        <w:t>language</w:t>
      </w:r>
      <w:r>
        <w:rPr>
          <w:spacing w:val="-14"/>
        </w:rPr>
        <w:t xml:space="preserve"> </w:t>
      </w:r>
      <w:r>
        <w:t>makes</w:t>
      </w:r>
      <w:r>
        <w:rPr>
          <w:spacing w:val="-13"/>
        </w:rPr>
        <w:t xml:space="preserve"> </w:t>
      </w:r>
      <w:r>
        <w:t>categorical</w:t>
      </w:r>
      <w:r>
        <w:rPr>
          <w:spacing w:val="-14"/>
        </w:rPr>
        <w:t xml:space="preserve"> </w:t>
      </w:r>
      <w:r>
        <w:t>classification</w:t>
      </w:r>
      <w:r>
        <w:rPr>
          <w:spacing w:val="-13"/>
        </w:rPr>
        <w:t xml:space="preserve"> </w:t>
      </w:r>
      <w:r>
        <w:t>at either level</w:t>
      </w:r>
      <w:r>
        <w:rPr>
          <w:spacing w:val="-3"/>
        </w:rPr>
        <w:t xml:space="preserve"> </w:t>
      </w:r>
      <w:r>
        <w:t>impossible.</w:t>
      </w:r>
    </w:p>
    <w:p w:rsidR="00DD7756" w:rsidRDefault="00AD1397">
      <w:pPr>
        <w:pStyle w:val="BodyText"/>
        <w:spacing w:line="420" w:lineRule="auto"/>
        <w:ind w:left="120" w:right="533" w:firstLine="358"/>
        <w:jc w:val="both"/>
      </w:pPr>
      <w:r>
        <w:t xml:space="preserve">As discussed in </w:t>
      </w:r>
      <w:hyperlink w:anchor="_bookmark83" w:history="1">
        <w:r>
          <w:rPr>
            <w:color w:val="007FFF"/>
          </w:rPr>
          <w:t>Section 2.3.1.4</w:t>
        </w:r>
      </w:hyperlink>
      <w:r>
        <w:t xml:space="preserve">, we know from cognitive research that mental categories are prototypal, and that the meanings of words display a polycentric, family resemblance structure. </w:t>
      </w:r>
      <w:r>
        <w:rPr>
          <w:spacing w:val="-5"/>
        </w:rPr>
        <w:t xml:space="preserve">Two </w:t>
      </w:r>
      <w:r>
        <w:t>senses of a lexical item are often related only tenuously through a network of intervening semantic connections or meaning chains. Langacker (</w:t>
      </w:r>
      <w:hyperlink w:anchor="_bookmark392" w:history="1">
        <w:r>
          <w:rPr>
            <w:color w:val="007FFF"/>
          </w:rPr>
          <w:t>1988</w:t>
        </w:r>
      </w:hyperlink>
      <w:r>
        <w:t xml:space="preserve">) calls this the </w:t>
      </w:r>
      <w:r>
        <w:rPr>
          <w:i/>
        </w:rPr>
        <w:t xml:space="preserve">net- work model </w:t>
      </w:r>
      <w:r>
        <w:t xml:space="preserve">of category structure. </w:t>
      </w:r>
      <w:hyperlink w:anchor="_bookmark475" w:history="1">
        <w:r>
          <w:rPr>
            <w:color w:val="007FFF"/>
          </w:rPr>
          <w:t xml:space="preserve">Taylor </w:t>
        </w:r>
      </w:hyperlink>
      <w:r>
        <w:t>points out that “[o]ne consequence of adopting</w:t>
      </w:r>
      <w:r>
        <w:rPr>
          <w:spacing w:val="-43"/>
        </w:rPr>
        <w:t xml:space="preserve"> </w:t>
      </w:r>
      <w:r>
        <w:t xml:space="preserve">the network model is that the question of whether a lexical item is polysemous turns out to be incapable of receiving a definite </w:t>
      </w:r>
      <w:r>
        <w:rPr>
          <w:spacing w:val="-6"/>
        </w:rPr>
        <w:t xml:space="preserve">answer.” </w:t>
      </w:r>
      <w:r>
        <w:t xml:space="preserve">(Taylor </w:t>
      </w:r>
      <w:hyperlink w:anchor="_bookmark475" w:history="1">
        <w:r>
          <w:rPr>
            <w:color w:val="007FFF"/>
          </w:rPr>
          <w:t>2003</w:t>
        </w:r>
      </w:hyperlink>
      <w:r>
        <w:t>:</w:t>
      </w:r>
      <w:r>
        <w:rPr>
          <w:spacing w:val="-24"/>
        </w:rPr>
        <w:t xml:space="preserve"> </w:t>
      </w:r>
      <w:r>
        <w:t>167)</w:t>
      </w:r>
    </w:p>
    <w:p w:rsidR="00DD7756" w:rsidRDefault="00AD1397">
      <w:pPr>
        <w:pStyle w:val="BodyText"/>
        <w:spacing w:line="420" w:lineRule="auto"/>
        <w:ind w:left="120" w:right="533" w:firstLine="358"/>
        <w:jc w:val="both"/>
      </w:pPr>
      <w:r>
        <w:t>Over time, as this lexical network expands, the meanings of a lexical item can diverge</w:t>
      </w:r>
      <w:r>
        <w:rPr>
          <w:spacing w:val="-31"/>
        </w:rPr>
        <w:t xml:space="preserve"> </w:t>
      </w:r>
      <w:r>
        <w:t>so drastically</w:t>
      </w:r>
      <w:r>
        <w:rPr>
          <w:spacing w:val="-11"/>
        </w:rPr>
        <w:t xml:space="preserve"> </w:t>
      </w:r>
      <w:r>
        <w:t>that</w:t>
      </w:r>
      <w:r>
        <w:rPr>
          <w:spacing w:val="-11"/>
        </w:rPr>
        <w:t xml:space="preserve"> </w:t>
      </w:r>
      <w:r>
        <w:t>speakers</w:t>
      </w:r>
      <w:r>
        <w:rPr>
          <w:spacing w:val="-10"/>
        </w:rPr>
        <w:t xml:space="preserve"> </w:t>
      </w:r>
      <w:r>
        <w:t>no</w:t>
      </w:r>
      <w:r>
        <w:rPr>
          <w:spacing w:val="-11"/>
        </w:rPr>
        <w:t xml:space="preserve"> </w:t>
      </w:r>
      <w:r>
        <w:t>longer</w:t>
      </w:r>
      <w:r>
        <w:rPr>
          <w:spacing w:val="-10"/>
        </w:rPr>
        <w:t xml:space="preserve"> </w:t>
      </w:r>
      <w:r>
        <w:t>have</w:t>
      </w:r>
      <w:r>
        <w:rPr>
          <w:spacing w:val="-11"/>
        </w:rPr>
        <w:t xml:space="preserve"> </w:t>
      </w:r>
      <w:r>
        <w:t>a</w:t>
      </w:r>
      <w:r>
        <w:rPr>
          <w:spacing w:val="-11"/>
        </w:rPr>
        <w:t xml:space="preserve"> </w:t>
      </w:r>
      <w:r>
        <w:t>direct</w:t>
      </w:r>
      <w:r>
        <w:rPr>
          <w:spacing w:val="-10"/>
        </w:rPr>
        <w:t xml:space="preserve"> </w:t>
      </w:r>
      <w:r>
        <w:t>cognitive</w:t>
      </w:r>
      <w:r>
        <w:rPr>
          <w:spacing w:val="-11"/>
        </w:rPr>
        <w:t xml:space="preserve"> </w:t>
      </w:r>
      <w:r>
        <w:t>association</w:t>
      </w:r>
      <w:r>
        <w:rPr>
          <w:spacing w:val="-10"/>
        </w:rPr>
        <w:t xml:space="preserve"> </w:t>
      </w:r>
      <w:r>
        <w:t>between</w:t>
      </w:r>
      <w:r>
        <w:rPr>
          <w:spacing w:val="-11"/>
        </w:rPr>
        <w:t xml:space="preserve"> </w:t>
      </w:r>
      <w:r>
        <w:t>them.</w:t>
      </w:r>
      <w:r>
        <w:rPr>
          <w:spacing w:val="9"/>
        </w:rPr>
        <w:t xml:space="preserve"> </w:t>
      </w:r>
      <w:hyperlink w:anchor="_bookmark421" w:history="1">
        <w:r>
          <w:rPr>
            <w:color w:val="007FFF"/>
          </w:rPr>
          <w:t>Mithun</w:t>
        </w:r>
      </w:hyperlink>
      <w:r>
        <w:rPr>
          <w:color w:val="007FFF"/>
        </w:rPr>
        <w:t xml:space="preserve"> </w:t>
      </w:r>
      <w:r>
        <w:t>exemplifies</w:t>
      </w:r>
      <w:r>
        <w:rPr>
          <w:spacing w:val="-10"/>
        </w:rPr>
        <w:t xml:space="preserve"> </w:t>
      </w:r>
      <w:r>
        <w:t>this</w:t>
      </w:r>
      <w:r>
        <w:rPr>
          <w:spacing w:val="-10"/>
        </w:rPr>
        <w:t xml:space="preserve"> </w:t>
      </w:r>
      <w:r>
        <w:t>nicely</w:t>
      </w:r>
      <w:r>
        <w:rPr>
          <w:spacing w:val="-10"/>
        </w:rPr>
        <w:t xml:space="preserve"> </w:t>
      </w:r>
      <w:r>
        <w:t>for</w:t>
      </w:r>
      <w:r>
        <w:rPr>
          <w:spacing w:val="-9"/>
        </w:rPr>
        <w:t xml:space="preserve"> </w:t>
      </w:r>
      <w:r>
        <w:t>both</w:t>
      </w:r>
      <w:r>
        <w:rPr>
          <w:spacing w:val="-10"/>
        </w:rPr>
        <w:t xml:space="preserve"> </w:t>
      </w:r>
      <w:r>
        <w:t>Cayuga</w:t>
      </w:r>
      <w:r>
        <w:rPr>
          <w:spacing w:val="-10"/>
        </w:rPr>
        <w:t xml:space="preserve"> </w:t>
      </w:r>
      <w:r>
        <w:t>and</w:t>
      </w:r>
      <w:r>
        <w:rPr>
          <w:spacing w:val="-9"/>
        </w:rPr>
        <w:t xml:space="preserve"> </w:t>
      </w:r>
      <w:r>
        <w:t>English.</w:t>
      </w:r>
      <w:r>
        <w:rPr>
          <w:spacing w:val="13"/>
        </w:rPr>
        <w:t xml:space="preserve"> </w:t>
      </w:r>
      <w:r>
        <w:t>Discussing</w:t>
      </w:r>
      <w:r>
        <w:rPr>
          <w:spacing w:val="-10"/>
        </w:rPr>
        <w:t xml:space="preserve"> </w:t>
      </w:r>
      <w:r>
        <w:t>morphological</w:t>
      </w:r>
      <w:r>
        <w:rPr>
          <w:spacing w:val="-10"/>
        </w:rPr>
        <w:t xml:space="preserve"> </w:t>
      </w:r>
      <w:r>
        <w:rPr>
          <w:spacing w:val="-4"/>
        </w:rPr>
        <w:t>Verbs</w:t>
      </w:r>
      <w:r>
        <w:rPr>
          <w:spacing w:val="-9"/>
        </w:rPr>
        <w:t xml:space="preserve"> </w:t>
      </w:r>
      <w:r>
        <w:t>used</w:t>
      </w:r>
      <w:r>
        <w:rPr>
          <w:spacing w:val="-10"/>
        </w:rPr>
        <w:t xml:space="preserve"> </w:t>
      </w:r>
      <w:r>
        <w:t>as referents in Cayuga, she notes the</w:t>
      </w:r>
      <w:r>
        <w:rPr>
          <w:spacing w:val="-8"/>
        </w:rPr>
        <w:t xml:space="preserve"> </w:t>
      </w:r>
      <w:r>
        <w:t>following:</w:t>
      </w:r>
    </w:p>
    <w:p w:rsidR="00DD7756" w:rsidRDefault="00DD7756">
      <w:pPr>
        <w:pStyle w:val="BodyText"/>
        <w:spacing w:before="1"/>
        <w:rPr>
          <w:sz w:val="29"/>
        </w:rPr>
      </w:pPr>
    </w:p>
    <w:p w:rsidR="00DD7756" w:rsidRDefault="00AD1397">
      <w:pPr>
        <w:spacing w:line="259" w:lineRule="auto"/>
        <w:ind w:left="717" w:right="1130"/>
        <w:jc w:val="both"/>
      </w:pPr>
      <w:r>
        <w:t xml:space="preserve">If asked the meaning of </w:t>
      </w:r>
      <w:r>
        <w:rPr>
          <w:i/>
        </w:rPr>
        <w:t xml:space="preserve">kaǫtanéhkwih </w:t>
      </w:r>
      <w:r>
        <w:t>[lit. ‘it hauls logs’], Cayuga speakers normally respond</w:t>
      </w:r>
      <w:r>
        <w:rPr>
          <w:spacing w:val="-11"/>
        </w:rPr>
        <w:t xml:space="preserve"> </w:t>
      </w:r>
      <w:r>
        <w:t>‘horse’.</w:t>
      </w:r>
      <w:r>
        <w:rPr>
          <w:spacing w:val="6"/>
        </w:rPr>
        <w:t xml:space="preserve"> </w:t>
      </w:r>
      <w:r>
        <w:t>Though</w:t>
      </w:r>
      <w:r>
        <w:rPr>
          <w:spacing w:val="-11"/>
        </w:rPr>
        <w:t xml:space="preserve"> </w:t>
      </w:r>
      <w:r>
        <w:t>it</w:t>
      </w:r>
      <w:r>
        <w:rPr>
          <w:spacing w:val="-11"/>
        </w:rPr>
        <w:t xml:space="preserve"> </w:t>
      </w:r>
      <w:r>
        <w:t>has</w:t>
      </w:r>
      <w:r>
        <w:rPr>
          <w:spacing w:val="-10"/>
        </w:rPr>
        <w:t xml:space="preserve"> </w:t>
      </w:r>
      <w:r>
        <w:t>the</w:t>
      </w:r>
      <w:r>
        <w:rPr>
          <w:spacing w:val="-11"/>
        </w:rPr>
        <w:t xml:space="preserve"> </w:t>
      </w:r>
      <w:r>
        <w:t>morphological</w:t>
      </w:r>
      <w:r>
        <w:rPr>
          <w:spacing w:val="-10"/>
        </w:rPr>
        <w:t xml:space="preserve"> </w:t>
      </w:r>
      <w:r>
        <w:t>structure</w:t>
      </w:r>
      <w:r>
        <w:rPr>
          <w:spacing w:val="-11"/>
        </w:rPr>
        <w:t xml:space="preserve"> </w:t>
      </w:r>
      <w:r>
        <w:t>of</w:t>
      </w:r>
      <w:r>
        <w:rPr>
          <w:spacing w:val="-11"/>
        </w:rPr>
        <w:t xml:space="preserve"> </w:t>
      </w:r>
      <w:r>
        <w:t>a</w:t>
      </w:r>
      <w:r>
        <w:rPr>
          <w:spacing w:val="-10"/>
        </w:rPr>
        <w:t xml:space="preserve"> </w:t>
      </w:r>
      <w:r>
        <w:t>verb,</w:t>
      </w:r>
      <w:r>
        <w:rPr>
          <w:spacing w:val="-10"/>
        </w:rPr>
        <w:t xml:space="preserve"> </w:t>
      </w:r>
      <w:r>
        <w:t>it</w:t>
      </w:r>
      <w:r>
        <w:rPr>
          <w:spacing w:val="-11"/>
        </w:rPr>
        <w:t xml:space="preserve"> </w:t>
      </w:r>
      <w:r>
        <w:t>has</w:t>
      </w:r>
      <w:r>
        <w:rPr>
          <w:spacing w:val="-10"/>
        </w:rPr>
        <w:t xml:space="preserve"> </w:t>
      </w:r>
      <w:r>
        <w:t>been</w:t>
      </w:r>
      <w:r>
        <w:rPr>
          <w:spacing w:val="-10"/>
        </w:rPr>
        <w:t xml:space="preserve"> </w:t>
      </w:r>
      <w:r>
        <w:t xml:space="preserve">lexical- ized as a nominal. The literal meanings of many verbal nominals are still accessible to speakers, but the origins of others have faded, and speakers express surprise at discov- ering them. Similarly, when asked “What would you like for breakfast?”, most English speakers do not think about breaking their night-time fast, though they can usually be made aware of the literal meaning of </w:t>
      </w:r>
      <w:r>
        <w:rPr>
          <w:i/>
        </w:rPr>
        <w:t>breakfast</w:t>
      </w:r>
      <w:r>
        <w:t xml:space="preserve">. (Mithun </w:t>
      </w:r>
      <w:hyperlink w:anchor="_bookmark421" w:history="1">
        <w:r>
          <w:rPr>
            <w:color w:val="007FFF"/>
          </w:rPr>
          <w:t>2000</w:t>
        </w:r>
      </w:hyperlink>
      <w:r>
        <w:t>:</w:t>
      </w:r>
      <w:r>
        <w:rPr>
          <w:spacing w:val="12"/>
        </w:rPr>
        <w:t xml:space="preserve"> </w:t>
      </w:r>
      <w:r>
        <w:t>413)</w:t>
      </w:r>
    </w:p>
    <w:p w:rsidR="00DD7756" w:rsidRDefault="00DD7756">
      <w:pPr>
        <w:pStyle w:val="BodyText"/>
      </w:pPr>
    </w:p>
    <w:p w:rsidR="00DD7756" w:rsidRDefault="00AD1397">
      <w:pPr>
        <w:pStyle w:val="BodyText"/>
        <w:spacing w:before="164"/>
        <w:ind w:left="120"/>
        <w:jc w:val="both"/>
      </w:pPr>
      <w:r>
        <w:t>Lexicalization is a process and a continuum. Words can be lexicalized in new discourse func-</w:t>
      </w:r>
    </w:p>
    <w:p w:rsidR="00DD7756" w:rsidRDefault="00DD7756">
      <w:pPr>
        <w:jc w:val="both"/>
        <w:sectPr w:rsidR="00DD7756">
          <w:pgSz w:w="12240" w:h="15840"/>
          <w:pgMar w:top="1380" w:right="900" w:bottom="1040" w:left="1680" w:header="0" w:footer="717" w:gutter="0"/>
          <w:cols w:space="720"/>
        </w:sectPr>
      </w:pPr>
    </w:p>
    <w:p w:rsidR="00DD7756" w:rsidRDefault="00DD7756">
      <w:pPr>
        <w:pStyle w:val="BodyText"/>
        <w:spacing w:before="84" w:line="420" w:lineRule="auto"/>
        <w:ind w:left="106" w:right="491"/>
        <w:jc w:val="right"/>
      </w:pPr>
      <w:r>
        <w:lastRenderedPageBreak/>
        <w:pict>
          <v:line id="_x0000_s1135" style="position:absolute;left:0;text-align:left;z-index:15748608;mso-position-horizontal-relative:page" from="544.6pt,65.6pt" to="544.6pt,54.4pt" strokeweight="1.75731mm">
            <w10:wrap anchorx="page"/>
          </v:line>
        </w:pict>
      </w:r>
      <w:r w:rsidR="00AD1397">
        <w:t>tions</w:t>
      </w:r>
      <w:r w:rsidR="00AD1397">
        <w:rPr>
          <w:spacing w:val="-9"/>
        </w:rPr>
        <w:t xml:space="preserve"> </w:t>
      </w:r>
      <w:r w:rsidR="00AD1397">
        <w:t>to</w:t>
      </w:r>
      <w:r w:rsidR="00AD1397">
        <w:rPr>
          <w:spacing w:val="-8"/>
        </w:rPr>
        <w:t xml:space="preserve"> </w:t>
      </w:r>
      <w:r w:rsidR="00AD1397">
        <w:t>varying</w:t>
      </w:r>
      <w:r w:rsidR="00AD1397">
        <w:rPr>
          <w:spacing w:val="-9"/>
        </w:rPr>
        <w:t xml:space="preserve"> </w:t>
      </w:r>
      <w:r w:rsidR="00AD1397">
        <w:t>degrees.</w:t>
      </w:r>
      <w:r w:rsidR="00AD1397">
        <w:rPr>
          <w:spacing w:val="13"/>
        </w:rPr>
        <w:t xml:space="preserve"> </w:t>
      </w:r>
      <w:r w:rsidR="00AD1397">
        <w:t>The</w:t>
      </w:r>
      <w:r w:rsidR="00AD1397">
        <w:rPr>
          <w:spacing w:val="-8"/>
        </w:rPr>
        <w:t xml:space="preserve"> </w:t>
      </w:r>
      <w:r w:rsidR="00AD1397">
        <w:t>first</w:t>
      </w:r>
      <w:r w:rsidR="00AD1397">
        <w:rPr>
          <w:spacing w:val="-9"/>
        </w:rPr>
        <w:t xml:space="preserve"> </w:t>
      </w:r>
      <w:r w:rsidR="00AD1397">
        <w:t>use</w:t>
      </w:r>
      <w:r w:rsidR="00AD1397">
        <w:rPr>
          <w:spacing w:val="-8"/>
        </w:rPr>
        <w:t xml:space="preserve"> </w:t>
      </w:r>
      <w:r w:rsidR="00AD1397">
        <w:t>of</w:t>
      </w:r>
      <w:r w:rsidR="00AD1397">
        <w:rPr>
          <w:spacing w:val="-8"/>
        </w:rPr>
        <w:t xml:space="preserve"> </w:t>
      </w:r>
      <w:r w:rsidR="00AD1397">
        <w:t>a</w:t>
      </w:r>
      <w:r w:rsidR="00AD1397">
        <w:rPr>
          <w:spacing w:val="-9"/>
        </w:rPr>
        <w:t xml:space="preserve"> </w:t>
      </w:r>
      <w:r w:rsidR="00AD1397">
        <w:t>lexical</w:t>
      </w:r>
      <w:r w:rsidR="00AD1397">
        <w:rPr>
          <w:spacing w:val="-8"/>
        </w:rPr>
        <w:t xml:space="preserve"> </w:t>
      </w:r>
      <w:r w:rsidR="00AD1397">
        <w:t>item</w:t>
      </w:r>
      <w:r w:rsidR="00AD1397">
        <w:rPr>
          <w:spacing w:val="-9"/>
        </w:rPr>
        <w:t xml:space="preserve"> </w:t>
      </w:r>
      <w:r w:rsidR="00AD1397">
        <w:t>in</w:t>
      </w:r>
      <w:r w:rsidR="00AD1397">
        <w:rPr>
          <w:spacing w:val="-8"/>
        </w:rPr>
        <w:t xml:space="preserve"> </w:t>
      </w:r>
      <w:r w:rsidR="00AD1397">
        <w:t>a</w:t>
      </w:r>
      <w:r w:rsidR="00AD1397">
        <w:rPr>
          <w:spacing w:val="-9"/>
        </w:rPr>
        <w:t xml:space="preserve"> </w:t>
      </w:r>
      <w:r w:rsidR="00AD1397">
        <w:t>new</w:t>
      </w:r>
      <w:r w:rsidR="00AD1397">
        <w:rPr>
          <w:spacing w:val="-8"/>
        </w:rPr>
        <w:t xml:space="preserve"> </w:t>
      </w:r>
      <w:r w:rsidR="00AD1397">
        <w:t>discourse</w:t>
      </w:r>
      <w:r w:rsidR="00AD1397">
        <w:rPr>
          <w:spacing w:val="-8"/>
        </w:rPr>
        <w:t xml:space="preserve"> </w:t>
      </w:r>
      <w:r w:rsidR="00AD1397">
        <w:t>function</w:t>
      </w:r>
      <w:r w:rsidR="00AD1397">
        <w:rPr>
          <w:spacing w:val="-9"/>
        </w:rPr>
        <w:t xml:space="preserve"> </w:t>
      </w:r>
      <w:r w:rsidR="00AD1397">
        <w:t>is</w:t>
      </w:r>
      <w:r w:rsidR="00AD1397">
        <w:rPr>
          <w:spacing w:val="-8"/>
        </w:rPr>
        <w:t xml:space="preserve"> </w:t>
      </w:r>
      <w:r w:rsidR="00AD1397">
        <w:t>innova-</w:t>
      </w:r>
      <w:r w:rsidR="00AD1397">
        <w:rPr>
          <w:w w:val="99"/>
        </w:rPr>
        <w:t xml:space="preserve"> </w:t>
      </w:r>
      <w:r w:rsidR="00AD1397">
        <w:t>tive;</w:t>
      </w:r>
      <w:r w:rsidR="00AD1397">
        <w:rPr>
          <w:spacing w:val="-8"/>
        </w:rPr>
        <w:t xml:space="preserve"> </w:t>
      </w:r>
      <w:r w:rsidR="00AD1397">
        <w:t>each</w:t>
      </w:r>
      <w:r w:rsidR="00AD1397">
        <w:rPr>
          <w:spacing w:val="-9"/>
        </w:rPr>
        <w:t xml:space="preserve"> </w:t>
      </w:r>
      <w:r w:rsidR="00AD1397">
        <w:t>subsequent</w:t>
      </w:r>
      <w:r w:rsidR="00AD1397">
        <w:rPr>
          <w:spacing w:val="-9"/>
        </w:rPr>
        <w:t xml:space="preserve"> </w:t>
      </w:r>
      <w:r w:rsidR="00AD1397">
        <w:t>use</w:t>
      </w:r>
      <w:r w:rsidR="00AD1397">
        <w:rPr>
          <w:spacing w:val="-9"/>
        </w:rPr>
        <w:t xml:space="preserve"> </w:t>
      </w:r>
      <w:r w:rsidR="00AD1397">
        <w:t>then</w:t>
      </w:r>
      <w:r w:rsidR="00AD1397">
        <w:rPr>
          <w:spacing w:val="-9"/>
        </w:rPr>
        <w:t xml:space="preserve"> </w:t>
      </w:r>
      <w:r w:rsidR="00AD1397">
        <w:t>contributes</w:t>
      </w:r>
      <w:r w:rsidR="00AD1397">
        <w:rPr>
          <w:spacing w:val="-9"/>
        </w:rPr>
        <w:t xml:space="preserve"> </w:t>
      </w:r>
      <w:r w:rsidR="00AD1397">
        <w:t>further</w:t>
      </w:r>
      <w:r w:rsidR="00AD1397">
        <w:rPr>
          <w:spacing w:val="-8"/>
        </w:rPr>
        <w:t xml:space="preserve"> </w:t>
      </w:r>
      <w:r w:rsidR="00AD1397">
        <w:t>to</w:t>
      </w:r>
      <w:r w:rsidR="00AD1397">
        <w:rPr>
          <w:spacing w:val="-9"/>
        </w:rPr>
        <w:t xml:space="preserve"> </w:t>
      </w:r>
      <w:r w:rsidR="00AD1397">
        <w:t>its</w:t>
      </w:r>
      <w:r w:rsidR="00AD1397">
        <w:rPr>
          <w:spacing w:val="-9"/>
        </w:rPr>
        <w:t xml:space="preserve"> </w:t>
      </w:r>
      <w:r w:rsidR="00AD1397">
        <w:t>conventionalization</w:t>
      </w:r>
      <w:r w:rsidR="00AD1397">
        <w:rPr>
          <w:spacing w:val="-9"/>
        </w:rPr>
        <w:t xml:space="preserve"> </w:t>
      </w:r>
      <w:r w:rsidR="00AD1397">
        <w:t>in</w:t>
      </w:r>
      <w:r w:rsidR="00AD1397">
        <w:rPr>
          <w:spacing w:val="-9"/>
        </w:rPr>
        <w:t xml:space="preserve"> </w:t>
      </w:r>
      <w:r w:rsidR="00AD1397">
        <w:t>that</w:t>
      </w:r>
      <w:r w:rsidR="00AD1397">
        <w:rPr>
          <w:spacing w:val="-9"/>
        </w:rPr>
        <w:t xml:space="preserve"> </w:t>
      </w:r>
      <w:r w:rsidR="00AD1397">
        <w:t>function.</w:t>
      </w:r>
      <w:r w:rsidR="00AD1397">
        <w:rPr>
          <w:w w:val="99"/>
        </w:rPr>
        <w:t xml:space="preserve"> </w:t>
      </w:r>
      <w:r w:rsidR="00AD1397">
        <w:t>Pointing</w:t>
      </w:r>
      <w:r w:rsidR="00AD1397">
        <w:rPr>
          <w:spacing w:val="-26"/>
        </w:rPr>
        <w:t xml:space="preserve"> </w:t>
      </w:r>
      <w:r w:rsidR="00AD1397">
        <w:t>out</w:t>
      </w:r>
      <w:r w:rsidR="00AD1397">
        <w:rPr>
          <w:spacing w:val="-25"/>
        </w:rPr>
        <w:t xml:space="preserve"> </w:t>
      </w:r>
      <w:r w:rsidR="00AD1397">
        <w:t>that</w:t>
      </w:r>
      <w:r w:rsidR="00AD1397">
        <w:rPr>
          <w:spacing w:val="-25"/>
        </w:rPr>
        <w:t xml:space="preserve"> </w:t>
      </w:r>
      <w:r w:rsidR="00AD1397">
        <w:t>functional</w:t>
      </w:r>
      <w:r w:rsidR="00AD1397">
        <w:rPr>
          <w:spacing w:val="-25"/>
        </w:rPr>
        <w:t xml:space="preserve"> </w:t>
      </w:r>
      <w:r w:rsidR="00AD1397">
        <w:t>expansion</w:t>
      </w:r>
      <w:r w:rsidR="00AD1397">
        <w:rPr>
          <w:spacing w:val="-25"/>
        </w:rPr>
        <w:t xml:space="preserve"> </w:t>
      </w:r>
      <w:r w:rsidR="00AD1397">
        <w:t>often</w:t>
      </w:r>
      <w:r w:rsidR="00AD1397">
        <w:rPr>
          <w:spacing w:val="-25"/>
        </w:rPr>
        <w:t xml:space="preserve"> </w:t>
      </w:r>
      <w:r w:rsidR="00AD1397">
        <w:t>creates</w:t>
      </w:r>
      <w:r w:rsidR="00AD1397">
        <w:rPr>
          <w:spacing w:val="-26"/>
        </w:rPr>
        <w:t xml:space="preserve"> </w:t>
      </w:r>
      <w:r w:rsidR="00AD1397">
        <w:t>idiosyncratic</w:t>
      </w:r>
      <w:r w:rsidR="00AD1397">
        <w:rPr>
          <w:spacing w:val="-25"/>
        </w:rPr>
        <w:t xml:space="preserve"> </w:t>
      </w:r>
      <w:r w:rsidR="00AD1397">
        <w:t>and</w:t>
      </w:r>
      <w:r w:rsidR="00AD1397">
        <w:rPr>
          <w:spacing w:val="-24"/>
        </w:rPr>
        <w:t xml:space="preserve"> </w:t>
      </w:r>
      <w:r w:rsidR="00AD1397">
        <w:t>unpredictable</w:t>
      </w:r>
      <w:r w:rsidR="00AD1397">
        <w:rPr>
          <w:spacing w:val="-26"/>
        </w:rPr>
        <w:t xml:space="preserve"> </w:t>
      </w:r>
      <w:r w:rsidR="00AD1397">
        <w:t>mean-</w:t>
      </w:r>
      <w:r w:rsidR="00AD1397">
        <w:rPr>
          <w:w w:val="99"/>
        </w:rPr>
        <w:t xml:space="preserve"> </w:t>
      </w:r>
      <w:r w:rsidR="00AD1397">
        <w:t>ings essentially amounts to saying that senses of lexical items can be highly</w:t>
      </w:r>
      <w:r w:rsidR="00AD1397">
        <w:rPr>
          <w:spacing w:val="12"/>
        </w:rPr>
        <w:t xml:space="preserve"> </w:t>
      </w:r>
      <w:r w:rsidR="00AD1397">
        <w:t>divergent.</w:t>
      </w:r>
      <w:r w:rsidR="00AD1397">
        <w:rPr>
          <w:spacing w:val="29"/>
        </w:rPr>
        <w:t xml:space="preserve"> </w:t>
      </w:r>
      <w:r w:rsidR="00AD1397">
        <w:t>This</w:t>
      </w:r>
      <w:r w:rsidR="00AD1397">
        <w:rPr>
          <w:w w:val="94"/>
        </w:rPr>
        <w:t xml:space="preserve"> </w:t>
      </w:r>
      <w:r w:rsidR="00AD1397">
        <w:t>point</w:t>
      </w:r>
      <w:r w:rsidR="00AD1397">
        <w:rPr>
          <w:spacing w:val="15"/>
        </w:rPr>
        <w:t xml:space="preserve"> </w:t>
      </w:r>
      <w:r w:rsidR="00AD1397">
        <w:t>is</w:t>
      </w:r>
      <w:r w:rsidR="00AD1397">
        <w:rPr>
          <w:spacing w:val="15"/>
        </w:rPr>
        <w:t xml:space="preserve"> </w:t>
      </w:r>
      <w:r w:rsidR="00AD1397">
        <w:t>not</w:t>
      </w:r>
      <w:r w:rsidR="00AD1397">
        <w:rPr>
          <w:spacing w:val="15"/>
        </w:rPr>
        <w:t xml:space="preserve"> </w:t>
      </w:r>
      <w:r w:rsidR="00AD1397">
        <w:t>in</w:t>
      </w:r>
      <w:r w:rsidR="00AD1397">
        <w:rPr>
          <w:spacing w:val="15"/>
        </w:rPr>
        <w:t xml:space="preserve"> </w:t>
      </w:r>
      <w:r w:rsidR="00AD1397">
        <w:t>itself</w:t>
      </w:r>
      <w:r w:rsidR="00AD1397">
        <w:rPr>
          <w:spacing w:val="15"/>
        </w:rPr>
        <w:t xml:space="preserve"> </w:t>
      </w:r>
      <w:r w:rsidR="00AD1397">
        <w:t>an</w:t>
      </w:r>
      <w:r w:rsidR="00AD1397">
        <w:rPr>
          <w:spacing w:val="15"/>
        </w:rPr>
        <w:t xml:space="preserve"> </w:t>
      </w:r>
      <w:r w:rsidR="00AD1397">
        <w:t>argument</w:t>
      </w:r>
      <w:r w:rsidR="00AD1397">
        <w:rPr>
          <w:spacing w:val="15"/>
        </w:rPr>
        <w:t xml:space="preserve"> </w:t>
      </w:r>
      <w:r w:rsidR="00AD1397">
        <w:t>against</w:t>
      </w:r>
      <w:r w:rsidR="00AD1397">
        <w:rPr>
          <w:spacing w:val="15"/>
        </w:rPr>
        <w:t xml:space="preserve"> </w:t>
      </w:r>
      <w:r w:rsidR="00AD1397">
        <w:t>flexible</w:t>
      </w:r>
      <w:r w:rsidR="00AD1397">
        <w:rPr>
          <w:spacing w:val="15"/>
        </w:rPr>
        <w:t xml:space="preserve"> </w:t>
      </w:r>
      <w:r w:rsidR="00AD1397">
        <w:t>analyses.</w:t>
      </w:r>
      <w:r w:rsidR="00AD1397">
        <w:rPr>
          <w:spacing w:val="10"/>
        </w:rPr>
        <w:t xml:space="preserve"> </w:t>
      </w:r>
      <w:r w:rsidR="00AD1397">
        <w:t>Flexible</w:t>
      </w:r>
      <w:r w:rsidR="00AD1397">
        <w:rPr>
          <w:spacing w:val="15"/>
        </w:rPr>
        <w:t xml:space="preserve"> </w:t>
      </w:r>
      <w:r w:rsidR="00AD1397">
        <w:t>items</w:t>
      </w:r>
      <w:r w:rsidR="00AD1397">
        <w:rPr>
          <w:spacing w:val="15"/>
        </w:rPr>
        <w:t xml:space="preserve"> </w:t>
      </w:r>
      <w:r w:rsidR="00AD1397">
        <w:t>themselves</w:t>
      </w:r>
      <w:r w:rsidR="00AD1397">
        <w:rPr>
          <w:spacing w:val="15"/>
        </w:rPr>
        <w:t xml:space="preserve"> </w:t>
      </w:r>
      <w:r w:rsidR="00AD1397">
        <w:t>may</w:t>
      </w:r>
      <w:r w:rsidR="00AD1397">
        <w:rPr>
          <w:w w:val="99"/>
        </w:rPr>
        <w:t xml:space="preserve"> </w:t>
      </w:r>
      <w:r w:rsidR="00AD1397">
        <w:t>sit</w:t>
      </w:r>
      <w:r w:rsidR="00AD1397">
        <w:rPr>
          <w:spacing w:val="9"/>
        </w:rPr>
        <w:t xml:space="preserve"> </w:t>
      </w:r>
      <w:r w:rsidR="00AD1397">
        <w:t>anywhere</w:t>
      </w:r>
      <w:r w:rsidR="00AD1397">
        <w:rPr>
          <w:spacing w:val="10"/>
        </w:rPr>
        <w:t xml:space="preserve"> </w:t>
      </w:r>
      <w:r w:rsidR="00AD1397">
        <w:t>on</w:t>
      </w:r>
      <w:r w:rsidR="00AD1397">
        <w:rPr>
          <w:spacing w:val="11"/>
        </w:rPr>
        <w:t xml:space="preserve"> </w:t>
      </w:r>
      <w:r w:rsidR="00AD1397">
        <w:t>the</w:t>
      </w:r>
      <w:r w:rsidR="00AD1397">
        <w:rPr>
          <w:spacing w:val="11"/>
        </w:rPr>
        <w:t xml:space="preserve"> </w:t>
      </w:r>
      <w:r w:rsidR="00AD1397">
        <w:t>continuum</w:t>
      </w:r>
      <w:r w:rsidR="00AD1397">
        <w:rPr>
          <w:spacing w:val="10"/>
        </w:rPr>
        <w:t xml:space="preserve"> </w:t>
      </w:r>
      <w:r w:rsidR="00AD1397">
        <w:t>from</w:t>
      </w:r>
      <w:r w:rsidR="00AD1397">
        <w:rPr>
          <w:spacing w:val="10"/>
        </w:rPr>
        <w:t xml:space="preserve"> </w:t>
      </w:r>
      <w:r w:rsidR="00AD1397">
        <w:t>having</w:t>
      </w:r>
      <w:r w:rsidR="00AD1397">
        <w:rPr>
          <w:spacing w:val="11"/>
        </w:rPr>
        <w:t xml:space="preserve"> </w:t>
      </w:r>
      <w:r w:rsidR="00AD1397">
        <w:t>closely</w:t>
      </w:r>
      <w:r w:rsidR="00AD1397">
        <w:rPr>
          <w:spacing w:val="10"/>
        </w:rPr>
        <w:t xml:space="preserve"> </w:t>
      </w:r>
      <w:r w:rsidR="00AD1397">
        <w:t>connected,</w:t>
      </w:r>
      <w:r w:rsidR="00AD1397">
        <w:rPr>
          <w:spacing w:val="14"/>
        </w:rPr>
        <w:t xml:space="preserve"> </w:t>
      </w:r>
      <w:r w:rsidR="00AD1397">
        <w:t>productive</w:t>
      </w:r>
      <w:r w:rsidR="00AD1397">
        <w:rPr>
          <w:spacing w:val="10"/>
        </w:rPr>
        <w:t xml:space="preserve"> </w:t>
      </w:r>
      <w:r w:rsidR="00AD1397">
        <w:t>and</w:t>
      </w:r>
      <w:r w:rsidR="00AD1397">
        <w:rPr>
          <w:spacing w:val="11"/>
        </w:rPr>
        <w:t xml:space="preserve"> </w:t>
      </w:r>
      <w:r w:rsidR="00AD1397">
        <w:t>predictable</w:t>
      </w:r>
      <w:r w:rsidR="00AD1397">
        <w:rPr>
          <w:w w:val="99"/>
        </w:rPr>
        <w:t xml:space="preserve"> </w:t>
      </w:r>
      <w:r w:rsidR="00AD1397">
        <w:t>meanings,</w:t>
      </w:r>
      <w:r w:rsidR="00AD1397">
        <w:rPr>
          <w:spacing w:val="-7"/>
        </w:rPr>
        <w:t xml:space="preserve"> </w:t>
      </w:r>
      <w:r w:rsidR="00AD1397">
        <w:t>to</w:t>
      </w:r>
      <w:r w:rsidR="00AD1397">
        <w:rPr>
          <w:spacing w:val="-7"/>
        </w:rPr>
        <w:t xml:space="preserve"> </w:t>
      </w:r>
      <w:r w:rsidR="00AD1397">
        <w:t>having</w:t>
      </w:r>
      <w:r w:rsidR="00AD1397">
        <w:rPr>
          <w:spacing w:val="-7"/>
        </w:rPr>
        <w:t xml:space="preserve"> </w:t>
      </w:r>
      <w:r w:rsidR="00AD1397">
        <w:t>extremely</w:t>
      </w:r>
      <w:r w:rsidR="00AD1397">
        <w:rPr>
          <w:spacing w:val="-6"/>
        </w:rPr>
        <w:t xml:space="preserve"> </w:t>
      </w:r>
      <w:r w:rsidR="00AD1397">
        <w:t>divergent,</w:t>
      </w:r>
      <w:r w:rsidR="00AD1397">
        <w:rPr>
          <w:spacing w:val="-7"/>
        </w:rPr>
        <w:t xml:space="preserve"> </w:t>
      </w:r>
      <w:r w:rsidR="00AD1397">
        <w:t>idiosyncratic,</w:t>
      </w:r>
      <w:r w:rsidR="00AD1397">
        <w:rPr>
          <w:spacing w:val="-7"/>
        </w:rPr>
        <w:t xml:space="preserve"> </w:t>
      </w:r>
      <w:r w:rsidR="00AD1397">
        <w:t>and</w:t>
      </w:r>
      <w:r w:rsidR="00AD1397">
        <w:rPr>
          <w:spacing w:val="-7"/>
        </w:rPr>
        <w:t xml:space="preserve"> </w:t>
      </w:r>
      <w:r w:rsidR="00AD1397">
        <w:t>unpredictable</w:t>
      </w:r>
      <w:r w:rsidR="00AD1397">
        <w:rPr>
          <w:spacing w:val="-6"/>
        </w:rPr>
        <w:t xml:space="preserve"> </w:t>
      </w:r>
      <w:r w:rsidR="00AD1397">
        <w:t>meanings.</w:t>
      </w:r>
      <w:r w:rsidR="00AD1397">
        <w:rPr>
          <w:spacing w:val="11"/>
        </w:rPr>
        <w:t xml:space="preserve"> </w:t>
      </w:r>
      <w:r w:rsidR="00AD1397">
        <w:t>This</w:t>
      </w:r>
      <w:r w:rsidR="00AD1397">
        <w:rPr>
          <w:spacing w:val="-7"/>
        </w:rPr>
        <w:t xml:space="preserve"> </w:t>
      </w:r>
      <w:r w:rsidR="00AD1397">
        <w:t>is</w:t>
      </w:r>
    </w:p>
    <w:p w:rsidR="00DD7756" w:rsidRDefault="00AD1397">
      <w:pPr>
        <w:pStyle w:val="BodyText"/>
        <w:spacing w:line="269" w:lineRule="exact"/>
        <w:ind w:left="120"/>
        <w:jc w:val="both"/>
      </w:pPr>
      <w:r>
        <w:t>not a special fact about flexible items; it is simply true of words generally.</w:t>
      </w:r>
    </w:p>
    <w:p w:rsidR="00DD7756" w:rsidRDefault="00AD1397">
      <w:pPr>
        <w:pStyle w:val="BodyText"/>
        <w:spacing w:before="205" w:line="420" w:lineRule="auto"/>
        <w:ind w:left="120" w:right="532" w:firstLine="358"/>
        <w:jc w:val="both"/>
      </w:pPr>
      <w:r>
        <w:t>Croft</w:t>
      </w:r>
      <w:r>
        <w:rPr>
          <w:spacing w:val="-19"/>
        </w:rPr>
        <w:t xml:space="preserve"> </w:t>
      </w:r>
      <w:r>
        <w:t>(</w:t>
      </w:r>
      <w:hyperlink w:anchor="_bookmark292" w:history="1">
        <w:r>
          <w:rPr>
            <w:color w:val="007FFF"/>
          </w:rPr>
          <w:t>2001b</w:t>
        </w:r>
      </w:hyperlink>
      <w:r>
        <w:t>:</w:t>
      </w:r>
      <w:r>
        <w:rPr>
          <w:spacing w:val="6"/>
        </w:rPr>
        <w:t xml:space="preserve"> </w:t>
      </w:r>
      <w:r>
        <w:t>73)</w:t>
      </w:r>
      <w:r>
        <w:rPr>
          <w:spacing w:val="-17"/>
        </w:rPr>
        <w:t xml:space="preserve"> </w:t>
      </w:r>
      <w:r>
        <w:t>expresses</w:t>
      </w:r>
      <w:r>
        <w:rPr>
          <w:spacing w:val="-18"/>
        </w:rPr>
        <w:t xml:space="preserve"> </w:t>
      </w:r>
      <w:r>
        <w:t>concern</w:t>
      </w:r>
      <w:r>
        <w:rPr>
          <w:spacing w:val="-18"/>
        </w:rPr>
        <w:t xml:space="preserve"> </w:t>
      </w:r>
      <w:r>
        <w:t>that</w:t>
      </w:r>
      <w:r>
        <w:rPr>
          <w:spacing w:val="-17"/>
        </w:rPr>
        <w:t xml:space="preserve"> </w:t>
      </w:r>
      <w:r>
        <w:t>ignoring</w:t>
      </w:r>
      <w:r>
        <w:rPr>
          <w:spacing w:val="-18"/>
        </w:rPr>
        <w:t xml:space="preserve"> </w:t>
      </w:r>
      <w:r>
        <w:t>semantic</w:t>
      </w:r>
      <w:r>
        <w:rPr>
          <w:spacing w:val="-17"/>
        </w:rPr>
        <w:t xml:space="preserve"> </w:t>
      </w:r>
      <w:r>
        <w:t>shifts</w:t>
      </w:r>
      <w:r>
        <w:rPr>
          <w:spacing w:val="-18"/>
        </w:rPr>
        <w:t xml:space="preserve"> </w:t>
      </w:r>
      <w:r>
        <w:t>in</w:t>
      </w:r>
      <w:r>
        <w:rPr>
          <w:spacing w:val="-17"/>
        </w:rPr>
        <w:t xml:space="preserve"> </w:t>
      </w:r>
      <w:r>
        <w:t>the</w:t>
      </w:r>
      <w:r>
        <w:rPr>
          <w:spacing w:val="-18"/>
        </w:rPr>
        <w:t xml:space="preserve"> </w:t>
      </w:r>
      <w:r>
        <w:t>analysis</w:t>
      </w:r>
      <w:r>
        <w:rPr>
          <w:spacing w:val="-17"/>
        </w:rPr>
        <w:t xml:space="preserve"> </w:t>
      </w:r>
      <w:r>
        <w:t>of</w:t>
      </w:r>
      <w:r>
        <w:rPr>
          <w:spacing w:val="-17"/>
        </w:rPr>
        <w:t xml:space="preserve"> </w:t>
      </w:r>
      <w:r>
        <w:t>flexible items</w:t>
      </w:r>
      <w:r>
        <w:rPr>
          <w:spacing w:val="-20"/>
        </w:rPr>
        <w:t xml:space="preserve"> </w:t>
      </w:r>
      <w:r>
        <w:t>overlooks</w:t>
      </w:r>
      <w:r>
        <w:rPr>
          <w:spacing w:val="-19"/>
        </w:rPr>
        <w:t xml:space="preserve"> </w:t>
      </w:r>
      <w:r>
        <w:t>important</w:t>
      </w:r>
      <w:r>
        <w:rPr>
          <w:spacing w:val="-19"/>
        </w:rPr>
        <w:t xml:space="preserve"> </w:t>
      </w:r>
      <w:r>
        <w:t>insights</w:t>
      </w:r>
      <w:r>
        <w:rPr>
          <w:spacing w:val="-20"/>
        </w:rPr>
        <w:t xml:space="preserve"> </w:t>
      </w:r>
      <w:r>
        <w:t>about</w:t>
      </w:r>
      <w:r>
        <w:rPr>
          <w:spacing w:val="-20"/>
        </w:rPr>
        <w:t xml:space="preserve"> </w:t>
      </w:r>
      <w:r>
        <w:t>how</w:t>
      </w:r>
      <w:r>
        <w:rPr>
          <w:spacing w:val="-19"/>
        </w:rPr>
        <w:t xml:space="preserve"> </w:t>
      </w:r>
      <w:r>
        <w:t>such</w:t>
      </w:r>
      <w:r>
        <w:rPr>
          <w:spacing w:val="-20"/>
        </w:rPr>
        <w:t xml:space="preserve"> </w:t>
      </w:r>
      <w:r>
        <w:t>semantic</w:t>
      </w:r>
      <w:r>
        <w:rPr>
          <w:spacing w:val="-19"/>
        </w:rPr>
        <w:t xml:space="preserve"> </w:t>
      </w:r>
      <w:r>
        <w:t>shifts</w:t>
      </w:r>
      <w:r>
        <w:rPr>
          <w:spacing w:val="-20"/>
        </w:rPr>
        <w:t xml:space="preserve"> </w:t>
      </w:r>
      <w:r>
        <w:t>are</w:t>
      </w:r>
      <w:r>
        <w:rPr>
          <w:spacing w:val="-20"/>
        </w:rPr>
        <w:t xml:space="preserve"> </w:t>
      </w:r>
      <w:r>
        <w:t>patterned</w:t>
      </w:r>
      <w:r>
        <w:rPr>
          <w:spacing w:val="-19"/>
        </w:rPr>
        <w:t xml:space="preserve"> </w:t>
      </w:r>
      <w:r>
        <w:t>(specifically, the</w:t>
      </w:r>
      <w:r>
        <w:rPr>
          <w:spacing w:val="-6"/>
        </w:rPr>
        <w:t xml:space="preserve"> </w:t>
      </w:r>
      <w:r>
        <w:t>universal</w:t>
      </w:r>
      <w:r>
        <w:rPr>
          <w:spacing w:val="-6"/>
        </w:rPr>
        <w:t xml:space="preserve"> </w:t>
      </w:r>
      <w:r>
        <w:t>fact</w:t>
      </w:r>
      <w:r>
        <w:rPr>
          <w:spacing w:val="-6"/>
        </w:rPr>
        <w:t xml:space="preserve"> </w:t>
      </w:r>
      <w:r>
        <w:t>that</w:t>
      </w:r>
      <w:r>
        <w:rPr>
          <w:spacing w:val="-6"/>
        </w:rPr>
        <w:t xml:space="preserve"> </w:t>
      </w:r>
      <w:r>
        <w:t>semantic</w:t>
      </w:r>
      <w:r>
        <w:rPr>
          <w:spacing w:val="-6"/>
        </w:rPr>
        <w:t xml:space="preserve"> </w:t>
      </w:r>
      <w:r>
        <w:t>shifts</w:t>
      </w:r>
      <w:r>
        <w:rPr>
          <w:spacing w:val="-6"/>
        </w:rPr>
        <w:t xml:space="preserve"> </w:t>
      </w:r>
      <w:r>
        <w:t>are</w:t>
      </w:r>
      <w:r>
        <w:rPr>
          <w:spacing w:val="-6"/>
        </w:rPr>
        <w:t xml:space="preserve"> </w:t>
      </w:r>
      <w:r>
        <w:t>always</w:t>
      </w:r>
      <w:r>
        <w:rPr>
          <w:spacing w:val="-6"/>
        </w:rPr>
        <w:t xml:space="preserve"> </w:t>
      </w:r>
      <w:r>
        <w:t>in</w:t>
      </w:r>
      <w:r>
        <w:rPr>
          <w:spacing w:val="-6"/>
        </w:rPr>
        <w:t xml:space="preserve"> </w:t>
      </w:r>
      <w:r>
        <w:t>the</w:t>
      </w:r>
      <w:r>
        <w:rPr>
          <w:spacing w:val="-6"/>
        </w:rPr>
        <w:t xml:space="preserve"> </w:t>
      </w:r>
      <w:r>
        <w:t>direction</w:t>
      </w:r>
      <w:r>
        <w:rPr>
          <w:spacing w:val="-6"/>
        </w:rPr>
        <w:t xml:space="preserve"> </w:t>
      </w:r>
      <w:r>
        <w:t>of</w:t>
      </w:r>
      <w:r>
        <w:rPr>
          <w:spacing w:val="-6"/>
        </w:rPr>
        <w:t xml:space="preserve"> </w:t>
      </w:r>
      <w:r>
        <w:t>the</w:t>
      </w:r>
      <w:r>
        <w:rPr>
          <w:spacing w:val="-6"/>
        </w:rPr>
        <w:t xml:space="preserve"> </w:t>
      </w:r>
      <w:r>
        <w:t>item’s</w:t>
      </w:r>
      <w:r>
        <w:rPr>
          <w:spacing w:val="-5"/>
        </w:rPr>
        <w:t xml:space="preserve"> </w:t>
      </w:r>
      <w:r>
        <w:t>new</w:t>
      </w:r>
      <w:r>
        <w:rPr>
          <w:spacing w:val="-6"/>
        </w:rPr>
        <w:t xml:space="preserve"> </w:t>
      </w:r>
      <w:r>
        <w:t>discourse function; see §</w:t>
      </w:r>
      <w:hyperlink w:anchor="_bookmark115" w:history="1">
        <w:r>
          <w:rPr>
            <w:color w:val="007FFF"/>
          </w:rPr>
          <w:t>2.3.3.2</w:t>
        </w:r>
      </w:hyperlink>
      <w:r>
        <w:t>). Given that so many researchers have indeed ignored semantic shift when</w:t>
      </w:r>
      <w:r>
        <w:rPr>
          <w:spacing w:val="-7"/>
        </w:rPr>
        <w:t xml:space="preserve"> </w:t>
      </w:r>
      <w:r>
        <w:t>arguing</w:t>
      </w:r>
      <w:r>
        <w:rPr>
          <w:spacing w:val="-7"/>
        </w:rPr>
        <w:t xml:space="preserve"> </w:t>
      </w:r>
      <w:r>
        <w:t>for</w:t>
      </w:r>
      <w:r>
        <w:rPr>
          <w:spacing w:val="-6"/>
        </w:rPr>
        <w:t xml:space="preserve"> </w:t>
      </w:r>
      <w:r>
        <w:t>flexible</w:t>
      </w:r>
      <w:r>
        <w:rPr>
          <w:spacing w:val="-7"/>
        </w:rPr>
        <w:t xml:space="preserve"> </w:t>
      </w:r>
      <w:r>
        <w:t>analyses,</w:t>
      </w:r>
      <w:r>
        <w:rPr>
          <w:spacing w:val="-6"/>
        </w:rPr>
        <w:t xml:space="preserve"> </w:t>
      </w:r>
      <w:r>
        <w:t>Croft’s</w:t>
      </w:r>
      <w:r>
        <w:rPr>
          <w:spacing w:val="-7"/>
        </w:rPr>
        <w:t xml:space="preserve"> </w:t>
      </w:r>
      <w:r>
        <w:t>concern</w:t>
      </w:r>
      <w:r>
        <w:rPr>
          <w:spacing w:val="-7"/>
        </w:rPr>
        <w:t xml:space="preserve"> </w:t>
      </w:r>
      <w:r>
        <w:t>is</w:t>
      </w:r>
      <w:r>
        <w:rPr>
          <w:spacing w:val="-6"/>
        </w:rPr>
        <w:t xml:space="preserve"> </w:t>
      </w:r>
      <w:r>
        <w:t>warranted.</w:t>
      </w:r>
      <w:r>
        <w:rPr>
          <w:spacing w:val="13"/>
        </w:rPr>
        <w:t xml:space="preserve"> </w:t>
      </w:r>
      <w:r>
        <w:rPr>
          <w:spacing w:val="-3"/>
        </w:rPr>
        <w:t>However,</w:t>
      </w:r>
      <w:r>
        <w:rPr>
          <w:spacing w:val="-7"/>
        </w:rPr>
        <w:t xml:space="preserve"> </w:t>
      </w:r>
      <w:r>
        <w:t>it</w:t>
      </w:r>
      <w:r>
        <w:rPr>
          <w:spacing w:val="-6"/>
        </w:rPr>
        <w:t xml:space="preserve"> </w:t>
      </w:r>
      <w:r>
        <w:t>is</w:t>
      </w:r>
      <w:r>
        <w:rPr>
          <w:spacing w:val="-7"/>
        </w:rPr>
        <w:t xml:space="preserve"> </w:t>
      </w:r>
      <w:r>
        <w:t>entirely</w:t>
      </w:r>
      <w:r>
        <w:rPr>
          <w:spacing w:val="-6"/>
        </w:rPr>
        <w:t xml:space="preserve"> </w:t>
      </w:r>
      <w:r>
        <w:t>pos- sible to define lexical flexibility in a way that both allows for the meaning of a lexical item to</w:t>
      </w:r>
      <w:r>
        <w:rPr>
          <w:spacing w:val="-6"/>
        </w:rPr>
        <w:t xml:space="preserve"> </w:t>
      </w:r>
      <w:r>
        <w:t>encompass</w:t>
      </w:r>
      <w:r>
        <w:rPr>
          <w:spacing w:val="-5"/>
        </w:rPr>
        <w:t xml:space="preserve"> </w:t>
      </w:r>
      <w:r>
        <w:t>multiple</w:t>
      </w:r>
      <w:r>
        <w:rPr>
          <w:spacing w:val="-5"/>
        </w:rPr>
        <w:t xml:space="preserve"> </w:t>
      </w:r>
      <w:r>
        <w:t>discourse</w:t>
      </w:r>
      <w:r>
        <w:rPr>
          <w:spacing w:val="-5"/>
        </w:rPr>
        <w:t xml:space="preserve"> </w:t>
      </w:r>
      <w:r>
        <w:t>functions</w:t>
      </w:r>
      <w:r>
        <w:rPr>
          <w:spacing w:val="-5"/>
        </w:rPr>
        <w:t xml:space="preserve"> </w:t>
      </w:r>
      <w:r>
        <w:t>and</w:t>
      </w:r>
      <w:r>
        <w:rPr>
          <w:spacing w:val="-6"/>
        </w:rPr>
        <w:t xml:space="preserve"> </w:t>
      </w:r>
      <w:r>
        <w:t>acknowledges</w:t>
      </w:r>
      <w:r>
        <w:rPr>
          <w:spacing w:val="-5"/>
        </w:rPr>
        <w:t xml:space="preserve"> </w:t>
      </w:r>
      <w:r>
        <w:t>that</w:t>
      </w:r>
      <w:r>
        <w:rPr>
          <w:spacing w:val="-5"/>
        </w:rPr>
        <w:t xml:space="preserve"> </w:t>
      </w:r>
      <w:r>
        <w:t>such</w:t>
      </w:r>
      <w:r>
        <w:rPr>
          <w:spacing w:val="-5"/>
        </w:rPr>
        <w:t xml:space="preserve"> </w:t>
      </w:r>
      <w:r>
        <w:t>multifunctional</w:t>
      </w:r>
      <w:r>
        <w:rPr>
          <w:spacing w:val="-5"/>
        </w:rPr>
        <w:t xml:space="preserve"> </w:t>
      </w:r>
      <w:r>
        <w:t xml:space="preserve">uses involve patterned semantic shifts. The way to do this is to ground the definition of lexical flexibility in the pragmatic functions of reference, predication, and modification rather than language-specific categories like Noun, </w:t>
      </w:r>
      <w:r>
        <w:rPr>
          <w:spacing w:val="-5"/>
        </w:rPr>
        <w:t xml:space="preserve">Verb, </w:t>
      </w:r>
      <w:r>
        <w:t xml:space="preserve">and Adjective. I offer such a definition in </w:t>
      </w:r>
      <w:hyperlink w:anchor="_bookmark144" w:history="1">
        <w:r>
          <w:rPr>
            <w:color w:val="007FFF"/>
          </w:rPr>
          <w:t>Sec-</w:t>
        </w:r>
      </w:hyperlink>
      <w:r>
        <w:rPr>
          <w:color w:val="007FFF"/>
        </w:rPr>
        <w:t xml:space="preserve"> </w:t>
      </w:r>
      <w:hyperlink w:anchor="_bookmark144" w:history="1">
        <w:r>
          <w:rPr>
            <w:color w:val="007FFF"/>
          </w:rPr>
          <w:t>tion</w:t>
        </w:r>
        <w:r>
          <w:rPr>
            <w:color w:val="007FFF"/>
            <w:spacing w:val="-2"/>
          </w:rPr>
          <w:t xml:space="preserve"> </w:t>
        </w:r>
        <w:r>
          <w:rPr>
            <w:color w:val="007FFF"/>
          </w:rPr>
          <w:t>2.5</w:t>
        </w:r>
      </w:hyperlink>
      <w:r>
        <w:t>.</w:t>
      </w:r>
    </w:p>
    <w:p w:rsidR="00DD7756" w:rsidRDefault="00AD1397">
      <w:pPr>
        <w:pStyle w:val="BodyText"/>
        <w:spacing w:line="420" w:lineRule="auto"/>
        <w:ind w:left="120" w:right="532" w:firstLine="358"/>
        <w:jc w:val="both"/>
      </w:pPr>
      <w:r>
        <w:t>The second significant problem with using semantic shifts as an argument against the existence</w:t>
      </w:r>
      <w:r>
        <w:rPr>
          <w:spacing w:val="-6"/>
        </w:rPr>
        <w:t xml:space="preserve"> </w:t>
      </w:r>
      <w:r>
        <w:t>of</w:t>
      </w:r>
      <w:r>
        <w:rPr>
          <w:spacing w:val="-4"/>
        </w:rPr>
        <w:t xml:space="preserve"> </w:t>
      </w:r>
      <w:r>
        <w:t>flexible</w:t>
      </w:r>
      <w:r>
        <w:rPr>
          <w:spacing w:val="-6"/>
        </w:rPr>
        <w:t xml:space="preserve"> </w:t>
      </w:r>
      <w:r>
        <w:t>lexemes</w:t>
      </w:r>
      <w:r>
        <w:rPr>
          <w:spacing w:val="-5"/>
        </w:rPr>
        <w:t xml:space="preserve"> </w:t>
      </w:r>
      <w:r>
        <w:t>is</w:t>
      </w:r>
      <w:r>
        <w:rPr>
          <w:spacing w:val="-5"/>
        </w:rPr>
        <w:t xml:space="preserve"> </w:t>
      </w:r>
      <w:r>
        <w:t>that</w:t>
      </w:r>
      <w:r>
        <w:rPr>
          <w:spacing w:val="-4"/>
        </w:rPr>
        <w:t xml:space="preserve"> </w:t>
      </w:r>
      <w:r>
        <w:t>it</w:t>
      </w:r>
      <w:r>
        <w:rPr>
          <w:spacing w:val="-5"/>
        </w:rPr>
        <w:t xml:space="preserve"> </w:t>
      </w:r>
      <w:r>
        <w:t>proves</w:t>
      </w:r>
      <w:r>
        <w:rPr>
          <w:spacing w:val="-5"/>
        </w:rPr>
        <w:t xml:space="preserve"> </w:t>
      </w:r>
      <w:r>
        <w:t>too</w:t>
      </w:r>
      <w:r>
        <w:rPr>
          <w:spacing w:val="-5"/>
        </w:rPr>
        <w:t xml:space="preserve"> </w:t>
      </w:r>
      <w:r>
        <w:t>much.</w:t>
      </w:r>
      <w:r>
        <w:rPr>
          <w:spacing w:val="14"/>
        </w:rPr>
        <w:t xml:space="preserve"> </w:t>
      </w:r>
      <w:r>
        <w:t>If</w:t>
      </w:r>
      <w:r>
        <w:rPr>
          <w:spacing w:val="-4"/>
        </w:rPr>
        <w:t xml:space="preserve"> </w:t>
      </w:r>
      <w:r>
        <w:t>semantic</w:t>
      </w:r>
      <w:r>
        <w:rPr>
          <w:spacing w:val="-5"/>
        </w:rPr>
        <w:t xml:space="preserve"> </w:t>
      </w:r>
      <w:r>
        <w:t>shift</w:t>
      </w:r>
      <w:r>
        <w:rPr>
          <w:spacing w:val="-4"/>
        </w:rPr>
        <w:t xml:space="preserve"> </w:t>
      </w:r>
      <w:r>
        <w:t>is</w:t>
      </w:r>
      <w:r>
        <w:rPr>
          <w:spacing w:val="-5"/>
        </w:rPr>
        <w:t xml:space="preserve"> </w:t>
      </w:r>
      <w:r>
        <w:t>taken</w:t>
      </w:r>
      <w:r>
        <w:rPr>
          <w:spacing w:val="-4"/>
        </w:rPr>
        <w:t xml:space="preserve"> </w:t>
      </w:r>
      <w:r>
        <w:t>as</w:t>
      </w:r>
      <w:r>
        <w:rPr>
          <w:spacing w:val="-5"/>
        </w:rPr>
        <w:t xml:space="preserve"> </w:t>
      </w:r>
      <w:r>
        <w:t>evidence against the lexical unity of putatively flexible items, then it must also be taken as evidence against the lexical unity of non-flexible items. Put simply, semantic shift is an analytical problem for all words, not just flexible</w:t>
      </w:r>
      <w:r>
        <w:rPr>
          <w:spacing w:val="-10"/>
        </w:rPr>
        <w:t xml:space="preserve"> </w:t>
      </w:r>
      <w:r>
        <w:t>ones.</w:t>
      </w:r>
    </w:p>
    <w:p w:rsidR="00DD7756" w:rsidRDefault="00AD1397">
      <w:pPr>
        <w:pStyle w:val="BodyText"/>
        <w:spacing w:line="420" w:lineRule="auto"/>
        <w:ind w:left="120" w:right="532" w:firstLine="358"/>
        <w:jc w:val="both"/>
      </w:pPr>
      <w:r>
        <w:t xml:space="preserve">This fact becomes clear when we ask, “What counts as a semantic shift? Just how ‘large’ of a change in meaning (if it were even possible to quantify such a thing) does a semantic shift require?” </w:t>
      </w:r>
      <w:r>
        <w:rPr>
          <w:spacing w:val="-8"/>
        </w:rPr>
        <w:t xml:space="preserve">To </w:t>
      </w:r>
      <w:r>
        <w:t>illustrate this problem, consider the semantic contribution of plural mark-</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2"/>
        <w:jc w:val="both"/>
      </w:pPr>
      <w:bookmarkStart w:id="164" w:name="_bookmark125"/>
      <w:bookmarkEnd w:id="164"/>
      <w:r>
        <w:lastRenderedPageBreak/>
        <w:t>ing crosslinguistically. In the canonical case, plural marking is considered inflectional</w:t>
      </w:r>
      <w:r>
        <w:rPr>
          <w:spacing w:val="-42"/>
        </w:rPr>
        <w:t xml:space="preserve"> </w:t>
      </w:r>
      <w:r>
        <w:t xml:space="preserve">rather than derivational (Corbett </w:t>
      </w:r>
      <w:hyperlink w:anchor="_bookmark283" w:history="1">
        <w:r>
          <w:rPr>
            <w:color w:val="007FFF"/>
          </w:rPr>
          <w:t>2000</w:t>
        </w:r>
      </w:hyperlink>
      <w:r>
        <w:t xml:space="preserve">: 2), meaning that it does not create a new lexeme. Instead,  it modifies the meaning of the existing lexeme slightly, in line with the classic distinction between inflection vs. derivation. </w:t>
      </w:r>
      <w:r>
        <w:rPr>
          <w:spacing w:val="-3"/>
        </w:rPr>
        <w:t xml:space="preserve">However, </w:t>
      </w:r>
      <w:r>
        <w:t>there are numerous cases of lexical items in En- glish</w:t>
      </w:r>
      <w:r>
        <w:rPr>
          <w:spacing w:val="-14"/>
        </w:rPr>
        <w:t xml:space="preserve"> </w:t>
      </w:r>
      <w:r>
        <w:t>with</w:t>
      </w:r>
      <w:r>
        <w:rPr>
          <w:spacing w:val="-14"/>
        </w:rPr>
        <w:t xml:space="preserve"> </w:t>
      </w:r>
      <w:r>
        <w:t>more</w:t>
      </w:r>
      <w:r>
        <w:rPr>
          <w:spacing w:val="-14"/>
        </w:rPr>
        <w:t xml:space="preserve"> </w:t>
      </w:r>
      <w:r>
        <w:t>or</w:t>
      </w:r>
      <w:r>
        <w:rPr>
          <w:spacing w:val="-14"/>
        </w:rPr>
        <w:t xml:space="preserve"> </w:t>
      </w:r>
      <w:r>
        <w:t>less</w:t>
      </w:r>
      <w:r>
        <w:rPr>
          <w:spacing w:val="-14"/>
        </w:rPr>
        <w:t xml:space="preserve"> </w:t>
      </w:r>
      <w:r>
        <w:t>drastic</w:t>
      </w:r>
      <w:r>
        <w:rPr>
          <w:spacing w:val="-14"/>
        </w:rPr>
        <w:t xml:space="preserve"> </w:t>
      </w:r>
      <w:r>
        <w:t>differences</w:t>
      </w:r>
      <w:r>
        <w:rPr>
          <w:spacing w:val="-14"/>
        </w:rPr>
        <w:t xml:space="preserve"> </w:t>
      </w:r>
      <w:r>
        <w:t>in</w:t>
      </w:r>
      <w:r>
        <w:rPr>
          <w:spacing w:val="-14"/>
        </w:rPr>
        <w:t xml:space="preserve"> </w:t>
      </w:r>
      <w:r>
        <w:t>meaning</w:t>
      </w:r>
      <w:r>
        <w:rPr>
          <w:spacing w:val="-14"/>
        </w:rPr>
        <w:t xml:space="preserve"> </w:t>
      </w:r>
      <w:r>
        <w:t>between</w:t>
      </w:r>
      <w:r>
        <w:rPr>
          <w:spacing w:val="-14"/>
        </w:rPr>
        <w:t xml:space="preserve"> </w:t>
      </w:r>
      <w:r>
        <w:t>the</w:t>
      </w:r>
      <w:r>
        <w:rPr>
          <w:spacing w:val="-14"/>
        </w:rPr>
        <w:t xml:space="preserve"> </w:t>
      </w:r>
      <w:r>
        <w:t>singular</w:t>
      </w:r>
      <w:r>
        <w:rPr>
          <w:spacing w:val="-14"/>
        </w:rPr>
        <w:t xml:space="preserve"> </w:t>
      </w:r>
      <w:r>
        <w:t>and</w:t>
      </w:r>
      <w:r>
        <w:rPr>
          <w:spacing w:val="-14"/>
        </w:rPr>
        <w:t xml:space="preserve"> </w:t>
      </w:r>
      <w:r>
        <w:t>plural,</w:t>
      </w:r>
      <w:r>
        <w:rPr>
          <w:spacing w:val="-13"/>
        </w:rPr>
        <w:t xml:space="preserve"> </w:t>
      </w:r>
      <w:r>
        <w:t>and/or senses that are only available in one of the two numbers. Consider the examples in</w:t>
      </w:r>
      <w:r>
        <w:rPr>
          <w:spacing w:val="-20"/>
        </w:rPr>
        <w:t xml:space="preserve"> </w:t>
      </w:r>
      <w:r>
        <w:t>(</w:t>
      </w:r>
      <w:hyperlink w:anchor="_bookmark126" w:history="1">
        <w:r>
          <w:rPr>
            <w:color w:val="007FFF"/>
          </w:rPr>
          <w:t>28</w:t>
        </w:r>
      </w:hyperlink>
      <w:r>
        <w:t>).</w:t>
      </w:r>
    </w:p>
    <w:p w:rsidR="00DD7756" w:rsidRDefault="00AD1397">
      <w:pPr>
        <w:pStyle w:val="ListParagraph"/>
        <w:numPr>
          <w:ilvl w:val="0"/>
          <w:numId w:val="12"/>
        </w:numPr>
        <w:tabs>
          <w:tab w:val="left" w:pos="835"/>
        </w:tabs>
        <w:spacing w:before="96" w:after="22"/>
        <w:ind w:left="834" w:hanging="604"/>
        <w:jc w:val="both"/>
        <w:rPr>
          <w:sz w:val="24"/>
        </w:rPr>
      </w:pPr>
      <w:bookmarkStart w:id="165" w:name="_bookmark126"/>
      <w:bookmarkEnd w:id="165"/>
      <w:r>
        <w:rPr>
          <w:sz w:val="24"/>
        </w:rPr>
        <w:t>English (Indo-European &gt;</w:t>
      </w:r>
      <w:r>
        <w:rPr>
          <w:spacing w:val="-4"/>
          <w:sz w:val="24"/>
        </w:rPr>
        <w:t xml:space="preserve"> </w:t>
      </w:r>
      <w:r>
        <w:rPr>
          <w:sz w:val="24"/>
        </w:rPr>
        <w:t>Germanic)</w:t>
      </w:r>
    </w:p>
    <w:p w:rsidR="00DD7756" w:rsidRDefault="00DD7756">
      <w:pPr>
        <w:pStyle w:val="BodyText"/>
        <w:spacing w:line="20" w:lineRule="exact"/>
        <w:ind w:left="830"/>
        <w:rPr>
          <w:sz w:val="2"/>
        </w:rPr>
      </w:pPr>
      <w:r>
        <w:rPr>
          <w:sz w:val="2"/>
        </w:rPr>
      </w:r>
      <w:r>
        <w:rPr>
          <w:sz w:val="2"/>
        </w:rPr>
        <w:pict>
          <v:group id="_x0000_s1133" style="width:180.05pt;height:.4pt;mso-position-horizontal-relative:char;mso-position-vertical-relative:line" coordsize="3601,8">
            <v:line id="_x0000_s1134" style="position:absolute" from="0,4" to="3600,4" strokeweight=".14058mm"/>
            <w10:wrap type="none"/>
            <w10:anchorlock/>
          </v:group>
        </w:pict>
      </w:r>
    </w:p>
    <w:p w:rsidR="00DD7756" w:rsidRDefault="00AD1397">
      <w:pPr>
        <w:pStyle w:val="ListParagraph"/>
        <w:numPr>
          <w:ilvl w:val="1"/>
          <w:numId w:val="12"/>
        </w:numPr>
        <w:tabs>
          <w:tab w:val="left" w:pos="1331"/>
          <w:tab w:val="left" w:pos="2649"/>
        </w:tabs>
        <w:spacing w:before="51"/>
        <w:ind w:left="1330" w:hanging="436"/>
        <w:jc w:val="both"/>
        <w:rPr>
          <w:sz w:val="24"/>
        </w:rPr>
      </w:pPr>
      <w:r>
        <w:rPr>
          <w:i/>
          <w:sz w:val="24"/>
        </w:rPr>
        <w:t>air</w:t>
      </w:r>
      <w:r>
        <w:rPr>
          <w:i/>
          <w:sz w:val="24"/>
        </w:rPr>
        <w:tab/>
      </w:r>
      <w:r>
        <w:rPr>
          <w:sz w:val="24"/>
        </w:rPr>
        <w:t>‘atmosphere’</w:t>
      </w:r>
    </w:p>
    <w:p w:rsidR="00DD7756" w:rsidRDefault="00AD1397">
      <w:pPr>
        <w:tabs>
          <w:tab w:val="left" w:pos="2649"/>
        </w:tabs>
        <w:spacing w:before="15"/>
        <w:ind w:left="1330"/>
        <w:jc w:val="both"/>
        <w:rPr>
          <w:sz w:val="24"/>
        </w:rPr>
      </w:pPr>
      <w:r>
        <w:rPr>
          <w:i/>
          <w:sz w:val="24"/>
        </w:rPr>
        <w:t>airs</w:t>
      </w:r>
      <w:r>
        <w:rPr>
          <w:i/>
          <w:sz w:val="24"/>
        </w:rPr>
        <w:tab/>
      </w:r>
      <w:r>
        <w:rPr>
          <w:sz w:val="24"/>
        </w:rPr>
        <w:t>‘affected</w:t>
      </w:r>
      <w:r>
        <w:rPr>
          <w:spacing w:val="-2"/>
          <w:sz w:val="24"/>
        </w:rPr>
        <w:t xml:space="preserve"> </w:t>
      </w:r>
      <w:r>
        <w:rPr>
          <w:sz w:val="24"/>
        </w:rPr>
        <w:t>manners’</w:t>
      </w:r>
    </w:p>
    <w:p w:rsidR="00DD7756" w:rsidRDefault="00DD7756">
      <w:pPr>
        <w:pStyle w:val="BodyText"/>
        <w:spacing w:before="7"/>
        <w:rPr>
          <w:sz w:val="25"/>
        </w:rPr>
      </w:pPr>
    </w:p>
    <w:p w:rsidR="00DD7756" w:rsidRDefault="00AD1397">
      <w:pPr>
        <w:pStyle w:val="ListParagraph"/>
        <w:numPr>
          <w:ilvl w:val="1"/>
          <w:numId w:val="12"/>
        </w:numPr>
        <w:tabs>
          <w:tab w:val="left" w:pos="1331"/>
          <w:tab w:val="left" w:pos="2649"/>
        </w:tabs>
        <w:ind w:left="1330" w:hanging="440"/>
        <w:jc w:val="both"/>
        <w:rPr>
          <w:sz w:val="24"/>
        </w:rPr>
      </w:pPr>
      <w:r>
        <w:rPr>
          <w:i/>
          <w:sz w:val="24"/>
        </w:rPr>
        <w:t>arm</w:t>
      </w:r>
      <w:r>
        <w:rPr>
          <w:i/>
          <w:sz w:val="24"/>
        </w:rPr>
        <w:tab/>
      </w:r>
      <w:r>
        <w:rPr>
          <w:sz w:val="24"/>
        </w:rPr>
        <w:t>‘upper limb; anything resembling a</w:t>
      </w:r>
      <w:r>
        <w:rPr>
          <w:spacing w:val="-7"/>
          <w:sz w:val="24"/>
        </w:rPr>
        <w:t xml:space="preserve"> </w:t>
      </w:r>
      <w:r>
        <w:rPr>
          <w:sz w:val="24"/>
        </w:rPr>
        <w:t>limb’</w:t>
      </w:r>
    </w:p>
    <w:p w:rsidR="00DD7756" w:rsidRDefault="00AD1397">
      <w:pPr>
        <w:tabs>
          <w:tab w:val="left" w:pos="2649"/>
        </w:tabs>
        <w:spacing w:before="15"/>
        <w:ind w:left="1330"/>
        <w:jc w:val="both"/>
        <w:rPr>
          <w:sz w:val="24"/>
        </w:rPr>
      </w:pPr>
      <w:r>
        <w:rPr>
          <w:i/>
          <w:sz w:val="24"/>
        </w:rPr>
        <w:t>arms</w:t>
      </w:r>
      <w:r>
        <w:rPr>
          <w:i/>
          <w:sz w:val="24"/>
        </w:rPr>
        <w:tab/>
      </w:r>
      <w:r>
        <w:rPr>
          <w:sz w:val="24"/>
        </w:rPr>
        <w:t>‘weapons,</w:t>
      </w:r>
      <w:r>
        <w:rPr>
          <w:spacing w:val="-2"/>
          <w:sz w:val="24"/>
        </w:rPr>
        <w:t xml:space="preserve"> </w:t>
      </w:r>
      <w:r>
        <w:rPr>
          <w:sz w:val="24"/>
        </w:rPr>
        <w:t>firearms’</w:t>
      </w:r>
    </w:p>
    <w:p w:rsidR="00DD7756" w:rsidRDefault="00DD7756">
      <w:pPr>
        <w:pStyle w:val="BodyText"/>
        <w:spacing w:before="7"/>
        <w:rPr>
          <w:sz w:val="25"/>
        </w:rPr>
      </w:pPr>
    </w:p>
    <w:p w:rsidR="00DD7756" w:rsidRDefault="00AD1397">
      <w:pPr>
        <w:pStyle w:val="ListParagraph"/>
        <w:numPr>
          <w:ilvl w:val="1"/>
          <w:numId w:val="12"/>
        </w:numPr>
        <w:tabs>
          <w:tab w:val="left" w:pos="1331"/>
          <w:tab w:val="left" w:pos="2649"/>
        </w:tabs>
        <w:ind w:left="1330" w:hanging="429"/>
        <w:jc w:val="both"/>
        <w:rPr>
          <w:sz w:val="24"/>
        </w:rPr>
      </w:pPr>
      <w:r>
        <w:rPr>
          <w:i/>
          <w:sz w:val="24"/>
        </w:rPr>
        <w:t>blind</w:t>
      </w:r>
      <w:r>
        <w:rPr>
          <w:i/>
          <w:sz w:val="24"/>
        </w:rPr>
        <w:tab/>
      </w:r>
      <w:r>
        <w:rPr>
          <w:sz w:val="24"/>
        </w:rPr>
        <w:t>‘unable to</w:t>
      </w:r>
      <w:r>
        <w:rPr>
          <w:spacing w:val="-3"/>
          <w:sz w:val="24"/>
        </w:rPr>
        <w:t xml:space="preserve"> </w:t>
      </w:r>
      <w:r>
        <w:rPr>
          <w:sz w:val="24"/>
        </w:rPr>
        <w:t>see’</w:t>
      </w:r>
    </w:p>
    <w:p w:rsidR="00DD7756" w:rsidRDefault="00AD1397">
      <w:pPr>
        <w:tabs>
          <w:tab w:val="left" w:pos="2649"/>
        </w:tabs>
        <w:spacing w:before="15"/>
        <w:ind w:left="1330"/>
        <w:rPr>
          <w:sz w:val="24"/>
        </w:rPr>
      </w:pPr>
      <w:r>
        <w:rPr>
          <w:i/>
          <w:sz w:val="24"/>
        </w:rPr>
        <w:t>blinds</w:t>
      </w:r>
      <w:r>
        <w:rPr>
          <w:i/>
          <w:sz w:val="24"/>
        </w:rPr>
        <w:tab/>
      </w:r>
      <w:r>
        <w:rPr>
          <w:sz w:val="24"/>
        </w:rPr>
        <w:t>‘screen for a</w:t>
      </w:r>
      <w:r>
        <w:rPr>
          <w:spacing w:val="-4"/>
          <w:sz w:val="24"/>
        </w:rPr>
        <w:t xml:space="preserve"> </w:t>
      </w:r>
      <w:r>
        <w:rPr>
          <w:sz w:val="24"/>
        </w:rPr>
        <w:t>window’</w:t>
      </w:r>
    </w:p>
    <w:p w:rsidR="00DD7756" w:rsidRDefault="00DD7756">
      <w:pPr>
        <w:pStyle w:val="BodyText"/>
        <w:spacing w:before="7"/>
        <w:rPr>
          <w:sz w:val="25"/>
        </w:rPr>
      </w:pPr>
    </w:p>
    <w:p w:rsidR="00DD7756" w:rsidRDefault="00AD1397">
      <w:pPr>
        <w:pStyle w:val="ListParagraph"/>
        <w:numPr>
          <w:ilvl w:val="1"/>
          <w:numId w:val="12"/>
        </w:numPr>
        <w:tabs>
          <w:tab w:val="left" w:pos="1331"/>
        </w:tabs>
        <w:ind w:left="1330" w:hanging="448"/>
        <w:jc w:val="both"/>
        <w:rPr>
          <w:sz w:val="24"/>
        </w:rPr>
      </w:pPr>
      <w:r>
        <w:rPr>
          <w:i/>
          <w:sz w:val="24"/>
        </w:rPr>
        <w:t xml:space="preserve">character </w:t>
      </w:r>
      <w:r>
        <w:rPr>
          <w:sz w:val="24"/>
        </w:rPr>
        <w:t>‘personality, mental</w:t>
      </w:r>
      <w:r>
        <w:rPr>
          <w:spacing w:val="10"/>
          <w:sz w:val="24"/>
        </w:rPr>
        <w:t xml:space="preserve"> </w:t>
      </w:r>
      <w:r>
        <w:rPr>
          <w:sz w:val="24"/>
        </w:rPr>
        <w:t>qualities’</w:t>
      </w:r>
    </w:p>
    <w:p w:rsidR="00DD7756" w:rsidRDefault="00AD1397">
      <w:pPr>
        <w:tabs>
          <w:tab w:val="left" w:pos="2649"/>
        </w:tabs>
        <w:spacing w:before="16"/>
        <w:ind w:left="1330"/>
        <w:rPr>
          <w:sz w:val="24"/>
        </w:rPr>
      </w:pPr>
      <w:r>
        <w:rPr>
          <w:i/>
          <w:sz w:val="24"/>
        </w:rPr>
        <w:t>characters</w:t>
      </w:r>
      <w:r>
        <w:rPr>
          <w:i/>
          <w:sz w:val="24"/>
        </w:rPr>
        <w:tab/>
      </w:r>
      <w:r>
        <w:rPr>
          <w:sz w:val="24"/>
        </w:rPr>
        <w:t xml:space="preserve">‘people in a novel, </w:t>
      </w:r>
      <w:r>
        <w:rPr>
          <w:spacing w:val="-3"/>
          <w:sz w:val="24"/>
        </w:rPr>
        <w:t xml:space="preserve">play, </w:t>
      </w:r>
      <w:r>
        <w:rPr>
          <w:sz w:val="24"/>
        </w:rPr>
        <w:t>or</w:t>
      </w:r>
      <w:r>
        <w:rPr>
          <w:spacing w:val="-5"/>
          <w:sz w:val="24"/>
        </w:rPr>
        <w:t xml:space="preserve"> </w:t>
      </w:r>
      <w:r>
        <w:rPr>
          <w:sz w:val="24"/>
        </w:rPr>
        <w:t>film’</w:t>
      </w:r>
    </w:p>
    <w:p w:rsidR="00DD7756" w:rsidRDefault="00DD7756">
      <w:pPr>
        <w:pStyle w:val="BodyText"/>
        <w:spacing w:before="6"/>
        <w:rPr>
          <w:sz w:val="25"/>
        </w:rPr>
      </w:pPr>
    </w:p>
    <w:p w:rsidR="00DD7756" w:rsidRDefault="00AD1397">
      <w:pPr>
        <w:pStyle w:val="ListParagraph"/>
        <w:numPr>
          <w:ilvl w:val="1"/>
          <w:numId w:val="12"/>
        </w:numPr>
        <w:tabs>
          <w:tab w:val="left" w:pos="1331"/>
          <w:tab w:val="left" w:pos="2649"/>
        </w:tabs>
        <w:spacing w:before="1"/>
        <w:ind w:left="1330" w:hanging="432"/>
        <w:jc w:val="both"/>
        <w:rPr>
          <w:sz w:val="24"/>
        </w:rPr>
      </w:pPr>
      <w:r>
        <w:rPr>
          <w:i/>
          <w:sz w:val="24"/>
        </w:rPr>
        <w:t>custom</w:t>
      </w:r>
      <w:r>
        <w:rPr>
          <w:i/>
          <w:sz w:val="24"/>
        </w:rPr>
        <w:tab/>
      </w:r>
      <w:r>
        <w:rPr>
          <w:sz w:val="24"/>
        </w:rPr>
        <w:t>‘tradition; socially accepted</w:t>
      </w:r>
      <w:r>
        <w:rPr>
          <w:spacing w:val="-4"/>
          <w:sz w:val="24"/>
        </w:rPr>
        <w:t xml:space="preserve"> </w:t>
      </w:r>
      <w:r>
        <w:rPr>
          <w:sz w:val="24"/>
        </w:rPr>
        <w:t>behavior’</w:t>
      </w:r>
    </w:p>
    <w:p w:rsidR="00DD7756" w:rsidRDefault="00AD1397">
      <w:pPr>
        <w:pStyle w:val="BodyText"/>
        <w:tabs>
          <w:tab w:val="left" w:pos="2649"/>
        </w:tabs>
        <w:spacing w:before="15"/>
        <w:ind w:left="1330"/>
      </w:pPr>
      <w:r>
        <w:rPr>
          <w:i/>
        </w:rPr>
        <w:t>customs</w:t>
      </w:r>
      <w:r>
        <w:rPr>
          <w:i/>
        </w:rPr>
        <w:tab/>
      </w:r>
      <w:r>
        <w:t>‘department which levies duties on</w:t>
      </w:r>
      <w:r>
        <w:rPr>
          <w:spacing w:val="-8"/>
        </w:rPr>
        <w:t xml:space="preserve"> </w:t>
      </w:r>
      <w:r>
        <w:t>imports’</w:t>
      </w:r>
    </w:p>
    <w:p w:rsidR="00DD7756" w:rsidRDefault="00DD7756">
      <w:pPr>
        <w:pStyle w:val="BodyText"/>
        <w:spacing w:before="7"/>
        <w:rPr>
          <w:sz w:val="25"/>
        </w:rPr>
      </w:pPr>
    </w:p>
    <w:p w:rsidR="00DD7756" w:rsidRDefault="00AD1397">
      <w:pPr>
        <w:pStyle w:val="ListParagraph"/>
        <w:numPr>
          <w:ilvl w:val="1"/>
          <w:numId w:val="12"/>
        </w:numPr>
        <w:tabs>
          <w:tab w:val="left" w:pos="1331"/>
          <w:tab w:val="left" w:pos="2649"/>
        </w:tabs>
        <w:ind w:left="1330" w:hanging="401"/>
        <w:jc w:val="both"/>
        <w:rPr>
          <w:sz w:val="24"/>
        </w:rPr>
      </w:pPr>
      <w:r>
        <w:rPr>
          <w:i/>
          <w:sz w:val="24"/>
        </w:rPr>
        <w:t>force</w:t>
      </w:r>
      <w:r>
        <w:rPr>
          <w:i/>
          <w:sz w:val="24"/>
        </w:rPr>
        <w:tab/>
      </w:r>
      <w:r>
        <w:rPr>
          <w:sz w:val="24"/>
        </w:rPr>
        <w:t>‘strength,</w:t>
      </w:r>
      <w:r>
        <w:rPr>
          <w:spacing w:val="-2"/>
          <w:sz w:val="24"/>
        </w:rPr>
        <w:t xml:space="preserve"> </w:t>
      </w:r>
      <w:r>
        <w:rPr>
          <w:sz w:val="24"/>
        </w:rPr>
        <w:t>energy’</w:t>
      </w:r>
    </w:p>
    <w:p w:rsidR="00DD7756" w:rsidRDefault="00AD1397">
      <w:pPr>
        <w:pStyle w:val="BodyText"/>
        <w:tabs>
          <w:tab w:val="left" w:pos="2649"/>
        </w:tabs>
        <w:spacing w:before="15"/>
        <w:ind w:left="1330"/>
      </w:pPr>
      <w:r>
        <w:rPr>
          <w:i/>
        </w:rPr>
        <w:t>forces</w:t>
      </w:r>
      <w:r>
        <w:rPr>
          <w:i/>
        </w:rPr>
        <w:tab/>
      </w:r>
      <w:r>
        <w:t>‘collection of military</w:t>
      </w:r>
      <w:r>
        <w:rPr>
          <w:spacing w:val="-4"/>
        </w:rPr>
        <w:t xml:space="preserve"> </w:t>
      </w:r>
      <w:r>
        <w:t>units’</w:t>
      </w:r>
    </w:p>
    <w:p w:rsidR="00DD7756" w:rsidRDefault="00DD7756">
      <w:pPr>
        <w:pStyle w:val="BodyText"/>
        <w:spacing w:before="7"/>
        <w:rPr>
          <w:sz w:val="25"/>
        </w:rPr>
      </w:pPr>
    </w:p>
    <w:p w:rsidR="00DD7756" w:rsidRDefault="00AD1397">
      <w:pPr>
        <w:pStyle w:val="ListParagraph"/>
        <w:numPr>
          <w:ilvl w:val="1"/>
          <w:numId w:val="12"/>
        </w:numPr>
        <w:tabs>
          <w:tab w:val="left" w:pos="1331"/>
          <w:tab w:val="left" w:pos="2649"/>
        </w:tabs>
        <w:ind w:left="1330" w:hanging="447"/>
        <w:jc w:val="both"/>
        <w:rPr>
          <w:sz w:val="24"/>
        </w:rPr>
      </w:pPr>
      <w:r>
        <w:rPr>
          <w:i/>
          <w:sz w:val="24"/>
        </w:rPr>
        <w:t>good</w:t>
      </w:r>
      <w:r>
        <w:rPr>
          <w:i/>
          <w:sz w:val="24"/>
        </w:rPr>
        <w:tab/>
      </w:r>
      <w:r>
        <w:rPr>
          <w:sz w:val="24"/>
        </w:rPr>
        <w:t>‘excellent, high</w:t>
      </w:r>
      <w:r>
        <w:rPr>
          <w:spacing w:val="-3"/>
          <w:sz w:val="24"/>
        </w:rPr>
        <w:t xml:space="preserve"> </w:t>
      </w:r>
      <w:r>
        <w:rPr>
          <w:sz w:val="24"/>
        </w:rPr>
        <w:t>quality’</w:t>
      </w:r>
    </w:p>
    <w:p w:rsidR="00DD7756" w:rsidRDefault="00AD1397">
      <w:pPr>
        <w:pStyle w:val="BodyText"/>
        <w:tabs>
          <w:tab w:val="left" w:pos="2649"/>
        </w:tabs>
        <w:spacing w:before="15"/>
        <w:ind w:left="1330"/>
      </w:pPr>
      <w:r>
        <w:rPr>
          <w:i/>
        </w:rPr>
        <w:t>goods</w:t>
      </w:r>
      <w:r>
        <w:rPr>
          <w:i/>
        </w:rPr>
        <w:tab/>
      </w:r>
      <w:r>
        <w:t>‘merchandise or</w:t>
      </w:r>
      <w:r>
        <w:rPr>
          <w:spacing w:val="-3"/>
        </w:rPr>
        <w:t xml:space="preserve"> </w:t>
      </w:r>
      <w:r>
        <w:t>possessions’</w:t>
      </w:r>
    </w:p>
    <w:p w:rsidR="00DD7756" w:rsidRDefault="00DD7756">
      <w:pPr>
        <w:pStyle w:val="BodyText"/>
        <w:spacing w:before="7"/>
        <w:rPr>
          <w:sz w:val="25"/>
        </w:rPr>
      </w:pPr>
    </w:p>
    <w:p w:rsidR="00DD7756" w:rsidRDefault="00AD1397">
      <w:pPr>
        <w:pStyle w:val="ListParagraph"/>
        <w:numPr>
          <w:ilvl w:val="1"/>
          <w:numId w:val="12"/>
        </w:numPr>
        <w:tabs>
          <w:tab w:val="left" w:pos="1331"/>
        </w:tabs>
        <w:ind w:left="1330" w:hanging="456"/>
        <w:jc w:val="both"/>
        <w:rPr>
          <w:sz w:val="24"/>
        </w:rPr>
      </w:pPr>
      <w:r>
        <w:rPr>
          <w:i/>
          <w:sz w:val="24"/>
        </w:rPr>
        <w:t xml:space="preserve">manner </w:t>
      </w:r>
      <w:r>
        <w:rPr>
          <w:sz w:val="24"/>
        </w:rPr>
        <w:t>‘way of doing</w:t>
      </w:r>
      <w:r>
        <w:rPr>
          <w:spacing w:val="-19"/>
          <w:sz w:val="24"/>
        </w:rPr>
        <w:t xml:space="preserve"> </w:t>
      </w:r>
      <w:r>
        <w:rPr>
          <w:sz w:val="24"/>
        </w:rPr>
        <w:t>something’</w:t>
      </w:r>
    </w:p>
    <w:p w:rsidR="00DD7756" w:rsidRDefault="00AD1397">
      <w:pPr>
        <w:pStyle w:val="BodyText"/>
        <w:tabs>
          <w:tab w:val="left" w:pos="2649"/>
        </w:tabs>
        <w:spacing w:before="16"/>
        <w:ind w:left="1330"/>
      </w:pPr>
      <w:r>
        <w:rPr>
          <w:i/>
        </w:rPr>
        <w:t>manners</w:t>
      </w:r>
      <w:r>
        <w:rPr>
          <w:i/>
        </w:rPr>
        <w:tab/>
      </w:r>
      <w:r>
        <w:t>‘social conduct; socially acceptable</w:t>
      </w:r>
      <w:r>
        <w:rPr>
          <w:spacing w:val="-6"/>
        </w:rPr>
        <w:t xml:space="preserve"> </w:t>
      </w:r>
      <w:r>
        <w:t>conduct’</w:t>
      </w:r>
    </w:p>
    <w:p w:rsidR="00DD7756" w:rsidRDefault="00DD7756">
      <w:pPr>
        <w:pStyle w:val="BodyText"/>
        <w:spacing w:before="6"/>
        <w:rPr>
          <w:sz w:val="25"/>
        </w:rPr>
      </w:pPr>
    </w:p>
    <w:p w:rsidR="00DD7756" w:rsidRDefault="00AD1397">
      <w:pPr>
        <w:pStyle w:val="ListParagraph"/>
        <w:numPr>
          <w:ilvl w:val="1"/>
          <w:numId w:val="12"/>
        </w:numPr>
        <w:tabs>
          <w:tab w:val="left" w:pos="1331"/>
        </w:tabs>
        <w:ind w:left="1330" w:hanging="392"/>
        <w:jc w:val="both"/>
        <w:rPr>
          <w:sz w:val="24"/>
        </w:rPr>
      </w:pPr>
      <w:r>
        <w:rPr>
          <w:i/>
          <w:sz w:val="24"/>
        </w:rPr>
        <w:t xml:space="preserve">spectacle </w:t>
      </w:r>
      <w:r>
        <w:rPr>
          <w:sz w:val="24"/>
        </w:rPr>
        <w:t>‘visually striking performance or</w:t>
      </w:r>
      <w:r>
        <w:rPr>
          <w:spacing w:val="-4"/>
          <w:sz w:val="24"/>
        </w:rPr>
        <w:t xml:space="preserve"> </w:t>
      </w:r>
      <w:r>
        <w:rPr>
          <w:sz w:val="24"/>
        </w:rPr>
        <w:t>display’</w:t>
      </w:r>
    </w:p>
    <w:p w:rsidR="00DD7756" w:rsidRDefault="00AD1397">
      <w:pPr>
        <w:tabs>
          <w:tab w:val="left" w:pos="2649"/>
        </w:tabs>
        <w:spacing w:before="16"/>
        <w:ind w:left="1330"/>
        <w:rPr>
          <w:sz w:val="24"/>
        </w:rPr>
      </w:pPr>
      <w:r>
        <w:rPr>
          <w:i/>
          <w:sz w:val="24"/>
        </w:rPr>
        <w:t>spectacles</w:t>
      </w:r>
      <w:r>
        <w:rPr>
          <w:i/>
          <w:sz w:val="24"/>
        </w:rPr>
        <w:tab/>
      </w:r>
      <w:r>
        <w:rPr>
          <w:sz w:val="24"/>
        </w:rPr>
        <w:t>‘pair of</w:t>
      </w:r>
      <w:r>
        <w:rPr>
          <w:spacing w:val="-3"/>
          <w:sz w:val="24"/>
        </w:rPr>
        <w:t xml:space="preserve"> </w:t>
      </w:r>
      <w:r>
        <w:rPr>
          <w:sz w:val="24"/>
        </w:rPr>
        <w:t>glasses’</w:t>
      </w:r>
    </w:p>
    <w:p w:rsidR="00DD7756" w:rsidRDefault="00DD7756">
      <w:pPr>
        <w:pStyle w:val="BodyText"/>
        <w:spacing w:before="6"/>
        <w:rPr>
          <w:sz w:val="25"/>
        </w:rPr>
      </w:pPr>
    </w:p>
    <w:p w:rsidR="00DD7756" w:rsidRDefault="00AD1397">
      <w:pPr>
        <w:pStyle w:val="ListParagraph"/>
        <w:numPr>
          <w:ilvl w:val="1"/>
          <w:numId w:val="12"/>
        </w:numPr>
        <w:tabs>
          <w:tab w:val="left" w:pos="1331"/>
          <w:tab w:val="left" w:pos="2649"/>
        </w:tabs>
        <w:spacing w:before="1"/>
        <w:ind w:left="1330" w:hanging="392"/>
        <w:jc w:val="both"/>
        <w:rPr>
          <w:sz w:val="24"/>
        </w:rPr>
      </w:pPr>
      <w:r>
        <w:rPr>
          <w:i/>
          <w:sz w:val="24"/>
        </w:rPr>
        <w:t>wood</w:t>
      </w:r>
      <w:r>
        <w:rPr>
          <w:i/>
          <w:sz w:val="24"/>
        </w:rPr>
        <w:tab/>
      </w:r>
      <w:r>
        <w:rPr>
          <w:sz w:val="24"/>
        </w:rPr>
        <w:t>‘fibrous material in the trunk of trees or</w:t>
      </w:r>
      <w:r>
        <w:rPr>
          <w:spacing w:val="-12"/>
          <w:sz w:val="24"/>
        </w:rPr>
        <w:t xml:space="preserve"> </w:t>
      </w:r>
      <w:r>
        <w:rPr>
          <w:sz w:val="24"/>
        </w:rPr>
        <w:t>shrubs’</w:t>
      </w:r>
    </w:p>
    <w:p w:rsidR="00DD7756" w:rsidRDefault="00AD1397">
      <w:pPr>
        <w:pStyle w:val="BodyText"/>
        <w:tabs>
          <w:tab w:val="left" w:pos="2649"/>
        </w:tabs>
        <w:spacing w:before="15"/>
        <w:ind w:left="1330"/>
        <w:jc w:val="both"/>
      </w:pPr>
      <w:r>
        <w:rPr>
          <w:i/>
        </w:rPr>
        <w:t>woods</w:t>
      </w:r>
      <w:r>
        <w:rPr>
          <w:i/>
        </w:rPr>
        <w:tab/>
      </w:r>
      <w:r>
        <w:t>‘area of land covered with</w:t>
      </w:r>
      <w:r>
        <w:rPr>
          <w:spacing w:val="-7"/>
        </w:rPr>
        <w:t xml:space="preserve"> </w:t>
      </w:r>
      <w:r>
        <w:t>trees’</w:t>
      </w:r>
    </w:p>
    <w:p w:rsidR="00DD7756" w:rsidRDefault="00AD1397">
      <w:pPr>
        <w:pStyle w:val="BodyText"/>
        <w:spacing w:before="176" w:line="420" w:lineRule="auto"/>
        <w:ind w:left="120" w:right="532" w:firstLine="358"/>
        <w:jc w:val="both"/>
      </w:pPr>
      <w:r>
        <w:t>Semantic shifts for plural marking in English are not limited to just a handful of specific lexical</w:t>
      </w:r>
      <w:r>
        <w:rPr>
          <w:spacing w:val="-14"/>
        </w:rPr>
        <w:t xml:space="preserve"> </w:t>
      </w:r>
      <w:r>
        <w:t>items.</w:t>
      </w:r>
      <w:r>
        <w:rPr>
          <w:spacing w:val="12"/>
        </w:rPr>
        <w:t xml:space="preserve"> </w:t>
      </w:r>
      <w:r>
        <w:t>Generic</w:t>
      </w:r>
      <w:r>
        <w:rPr>
          <w:spacing w:val="-12"/>
        </w:rPr>
        <w:t xml:space="preserve"> </w:t>
      </w:r>
      <w:r>
        <w:t>uses</w:t>
      </w:r>
      <w:r>
        <w:rPr>
          <w:spacing w:val="-13"/>
        </w:rPr>
        <w:t xml:space="preserve"> </w:t>
      </w:r>
      <w:r>
        <w:t>of</w:t>
      </w:r>
      <w:r>
        <w:rPr>
          <w:spacing w:val="-12"/>
        </w:rPr>
        <w:t xml:space="preserve"> </w:t>
      </w:r>
      <w:r>
        <w:t>the</w:t>
      </w:r>
      <w:r>
        <w:rPr>
          <w:spacing w:val="-13"/>
        </w:rPr>
        <w:t xml:space="preserve"> </w:t>
      </w:r>
      <w:r>
        <w:t>plural</w:t>
      </w:r>
      <w:r>
        <w:rPr>
          <w:spacing w:val="-12"/>
        </w:rPr>
        <w:t xml:space="preserve"> </w:t>
      </w:r>
      <w:r>
        <w:t>as</w:t>
      </w:r>
      <w:r>
        <w:rPr>
          <w:spacing w:val="-13"/>
        </w:rPr>
        <w:t xml:space="preserve"> </w:t>
      </w:r>
      <w:r>
        <w:t>in</w:t>
      </w:r>
      <w:r>
        <w:rPr>
          <w:spacing w:val="-12"/>
        </w:rPr>
        <w:t xml:space="preserve"> </w:t>
      </w:r>
      <w:r>
        <w:t>the</w:t>
      </w:r>
      <w:r>
        <w:rPr>
          <w:spacing w:val="-13"/>
        </w:rPr>
        <w:t xml:space="preserve"> </w:t>
      </w:r>
      <w:r>
        <w:t>expression</w:t>
      </w:r>
      <w:r>
        <w:rPr>
          <w:spacing w:val="-15"/>
        </w:rPr>
        <w:t xml:space="preserve"> </w:t>
      </w:r>
      <w:r>
        <w:rPr>
          <w:i/>
        </w:rPr>
        <w:t>foxes</w:t>
      </w:r>
      <w:r>
        <w:rPr>
          <w:i/>
          <w:spacing w:val="-14"/>
        </w:rPr>
        <w:t xml:space="preserve"> </w:t>
      </w:r>
      <w:r>
        <w:rPr>
          <w:i/>
        </w:rPr>
        <w:t>are</w:t>
      </w:r>
      <w:r>
        <w:rPr>
          <w:i/>
          <w:spacing w:val="-13"/>
        </w:rPr>
        <w:t xml:space="preserve"> </w:t>
      </w:r>
      <w:r>
        <w:rPr>
          <w:i/>
        </w:rPr>
        <w:t>cunning</w:t>
      </w:r>
      <w:r>
        <w:rPr>
          <w:i/>
          <w:spacing w:val="-5"/>
        </w:rPr>
        <w:t xml:space="preserve"> </w:t>
      </w:r>
      <w:r>
        <w:t>create</w:t>
      </w:r>
      <w:r>
        <w:rPr>
          <w:spacing w:val="-14"/>
        </w:rPr>
        <w:t xml:space="preserve"> </w:t>
      </w:r>
      <w:r>
        <w:t>a</w:t>
      </w:r>
      <w:r>
        <w:rPr>
          <w:spacing w:val="-12"/>
        </w:rPr>
        <w:t xml:space="preserve"> </w:t>
      </w:r>
      <w:r>
        <w:t>seman- tic</w:t>
      </w:r>
      <w:r>
        <w:rPr>
          <w:spacing w:val="-5"/>
        </w:rPr>
        <w:t xml:space="preserve"> </w:t>
      </w:r>
      <w:r>
        <w:t>shift</w:t>
      </w:r>
      <w:r>
        <w:rPr>
          <w:spacing w:val="-5"/>
        </w:rPr>
        <w:t xml:space="preserve"> </w:t>
      </w:r>
      <w:r>
        <w:t>away</w:t>
      </w:r>
      <w:r>
        <w:rPr>
          <w:spacing w:val="-5"/>
        </w:rPr>
        <w:t xml:space="preserve"> </w:t>
      </w:r>
      <w:r>
        <w:t>from</w:t>
      </w:r>
      <w:r>
        <w:rPr>
          <w:spacing w:val="-5"/>
        </w:rPr>
        <w:t xml:space="preserve"> </w:t>
      </w:r>
      <w:r>
        <w:t>a</w:t>
      </w:r>
      <w:r>
        <w:rPr>
          <w:spacing w:val="-5"/>
        </w:rPr>
        <w:t xml:space="preserve"> </w:t>
      </w:r>
      <w:r>
        <w:t>concrete</w:t>
      </w:r>
      <w:r>
        <w:rPr>
          <w:spacing w:val="-5"/>
        </w:rPr>
        <w:t xml:space="preserve"> </w:t>
      </w:r>
      <w:r>
        <w:t>entity</w:t>
      </w:r>
      <w:r>
        <w:rPr>
          <w:spacing w:val="-5"/>
        </w:rPr>
        <w:t xml:space="preserve"> </w:t>
      </w:r>
      <w:r>
        <w:t>(</w:t>
      </w:r>
      <w:r>
        <w:rPr>
          <w:i/>
        </w:rPr>
        <w:t>a/the</w:t>
      </w:r>
      <w:r>
        <w:rPr>
          <w:i/>
          <w:spacing w:val="-5"/>
        </w:rPr>
        <w:t xml:space="preserve"> </w:t>
      </w:r>
      <w:r>
        <w:rPr>
          <w:i/>
          <w:spacing w:val="3"/>
        </w:rPr>
        <w:t>fox</w:t>
      </w:r>
      <w:r>
        <w:rPr>
          <w:spacing w:val="3"/>
        </w:rPr>
        <w:t>)</w:t>
      </w:r>
      <w:r>
        <w:rPr>
          <w:spacing w:val="-5"/>
        </w:rPr>
        <w:t xml:space="preserve"> </w:t>
      </w:r>
      <w:r>
        <w:t>to</w:t>
      </w:r>
      <w:r>
        <w:rPr>
          <w:spacing w:val="-4"/>
        </w:rPr>
        <w:t xml:space="preserve"> </w:t>
      </w:r>
      <w:r>
        <w:t>a</w:t>
      </w:r>
      <w:r>
        <w:rPr>
          <w:spacing w:val="-5"/>
        </w:rPr>
        <w:t xml:space="preserve"> </w:t>
      </w:r>
      <w:r>
        <w:t>generic,</w:t>
      </w:r>
      <w:r>
        <w:rPr>
          <w:spacing w:val="-5"/>
        </w:rPr>
        <w:t xml:space="preserve"> </w:t>
      </w:r>
      <w:r>
        <w:t>unperceivable</w:t>
      </w:r>
      <w:r>
        <w:rPr>
          <w:spacing w:val="-5"/>
        </w:rPr>
        <w:t xml:space="preserve"> </w:t>
      </w:r>
      <w:r>
        <w:t>one—a</w:t>
      </w:r>
      <w:r>
        <w:rPr>
          <w:spacing w:val="-5"/>
        </w:rPr>
        <w:t xml:space="preserve"> </w:t>
      </w:r>
      <w:r>
        <w:t>use</w:t>
      </w:r>
      <w:r>
        <w:rPr>
          <w:spacing w:val="-5"/>
        </w:rPr>
        <w:t xml:space="preserve"> </w:t>
      </w:r>
      <w:r>
        <w:t>which</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bookmarkStart w:id="166" w:name="_bookmark127"/>
      <w:bookmarkEnd w:id="166"/>
      <w:r>
        <w:lastRenderedPageBreak/>
        <w:t xml:space="preserve">strays from the prototypical function of nouns as concrete perceptible entities (Hopper &amp; Thompson </w:t>
      </w:r>
      <w:hyperlink w:anchor="_bookmark377" w:history="1">
        <w:r>
          <w:rPr>
            <w:color w:val="007FFF"/>
          </w:rPr>
          <w:t>1984</w:t>
        </w:r>
      </w:hyperlink>
      <w:r>
        <w:t>: 708).</w:t>
      </w:r>
    </w:p>
    <w:p w:rsidR="00DD7756" w:rsidRDefault="00AD1397">
      <w:pPr>
        <w:pStyle w:val="BodyText"/>
        <w:spacing w:line="420" w:lineRule="auto"/>
        <w:ind w:left="120" w:right="531" w:firstLine="358"/>
        <w:jc w:val="both"/>
      </w:pPr>
      <w:r>
        <w:t>As with flexible items, the semantic shifts that occur with plural marking can become</w:t>
      </w:r>
      <w:r>
        <w:rPr>
          <w:spacing w:val="-18"/>
        </w:rPr>
        <w:t xml:space="preserve"> </w:t>
      </w:r>
      <w:r>
        <w:t>so substantial</w:t>
      </w:r>
      <w:r>
        <w:rPr>
          <w:spacing w:val="-19"/>
        </w:rPr>
        <w:t xml:space="preserve"> </w:t>
      </w:r>
      <w:r>
        <w:t>that</w:t>
      </w:r>
      <w:r>
        <w:rPr>
          <w:spacing w:val="-18"/>
        </w:rPr>
        <w:t xml:space="preserve"> </w:t>
      </w:r>
      <w:r>
        <w:t>speakers</w:t>
      </w:r>
      <w:r>
        <w:rPr>
          <w:spacing w:val="-18"/>
        </w:rPr>
        <w:t xml:space="preserve"> </w:t>
      </w:r>
      <w:r>
        <w:t>no</w:t>
      </w:r>
      <w:r>
        <w:rPr>
          <w:spacing w:val="-19"/>
        </w:rPr>
        <w:t xml:space="preserve"> </w:t>
      </w:r>
      <w:r>
        <w:t>longer</w:t>
      </w:r>
      <w:r>
        <w:rPr>
          <w:spacing w:val="-18"/>
        </w:rPr>
        <w:t xml:space="preserve"> </w:t>
      </w:r>
      <w:r>
        <w:t>cognize</w:t>
      </w:r>
      <w:r>
        <w:rPr>
          <w:spacing w:val="-18"/>
        </w:rPr>
        <w:t xml:space="preserve"> </w:t>
      </w:r>
      <w:r>
        <w:t>the</w:t>
      </w:r>
      <w:r>
        <w:rPr>
          <w:spacing w:val="-19"/>
        </w:rPr>
        <w:t xml:space="preserve"> </w:t>
      </w:r>
      <w:r>
        <w:t>morphological</w:t>
      </w:r>
      <w:r>
        <w:rPr>
          <w:spacing w:val="-18"/>
        </w:rPr>
        <w:t xml:space="preserve"> </w:t>
      </w:r>
      <w:r>
        <w:t>singular</w:t>
      </w:r>
      <w:r>
        <w:rPr>
          <w:spacing w:val="-18"/>
        </w:rPr>
        <w:t xml:space="preserve"> </w:t>
      </w:r>
      <w:r>
        <w:t>and</w:t>
      </w:r>
      <w:r>
        <w:rPr>
          <w:spacing w:val="-19"/>
        </w:rPr>
        <w:t xml:space="preserve"> </w:t>
      </w:r>
      <w:r>
        <w:t>plural</w:t>
      </w:r>
      <w:r>
        <w:rPr>
          <w:spacing w:val="-18"/>
        </w:rPr>
        <w:t xml:space="preserve"> </w:t>
      </w:r>
      <w:r>
        <w:t>as</w:t>
      </w:r>
      <w:r>
        <w:rPr>
          <w:spacing w:val="-18"/>
        </w:rPr>
        <w:t xml:space="preserve"> </w:t>
      </w:r>
      <w:r>
        <w:t xml:space="preserve">members of the same lexeme. Such is the case in the historical development of </w:t>
      </w:r>
      <w:r>
        <w:rPr>
          <w:i/>
        </w:rPr>
        <w:t xml:space="preserve">brother </w:t>
      </w:r>
      <w:r>
        <w:t xml:space="preserve">vs. </w:t>
      </w:r>
      <w:r>
        <w:rPr>
          <w:i/>
        </w:rPr>
        <w:t xml:space="preserve">brethren </w:t>
      </w:r>
      <w:r>
        <w:t xml:space="preserve">in English. The word </w:t>
      </w:r>
      <w:r>
        <w:rPr>
          <w:i/>
        </w:rPr>
        <w:t xml:space="preserve">brethren </w:t>
      </w:r>
      <w:r>
        <w:t>became so strongly conventionalized with its religious meaning in</w:t>
      </w:r>
      <w:r>
        <w:rPr>
          <w:spacing w:val="-10"/>
        </w:rPr>
        <w:t xml:space="preserve"> </w:t>
      </w:r>
      <w:r>
        <w:t>the</w:t>
      </w:r>
      <w:r>
        <w:rPr>
          <w:spacing w:val="-8"/>
        </w:rPr>
        <w:t xml:space="preserve"> </w:t>
      </w:r>
      <w:r>
        <w:t>plural</w:t>
      </w:r>
      <w:r>
        <w:rPr>
          <w:spacing w:val="-9"/>
        </w:rPr>
        <w:t xml:space="preserve"> </w:t>
      </w:r>
      <w:r>
        <w:t>that</w:t>
      </w:r>
      <w:r>
        <w:rPr>
          <w:spacing w:val="-9"/>
        </w:rPr>
        <w:t xml:space="preserve"> </w:t>
      </w:r>
      <w:r>
        <w:t>it</w:t>
      </w:r>
      <w:r>
        <w:rPr>
          <w:spacing w:val="-9"/>
        </w:rPr>
        <w:t xml:space="preserve"> </w:t>
      </w:r>
      <w:r>
        <w:t>was</w:t>
      </w:r>
      <w:r>
        <w:rPr>
          <w:spacing w:val="-8"/>
        </w:rPr>
        <w:t xml:space="preserve"> </w:t>
      </w:r>
      <w:r>
        <w:t>independently</w:t>
      </w:r>
      <w:r>
        <w:rPr>
          <w:spacing w:val="-9"/>
        </w:rPr>
        <w:t xml:space="preserve"> </w:t>
      </w:r>
      <w:r>
        <w:t>lexicalized</w:t>
      </w:r>
      <w:r>
        <w:rPr>
          <w:spacing w:val="-9"/>
        </w:rPr>
        <w:t xml:space="preserve"> </w:t>
      </w:r>
      <w:r>
        <w:t>as</w:t>
      </w:r>
      <w:r>
        <w:rPr>
          <w:spacing w:val="-8"/>
        </w:rPr>
        <w:t xml:space="preserve"> </w:t>
      </w:r>
      <w:r>
        <w:t>a</w:t>
      </w:r>
      <w:r>
        <w:rPr>
          <w:spacing w:val="-9"/>
        </w:rPr>
        <w:t xml:space="preserve"> </w:t>
      </w:r>
      <w:r>
        <w:t>plural-only</w:t>
      </w:r>
      <w:r>
        <w:rPr>
          <w:spacing w:val="-9"/>
        </w:rPr>
        <w:t xml:space="preserve"> </w:t>
      </w:r>
      <w:r>
        <w:t>(</w:t>
      </w:r>
      <w:r>
        <w:rPr>
          <w:i/>
        </w:rPr>
        <w:t>plurale</w:t>
      </w:r>
      <w:r>
        <w:rPr>
          <w:i/>
          <w:spacing w:val="-10"/>
        </w:rPr>
        <w:t xml:space="preserve"> </w:t>
      </w:r>
      <w:r>
        <w:rPr>
          <w:i/>
        </w:rPr>
        <w:t>tantum</w:t>
      </w:r>
      <w:r>
        <w:t>)</w:t>
      </w:r>
      <w:r>
        <w:rPr>
          <w:spacing w:val="-9"/>
        </w:rPr>
        <w:t xml:space="preserve"> </w:t>
      </w:r>
      <w:r>
        <w:t>noun,</w:t>
      </w:r>
      <w:r>
        <w:rPr>
          <w:spacing w:val="-7"/>
        </w:rPr>
        <w:t xml:space="preserve"> </w:t>
      </w:r>
      <w:r>
        <w:t>and the</w:t>
      </w:r>
      <w:r>
        <w:rPr>
          <w:spacing w:val="-21"/>
        </w:rPr>
        <w:t xml:space="preserve"> </w:t>
      </w:r>
      <w:r>
        <w:t>original</w:t>
      </w:r>
      <w:r>
        <w:rPr>
          <w:spacing w:val="-21"/>
        </w:rPr>
        <w:t xml:space="preserve"> </w:t>
      </w:r>
      <w:r>
        <w:t>plural</w:t>
      </w:r>
      <w:r>
        <w:rPr>
          <w:spacing w:val="-21"/>
        </w:rPr>
        <w:t xml:space="preserve"> </w:t>
      </w:r>
      <w:r>
        <w:t>underwent</w:t>
      </w:r>
      <w:r>
        <w:rPr>
          <w:spacing w:val="-21"/>
        </w:rPr>
        <w:t xml:space="preserve"> </w:t>
      </w:r>
      <w:r>
        <w:t>renewal</w:t>
      </w:r>
      <w:r>
        <w:rPr>
          <w:spacing w:val="-21"/>
        </w:rPr>
        <w:t xml:space="preserve"> </w:t>
      </w:r>
      <w:r>
        <w:t>with</w:t>
      </w:r>
      <w:r>
        <w:rPr>
          <w:spacing w:val="-21"/>
        </w:rPr>
        <w:t xml:space="preserve"> </w:t>
      </w:r>
      <w:r>
        <w:t>the</w:t>
      </w:r>
      <w:r>
        <w:rPr>
          <w:spacing w:val="-21"/>
        </w:rPr>
        <w:t xml:space="preserve"> </w:t>
      </w:r>
      <w:r>
        <w:t>emergence</w:t>
      </w:r>
      <w:r>
        <w:rPr>
          <w:spacing w:val="-21"/>
        </w:rPr>
        <w:t xml:space="preserve"> </w:t>
      </w:r>
      <w:r>
        <w:t>of</w:t>
      </w:r>
      <w:r>
        <w:rPr>
          <w:spacing w:val="-21"/>
        </w:rPr>
        <w:t xml:space="preserve"> </w:t>
      </w:r>
      <w:r>
        <w:t>the</w:t>
      </w:r>
      <w:r>
        <w:rPr>
          <w:spacing w:val="-21"/>
        </w:rPr>
        <w:t xml:space="preserve"> </w:t>
      </w:r>
      <w:r>
        <w:t>form</w:t>
      </w:r>
      <w:r>
        <w:rPr>
          <w:spacing w:val="-25"/>
        </w:rPr>
        <w:t xml:space="preserve"> </w:t>
      </w:r>
      <w:r>
        <w:rPr>
          <w:i/>
        </w:rPr>
        <w:t>brothers</w:t>
      </w:r>
      <w:r>
        <w:t>.</w:t>
      </w:r>
      <w:r>
        <w:rPr>
          <w:spacing w:val="7"/>
        </w:rPr>
        <w:t xml:space="preserve"> </w:t>
      </w:r>
      <w:r>
        <w:t>This</w:t>
      </w:r>
      <w:r>
        <w:rPr>
          <w:spacing w:val="-21"/>
        </w:rPr>
        <w:t xml:space="preserve"> </w:t>
      </w:r>
      <w:r>
        <w:t>is</w:t>
      </w:r>
      <w:r>
        <w:rPr>
          <w:spacing w:val="-21"/>
        </w:rPr>
        <w:t xml:space="preserve"> </w:t>
      </w:r>
      <w:r>
        <w:t>exactly the kind of lexicalization process that occurred for many morphological verbs reanalyzed as nouns in Cayuga and many other North American</w:t>
      </w:r>
      <w:r>
        <w:rPr>
          <w:spacing w:val="-11"/>
        </w:rPr>
        <w:t xml:space="preserve"> </w:t>
      </w:r>
      <w:r>
        <w:t>languages.</w:t>
      </w:r>
    </w:p>
    <w:p w:rsidR="00DD7756" w:rsidRDefault="00AD1397">
      <w:pPr>
        <w:pStyle w:val="BodyText"/>
        <w:spacing w:line="420" w:lineRule="auto"/>
        <w:ind w:left="120" w:right="532" w:firstLine="358"/>
        <w:jc w:val="both"/>
      </w:pPr>
      <w:r>
        <w:t>A</w:t>
      </w:r>
      <w:r>
        <w:rPr>
          <w:spacing w:val="-8"/>
        </w:rPr>
        <w:t xml:space="preserve"> </w:t>
      </w:r>
      <w:r>
        <w:t>similar</w:t>
      </w:r>
      <w:r>
        <w:rPr>
          <w:spacing w:val="-7"/>
        </w:rPr>
        <w:t xml:space="preserve"> </w:t>
      </w:r>
      <w:r>
        <w:t>example</w:t>
      </w:r>
      <w:r>
        <w:rPr>
          <w:spacing w:val="-8"/>
        </w:rPr>
        <w:t xml:space="preserve"> </w:t>
      </w:r>
      <w:r>
        <w:t>comes</w:t>
      </w:r>
      <w:r>
        <w:rPr>
          <w:spacing w:val="-7"/>
        </w:rPr>
        <w:t xml:space="preserve"> </w:t>
      </w:r>
      <w:r>
        <w:t>from</w:t>
      </w:r>
      <w:r>
        <w:rPr>
          <w:spacing w:val="-7"/>
        </w:rPr>
        <w:t xml:space="preserve"> </w:t>
      </w:r>
      <w:r>
        <w:t>Chitimacha,</w:t>
      </w:r>
      <w:r>
        <w:rPr>
          <w:spacing w:val="-7"/>
        </w:rPr>
        <w:t xml:space="preserve"> </w:t>
      </w:r>
      <w:r>
        <w:t>which</w:t>
      </w:r>
      <w:r>
        <w:rPr>
          <w:spacing w:val="-7"/>
        </w:rPr>
        <w:t xml:space="preserve"> </w:t>
      </w:r>
      <w:r>
        <w:t>has</w:t>
      </w:r>
      <w:r>
        <w:rPr>
          <w:spacing w:val="-8"/>
        </w:rPr>
        <w:t xml:space="preserve"> </w:t>
      </w:r>
      <w:r>
        <w:t>a</w:t>
      </w:r>
      <w:r>
        <w:rPr>
          <w:spacing w:val="-6"/>
        </w:rPr>
        <w:t xml:space="preserve"> </w:t>
      </w:r>
      <w:r>
        <w:t>pluractional</w:t>
      </w:r>
      <w:r>
        <w:rPr>
          <w:spacing w:val="-7"/>
        </w:rPr>
        <w:t xml:space="preserve"> </w:t>
      </w:r>
      <w:r>
        <w:t>marker</w:t>
      </w:r>
      <w:r>
        <w:rPr>
          <w:spacing w:val="-12"/>
        </w:rPr>
        <w:t xml:space="preserve"> </w:t>
      </w:r>
      <w:r>
        <w:rPr>
          <w:i/>
        </w:rPr>
        <w:t>‑ma</w:t>
      </w:r>
      <w:r>
        <w:rPr>
          <w:i/>
          <w:spacing w:val="-5"/>
        </w:rPr>
        <w:t xml:space="preserve"> </w:t>
      </w:r>
      <w:r>
        <w:t xml:space="preserve">indicat- ing verbal number (plural agents, plural patients, or repeated action). In some cases the use of </w:t>
      </w:r>
      <w:r>
        <w:rPr>
          <w:i/>
        </w:rPr>
        <w:t xml:space="preserve">‑ma </w:t>
      </w:r>
      <w:r>
        <w:t>is purely compositional, so that it can be considered merely an inflectional marker</w:t>
      </w:r>
      <w:r>
        <w:rPr>
          <w:spacing w:val="-22"/>
        </w:rPr>
        <w:t xml:space="preserve"> </w:t>
      </w:r>
      <w:r>
        <w:t>of verbal</w:t>
      </w:r>
      <w:r>
        <w:rPr>
          <w:spacing w:val="-14"/>
        </w:rPr>
        <w:t xml:space="preserve"> </w:t>
      </w:r>
      <w:r>
        <w:t>number.</w:t>
      </w:r>
      <w:r>
        <w:rPr>
          <w:spacing w:val="12"/>
        </w:rPr>
        <w:t xml:space="preserve"> </w:t>
      </w:r>
      <w:r>
        <w:t>In</w:t>
      </w:r>
      <w:r>
        <w:rPr>
          <w:spacing w:val="-13"/>
        </w:rPr>
        <w:t xml:space="preserve"> </w:t>
      </w:r>
      <w:r>
        <w:t>other</w:t>
      </w:r>
      <w:r>
        <w:rPr>
          <w:spacing w:val="-12"/>
        </w:rPr>
        <w:t xml:space="preserve"> </w:t>
      </w:r>
      <w:r>
        <w:t>cases</w:t>
      </w:r>
      <w:r>
        <w:rPr>
          <w:spacing w:val="-13"/>
        </w:rPr>
        <w:t xml:space="preserve"> </w:t>
      </w:r>
      <w:r>
        <w:rPr>
          <w:i/>
        </w:rPr>
        <w:t>‑ma</w:t>
      </w:r>
      <w:r>
        <w:rPr>
          <w:i/>
          <w:spacing w:val="-11"/>
        </w:rPr>
        <w:t xml:space="preserve"> </w:t>
      </w:r>
      <w:r>
        <w:t>so</w:t>
      </w:r>
      <w:r>
        <w:rPr>
          <w:spacing w:val="-12"/>
        </w:rPr>
        <w:t xml:space="preserve"> </w:t>
      </w:r>
      <w:r>
        <w:t>significantly</w:t>
      </w:r>
      <w:r>
        <w:rPr>
          <w:spacing w:val="-13"/>
        </w:rPr>
        <w:t xml:space="preserve"> </w:t>
      </w:r>
      <w:r>
        <w:t>alters</w:t>
      </w:r>
      <w:r>
        <w:rPr>
          <w:spacing w:val="-12"/>
        </w:rPr>
        <w:t xml:space="preserve"> </w:t>
      </w:r>
      <w:r>
        <w:t>the</w:t>
      </w:r>
      <w:r>
        <w:rPr>
          <w:spacing w:val="-12"/>
        </w:rPr>
        <w:t xml:space="preserve"> </w:t>
      </w:r>
      <w:r>
        <w:t>meaning</w:t>
      </w:r>
      <w:r>
        <w:rPr>
          <w:spacing w:val="-12"/>
        </w:rPr>
        <w:t xml:space="preserve"> </w:t>
      </w:r>
      <w:r>
        <w:t>of</w:t>
      </w:r>
      <w:r>
        <w:rPr>
          <w:spacing w:val="-12"/>
        </w:rPr>
        <w:t xml:space="preserve"> </w:t>
      </w:r>
      <w:r>
        <w:t>the</w:t>
      </w:r>
      <w:r>
        <w:rPr>
          <w:spacing w:val="-13"/>
        </w:rPr>
        <w:t xml:space="preserve"> </w:t>
      </w:r>
      <w:r>
        <w:t>word</w:t>
      </w:r>
      <w:r>
        <w:rPr>
          <w:spacing w:val="-13"/>
        </w:rPr>
        <w:t xml:space="preserve"> </w:t>
      </w:r>
      <w:r>
        <w:t>that</w:t>
      </w:r>
      <w:r>
        <w:rPr>
          <w:spacing w:val="-12"/>
        </w:rPr>
        <w:t xml:space="preserve"> </w:t>
      </w:r>
      <w:r>
        <w:t>it</w:t>
      </w:r>
      <w:r>
        <w:rPr>
          <w:spacing w:val="-12"/>
        </w:rPr>
        <w:t xml:space="preserve"> </w:t>
      </w:r>
      <w:r>
        <w:t>must be</w:t>
      </w:r>
      <w:r>
        <w:rPr>
          <w:spacing w:val="-13"/>
        </w:rPr>
        <w:t xml:space="preserve"> </w:t>
      </w:r>
      <w:r>
        <w:t>considered</w:t>
      </w:r>
      <w:r>
        <w:rPr>
          <w:spacing w:val="-12"/>
        </w:rPr>
        <w:t xml:space="preserve"> </w:t>
      </w:r>
      <w:r>
        <w:t>derivational.</w:t>
      </w:r>
      <w:r>
        <w:rPr>
          <w:spacing w:val="13"/>
        </w:rPr>
        <w:t xml:space="preserve"> </w:t>
      </w:r>
      <w:r>
        <w:t>Compare</w:t>
      </w:r>
      <w:r>
        <w:rPr>
          <w:spacing w:val="-12"/>
        </w:rPr>
        <w:t xml:space="preserve"> </w:t>
      </w:r>
      <w:r>
        <w:t>the</w:t>
      </w:r>
      <w:r>
        <w:rPr>
          <w:spacing w:val="-12"/>
        </w:rPr>
        <w:t xml:space="preserve"> </w:t>
      </w:r>
      <w:r>
        <w:t>uses</w:t>
      </w:r>
      <w:r>
        <w:rPr>
          <w:spacing w:val="-12"/>
        </w:rPr>
        <w:t xml:space="preserve"> </w:t>
      </w:r>
      <w:r>
        <w:t>of</w:t>
      </w:r>
      <w:r>
        <w:rPr>
          <w:spacing w:val="-13"/>
        </w:rPr>
        <w:t xml:space="preserve"> </w:t>
      </w:r>
      <w:r>
        <w:rPr>
          <w:i/>
        </w:rPr>
        <w:t>‑ma</w:t>
      </w:r>
      <w:r>
        <w:rPr>
          <w:i/>
          <w:spacing w:val="-11"/>
        </w:rPr>
        <w:t xml:space="preserve"> </w:t>
      </w:r>
      <w:r>
        <w:t>in</w:t>
      </w:r>
      <w:r>
        <w:rPr>
          <w:spacing w:val="-12"/>
        </w:rPr>
        <w:t xml:space="preserve"> </w:t>
      </w:r>
      <w:r>
        <w:t>each</w:t>
      </w:r>
      <w:r>
        <w:rPr>
          <w:spacing w:val="-12"/>
        </w:rPr>
        <w:t xml:space="preserve"> </w:t>
      </w:r>
      <w:r>
        <w:t>of</w:t>
      </w:r>
      <w:r>
        <w:rPr>
          <w:spacing w:val="-12"/>
        </w:rPr>
        <w:t xml:space="preserve"> </w:t>
      </w:r>
      <w:r>
        <w:t>the</w:t>
      </w:r>
      <w:r>
        <w:rPr>
          <w:spacing w:val="-12"/>
        </w:rPr>
        <w:t xml:space="preserve"> </w:t>
      </w:r>
      <w:r>
        <w:t>pairs</w:t>
      </w:r>
      <w:r>
        <w:rPr>
          <w:spacing w:val="-12"/>
        </w:rPr>
        <w:t xml:space="preserve"> </w:t>
      </w:r>
      <w:r>
        <w:t>of</w:t>
      </w:r>
      <w:r>
        <w:rPr>
          <w:spacing w:val="-12"/>
        </w:rPr>
        <w:t xml:space="preserve"> </w:t>
      </w:r>
      <w:r>
        <w:t>verbs</w:t>
      </w:r>
      <w:r>
        <w:rPr>
          <w:spacing w:val="-12"/>
        </w:rPr>
        <w:t xml:space="preserve"> </w:t>
      </w:r>
      <w:r>
        <w:t>in</w:t>
      </w:r>
      <w:r>
        <w:rPr>
          <w:spacing w:val="-12"/>
        </w:rPr>
        <w:t xml:space="preserve"> </w:t>
      </w:r>
      <w:r>
        <w:t>(</w:t>
      </w:r>
      <w:hyperlink w:anchor="_bookmark128" w:history="1">
        <w:r>
          <w:rPr>
            <w:color w:val="007FFF"/>
          </w:rPr>
          <w:t>29</w:t>
        </w:r>
      </w:hyperlink>
      <w:r>
        <w:t>)</w:t>
      </w:r>
      <w:r>
        <w:rPr>
          <w:spacing w:val="-12"/>
        </w:rPr>
        <w:t xml:space="preserve"> </w:t>
      </w:r>
      <w:r>
        <w:t>(note that (</w:t>
      </w:r>
      <w:hyperlink w:anchor="_bookmark130" w:history="1">
        <w:r>
          <w:rPr>
            <w:color w:val="007FFF"/>
          </w:rPr>
          <w:t>29b</w:t>
        </w:r>
      </w:hyperlink>
      <w:r>
        <w:t>) and (</w:t>
      </w:r>
      <w:hyperlink w:anchor="_bookmark131" w:history="1">
        <w:r>
          <w:rPr>
            <w:color w:val="007FFF"/>
          </w:rPr>
          <w:t>29c</w:t>
        </w:r>
      </w:hyperlink>
      <w:r>
        <w:t>) are phrasal verbs with a preverbal</w:t>
      </w:r>
      <w:r>
        <w:rPr>
          <w:spacing w:val="-16"/>
        </w:rPr>
        <w:t xml:space="preserve"> </w:t>
      </w:r>
      <w:r>
        <w:t>particle).</w:t>
      </w:r>
    </w:p>
    <w:p w:rsidR="00DD7756" w:rsidRDefault="00AD1397">
      <w:pPr>
        <w:pStyle w:val="ListParagraph"/>
        <w:numPr>
          <w:ilvl w:val="0"/>
          <w:numId w:val="12"/>
        </w:numPr>
        <w:tabs>
          <w:tab w:val="left" w:pos="835"/>
        </w:tabs>
        <w:spacing w:before="89"/>
        <w:ind w:left="834" w:hanging="604"/>
        <w:jc w:val="both"/>
        <w:rPr>
          <w:sz w:val="24"/>
        </w:rPr>
      </w:pPr>
      <w:bookmarkStart w:id="167" w:name="_bookmark128"/>
      <w:bookmarkEnd w:id="167"/>
      <w:r>
        <w:rPr>
          <w:sz w:val="24"/>
          <w:u w:val="single"/>
        </w:rPr>
        <w:t>Chitimacha</w:t>
      </w:r>
      <w:r>
        <w:rPr>
          <w:spacing w:val="-2"/>
          <w:sz w:val="24"/>
          <w:u w:val="single"/>
        </w:rPr>
        <w:t xml:space="preserve"> </w:t>
      </w:r>
      <w:r>
        <w:rPr>
          <w:sz w:val="24"/>
          <w:u w:val="single"/>
        </w:rPr>
        <w:t>(isolate)</w:t>
      </w:r>
    </w:p>
    <w:p w:rsidR="00DD7756" w:rsidRDefault="00AD1397">
      <w:pPr>
        <w:pStyle w:val="ListParagraph"/>
        <w:numPr>
          <w:ilvl w:val="1"/>
          <w:numId w:val="12"/>
        </w:numPr>
        <w:tabs>
          <w:tab w:val="left" w:pos="1331"/>
          <w:tab w:val="left" w:pos="3009"/>
        </w:tabs>
        <w:spacing w:before="87"/>
        <w:ind w:left="1330" w:hanging="436"/>
        <w:jc w:val="both"/>
        <w:rPr>
          <w:sz w:val="24"/>
        </w:rPr>
      </w:pPr>
      <w:bookmarkStart w:id="168" w:name="_bookmark129"/>
      <w:bookmarkEnd w:id="168"/>
      <w:r>
        <w:rPr>
          <w:i/>
          <w:sz w:val="24"/>
        </w:rPr>
        <w:t>kow‑</w:t>
      </w:r>
      <w:r>
        <w:rPr>
          <w:i/>
          <w:sz w:val="24"/>
        </w:rPr>
        <w:tab/>
      </w:r>
      <w:r>
        <w:rPr>
          <w:sz w:val="24"/>
        </w:rPr>
        <w:t>‘call’</w:t>
      </w:r>
    </w:p>
    <w:p w:rsidR="00DD7756" w:rsidRDefault="00AD1397">
      <w:pPr>
        <w:tabs>
          <w:tab w:val="left" w:pos="3009"/>
        </w:tabs>
        <w:spacing w:before="15"/>
        <w:ind w:left="1330"/>
        <w:jc w:val="both"/>
        <w:rPr>
          <w:sz w:val="24"/>
        </w:rPr>
      </w:pPr>
      <w:r>
        <w:rPr>
          <w:i/>
          <w:sz w:val="24"/>
        </w:rPr>
        <w:t>kooma‑</w:t>
      </w:r>
      <w:r>
        <w:rPr>
          <w:i/>
          <w:sz w:val="24"/>
        </w:rPr>
        <w:tab/>
      </w:r>
      <w:r>
        <w:rPr>
          <w:sz w:val="24"/>
        </w:rPr>
        <w:t>‘call multiple</w:t>
      </w:r>
      <w:r>
        <w:rPr>
          <w:spacing w:val="-3"/>
          <w:sz w:val="24"/>
        </w:rPr>
        <w:t xml:space="preserve"> </w:t>
      </w:r>
      <w:r>
        <w:rPr>
          <w:sz w:val="24"/>
        </w:rPr>
        <w:t>people’</w:t>
      </w:r>
    </w:p>
    <w:p w:rsidR="00DD7756" w:rsidRDefault="00DD7756">
      <w:pPr>
        <w:pStyle w:val="BodyText"/>
        <w:spacing w:before="9"/>
        <w:rPr>
          <w:sz w:val="25"/>
        </w:rPr>
      </w:pPr>
    </w:p>
    <w:p w:rsidR="00DD7756" w:rsidRDefault="00AD1397">
      <w:pPr>
        <w:pStyle w:val="ListParagraph"/>
        <w:numPr>
          <w:ilvl w:val="1"/>
          <w:numId w:val="12"/>
        </w:numPr>
        <w:tabs>
          <w:tab w:val="left" w:pos="1331"/>
          <w:tab w:val="left" w:pos="3009"/>
        </w:tabs>
        <w:ind w:left="1330" w:hanging="440"/>
        <w:jc w:val="both"/>
        <w:rPr>
          <w:sz w:val="24"/>
        </w:rPr>
      </w:pPr>
      <w:bookmarkStart w:id="169" w:name="_bookmark130"/>
      <w:bookmarkEnd w:id="169"/>
      <w:r>
        <w:rPr>
          <w:i/>
          <w:sz w:val="24"/>
        </w:rPr>
        <w:t>qapx</w:t>
      </w:r>
      <w:r>
        <w:rPr>
          <w:i/>
          <w:spacing w:val="-3"/>
          <w:sz w:val="24"/>
        </w:rPr>
        <w:t xml:space="preserve"> </w:t>
      </w:r>
      <w:r>
        <w:rPr>
          <w:i/>
          <w:sz w:val="24"/>
        </w:rPr>
        <w:t>cuw‑</w:t>
      </w:r>
      <w:r>
        <w:rPr>
          <w:i/>
          <w:sz w:val="24"/>
        </w:rPr>
        <w:tab/>
      </w:r>
      <w:r>
        <w:rPr>
          <w:sz w:val="24"/>
        </w:rPr>
        <w:t>‘come back; go</w:t>
      </w:r>
      <w:r>
        <w:rPr>
          <w:spacing w:val="-3"/>
          <w:sz w:val="24"/>
        </w:rPr>
        <w:t xml:space="preserve"> </w:t>
      </w:r>
      <w:r>
        <w:rPr>
          <w:sz w:val="24"/>
        </w:rPr>
        <w:t>about’</w:t>
      </w:r>
    </w:p>
    <w:p w:rsidR="00DD7756" w:rsidRDefault="00AD1397">
      <w:pPr>
        <w:spacing w:before="15"/>
        <w:ind w:left="1330"/>
        <w:jc w:val="both"/>
        <w:rPr>
          <w:sz w:val="24"/>
        </w:rPr>
      </w:pPr>
      <w:r>
        <w:rPr>
          <w:i/>
          <w:sz w:val="24"/>
        </w:rPr>
        <w:t xml:space="preserve">qapx cuuma‑ </w:t>
      </w:r>
      <w:r>
        <w:rPr>
          <w:sz w:val="24"/>
        </w:rPr>
        <w:t>‘travel; wander’</w:t>
      </w:r>
    </w:p>
    <w:p w:rsidR="00DD7756" w:rsidRDefault="00DD7756">
      <w:pPr>
        <w:pStyle w:val="BodyText"/>
        <w:spacing w:before="1"/>
        <w:rPr>
          <w:sz w:val="17"/>
        </w:rPr>
      </w:pPr>
    </w:p>
    <w:p w:rsidR="00DD7756" w:rsidRDefault="00DD7756">
      <w:pPr>
        <w:rPr>
          <w:sz w:val="17"/>
        </w:rPr>
        <w:sectPr w:rsidR="00DD7756">
          <w:pgSz w:w="12240" w:h="15840"/>
          <w:pgMar w:top="1380" w:right="900" w:bottom="1040" w:left="1680" w:header="0" w:footer="717" w:gutter="0"/>
          <w:cols w:space="720"/>
        </w:sectPr>
      </w:pPr>
    </w:p>
    <w:p w:rsidR="00DD7756" w:rsidRDefault="00AD1397">
      <w:pPr>
        <w:pStyle w:val="ListParagraph"/>
        <w:numPr>
          <w:ilvl w:val="1"/>
          <w:numId w:val="12"/>
        </w:numPr>
        <w:tabs>
          <w:tab w:val="left" w:pos="1330"/>
          <w:tab w:val="left" w:pos="1331"/>
          <w:tab w:val="left" w:pos="3009"/>
        </w:tabs>
        <w:spacing w:before="100"/>
        <w:ind w:left="1330" w:hanging="429"/>
        <w:rPr>
          <w:sz w:val="24"/>
        </w:rPr>
      </w:pPr>
      <w:bookmarkStart w:id="170" w:name="_bookmark131"/>
      <w:bookmarkEnd w:id="170"/>
      <w:r>
        <w:rPr>
          <w:i/>
          <w:sz w:val="24"/>
        </w:rPr>
        <w:lastRenderedPageBreak/>
        <w:t>qapx</w:t>
      </w:r>
      <w:r>
        <w:rPr>
          <w:i/>
          <w:spacing w:val="-3"/>
          <w:sz w:val="24"/>
        </w:rPr>
        <w:t xml:space="preserve"> </w:t>
      </w:r>
      <w:r>
        <w:rPr>
          <w:i/>
          <w:sz w:val="24"/>
        </w:rPr>
        <w:t>qiy‑</w:t>
      </w:r>
      <w:r>
        <w:rPr>
          <w:i/>
          <w:sz w:val="24"/>
        </w:rPr>
        <w:tab/>
      </w:r>
      <w:r>
        <w:rPr>
          <w:sz w:val="24"/>
        </w:rPr>
        <w:t>‘turn together; mix,</w:t>
      </w:r>
      <w:r>
        <w:rPr>
          <w:spacing w:val="-4"/>
          <w:sz w:val="24"/>
        </w:rPr>
        <w:t xml:space="preserve"> </w:t>
      </w:r>
      <w:r>
        <w:rPr>
          <w:sz w:val="24"/>
        </w:rPr>
        <w:t>join’</w:t>
      </w:r>
    </w:p>
    <w:p w:rsidR="00DD7756" w:rsidRDefault="00AD1397">
      <w:pPr>
        <w:tabs>
          <w:tab w:val="left" w:pos="3009"/>
        </w:tabs>
        <w:spacing w:before="15"/>
        <w:ind w:left="1330"/>
        <w:rPr>
          <w:sz w:val="24"/>
        </w:rPr>
      </w:pPr>
      <w:r>
        <w:rPr>
          <w:i/>
          <w:sz w:val="24"/>
        </w:rPr>
        <w:t>qapx</w:t>
      </w:r>
      <w:r>
        <w:rPr>
          <w:i/>
          <w:spacing w:val="-3"/>
          <w:sz w:val="24"/>
        </w:rPr>
        <w:t xml:space="preserve"> </w:t>
      </w:r>
      <w:r>
        <w:rPr>
          <w:i/>
          <w:sz w:val="24"/>
        </w:rPr>
        <w:t>qiima‑</w:t>
      </w:r>
      <w:r>
        <w:rPr>
          <w:i/>
          <w:sz w:val="24"/>
        </w:rPr>
        <w:tab/>
      </w:r>
      <w:r>
        <w:rPr>
          <w:sz w:val="24"/>
        </w:rPr>
        <w:t xml:space="preserve">‘give a </w:t>
      </w:r>
      <w:r>
        <w:rPr>
          <w:spacing w:val="-3"/>
          <w:sz w:val="24"/>
        </w:rPr>
        <w:t xml:space="preserve">prayer, </w:t>
      </w:r>
      <w:r>
        <w:rPr>
          <w:sz w:val="24"/>
        </w:rPr>
        <w:t>benediction; perform</w:t>
      </w:r>
      <w:r>
        <w:rPr>
          <w:spacing w:val="-20"/>
          <w:sz w:val="24"/>
        </w:rPr>
        <w:t xml:space="preserve"> </w:t>
      </w:r>
      <w:r>
        <w:rPr>
          <w:sz w:val="24"/>
        </w:rPr>
        <w:t>magic’</w:t>
      </w:r>
    </w:p>
    <w:p w:rsidR="00DD7756" w:rsidRDefault="00AD1397">
      <w:pPr>
        <w:pStyle w:val="BodyText"/>
        <w:rPr>
          <w:sz w:val="22"/>
        </w:rPr>
      </w:pPr>
      <w:r>
        <w:br w:type="column"/>
      </w:r>
    </w:p>
    <w:p w:rsidR="00DD7756" w:rsidRDefault="00DD7756">
      <w:pPr>
        <w:pStyle w:val="BodyText"/>
        <w:rPr>
          <w:sz w:val="22"/>
        </w:rPr>
      </w:pPr>
    </w:p>
    <w:p w:rsidR="00DD7756" w:rsidRDefault="00AD1397">
      <w:pPr>
        <w:spacing w:before="131"/>
        <w:ind w:left="527"/>
        <w:rPr>
          <w:sz w:val="20"/>
        </w:rPr>
      </w:pPr>
      <w:r>
        <w:rPr>
          <w:sz w:val="20"/>
        </w:rPr>
        <w:t xml:space="preserve">(Swadesh </w:t>
      </w:r>
      <w:hyperlink w:anchor="_bookmark473" w:history="1">
        <w:r>
          <w:rPr>
            <w:color w:val="007FFF"/>
            <w:sz w:val="20"/>
          </w:rPr>
          <w:t>1939a</w:t>
        </w:r>
      </w:hyperlink>
      <w:r>
        <w:rPr>
          <w:sz w:val="20"/>
        </w:rPr>
        <w:t>)</w:t>
      </w:r>
    </w:p>
    <w:p w:rsidR="00DD7756" w:rsidRDefault="00DD7756">
      <w:pPr>
        <w:rPr>
          <w:sz w:val="20"/>
        </w:rPr>
        <w:sectPr w:rsidR="00DD7756">
          <w:type w:val="continuous"/>
          <w:pgSz w:w="12240" w:h="15840"/>
          <w:pgMar w:top="1300" w:right="900" w:bottom="280" w:left="1680" w:header="720" w:footer="720" w:gutter="0"/>
          <w:cols w:num="2" w:space="720" w:equalWidth="0">
            <w:col w:w="7212" w:space="40"/>
            <w:col w:w="2408"/>
          </w:cols>
        </w:sectPr>
      </w:pPr>
    </w:p>
    <w:p w:rsidR="00DD7756" w:rsidRDefault="00DD7756">
      <w:pPr>
        <w:pStyle w:val="BodyText"/>
        <w:spacing w:before="6"/>
        <w:rPr>
          <w:sz w:val="27"/>
        </w:rPr>
      </w:pPr>
    </w:p>
    <w:p w:rsidR="00DD7756" w:rsidRDefault="00AD1397">
      <w:pPr>
        <w:pStyle w:val="BodyText"/>
        <w:spacing w:before="100" w:line="420" w:lineRule="auto"/>
        <w:ind w:left="120" w:right="532"/>
        <w:jc w:val="both"/>
      </w:pPr>
      <w:r>
        <w:t>In</w:t>
      </w:r>
      <w:r>
        <w:rPr>
          <w:spacing w:val="-9"/>
        </w:rPr>
        <w:t xml:space="preserve"> </w:t>
      </w:r>
      <w:r>
        <w:t>(</w:t>
      </w:r>
      <w:hyperlink w:anchor="_bookmark129" w:history="1">
        <w:r>
          <w:rPr>
            <w:color w:val="007FFF"/>
          </w:rPr>
          <w:t>29a</w:t>
        </w:r>
      </w:hyperlink>
      <w:r>
        <w:t>),</w:t>
      </w:r>
      <w:r>
        <w:rPr>
          <w:spacing w:val="-7"/>
        </w:rPr>
        <w:t xml:space="preserve"> </w:t>
      </w:r>
      <w:r>
        <w:t>the</w:t>
      </w:r>
      <w:r>
        <w:rPr>
          <w:spacing w:val="-8"/>
        </w:rPr>
        <w:t xml:space="preserve"> </w:t>
      </w:r>
      <w:r>
        <w:t>use</w:t>
      </w:r>
      <w:r>
        <w:rPr>
          <w:spacing w:val="-7"/>
        </w:rPr>
        <w:t xml:space="preserve"> </w:t>
      </w:r>
      <w:r>
        <w:t>of</w:t>
      </w:r>
      <w:r>
        <w:rPr>
          <w:spacing w:val="-8"/>
        </w:rPr>
        <w:t xml:space="preserve"> </w:t>
      </w:r>
      <w:r>
        <w:rPr>
          <w:i/>
        </w:rPr>
        <w:t>‑ma</w:t>
      </w:r>
      <w:r>
        <w:rPr>
          <w:i/>
          <w:spacing w:val="-7"/>
        </w:rPr>
        <w:t xml:space="preserve"> </w:t>
      </w:r>
      <w:r>
        <w:t>is</w:t>
      </w:r>
      <w:r>
        <w:rPr>
          <w:spacing w:val="-8"/>
        </w:rPr>
        <w:t xml:space="preserve"> </w:t>
      </w:r>
      <w:r>
        <w:t>entirely</w:t>
      </w:r>
      <w:r>
        <w:rPr>
          <w:spacing w:val="-8"/>
        </w:rPr>
        <w:t xml:space="preserve"> </w:t>
      </w:r>
      <w:r>
        <w:t>compositional.</w:t>
      </w:r>
      <w:r>
        <w:rPr>
          <w:spacing w:val="14"/>
        </w:rPr>
        <w:t xml:space="preserve"> </w:t>
      </w:r>
      <w:r>
        <w:t>The</w:t>
      </w:r>
      <w:r>
        <w:rPr>
          <w:spacing w:val="-8"/>
        </w:rPr>
        <w:t xml:space="preserve"> </w:t>
      </w:r>
      <w:r>
        <w:t>presence</w:t>
      </w:r>
      <w:r>
        <w:rPr>
          <w:spacing w:val="-7"/>
        </w:rPr>
        <w:t xml:space="preserve"> </w:t>
      </w:r>
      <w:r>
        <w:t>of</w:t>
      </w:r>
      <w:r>
        <w:rPr>
          <w:spacing w:val="-10"/>
        </w:rPr>
        <w:t xml:space="preserve"> </w:t>
      </w:r>
      <w:r>
        <w:rPr>
          <w:i/>
        </w:rPr>
        <w:t>‑ma</w:t>
      </w:r>
      <w:r>
        <w:rPr>
          <w:i/>
          <w:spacing w:val="-6"/>
        </w:rPr>
        <w:t xml:space="preserve"> </w:t>
      </w:r>
      <w:r>
        <w:t>indicates</w:t>
      </w:r>
      <w:r>
        <w:rPr>
          <w:spacing w:val="-8"/>
        </w:rPr>
        <w:t xml:space="preserve"> </w:t>
      </w:r>
      <w:r>
        <w:t>that</w:t>
      </w:r>
      <w:r>
        <w:rPr>
          <w:spacing w:val="-8"/>
        </w:rPr>
        <w:t xml:space="preserve"> </w:t>
      </w:r>
      <w:r>
        <w:t>the</w:t>
      </w:r>
      <w:r>
        <w:rPr>
          <w:spacing w:val="-7"/>
        </w:rPr>
        <w:t xml:space="preserve"> </w:t>
      </w:r>
      <w:r>
        <w:t>verb has</w:t>
      </w:r>
      <w:r>
        <w:rPr>
          <w:spacing w:val="-9"/>
        </w:rPr>
        <w:t xml:space="preserve"> </w:t>
      </w:r>
      <w:r>
        <w:t>a</w:t>
      </w:r>
      <w:r>
        <w:rPr>
          <w:spacing w:val="-8"/>
        </w:rPr>
        <w:t xml:space="preserve"> </w:t>
      </w:r>
      <w:r>
        <w:t>plural</w:t>
      </w:r>
      <w:r>
        <w:rPr>
          <w:spacing w:val="-8"/>
        </w:rPr>
        <w:t xml:space="preserve"> </w:t>
      </w:r>
      <w:r>
        <w:t>patient</w:t>
      </w:r>
      <w:r>
        <w:rPr>
          <w:spacing w:val="-8"/>
        </w:rPr>
        <w:t xml:space="preserve"> </w:t>
      </w:r>
      <w:r>
        <w:t>argument.</w:t>
      </w:r>
      <w:r>
        <w:rPr>
          <w:spacing w:val="15"/>
        </w:rPr>
        <w:t xml:space="preserve"> </w:t>
      </w:r>
      <w:r>
        <w:t>In</w:t>
      </w:r>
      <w:r>
        <w:rPr>
          <w:spacing w:val="-8"/>
        </w:rPr>
        <w:t xml:space="preserve"> </w:t>
      </w:r>
      <w:r>
        <w:t>(</w:t>
      </w:r>
      <w:hyperlink w:anchor="_bookmark130" w:history="1">
        <w:r>
          <w:rPr>
            <w:color w:val="007FFF"/>
          </w:rPr>
          <w:t>29b</w:t>
        </w:r>
      </w:hyperlink>
      <w:r>
        <w:t>),</w:t>
      </w:r>
      <w:r>
        <w:rPr>
          <w:spacing w:val="-7"/>
        </w:rPr>
        <w:t xml:space="preserve"> </w:t>
      </w:r>
      <w:r>
        <w:t>the</w:t>
      </w:r>
      <w:r>
        <w:rPr>
          <w:spacing w:val="-8"/>
        </w:rPr>
        <w:t xml:space="preserve"> </w:t>
      </w:r>
      <w:r>
        <w:t>use</w:t>
      </w:r>
      <w:r>
        <w:rPr>
          <w:spacing w:val="-8"/>
        </w:rPr>
        <w:t xml:space="preserve"> </w:t>
      </w:r>
      <w:r>
        <w:t>of</w:t>
      </w:r>
      <w:r>
        <w:rPr>
          <w:spacing w:val="-9"/>
        </w:rPr>
        <w:t xml:space="preserve"> </w:t>
      </w:r>
      <w:r>
        <w:rPr>
          <w:i/>
        </w:rPr>
        <w:t>‑ma</w:t>
      </w:r>
      <w:r>
        <w:rPr>
          <w:i/>
          <w:spacing w:val="-7"/>
        </w:rPr>
        <w:t xml:space="preserve"> </w:t>
      </w:r>
      <w:r>
        <w:t>is</w:t>
      </w:r>
      <w:r>
        <w:rPr>
          <w:spacing w:val="-8"/>
        </w:rPr>
        <w:t xml:space="preserve"> </w:t>
      </w:r>
      <w:r>
        <w:t>still</w:t>
      </w:r>
      <w:r>
        <w:rPr>
          <w:spacing w:val="-8"/>
        </w:rPr>
        <w:t xml:space="preserve"> </w:t>
      </w:r>
      <w:r>
        <w:t>arguably</w:t>
      </w:r>
      <w:r>
        <w:rPr>
          <w:spacing w:val="-8"/>
        </w:rPr>
        <w:t xml:space="preserve"> </w:t>
      </w:r>
      <w:r>
        <w:t>compositional,</w:t>
      </w:r>
      <w:r>
        <w:rPr>
          <w:spacing w:val="-7"/>
        </w:rPr>
        <w:t xml:space="preserve"> </w:t>
      </w:r>
      <w:r>
        <w:t>though perhaps somewhat lexicalized given the high frequency with which the stem appears in the texts.</w:t>
      </w:r>
      <w:r>
        <w:rPr>
          <w:spacing w:val="11"/>
        </w:rPr>
        <w:t xml:space="preserve"> </w:t>
      </w:r>
      <w:r>
        <w:t>‘travel,</w:t>
      </w:r>
      <w:r>
        <w:rPr>
          <w:spacing w:val="-12"/>
        </w:rPr>
        <w:t xml:space="preserve"> </w:t>
      </w:r>
      <w:r>
        <w:t>wander’</w:t>
      </w:r>
      <w:r>
        <w:rPr>
          <w:spacing w:val="-12"/>
        </w:rPr>
        <w:t xml:space="preserve"> </w:t>
      </w:r>
      <w:r>
        <w:t>could</w:t>
      </w:r>
      <w:r>
        <w:rPr>
          <w:spacing w:val="-12"/>
        </w:rPr>
        <w:t xml:space="preserve"> </w:t>
      </w:r>
      <w:r>
        <w:t>reasonably</w:t>
      </w:r>
      <w:r>
        <w:rPr>
          <w:spacing w:val="-13"/>
        </w:rPr>
        <w:t xml:space="preserve"> </w:t>
      </w:r>
      <w:r>
        <w:t>be</w:t>
      </w:r>
      <w:r>
        <w:rPr>
          <w:spacing w:val="-12"/>
        </w:rPr>
        <w:t xml:space="preserve"> </w:t>
      </w:r>
      <w:r>
        <w:t>interpreted</w:t>
      </w:r>
      <w:r>
        <w:rPr>
          <w:spacing w:val="-12"/>
        </w:rPr>
        <w:t xml:space="preserve"> </w:t>
      </w:r>
      <w:r>
        <w:t>as</w:t>
      </w:r>
      <w:r>
        <w:rPr>
          <w:spacing w:val="-13"/>
        </w:rPr>
        <w:t xml:space="preserve"> </w:t>
      </w:r>
      <w:r>
        <w:t>a</w:t>
      </w:r>
      <w:r>
        <w:rPr>
          <w:spacing w:val="-12"/>
        </w:rPr>
        <w:t xml:space="preserve"> </w:t>
      </w:r>
      <w:r>
        <w:t>continued</w:t>
      </w:r>
      <w:r>
        <w:rPr>
          <w:spacing w:val="-12"/>
        </w:rPr>
        <w:t xml:space="preserve"> </w:t>
      </w:r>
      <w:r>
        <w:t>repetition</w:t>
      </w:r>
      <w:r>
        <w:rPr>
          <w:spacing w:val="-13"/>
        </w:rPr>
        <w:t xml:space="preserve"> </w:t>
      </w:r>
      <w:r>
        <w:t>of</w:t>
      </w:r>
      <w:r>
        <w:rPr>
          <w:spacing w:val="-12"/>
        </w:rPr>
        <w:t xml:space="preserve"> </w:t>
      </w:r>
      <w:r>
        <w:t>‘go</w:t>
      </w:r>
      <w:r>
        <w:rPr>
          <w:spacing w:val="-12"/>
        </w:rPr>
        <w:t xml:space="preserve"> </w:t>
      </w:r>
      <w:r>
        <w:t>about’.</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420" w:lineRule="auto"/>
        <w:ind w:left="119" w:right="532"/>
        <w:jc w:val="both"/>
      </w:pPr>
      <w:bookmarkStart w:id="171" w:name="_bookmark132"/>
      <w:bookmarkEnd w:id="171"/>
      <w:r>
        <w:lastRenderedPageBreak/>
        <w:t>In</w:t>
      </w:r>
      <w:r>
        <w:rPr>
          <w:spacing w:val="-18"/>
        </w:rPr>
        <w:t xml:space="preserve"> </w:t>
      </w:r>
      <w:r>
        <w:t>(</w:t>
      </w:r>
      <w:hyperlink w:anchor="_bookmark131" w:history="1">
        <w:r>
          <w:rPr>
            <w:color w:val="007FFF"/>
          </w:rPr>
          <w:t>29c</w:t>
        </w:r>
      </w:hyperlink>
      <w:r>
        <w:t>),</w:t>
      </w:r>
      <w:r>
        <w:rPr>
          <w:spacing w:val="-15"/>
        </w:rPr>
        <w:t xml:space="preserve"> </w:t>
      </w:r>
      <w:r>
        <w:rPr>
          <w:spacing w:val="-3"/>
        </w:rPr>
        <w:t>however,</w:t>
      </w:r>
      <w:r>
        <w:rPr>
          <w:spacing w:val="-15"/>
        </w:rPr>
        <w:t xml:space="preserve"> </w:t>
      </w:r>
      <w:r>
        <w:rPr>
          <w:i/>
        </w:rPr>
        <w:t>qapx</w:t>
      </w:r>
      <w:r>
        <w:rPr>
          <w:i/>
          <w:spacing w:val="-18"/>
        </w:rPr>
        <w:t xml:space="preserve"> </w:t>
      </w:r>
      <w:r>
        <w:rPr>
          <w:i/>
        </w:rPr>
        <w:t>qiima‑</w:t>
      </w:r>
      <w:r>
        <w:rPr>
          <w:i/>
          <w:spacing w:val="-12"/>
        </w:rPr>
        <w:t xml:space="preserve"> </w:t>
      </w:r>
      <w:r>
        <w:t>has</w:t>
      </w:r>
      <w:r>
        <w:rPr>
          <w:spacing w:val="-18"/>
        </w:rPr>
        <w:t xml:space="preserve"> </w:t>
      </w:r>
      <w:r>
        <w:t>become</w:t>
      </w:r>
      <w:r>
        <w:rPr>
          <w:spacing w:val="-17"/>
        </w:rPr>
        <w:t xml:space="preserve"> </w:t>
      </w:r>
      <w:r>
        <w:t>lexicalized</w:t>
      </w:r>
      <w:r>
        <w:rPr>
          <w:spacing w:val="-18"/>
        </w:rPr>
        <w:t xml:space="preserve"> </w:t>
      </w:r>
      <w:r>
        <w:t>with</w:t>
      </w:r>
      <w:r>
        <w:rPr>
          <w:spacing w:val="-17"/>
        </w:rPr>
        <w:t xml:space="preserve"> </w:t>
      </w:r>
      <w:r>
        <w:t>a</w:t>
      </w:r>
      <w:r>
        <w:rPr>
          <w:spacing w:val="-18"/>
        </w:rPr>
        <w:t xml:space="preserve"> </w:t>
      </w:r>
      <w:r>
        <w:t>new</w:t>
      </w:r>
      <w:r>
        <w:rPr>
          <w:spacing w:val="-17"/>
        </w:rPr>
        <w:t xml:space="preserve"> </w:t>
      </w:r>
      <w:r>
        <w:t>meaning</w:t>
      </w:r>
      <w:r>
        <w:rPr>
          <w:spacing w:val="-18"/>
        </w:rPr>
        <w:t xml:space="preserve"> </w:t>
      </w:r>
      <w:r>
        <w:t>not</w:t>
      </w:r>
      <w:r>
        <w:rPr>
          <w:spacing w:val="-17"/>
        </w:rPr>
        <w:t xml:space="preserve"> </w:t>
      </w:r>
      <w:r>
        <w:t>directly</w:t>
      </w:r>
      <w:r>
        <w:rPr>
          <w:spacing w:val="-17"/>
        </w:rPr>
        <w:t xml:space="preserve"> </w:t>
      </w:r>
      <w:r>
        <w:t>related to</w:t>
      </w:r>
      <w:r>
        <w:rPr>
          <w:spacing w:val="-15"/>
        </w:rPr>
        <w:t xml:space="preserve"> </w:t>
      </w:r>
      <w:r>
        <w:t>that</w:t>
      </w:r>
      <w:r>
        <w:rPr>
          <w:spacing w:val="-15"/>
        </w:rPr>
        <w:t xml:space="preserve"> </w:t>
      </w:r>
      <w:r>
        <w:t>of</w:t>
      </w:r>
      <w:r>
        <w:rPr>
          <w:spacing w:val="-15"/>
        </w:rPr>
        <w:t xml:space="preserve"> </w:t>
      </w:r>
      <w:r>
        <w:rPr>
          <w:i/>
        </w:rPr>
        <w:t>qapx</w:t>
      </w:r>
      <w:r>
        <w:rPr>
          <w:i/>
          <w:spacing w:val="-15"/>
        </w:rPr>
        <w:t xml:space="preserve"> </w:t>
      </w:r>
      <w:r>
        <w:rPr>
          <w:i/>
        </w:rPr>
        <w:t>qiy‑</w:t>
      </w:r>
      <w:r>
        <w:t>.</w:t>
      </w:r>
      <w:r>
        <w:rPr>
          <w:spacing w:val="10"/>
        </w:rPr>
        <w:t xml:space="preserve"> </w:t>
      </w:r>
      <w:r>
        <w:t>The</w:t>
      </w:r>
      <w:r>
        <w:rPr>
          <w:spacing w:val="-15"/>
        </w:rPr>
        <w:t xml:space="preserve"> </w:t>
      </w:r>
      <w:r>
        <w:t>diachronic</w:t>
      </w:r>
      <w:r>
        <w:rPr>
          <w:spacing w:val="-14"/>
        </w:rPr>
        <w:t xml:space="preserve"> </w:t>
      </w:r>
      <w:r>
        <w:t>connection</w:t>
      </w:r>
      <w:r>
        <w:rPr>
          <w:spacing w:val="-15"/>
        </w:rPr>
        <w:t xml:space="preserve"> </w:t>
      </w:r>
      <w:r>
        <w:t>between</w:t>
      </w:r>
      <w:r>
        <w:rPr>
          <w:spacing w:val="-15"/>
        </w:rPr>
        <w:t xml:space="preserve"> </w:t>
      </w:r>
      <w:r>
        <w:t>the</w:t>
      </w:r>
      <w:r>
        <w:rPr>
          <w:spacing w:val="-14"/>
        </w:rPr>
        <w:t xml:space="preserve"> </w:t>
      </w:r>
      <w:r>
        <w:t>two</w:t>
      </w:r>
      <w:r>
        <w:rPr>
          <w:spacing w:val="-15"/>
        </w:rPr>
        <w:t xml:space="preserve"> </w:t>
      </w:r>
      <w:r>
        <w:t>meanings</w:t>
      </w:r>
      <w:r>
        <w:rPr>
          <w:spacing w:val="-15"/>
        </w:rPr>
        <w:t xml:space="preserve"> </w:t>
      </w:r>
      <w:r>
        <w:t>is</w:t>
      </w:r>
      <w:r>
        <w:rPr>
          <w:spacing w:val="-14"/>
        </w:rPr>
        <w:t xml:space="preserve"> </w:t>
      </w:r>
      <w:r>
        <w:t>that</w:t>
      </w:r>
      <w:r>
        <w:rPr>
          <w:spacing w:val="-15"/>
        </w:rPr>
        <w:t xml:space="preserve"> </w:t>
      </w:r>
      <w:r>
        <w:t>prayers</w:t>
      </w:r>
      <w:r>
        <w:rPr>
          <w:spacing w:val="-15"/>
        </w:rPr>
        <w:t xml:space="preserve"> </w:t>
      </w:r>
      <w:r>
        <w:t>and magical</w:t>
      </w:r>
      <w:r>
        <w:rPr>
          <w:spacing w:val="-18"/>
        </w:rPr>
        <w:t xml:space="preserve"> </w:t>
      </w:r>
      <w:r>
        <w:t>incantations</w:t>
      </w:r>
      <w:r>
        <w:rPr>
          <w:spacing w:val="-17"/>
        </w:rPr>
        <w:t xml:space="preserve"> </w:t>
      </w:r>
      <w:r>
        <w:t>were</w:t>
      </w:r>
      <w:r>
        <w:rPr>
          <w:spacing w:val="-18"/>
        </w:rPr>
        <w:t xml:space="preserve"> </w:t>
      </w:r>
      <w:r>
        <w:t>traditionally</w:t>
      </w:r>
      <w:r>
        <w:rPr>
          <w:spacing w:val="-17"/>
        </w:rPr>
        <w:t xml:space="preserve"> </w:t>
      </w:r>
      <w:r>
        <w:t>accompanied</w:t>
      </w:r>
      <w:r>
        <w:rPr>
          <w:spacing w:val="-18"/>
        </w:rPr>
        <w:t xml:space="preserve"> </w:t>
      </w:r>
      <w:r>
        <w:t>by</w:t>
      </w:r>
      <w:r>
        <w:rPr>
          <w:spacing w:val="-17"/>
        </w:rPr>
        <w:t xml:space="preserve"> </w:t>
      </w:r>
      <w:r>
        <w:t>circling</w:t>
      </w:r>
      <w:r>
        <w:rPr>
          <w:spacing w:val="-18"/>
        </w:rPr>
        <w:t xml:space="preserve"> </w:t>
      </w:r>
      <w:r>
        <w:t>gestures</w:t>
      </w:r>
      <w:r>
        <w:rPr>
          <w:spacing w:val="-19"/>
        </w:rPr>
        <w:t xml:space="preserve"> </w:t>
      </w:r>
      <w:r>
        <w:t>with</w:t>
      </w:r>
      <w:r>
        <w:rPr>
          <w:spacing w:val="-17"/>
        </w:rPr>
        <w:t xml:space="preserve"> </w:t>
      </w:r>
      <w:r>
        <w:t>the</w:t>
      </w:r>
      <w:r>
        <w:rPr>
          <w:spacing w:val="-17"/>
        </w:rPr>
        <w:t xml:space="preserve"> </w:t>
      </w:r>
      <w:r>
        <w:t>arms.</w:t>
      </w:r>
      <w:r>
        <w:rPr>
          <w:spacing w:val="5"/>
        </w:rPr>
        <w:t xml:space="preserve"> </w:t>
      </w:r>
      <w:r>
        <w:rPr>
          <w:i/>
        </w:rPr>
        <w:t>qapx qiima‑</w:t>
      </w:r>
      <w:r>
        <w:rPr>
          <w:i/>
          <w:spacing w:val="-11"/>
        </w:rPr>
        <w:t xml:space="preserve"> </w:t>
      </w:r>
      <w:r>
        <w:t>originally</w:t>
      </w:r>
      <w:r>
        <w:rPr>
          <w:spacing w:val="-16"/>
        </w:rPr>
        <w:t xml:space="preserve"> </w:t>
      </w:r>
      <w:r>
        <w:t>meant</w:t>
      </w:r>
      <w:r>
        <w:rPr>
          <w:spacing w:val="-15"/>
        </w:rPr>
        <w:t xml:space="preserve"> </w:t>
      </w:r>
      <w:r>
        <w:t>‘turn/circle</w:t>
      </w:r>
      <w:r>
        <w:rPr>
          <w:spacing w:val="-16"/>
        </w:rPr>
        <w:t xml:space="preserve"> </w:t>
      </w:r>
      <w:r>
        <w:t>around</w:t>
      </w:r>
      <w:r>
        <w:rPr>
          <w:spacing w:val="-17"/>
        </w:rPr>
        <w:t xml:space="preserve"> </w:t>
      </w:r>
      <w:r>
        <w:t>repeatedly’,</w:t>
      </w:r>
      <w:r>
        <w:rPr>
          <w:spacing w:val="-13"/>
        </w:rPr>
        <w:t xml:space="preserve"> </w:t>
      </w:r>
      <w:r>
        <w:t>but</w:t>
      </w:r>
      <w:r>
        <w:rPr>
          <w:spacing w:val="-16"/>
        </w:rPr>
        <w:t xml:space="preserve"> </w:t>
      </w:r>
      <w:r>
        <w:t>over</w:t>
      </w:r>
      <w:r>
        <w:rPr>
          <w:spacing w:val="-16"/>
        </w:rPr>
        <w:t xml:space="preserve"> </w:t>
      </w:r>
      <w:r>
        <w:t>time</w:t>
      </w:r>
      <w:r>
        <w:rPr>
          <w:spacing w:val="-15"/>
        </w:rPr>
        <w:t xml:space="preserve"> </w:t>
      </w:r>
      <w:r>
        <w:t>lexicalized</w:t>
      </w:r>
      <w:r>
        <w:rPr>
          <w:spacing w:val="-16"/>
        </w:rPr>
        <w:t xml:space="preserve"> </w:t>
      </w:r>
      <w:r>
        <w:t>with</w:t>
      </w:r>
      <w:r>
        <w:rPr>
          <w:spacing w:val="-15"/>
        </w:rPr>
        <w:t xml:space="preserve"> </w:t>
      </w:r>
      <w:r>
        <w:t>its</w:t>
      </w:r>
      <w:r>
        <w:rPr>
          <w:spacing w:val="-16"/>
        </w:rPr>
        <w:t xml:space="preserve"> </w:t>
      </w:r>
      <w:r>
        <w:t>new religious</w:t>
      </w:r>
      <w:r>
        <w:rPr>
          <w:spacing w:val="-11"/>
        </w:rPr>
        <w:t xml:space="preserve"> </w:t>
      </w:r>
      <w:r>
        <w:t>meaning</w:t>
      </w:r>
      <w:r>
        <w:rPr>
          <w:spacing w:val="-10"/>
        </w:rPr>
        <w:t xml:space="preserve"> </w:t>
      </w:r>
      <w:r>
        <w:t>in</w:t>
      </w:r>
      <w:r>
        <w:rPr>
          <w:spacing w:val="-11"/>
        </w:rPr>
        <w:t xml:space="preserve"> </w:t>
      </w:r>
      <w:r>
        <w:t>the</w:t>
      </w:r>
      <w:r>
        <w:rPr>
          <w:spacing w:val="-10"/>
        </w:rPr>
        <w:t xml:space="preserve"> </w:t>
      </w:r>
      <w:r>
        <w:t>pluractional,</w:t>
      </w:r>
      <w:r>
        <w:rPr>
          <w:spacing w:val="-10"/>
        </w:rPr>
        <w:t xml:space="preserve"> </w:t>
      </w:r>
      <w:r>
        <w:t>‘give</w:t>
      </w:r>
      <w:r>
        <w:rPr>
          <w:spacing w:val="-10"/>
        </w:rPr>
        <w:t xml:space="preserve"> </w:t>
      </w:r>
      <w:r>
        <w:t>a</w:t>
      </w:r>
      <w:r>
        <w:rPr>
          <w:spacing w:val="-11"/>
        </w:rPr>
        <w:t xml:space="preserve"> </w:t>
      </w:r>
      <w:r>
        <w:rPr>
          <w:spacing w:val="-3"/>
        </w:rPr>
        <w:t>prayer,</w:t>
      </w:r>
      <w:r>
        <w:rPr>
          <w:spacing w:val="-9"/>
        </w:rPr>
        <w:t xml:space="preserve"> </w:t>
      </w:r>
      <w:r>
        <w:t>benediction’.</w:t>
      </w:r>
      <w:r>
        <w:rPr>
          <w:spacing w:val="10"/>
        </w:rPr>
        <w:t xml:space="preserve"> </w:t>
      </w:r>
      <w:r>
        <w:t>This</w:t>
      </w:r>
      <w:r>
        <w:rPr>
          <w:spacing w:val="-10"/>
        </w:rPr>
        <w:t xml:space="preserve"> </w:t>
      </w:r>
      <w:r>
        <w:t>lexicalization</w:t>
      </w:r>
      <w:r>
        <w:rPr>
          <w:spacing w:val="-11"/>
        </w:rPr>
        <w:t xml:space="preserve"> </w:t>
      </w:r>
      <w:r>
        <w:t xml:space="preserve">process parallels that of </w:t>
      </w:r>
      <w:r>
        <w:rPr>
          <w:i/>
        </w:rPr>
        <w:t xml:space="preserve">brethren </w:t>
      </w:r>
      <w:r>
        <w:t xml:space="preserve">in English. Such a range of inflectional vs. derivational uses of pluractionals is quite common crosslinguistically (Mithun </w:t>
      </w:r>
      <w:hyperlink w:anchor="_bookmark418" w:history="1">
        <w:r>
          <w:rPr>
            <w:color w:val="007FFF"/>
          </w:rPr>
          <w:t>1988</w:t>
        </w:r>
      </w:hyperlink>
      <w:r>
        <w:t>; Mattiola</w:t>
      </w:r>
      <w:r>
        <w:rPr>
          <w:spacing w:val="-20"/>
        </w:rPr>
        <w:t xml:space="preserve"> </w:t>
      </w:r>
      <w:hyperlink w:anchor="_bookmark413" w:history="1">
        <w:r>
          <w:rPr>
            <w:color w:val="007FFF"/>
          </w:rPr>
          <w:t>2020</w:t>
        </w:r>
      </w:hyperlink>
      <w:r>
        <w:t>).</w:t>
      </w:r>
    </w:p>
    <w:p w:rsidR="00DD7756" w:rsidRDefault="00AD1397">
      <w:pPr>
        <w:pStyle w:val="BodyText"/>
        <w:spacing w:line="420" w:lineRule="auto"/>
        <w:ind w:left="120" w:right="531" w:firstLine="358"/>
        <w:jc w:val="both"/>
      </w:pPr>
      <w:r>
        <w:t>Finally,</w:t>
      </w:r>
      <w:r>
        <w:rPr>
          <w:spacing w:val="-7"/>
        </w:rPr>
        <w:t xml:space="preserve"> </w:t>
      </w:r>
      <w:r>
        <w:t>there</w:t>
      </w:r>
      <w:r>
        <w:rPr>
          <w:spacing w:val="-8"/>
        </w:rPr>
        <w:t xml:space="preserve"> </w:t>
      </w:r>
      <w:r>
        <w:t>are</w:t>
      </w:r>
      <w:r>
        <w:rPr>
          <w:spacing w:val="-7"/>
        </w:rPr>
        <w:t xml:space="preserve"> </w:t>
      </w:r>
      <w:r>
        <w:t>many</w:t>
      </w:r>
      <w:r>
        <w:rPr>
          <w:spacing w:val="-8"/>
        </w:rPr>
        <w:t xml:space="preserve"> </w:t>
      </w:r>
      <w:r>
        <w:t>languages</w:t>
      </w:r>
      <w:r>
        <w:rPr>
          <w:spacing w:val="-7"/>
        </w:rPr>
        <w:t xml:space="preserve"> </w:t>
      </w:r>
      <w:r>
        <w:t>which</w:t>
      </w:r>
      <w:r>
        <w:rPr>
          <w:spacing w:val="-8"/>
        </w:rPr>
        <w:t xml:space="preserve"> </w:t>
      </w:r>
      <w:r>
        <w:t>do</w:t>
      </w:r>
      <w:r>
        <w:rPr>
          <w:spacing w:val="-8"/>
        </w:rPr>
        <w:t xml:space="preserve"> </w:t>
      </w:r>
      <w:r>
        <w:t>not</w:t>
      </w:r>
      <w:r>
        <w:rPr>
          <w:spacing w:val="-7"/>
        </w:rPr>
        <w:t xml:space="preserve"> </w:t>
      </w:r>
      <w:r>
        <w:t>typically</w:t>
      </w:r>
      <w:r>
        <w:rPr>
          <w:spacing w:val="-8"/>
        </w:rPr>
        <w:t xml:space="preserve"> </w:t>
      </w:r>
      <w:r>
        <w:t>mark</w:t>
      </w:r>
      <w:r>
        <w:rPr>
          <w:spacing w:val="-7"/>
        </w:rPr>
        <w:t xml:space="preserve"> </w:t>
      </w:r>
      <w:r>
        <w:t>plurality</w:t>
      </w:r>
      <w:r>
        <w:rPr>
          <w:spacing w:val="-8"/>
        </w:rPr>
        <w:t xml:space="preserve"> </w:t>
      </w:r>
      <w:r>
        <w:t>on</w:t>
      </w:r>
      <w:r>
        <w:rPr>
          <w:spacing w:val="-7"/>
        </w:rPr>
        <w:t xml:space="preserve"> </w:t>
      </w:r>
      <w:r>
        <w:t>nouns</w:t>
      </w:r>
      <w:r>
        <w:rPr>
          <w:spacing w:val="-8"/>
        </w:rPr>
        <w:t xml:space="preserve"> </w:t>
      </w:r>
      <w:r>
        <w:t xml:space="preserve">(Dryer </w:t>
      </w:r>
      <w:hyperlink w:anchor="_bookmark316" w:history="1">
        <w:r>
          <w:rPr>
            <w:color w:val="007FFF"/>
          </w:rPr>
          <w:t>2013</w:t>
        </w:r>
      </w:hyperlink>
      <w:r>
        <w:t>), and yet have senses available in semantically plural contexts but not singular ones (where</w:t>
      </w:r>
      <w:r>
        <w:rPr>
          <w:spacing w:val="-18"/>
        </w:rPr>
        <w:t xml:space="preserve"> </w:t>
      </w:r>
      <w:r>
        <w:t>the</w:t>
      </w:r>
      <w:r>
        <w:rPr>
          <w:spacing w:val="-18"/>
        </w:rPr>
        <w:t xml:space="preserve"> </w:t>
      </w:r>
      <w:r>
        <w:t>semantic</w:t>
      </w:r>
      <w:r>
        <w:rPr>
          <w:spacing w:val="-18"/>
        </w:rPr>
        <w:t xml:space="preserve"> </w:t>
      </w:r>
      <w:r>
        <w:t>number</w:t>
      </w:r>
      <w:r>
        <w:rPr>
          <w:spacing w:val="-18"/>
        </w:rPr>
        <w:t xml:space="preserve"> </w:t>
      </w:r>
      <w:r>
        <w:t>can</w:t>
      </w:r>
      <w:r>
        <w:rPr>
          <w:spacing w:val="-18"/>
        </w:rPr>
        <w:t xml:space="preserve"> </w:t>
      </w:r>
      <w:r>
        <w:t>be</w:t>
      </w:r>
      <w:r>
        <w:rPr>
          <w:spacing w:val="-18"/>
        </w:rPr>
        <w:t xml:space="preserve"> </w:t>
      </w:r>
      <w:r>
        <w:t>understood</w:t>
      </w:r>
      <w:r>
        <w:rPr>
          <w:spacing w:val="-18"/>
        </w:rPr>
        <w:t xml:space="preserve"> </w:t>
      </w:r>
      <w:r>
        <w:t>from</w:t>
      </w:r>
      <w:r>
        <w:rPr>
          <w:spacing w:val="-18"/>
        </w:rPr>
        <w:t xml:space="preserve"> </w:t>
      </w:r>
      <w:r>
        <w:t>the</w:t>
      </w:r>
      <w:r>
        <w:rPr>
          <w:spacing w:val="-18"/>
        </w:rPr>
        <w:t xml:space="preserve"> </w:t>
      </w:r>
      <w:r>
        <w:t>clausal</w:t>
      </w:r>
      <w:r>
        <w:rPr>
          <w:spacing w:val="-18"/>
        </w:rPr>
        <w:t xml:space="preserve"> </w:t>
      </w:r>
      <w:r>
        <w:t>context,</w:t>
      </w:r>
      <w:r>
        <w:rPr>
          <w:spacing w:val="-16"/>
        </w:rPr>
        <w:t xml:space="preserve"> </w:t>
      </w:r>
      <w:r>
        <w:t>usually</w:t>
      </w:r>
      <w:r>
        <w:rPr>
          <w:spacing w:val="-18"/>
        </w:rPr>
        <w:t xml:space="preserve"> </w:t>
      </w:r>
      <w:r>
        <w:t>through</w:t>
      </w:r>
      <w:r>
        <w:rPr>
          <w:spacing w:val="-18"/>
        </w:rPr>
        <w:t xml:space="preserve"> </w:t>
      </w:r>
      <w:r>
        <w:t xml:space="preserve">ver- bal number marking). For example, the word </w:t>
      </w:r>
      <w:r>
        <w:rPr>
          <w:i/>
        </w:rPr>
        <w:t xml:space="preserve">soq </w:t>
      </w:r>
      <w:r>
        <w:t>in Chitimacha may mean ‘foot’ or ‘paw’ in a</w:t>
      </w:r>
      <w:r>
        <w:rPr>
          <w:spacing w:val="-11"/>
        </w:rPr>
        <w:t xml:space="preserve"> </w:t>
      </w:r>
      <w:r>
        <w:t>singular</w:t>
      </w:r>
      <w:r>
        <w:rPr>
          <w:spacing w:val="-10"/>
        </w:rPr>
        <w:t xml:space="preserve"> </w:t>
      </w:r>
      <w:r>
        <w:t>context</w:t>
      </w:r>
      <w:r>
        <w:rPr>
          <w:spacing w:val="-10"/>
        </w:rPr>
        <w:t xml:space="preserve"> </w:t>
      </w:r>
      <w:r>
        <w:t>and</w:t>
      </w:r>
      <w:r>
        <w:rPr>
          <w:spacing w:val="-10"/>
        </w:rPr>
        <w:t xml:space="preserve"> </w:t>
      </w:r>
      <w:r>
        <w:t>‘feet’</w:t>
      </w:r>
      <w:r>
        <w:rPr>
          <w:spacing w:val="-11"/>
        </w:rPr>
        <w:t xml:space="preserve"> </w:t>
      </w:r>
      <w:r>
        <w:t>or</w:t>
      </w:r>
      <w:r>
        <w:rPr>
          <w:spacing w:val="-10"/>
        </w:rPr>
        <w:t xml:space="preserve"> </w:t>
      </w:r>
      <w:r>
        <w:t>‘paws’</w:t>
      </w:r>
      <w:r>
        <w:rPr>
          <w:spacing w:val="-10"/>
        </w:rPr>
        <w:t xml:space="preserve"> </w:t>
      </w:r>
      <w:r>
        <w:t>in</w:t>
      </w:r>
      <w:r>
        <w:rPr>
          <w:spacing w:val="-10"/>
        </w:rPr>
        <w:t xml:space="preserve"> </w:t>
      </w:r>
      <w:r>
        <w:t>a</w:t>
      </w:r>
      <w:r>
        <w:rPr>
          <w:spacing w:val="-11"/>
        </w:rPr>
        <w:t xml:space="preserve"> </w:t>
      </w:r>
      <w:r>
        <w:t>plural</w:t>
      </w:r>
      <w:r>
        <w:rPr>
          <w:spacing w:val="-10"/>
        </w:rPr>
        <w:t xml:space="preserve"> </w:t>
      </w:r>
      <w:r>
        <w:t>context,</w:t>
      </w:r>
      <w:r>
        <w:rPr>
          <w:spacing w:val="-9"/>
        </w:rPr>
        <w:t xml:space="preserve"> </w:t>
      </w:r>
      <w:r>
        <w:t>but</w:t>
      </w:r>
      <w:r>
        <w:rPr>
          <w:spacing w:val="-10"/>
        </w:rPr>
        <w:t xml:space="preserve"> </w:t>
      </w:r>
      <w:r>
        <w:t>may</w:t>
      </w:r>
      <w:r>
        <w:rPr>
          <w:spacing w:val="-11"/>
        </w:rPr>
        <w:t xml:space="preserve"> </w:t>
      </w:r>
      <w:r>
        <w:t>also</w:t>
      </w:r>
      <w:r>
        <w:rPr>
          <w:spacing w:val="-10"/>
        </w:rPr>
        <w:t xml:space="preserve"> </w:t>
      </w:r>
      <w:r>
        <w:t>mean</w:t>
      </w:r>
      <w:r>
        <w:rPr>
          <w:spacing w:val="-10"/>
        </w:rPr>
        <w:t xml:space="preserve"> </w:t>
      </w:r>
      <w:r>
        <w:t>‘tracks’</w:t>
      </w:r>
      <w:r>
        <w:rPr>
          <w:spacing w:val="-10"/>
        </w:rPr>
        <w:t xml:space="preserve"> </w:t>
      </w:r>
      <w:r>
        <w:t>(e.g.</w:t>
      </w:r>
      <w:r>
        <w:rPr>
          <w:spacing w:val="13"/>
        </w:rPr>
        <w:t xml:space="preserve"> </w:t>
      </w:r>
      <w:r>
        <w:t>an- imal</w:t>
      </w:r>
      <w:r>
        <w:rPr>
          <w:spacing w:val="-11"/>
        </w:rPr>
        <w:t xml:space="preserve"> </w:t>
      </w:r>
      <w:r>
        <w:t>tracks)</w:t>
      </w:r>
      <w:r>
        <w:rPr>
          <w:spacing w:val="-10"/>
        </w:rPr>
        <w:t xml:space="preserve"> </w:t>
      </w:r>
      <w:r>
        <w:t>in</w:t>
      </w:r>
      <w:r>
        <w:rPr>
          <w:spacing w:val="-10"/>
        </w:rPr>
        <w:t xml:space="preserve"> </w:t>
      </w:r>
      <w:r>
        <w:t>a</w:t>
      </w:r>
      <w:r>
        <w:rPr>
          <w:spacing w:val="-10"/>
        </w:rPr>
        <w:t xml:space="preserve"> </w:t>
      </w:r>
      <w:r>
        <w:t>plural</w:t>
      </w:r>
      <w:r>
        <w:rPr>
          <w:spacing w:val="-10"/>
        </w:rPr>
        <w:t xml:space="preserve"> </w:t>
      </w:r>
      <w:r>
        <w:t>context—a</w:t>
      </w:r>
      <w:r>
        <w:rPr>
          <w:spacing w:val="-10"/>
        </w:rPr>
        <w:t xml:space="preserve"> </w:t>
      </w:r>
      <w:r>
        <w:t>significant</w:t>
      </w:r>
      <w:r>
        <w:rPr>
          <w:spacing w:val="-11"/>
        </w:rPr>
        <w:t xml:space="preserve"> </w:t>
      </w:r>
      <w:r>
        <w:t>and</w:t>
      </w:r>
      <w:r>
        <w:rPr>
          <w:spacing w:val="-10"/>
        </w:rPr>
        <w:t xml:space="preserve"> </w:t>
      </w:r>
      <w:r>
        <w:t>idiosyncratic</w:t>
      </w:r>
      <w:r>
        <w:rPr>
          <w:spacing w:val="-10"/>
        </w:rPr>
        <w:t xml:space="preserve"> </w:t>
      </w:r>
      <w:r>
        <w:t>shift</w:t>
      </w:r>
      <w:r>
        <w:rPr>
          <w:spacing w:val="-10"/>
        </w:rPr>
        <w:t xml:space="preserve"> </w:t>
      </w:r>
      <w:r>
        <w:t>in</w:t>
      </w:r>
      <w:r>
        <w:rPr>
          <w:spacing w:val="-10"/>
        </w:rPr>
        <w:t xml:space="preserve"> </w:t>
      </w:r>
      <w:r>
        <w:t>meaning,</w:t>
      </w:r>
      <w:r>
        <w:rPr>
          <w:spacing w:val="-9"/>
        </w:rPr>
        <w:t xml:space="preserve"> </w:t>
      </w:r>
      <w:r>
        <w:t>and</w:t>
      </w:r>
      <w:r>
        <w:rPr>
          <w:spacing w:val="-10"/>
        </w:rPr>
        <w:t xml:space="preserve"> </w:t>
      </w:r>
      <w:r>
        <w:t>one</w:t>
      </w:r>
      <w:r>
        <w:rPr>
          <w:spacing w:val="-11"/>
        </w:rPr>
        <w:t xml:space="preserve"> </w:t>
      </w:r>
      <w:r>
        <w:t>that is</w:t>
      </w:r>
      <w:r>
        <w:rPr>
          <w:spacing w:val="-16"/>
        </w:rPr>
        <w:t xml:space="preserve"> </w:t>
      </w:r>
      <w:r>
        <w:t>both</w:t>
      </w:r>
      <w:r>
        <w:rPr>
          <w:spacing w:val="-15"/>
        </w:rPr>
        <w:t xml:space="preserve"> </w:t>
      </w:r>
      <w:r>
        <w:t>language-specific</w:t>
      </w:r>
      <w:r>
        <w:rPr>
          <w:spacing w:val="-16"/>
        </w:rPr>
        <w:t xml:space="preserve"> </w:t>
      </w:r>
      <w:r>
        <w:t>and</w:t>
      </w:r>
      <w:r>
        <w:rPr>
          <w:spacing w:val="-15"/>
        </w:rPr>
        <w:t xml:space="preserve"> </w:t>
      </w:r>
      <w:r>
        <w:t>item-specific</w:t>
      </w:r>
      <w:r>
        <w:rPr>
          <w:spacing w:val="-16"/>
        </w:rPr>
        <w:t xml:space="preserve"> </w:t>
      </w:r>
      <w:r>
        <w:t>and</w:t>
      </w:r>
      <w:r>
        <w:rPr>
          <w:spacing w:val="-15"/>
        </w:rPr>
        <w:t xml:space="preserve"> </w:t>
      </w:r>
      <w:r>
        <w:t>thus</w:t>
      </w:r>
      <w:r>
        <w:rPr>
          <w:spacing w:val="-16"/>
        </w:rPr>
        <w:t xml:space="preserve"> </w:t>
      </w:r>
      <w:r>
        <w:t>conventional.</w:t>
      </w:r>
      <w:r>
        <w:rPr>
          <w:spacing w:val="9"/>
        </w:rPr>
        <w:t xml:space="preserve"> </w:t>
      </w:r>
      <w:r>
        <w:t>This</w:t>
      </w:r>
      <w:r>
        <w:rPr>
          <w:spacing w:val="-15"/>
        </w:rPr>
        <w:t xml:space="preserve"> </w:t>
      </w:r>
      <w:r>
        <w:t>use</w:t>
      </w:r>
      <w:r>
        <w:rPr>
          <w:spacing w:val="-16"/>
        </w:rPr>
        <w:t xml:space="preserve"> </w:t>
      </w:r>
      <w:r>
        <w:t>constitutes</w:t>
      </w:r>
      <w:r>
        <w:rPr>
          <w:spacing w:val="-15"/>
        </w:rPr>
        <w:t xml:space="preserve"> </w:t>
      </w:r>
      <w:r>
        <w:t>a</w:t>
      </w:r>
      <w:r>
        <w:rPr>
          <w:spacing w:val="-19"/>
        </w:rPr>
        <w:t xml:space="preserve"> </w:t>
      </w:r>
      <w:r>
        <w:rPr>
          <w:i/>
        </w:rPr>
        <w:t>mor- phologically</w:t>
      </w:r>
      <w:r>
        <w:rPr>
          <w:i/>
          <w:spacing w:val="-6"/>
        </w:rPr>
        <w:t xml:space="preserve"> </w:t>
      </w:r>
      <w:r>
        <w:rPr>
          <w:i/>
        </w:rPr>
        <w:t>unmarked</w:t>
      </w:r>
      <w:r>
        <w:rPr>
          <w:i/>
          <w:spacing w:val="-6"/>
        </w:rPr>
        <w:t xml:space="preserve"> </w:t>
      </w:r>
      <w:r>
        <w:rPr>
          <w:i/>
        </w:rPr>
        <w:t>semantic</w:t>
      </w:r>
      <w:r>
        <w:rPr>
          <w:i/>
          <w:spacing w:val="-5"/>
        </w:rPr>
        <w:t xml:space="preserve"> </w:t>
      </w:r>
      <w:r>
        <w:rPr>
          <w:i/>
        </w:rPr>
        <w:t>shift</w:t>
      </w:r>
      <w:r>
        <w:rPr>
          <w:i/>
          <w:spacing w:val="6"/>
        </w:rPr>
        <w:t xml:space="preserve"> </w:t>
      </w:r>
      <w:r>
        <w:t>in</w:t>
      </w:r>
      <w:r>
        <w:rPr>
          <w:spacing w:val="-5"/>
        </w:rPr>
        <w:t xml:space="preserve"> </w:t>
      </w:r>
      <w:r>
        <w:t>the</w:t>
      </w:r>
      <w:r>
        <w:rPr>
          <w:spacing w:val="-6"/>
        </w:rPr>
        <w:t xml:space="preserve"> </w:t>
      </w:r>
      <w:r>
        <w:t>meaning</w:t>
      </w:r>
      <w:r>
        <w:rPr>
          <w:spacing w:val="-6"/>
        </w:rPr>
        <w:t xml:space="preserve"> </w:t>
      </w:r>
      <w:r>
        <w:t>of</w:t>
      </w:r>
      <w:r>
        <w:rPr>
          <w:spacing w:val="-5"/>
        </w:rPr>
        <w:t xml:space="preserve"> </w:t>
      </w:r>
      <w:r>
        <w:t>the</w:t>
      </w:r>
      <w:r>
        <w:rPr>
          <w:spacing w:val="-6"/>
        </w:rPr>
        <w:t xml:space="preserve"> </w:t>
      </w:r>
      <w:r>
        <w:t>word,</w:t>
      </w:r>
      <w:r>
        <w:rPr>
          <w:spacing w:val="-6"/>
        </w:rPr>
        <w:t xml:space="preserve"> </w:t>
      </w:r>
      <w:r>
        <w:t>just</w:t>
      </w:r>
      <w:r>
        <w:rPr>
          <w:spacing w:val="-5"/>
        </w:rPr>
        <w:t xml:space="preserve"> </w:t>
      </w:r>
      <w:r>
        <w:t>as</w:t>
      </w:r>
      <w:r>
        <w:rPr>
          <w:spacing w:val="-6"/>
        </w:rPr>
        <w:t xml:space="preserve"> </w:t>
      </w:r>
      <w:r>
        <w:t>idiosyncratic</w:t>
      </w:r>
      <w:r>
        <w:rPr>
          <w:spacing w:val="-6"/>
        </w:rPr>
        <w:t xml:space="preserve"> </w:t>
      </w:r>
      <w:r>
        <w:t>mean- ings of words in cases of functional expansion also constitute morphologically unmarked semantic</w:t>
      </w:r>
      <w:r>
        <w:rPr>
          <w:spacing w:val="-11"/>
        </w:rPr>
        <w:t xml:space="preserve"> </w:t>
      </w:r>
      <w:r>
        <w:t>shifts.</w:t>
      </w:r>
      <w:r>
        <w:rPr>
          <w:spacing w:val="12"/>
        </w:rPr>
        <w:t xml:space="preserve"> </w:t>
      </w:r>
      <w:r>
        <w:t>If</w:t>
      </w:r>
      <w:r>
        <w:rPr>
          <w:spacing w:val="-10"/>
        </w:rPr>
        <w:t xml:space="preserve"> </w:t>
      </w:r>
      <w:r>
        <w:t>we</w:t>
      </w:r>
      <w:r>
        <w:rPr>
          <w:spacing w:val="-10"/>
        </w:rPr>
        <w:t xml:space="preserve"> </w:t>
      </w:r>
      <w:r>
        <w:t>take</w:t>
      </w:r>
      <w:r>
        <w:rPr>
          <w:spacing w:val="-11"/>
        </w:rPr>
        <w:t xml:space="preserve"> </w:t>
      </w:r>
      <w:r>
        <w:t>such</w:t>
      </w:r>
      <w:r>
        <w:rPr>
          <w:spacing w:val="-10"/>
        </w:rPr>
        <w:t xml:space="preserve"> </w:t>
      </w:r>
      <w:r>
        <w:t>unmarked</w:t>
      </w:r>
      <w:r>
        <w:rPr>
          <w:spacing w:val="-11"/>
        </w:rPr>
        <w:t xml:space="preserve"> </w:t>
      </w:r>
      <w:r>
        <w:t>semantic</w:t>
      </w:r>
      <w:r>
        <w:rPr>
          <w:spacing w:val="-10"/>
        </w:rPr>
        <w:t xml:space="preserve"> </w:t>
      </w:r>
      <w:r>
        <w:t>shifts</w:t>
      </w:r>
      <w:r>
        <w:rPr>
          <w:spacing w:val="-10"/>
        </w:rPr>
        <w:t xml:space="preserve"> </w:t>
      </w:r>
      <w:r>
        <w:t>as</w:t>
      </w:r>
      <w:r>
        <w:rPr>
          <w:spacing w:val="-11"/>
        </w:rPr>
        <w:t xml:space="preserve"> </w:t>
      </w:r>
      <w:r>
        <w:t>evidence</w:t>
      </w:r>
      <w:r>
        <w:rPr>
          <w:spacing w:val="-10"/>
        </w:rPr>
        <w:t xml:space="preserve"> </w:t>
      </w:r>
      <w:r>
        <w:t>against</w:t>
      </w:r>
      <w:r>
        <w:rPr>
          <w:spacing w:val="-10"/>
        </w:rPr>
        <w:t xml:space="preserve"> </w:t>
      </w:r>
      <w:r>
        <w:t>lexical</w:t>
      </w:r>
      <w:r>
        <w:rPr>
          <w:spacing w:val="-10"/>
        </w:rPr>
        <w:t xml:space="preserve"> </w:t>
      </w:r>
      <w:r>
        <w:t>unity</w:t>
      </w:r>
      <w:r>
        <w:rPr>
          <w:spacing w:val="-10"/>
        </w:rPr>
        <w:t xml:space="preserve"> </w:t>
      </w:r>
      <w:r>
        <w:t>in the cases of flexible items, then we must also say that the ‘foot’ and ‘tracks’ meanings of</w:t>
      </w:r>
      <w:r>
        <w:rPr>
          <w:spacing w:val="-28"/>
        </w:rPr>
        <w:t xml:space="preserve"> </w:t>
      </w:r>
      <w:r>
        <w:rPr>
          <w:i/>
        </w:rPr>
        <w:t xml:space="preserve">soq </w:t>
      </w:r>
      <w:r>
        <w:t>constitute two distinct lexemes as</w:t>
      </w:r>
      <w:r>
        <w:rPr>
          <w:spacing w:val="-7"/>
        </w:rPr>
        <w:t xml:space="preserve"> </w:t>
      </w:r>
      <w:r>
        <w:t>well.</w:t>
      </w:r>
    </w:p>
    <w:p w:rsidR="00DD7756" w:rsidRDefault="00AD1397">
      <w:pPr>
        <w:pStyle w:val="BodyText"/>
        <w:spacing w:line="420" w:lineRule="auto"/>
        <w:ind w:left="120" w:right="532" w:firstLine="358"/>
        <w:jc w:val="both"/>
      </w:pPr>
      <w:r>
        <w:t>One might ask, if we start splitting up lexemes based on every degree of semantic shift, where does the splitting stop? This is exactly analogous to the problem of lumping vs. split- ting in the context of lexical categories. The Radical Construction Grammar solution to this problem is to abandon the commitment to larger groupings of items (the major lexical cate- gories)</w:t>
      </w:r>
      <w:r>
        <w:rPr>
          <w:spacing w:val="-22"/>
        </w:rPr>
        <w:t xml:space="preserve"> </w:t>
      </w:r>
      <w:r>
        <w:t>and</w:t>
      </w:r>
      <w:r>
        <w:rPr>
          <w:spacing w:val="-22"/>
        </w:rPr>
        <w:t xml:space="preserve"> </w:t>
      </w:r>
      <w:r>
        <w:t>acknowledge</w:t>
      </w:r>
      <w:r>
        <w:rPr>
          <w:spacing w:val="-22"/>
        </w:rPr>
        <w:t xml:space="preserve"> </w:t>
      </w:r>
      <w:r>
        <w:t>that</w:t>
      </w:r>
      <w:r>
        <w:rPr>
          <w:spacing w:val="-22"/>
        </w:rPr>
        <w:t xml:space="preserve"> </w:t>
      </w:r>
      <w:r>
        <w:t>languages</w:t>
      </w:r>
      <w:r>
        <w:rPr>
          <w:spacing w:val="-21"/>
        </w:rPr>
        <w:t xml:space="preserve"> </w:t>
      </w:r>
      <w:r>
        <w:t>consist</w:t>
      </w:r>
      <w:r>
        <w:rPr>
          <w:spacing w:val="-22"/>
        </w:rPr>
        <w:t xml:space="preserve"> </w:t>
      </w:r>
      <w:r>
        <w:t>of</w:t>
      </w:r>
      <w:r>
        <w:rPr>
          <w:spacing w:val="-22"/>
        </w:rPr>
        <w:t xml:space="preserve"> </w:t>
      </w:r>
      <w:r>
        <w:t>an</w:t>
      </w:r>
      <w:r>
        <w:rPr>
          <w:spacing w:val="-22"/>
        </w:rPr>
        <w:t xml:space="preserve"> </w:t>
      </w:r>
      <w:r>
        <w:t>interconnected</w:t>
      </w:r>
      <w:r>
        <w:rPr>
          <w:spacing w:val="-22"/>
        </w:rPr>
        <w:t xml:space="preserve"> </w:t>
      </w:r>
      <w:r>
        <w:t>network</w:t>
      </w:r>
      <w:r>
        <w:rPr>
          <w:spacing w:val="-21"/>
        </w:rPr>
        <w:t xml:space="preserve"> </w:t>
      </w:r>
      <w:r>
        <w:t>of</w:t>
      </w:r>
      <w:r>
        <w:rPr>
          <w:spacing w:val="-22"/>
        </w:rPr>
        <w:t xml:space="preserve"> </w:t>
      </w:r>
      <w:r>
        <w:t>smaller</w:t>
      </w:r>
      <w:r>
        <w:rPr>
          <w:spacing w:val="-22"/>
        </w:rPr>
        <w:t xml:space="preserve"> </w:t>
      </w:r>
      <w:r>
        <w:t>items (constructions)</w:t>
      </w:r>
      <w:r>
        <w:rPr>
          <w:spacing w:val="-11"/>
        </w:rPr>
        <w:t xml:space="preserve"> </w:t>
      </w:r>
      <w:r>
        <w:t>instead</w:t>
      </w:r>
      <w:r>
        <w:rPr>
          <w:spacing w:val="-11"/>
        </w:rPr>
        <w:t xml:space="preserve"> </w:t>
      </w:r>
      <w:r>
        <w:t>(Croft</w:t>
      </w:r>
      <w:r>
        <w:rPr>
          <w:spacing w:val="-12"/>
        </w:rPr>
        <w:t xml:space="preserve"> </w:t>
      </w:r>
      <w:hyperlink w:anchor="_bookmark292" w:history="1">
        <w:r>
          <w:rPr>
            <w:color w:val="007FFF"/>
          </w:rPr>
          <w:t>2001b</w:t>
        </w:r>
      </w:hyperlink>
      <w:r>
        <w:t>).</w:t>
      </w:r>
      <w:r>
        <w:rPr>
          <w:spacing w:val="9"/>
        </w:rPr>
        <w:t xml:space="preserve"> </w:t>
      </w:r>
      <w:r>
        <w:t>This</w:t>
      </w:r>
      <w:r>
        <w:rPr>
          <w:spacing w:val="-10"/>
        </w:rPr>
        <w:t xml:space="preserve"> </w:t>
      </w:r>
      <w:r>
        <w:t>approach</w:t>
      </w:r>
      <w:r>
        <w:rPr>
          <w:spacing w:val="-11"/>
        </w:rPr>
        <w:t xml:space="preserve"> </w:t>
      </w:r>
      <w:r>
        <w:t>has</w:t>
      </w:r>
      <w:r>
        <w:rPr>
          <w:spacing w:val="-11"/>
        </w:rPr>
        <w:t xml:space="preserve"> </w:t>
      </w:r>
      <w:r>
        <w:t>the</w:t>
      </w:r>
      <w:r>
        <w:rPr>
          <w:spacing w:val="-11"/>
        </w:rPr>
        <w:t xml:space="preserve"> </w:t>
      </w:r>
      <w:r>
        <w:t>major</w:t>
      </w:r>
      <w:r>
        <w:rPr>
          <w:spacing w:val="-11"/>
        </w:rPr>
        <w:t xml:space="preserve"> </w:t>
      </w:r>
      <w:r>
        <w:t>advantage</w:t>
      </w:r>
      <w:r>
        <w:rPr>
          <w:spacing w:val="-11"/>
        </w:rPr>
        <w:t xml:space="preserve"> </w:t>
      </w:r>
      <w:r>
        <w:t>of</w:t>
      </w:r>
      <w:r>
        <w:rPr>
          <w:spacing w:val="-11"/>
        </w:rPr>
        <w:t xml:space="preserve"> </w:t>
      </w:r>
      <w:r>
        <w:t>sidestepping unproductive</w:t>
      </w:r>
      <w:r>
        <w:rPr>
          <w:spacing w:val="-23"/>
        </w:rPr>
        <w:t xml:space="preserve"> </w:t>
      </w:r>
      <w:r>
        <w:t>debates</w:t>
      </w:r>
      <w:r>
        <w:rPr>
          <w:spacing w:val="-23"/>
        </w:rPr>
        <w:t xml:space="preserve"> </w:t>
      </w:r>
      <w:r>
        <w:t>about</w:t>
      </w:r>
      <w:r>
        <w:rPr>
          <w:spacing w:val="-23"/>
        </w:rPr>
        <w:t xml:space="preserve"> </w:t>
      </w:r>
      <w:r>
        <w:t>the</w:t>
      </w:r>
      <w:r>
        <w:rPr>
          <w:spacing w:val="-23"/>
        </w:rPr>
        <w:t xml:space="preserve"> </w:t>
      </w:r>
      <w:r>
        <w:t>existence</w:t>
      </w:r>
      <w:r>
        <w:rPr>
          <w:spacing w:val="-23"/>
        </w:rPr>
        <w:t xml:space="preserve"> </w:t>
      </w:r>
      <w:r>
        <w:t>or</w:t>
      </w:r>
      <w:r>
        <w:rPr>
          <w:spacing w:val="-23"/>
        </w:rPr>
        <w:t xml:space="preserve"> </w:t>
      </w:r>
      <w:r>
        <w:t>unity</w:t>
      </w:r>
      <w:r>
        <w:rPr>
          <w:spacing w:val="-23"/>
        </w:rPr>
        <w:t xml:space="preserve"> </w:t>
      </w:r>
      <w:r>
        <w:t>of</w:t>
      </w:r>
      <w:r>
        <w:rPr>
          <w:spacing w:val="-23"/>
        </w:rPr>
        <w:t xml:space="preserve"> </w:t>
      </w:r>
      <w:r>
        <w:t>lexical</w:t>
      </w:r>
      <w:r>
        <w:rPr>
          <w:spacing w:val="-23"/>
        </w:rPr>
        <w:t xml:space="preserve"> </w:t>
      </w:r>
      <w:r>
        <w:t>categories</w:t>
      </w:r>
      <w:r>
        <w:rPr>
          <w:spacing w:val="-23"/>
        </w:rPr>
        <w:t xml:space="preserve"> </w:t>
      </w:r>
      <w:r>
        <w:t>in</w:t>
      </w:r>
      <w:r>
        <w:rPr>
          <w:spacing w:val="-23"/>
        </w:rPr>
        <w:t xml:space="preserve"> </w:t>
      </w:r>
      <w:r>
        <w:t>particular</w:t>
      </w:r>
      <w:r>
        <w:rPr>
          <w:spacing w:val="-23"/>
        </w:rPr>
        <w:t xml:space="preserve"> </w:t>
      </w:r>
      <w:r>
        <w:t>languages, and</w:t>
      </w:r>
      <w:r>
        <w:rPr>
          <w:spacing w:val="-15"/>
        </w:rPr>
        <w:t xml:space="preserve"> </w:t>
      </w:r>
      <w:r>
        <w:t>shifts</w:t>
      </w:r>
      <w:r>
        <w:rPr>
          <w:spacing w:val="-15"/>
        </w:rPr>
        <w:t xml:space="preserve"> </w:t>
      </w:r>
      <w:r>
        <w:t>the</w:t>
      </w:r>
      <w:r>
        <w:rPr>
          <w:spacing w:val="-14"/>
        </w:rPr>
        <w:t xml:space="preserve"> </w:t>
      </w:r>
      <w:r>
        <w:t>focus</w:t>
      </w:r>
      <w:r>
        <w:rPr>
          <w:spacing w:val="-14"/>
        </w:rPr>
        <w:t xml:space="preserve"> </w:t>
      </w:r>
      <w:r>
        <w:t>instead</w:t>
      </w:r>
      <w:r>
        <w:rPr>
          <w:spacing w:val="-14"/>
        </w:rPr>
        <w:t xml:space="preserve"> </w:t>
      </w:r>
      <w:r>
        <w:t>to</w:t>
      </w:r>
      <w:r>
        <w:rPr>
          <w:spacing w:val="-15"/>
        </w:rPr>
        <w:t xml:space="preserve"> </w:t>
      </w:r>
      <w:r>
        <w:t>understanding</w:t>
      </w:r>
      <w:r>
        <w:rPr>
          <w:spacing w:val="-14"/>
        </w:rPr>
        <w:t xml:space="preserve"> </w:t>
      </w:r>
      <w:r>
        <w:t>the</w:t>
      </w:r>
      <w:r>
        <w:rPr>
          <w:spacing w:val="-15"/>
        </w:rPr>
        <w:t xml:space="preserve"> </w:t>
      </w:r>
      <w:r>
        <w:t>relationships</w:t>
      </w:r>
      <w:r>
        <w:rPr>
          <w:spacing w:val="-15"/>
        </w:rPr>
        <w:t xml:space="preserve"> </w:t>
      </w:r>
      <w:r>
        <w:t>and</w:t>
      </w:r>
      <w:r>
        <w:rPr>
          <w:spacing w:val="-14"/>
        </w:rPr>
        <w:t xml:space="preserve"> </w:t>
      </w:r>
      <w:r>
        <w:t>patterns</w:t>
      </w:r>
      <w:r>
        <w:rPr>
          <w:spacing w:val="-15"/>
        </w:rPr>
        <w:t xml:space="preserve"> </w:t>
      </w:r>
      <w:r>
        <w:t>among</w:t>
      </w:r>
      <w:r>
        <w:rPr>
          <w:spacing w:val="-14"/>
        </w:rPr>
        <w:t xml:space="preserve"> </w:t>
      </w:r>
      <w:r>
        <w:t>individual</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2"/>
        <w:jc w:val="both"/>
      </w:pPr>
      <w:r>
        <w:lastRenderedPageBreak/>
        <w:t>constructions. This is precisely what I propose to do for lexemes as well. If we abandon the idea</w:t>
      </w:r>
      <w:r>
        <w:rPr>
          <w:spacing w:val="-7"/>
        </w:rPr>
        <w:t xml:space="preserve"> </w:t>
      </w:r>
      <w:r>
        <w:t>that</w:t>
      </w:r>
      <w:r>
        <w:rPr>
          <w:spacing w:val="-7"/>
        </w:rPr>
        <w:t xml:space="preserve"> </w:t>
      </w:r>
      <w:r>
        <w:t>all</w:t>
      </w:r>
      <w:r>
        <w:rPr>
          <w:spacing w:val="-7"/>
        </w:rPr>
        <w:t xml:space="preserve"> </w:t>
      </w:r>
      <w:r>
        <w:t>the</w:t>
      </w:r>
      <w:r>
        <w:rPr>
          <w:spacing w:val="-6"/>
        </w:rPr>
        <w:t xml:space="preserve"> </w:t>
      </w:r>
      <w:r>
        <w:t>meanings</w:t>
      </w:r>
      <w:r>
        <w:rPr>
          <w:spacing w:val="-7"/>
        </w:rPr>
        <w:t xml:space="preserve"> </w:t>
      </w:r>
      <w:r>
        <w:t>associated</w:t>
      </w:r>
      <w:r>
        <w:rPr>
          <w:spacing w:val="-7"/>
        </w:rPr>
        <w:t xml:space="preserve"> </w:t>
      </w:r>
      <w:r>
        <w:t>with</w:t>
      </w:r>
      <w:r>
        <w:rPr>
          <w:spacing w:val="-7"/>
        </w:rPr>
        <w:t xml:space="preserve"> </w:t>
      </w:r>
      <w:r>
        <w:t>a</w:t>
      </w:r>
      <w:r>
        <w:rPr>
          <w:spacing w:val="-6"/>
        </w:rPr>
        <w:t xml:space="preserve"> </w:t>
      </w:r>
      <w:r>
        <w:t>form</w:t>
      </w:r>
      <w:r>
        <w:rPr>
          <w:spacing w:val="-7"/>
        </w:rPr>
        <w:t xml:space="preserve"> </w:t>
      </w:r>
      <w:r>
        <w:t>must</w:t>
      </w:r>
      <w:r>
        <w:rPr>
          <w:spacing w:val="-7"/>
        </w:rPr>
        <w:t xml:space="preserve"> </w:t>
      </w:r>
      <w:r>
        <w:t>be</w:t>
      </w:r>
      <w:r>
        <w:rPr>
          <w:spacing w:val="-7"/>
        </w:rPr>
        <w:t xml:space="preserve"> </w:t>
      </w:r>
      <w:r>
        <w:t>in</w:t>
      </w:r>
      <w:r>
        <w:rPr>
          <w:spacing w:val="-6"/>
        </w:rPr>
        <w:t xml:space="preserve"> </w:t>
      </w:r>
      <w:r>
        <w:t>some</w:t>
      </w:r>
      <w:r>
        <w:rPr>
          <w:spacing w:val="-7"/>
        </w:rPr>
        <w:t xml:space="preserve"> </w:t>
      </w:r>
      <w:r>
        <w:t>way</w:t>
      </w:r>
      <w:r>
        <w:rPr>
          <w:spacing w:val="-7"/>
        </w:rPr>
        <w:t xml:space="preserve"> </w:t>
      </w:r>
      <w:r>
        <w:t>grouped</w:t>
      </w:r>
      <w:r>
        <w:rPr>
          <w:spacing w:val="-6"/>
        </w:rPr>
        <w:t xml:space="preserve"> </w:t>
      </w:r>
      <w:r>
        <w:t>into</w:t>
      </w:r>
      <w:r>
        <w:rPr>
          <w:spacing w:val="-7"/>
        </w:rPr>
        <w:t xml:space="preserve"> </w:t>
      </w:r>
      <w:r>
        <w:t>lexemes based</w:t>
      </w:r>
      <w:r>
        <w:rPr>
          <w:spacing w:val="-12"/>
        </w:rPr>
        <w:t xml:space="preserve"> </w:t>
      </w:r>
      <w:r>
        <w:t>on</w:t>
      </w:r>
      <w:r>
        <w:rPr>
          <w:spacing w:val="-13"/>
        </w:rPr>
        <w:t xml:space="preserve"> </w:t>
      </w:r>
      <w:r>
        <w:t>their</w:t>
      </w:r>
      <w:r>
        <w:rPr>
          <w:spacing w:val="-12"/>
        </w:rPr>
        <w:t xml:space="preserve"> </w:t>
      </w:r>
      <w:r>
        <w:t>morphosyntactic</w:t>
      </w:r>
      <w:r>
        <w:rPr>
          <w:spacing w:val="-12"/>
        </w:rPr>
        <w:t xml:space="preserve"> </w:t>
      </w:r>
      <w:r>
        <w:t>contexts</w:t>
      </w:r>
      <w:r>
        <w:rPr>
          <w:spacing w:val="-13"/>
        </w:rPr>
        <w:t xml:space="preserve"> </w:t>
      </w:r>
      <w:r>
        <w:t>of</w:t>
      </w:r>
      <w:r>
        <w:rPr>
          <w:spacing w:val="-13"/>
        </w:rPr>
        <w:t xml:space="preserve"> </w:t>
      </w:r>
      <w:r>
        <w:t>occurrence,</w:t>
      </w:r>
      <w:r>
        <w:rPr>
          <w:spacing w:val="-10"/>
        </w:rPr>
        <w:t xml:space="preserve"> </w:t>
      </w:r>
      <w:r>
        <w:t>we</w:t>
      </w:r>
      <w:r>
        <w:rPr>
          <w:spacing w:val="-13"/>
        </w:rPr>
        <w:t xml:space="preserve"> </w:t>
      </w:r>
      <w:r>
        <w:t>sidestep</w:t>
      </w:r>
      <w:r>
        <w:rPr>
          <w:spacing w:val="-13"/>
        </w:rPr>
        <w:t xml:space="preserve"> </w:t>
      </w:r>
      <w:r>
        <w:t>unproductive</w:t>
      </w:r>
      <w:r>
        <w:rPr>
          <w:spacing w:val="-13"/>
        </w:rPr>
        <w:t xml:space="preserve"> </w:t>
      </w:r>
      <w:r>
        <w:t>debates</w:t>
      </w:r>
      <w:r>
        <w:rPr>
          <w:spacing w:val="-12"/>
        </w:rPr>
        <w:t xml:space="preserve"> </w:t>
      </w:r>
      <w:r>
        <w:t>re- garding homonymy vs. polysemy, and can instead focus on the relationships and patterns among the various senses associated with that form—specifically, the nature of the</w:t>
      </w:r>
      <w:r>
        <w:rPr>
          <w:spacing w:val="-30"/>
        </w:rPr>
        <w:t xml:space="preserve"> </w:t>
      </w:r>
      <w:r>
        <w:t>semantic shifts that occur between uses of the form in different discourse</w:t>
      </w:r>
      <w:r>
        <w:rPr>
          <w:spacing w:val="-22"/>
        </w:rPr>
        <w:t xml:space="preserve"> </w:t>
      </w:r>
      <w:r>
        <w:t>functions.</w:t>
      </w:r>
    </w:p>
    <w:p w:rsidR="00DD7756" w:rsidRDefault="00AD1397">
      <w:pPr>
        <w:pStyle w:val="BodyText"/>
        <w:spacing w:line="420" w:lineRule="auto"/>
        <w:ind w:left="120" w:right="532" w:firstLine="358"/>
        <w:jc w:val="both"/>
      </w:pPr>
      <w:r>
        <w:t>In sum, idiosyncratic semantic shifts are not the problem for theories of lexical flexibil- ity that they are often taken to be. Indeed, functional expansion would not be possible if hearers</w:t>
      </w:r>
      <w:r>
        <w:rPr>
          <w:spacing w:val="-13"/>
        </w:rPr>
        <w:t xml:space="preserve"> </w:t>
      </w:r>
      <w:r>
        <w:t>were</w:t>
      </w:r>
      <w:r>
        <w:rPr>
          <w:spacing w:val="-12"/>
        </w:rPr>
        <w:t xml:space="preserve"> </w:t>
      </w:r>
      <w:r>
        <w:t>not</w:t>
      </w:r>
      <w:r>
        <w:rPr>
          <w:spacing w:val="-13"/>
        </w:rPr>
        <w:t xml:space="preserve"> </w:t>
      </w:r>
      <w:r>
        <w:t>capable</w:t>
      </w:r>
      <w:r>
        <w:rPr>
          <w:spacing w:val="-12"/>
        </w:rPr>
        <w:t xml:space="preserve"> </w:t>
      </w:r>
      <w:r>
        <w:t>of</w:t>
      </w:r>
      <w:r>
        <w:rPr>
          <w:spacing w:val="-13"/>
        </w:rPr>
        <w:t xml:space="preserve"> </w:t>
      </w:r>
      <w:r>
        <w:t>determining</w:t>
      </w:r>
      <w:r>
        <w:rPr>
          <w:spacing w:val="-12"/>
        </w:rPr>
        <w:t xml:space="preserve"> </w:t>
      </w:r>
      <w:r>
        <w:t>the</w:t>
      </w:r>
      <w:r>
        <w:rPr>
          <w:spacing w:val="-12"/>
        </w:rPr>
        <w:t xml:space="preserve"> </w:t>
      </w:r>
      <w:r>
        <w:t>meaning</w:t>
      </w:r>
      <w:r>
        <w:rPr>
          <w:spacing w:val="-13"/>
        </w:rPr>
        <w:t xml:space="preserve"> </w:t>
      </w:r>
      <w:r>
        <w:t>of</w:t>
      </w:r>
      <w:r>
        <w:rPr>
          <w:spacing w:val="-12"/>
        </w:rPr>
        <w:t xml:space="preserve"> </w:t>
      </w:r>
      <w:r>
        <w:t>a</w:t>
      </w:r>
      <w:r>
        <w:rPr>
          <w:spacing w:val="-13"/>
        </w:rPr>
        <w:t xml:space="preserve"> </w:t>
      </w:r>
      <w:r>
        <w:t>form</w:t>
      </w:r>
      <w:r>
        <w:rPr>
          <w:spacing w:val="-12"/>
        </w:rPr>
        <w:t xml:space="preserve"> </w:t>
      </w:r>
      <w:r>
        <w:t>when</w:t>
      </w:r>
      <w:r>
        <w:rPr>
          <w:spacing w:val="-13"/>
        </w:rPr>
        <w:t xml:space="preserve"> </w:t>
      </w:r>
      <w:r>
        <w:t>used</w:t>
      </w:r>
      <w:r>
        <w:rPr>
          <w:spacing w:val="-12"/>
        </w:rPr>
        <w:t xml:space="preserve"> </w:t>
      </w:r>
      <w:r>
        <w:t>in</w:t>
      </w:r>
      <w:r>
        <w:rPr>
          <w:spacing w:val="-12"/>
        </w:rPr>
        <w:t xml:space="preserve"> </w:t>
      </w:r>
      <w:r>
        <w:t>even</w:t>
      </w:r>
      <w:r>
        <w:rPr>
          <w:spacing w:val="-13"/>
        </w:rPr>
        <w:t xml:space="preserve"> </w:t>
      </w:r>
      <w:r>
        <w:t>highly</w:t>
      </w:r>
      <w:r>
        <w:rPr>
          <w:spacing w:val="-12"/>
        </w:rPr>
        <w:t xml:space="preserve"> </w:t>
      </w:r>
      <w:r>
        <w:t>un- usual</w:t>
      </w:r>
      <w:r>
        <w:rPr>
          <w:spacing w:val="-8"/>
        </w:rPr>
        <w:t xml:space="preserve"> </w:t>
      </w:r>
      <w:r>
        <w:t>contexts.</w:t>
      </w:r>
      <w:r>
        <w:rPr>
          <w:spacing w:val="13"/>
        </w:rPr>
        <w:t xml:space="preserve"> </w:t>
      </w:r>
      <w:r>
        <w:t>Innovative</w:t>
      </w:r>
      <w:r>
        <w:rPr>
          <w:spacing w:val="-7"/>
        </w:rPr>
        <w:t xml:space="preserve"> </w:t>
      </w:r>
      <w:r>
        <w:t>uses</w:t>
      </w:r>
      <w:r>
        <w:rPr>
          <w:spacing w:val="-8"/>
        </w:rPr>
        <w:t xml:space="preserve"> </w:t>
      </w:r>
      <w:r>
        <w:t>of</w:t>
      </w:r>
      <w:r>
        <w:rPr>
          <w:spacing w:val="-8"/>
        </w:rPr>
        <w:t xml:space="preserve"> </w:t>
      </w:r>
      <w:r>
        <w:t>lexical</w:t>
      </w:r>
      <w:r>
        <w:rPr>
          <w:spacing w:val="-8"/>
        </w:rPr>
        <w:t xml:space="preserve"> </w:t>
      </w:r>
      <w:r>
        <w:t>items</w:t>
      </w:r>
      <w:r>
        <w:rPr>
          <w:spacing w:val="-8"/>
        </w:rPr>
        <w:t xml:space="preserve"> </w:t>
      </w:r>
      <w:r>
        <w:t>in</w:t>
      </w:r>
      <w:r>
        <w:rPr>
          <w:spacing w:val="-8"/>
        </w:rPr>
        <w:t xml:space="preserve"> </w:t>
      </w:r>
      <w:r>
        <w:t>new</w:t>
      </w:r>
      <w:r>
        <w:rPr>
          <w:spacing w:val="-8"/>
        </w:rPr>
        <w:t xml:space="preserve"> </w:t>
      </w:r>
      <w:r>
        <w:t>functions</w:t>
      </w:r>
      <w:r>
        <w:rPr>
          <w:spacing w:val="-8"/>
        </w:rPr>
        <w:t xml:space="preserve"> </w:t>
      </w:r>
      <w:r>
        <w:t>would</w:t>
      </w:r>
      <w:r>
        <w:rPr>
          <w:spacing w:val="-8"/>
        </w:rPr>
        <w:t xml:space="preserve"> </w:t>
      </w:r>
      <w:r>
        <w:t>be</w:t>
      </w:r>
      <w:r>
        <w:rPr>
          <w:spacing w:val="-8"/>
        </w:rPr>
        <w:t xml:space="preserve"> </w:t>
      </w:r>
      <w:r>
        <w:t>all</w:t>
      </w:r>
      <w:r>
        <w:rPr>
          <w:spacing w:val="-8"/>
        </w:rPr>
        <w:t xml:space="preserve"> </w:t>
      </w:r>
      <w:r>
        <w:t>but</w:t>
      </w:r>
      <w:r>
        <w:rPr>
          <w:spacing w:val="-7"/>
        </w:rPr>
        <w:t xml:space="preserve"> </w:t>
      </w:r>
      <w:r>
        <w:t>impossible, providing no opportunity for such innovations to receive broader adoption in the linguistic community.</w:t>
      </w:r>
      <w:r>
        <w:rPr>
          <w:spacing w:val="10"/>
        </w:rPr>
        <w:t xml:space="preserve"> </w:t>
      </w:r>
      <w:r>
        <w:t>Each</w:t>
      </w:r>
      <w:r>
        <w:rPr>
          <w:spacing w:val="-14"/>
        </w:rPr>
        <w:t xml:space="preserve"> </w:t>
      </w:r>
      <w:r>
        <w:t>time</w:t>
      </w:r>
      <w:r>
        <w:rPr>
          <w:spacing w:val="-14"/>
        </w:rPr>
        <w:t xml:space="preserve"> </w:t>
      </w:r>
      <w:r>
        <w:t>a</w:t>
      </w:r>
      <w:r>
        <w:rPr>
          <w:spacing w:val="-14"/>
        </w:rPr>
        <w:t xml:space="preserve"> </w:t>
      </w:r>
      <w:r>
        <w:t>hearer</w:t>
      </w:r>
      <w:r>
        <w:rPr>
          <w:spacing w:val="-14"/>
        </w:rPr>
        <w:t xml:space="preserve"> </w:t>
      </w:r>
      <w:r>
        <w:t>encounters</w:t>
      </w:r>
      <w:r>
        <w:rPr>
          <w:spacing w:val="-15"/>
        </w:rPr>
        <w:t xml:space="preserve"> </w:t>
      </w:r>
      <w:r>
        <w:t>a</w:t>
      </w:r>
      <w:r>
        <w:rPr>
          <w:spacing w:val="-13"/>
        </w:rPr>
        <w:t xml:space="preserve"> </w:t>
      </w:r>
      <w:r>
        <w:t>novel</w:t>
      </w:r>
      <w:r>
        <w:rPr>
          <w:spacing w:val="-15"/>
        </w:rPr>
        <w:t xml:space="preserve"> </w:t>
      </w:r>
      <w:r>
        <w:t>use</w:t>
      </w:r>
      <w:r>
        <w:rPr>
          <w:spacing w:val="-14"/>
        </w:rPr>
        <w:t xml:space="preserve"> </w:t>
      </w:r>
      <w:r>
        <w:t>of</w:t>
      </w:r>
      <w:r>
        <w:rPr>
          <w:spacing w:val="-14"/>
        </w:rPr>
        <w:t xml:space="preserve"> </w:t>
      </w:r>
      <w:r>
        <w:t>a</w:t>
      </w:r>
      <w:r>
        <w:rPr>
          <w:spacing w:val="-13"/>
        </w:rPr>
        <w:t xml:space="preserve"> </w:t>
      </w:r>
      <w:r>
        <w:t>lexical</w:t>
      </w:r>
      <w:r>
        <w:rPr>
          <w:spacing w:val="-15"/>
        </w:rPr>
        <w:t xml:space="preserve"> </w:t>
      </w:r>
      <w:r>
        <w:t>item</w:t>
      </w:r>
      <w:r>
        <w:rPr>
          <w:spacing w:val="-14"/>
        </w:rPr>
        <w:t xml:space="preserve"> </w:t>
      </w:r>
      <w:r>
        <w:t>for</w:t>
      </w:r>
      <w:r>
        <w:rPr>
          <w:spacing w:val="-14"/>
        </w:rPr>
        <w:t xml:space="preserve"> </w:t>
      </w:r>
      <w:r>
        <w:t>the</w:t>
      </w:r>
      <w:r>
        <w:rPr>
          <w:spacing w:val="-14"/>
        </w:rPr>
        <w:t xml:space="preserve"> </w:t>
      </w:r>
      <w:r>
        <w:t>first</w:t>
      </w:r>
      <w:r>
        <w:rPr>
          <w:spacing w:val="-14"/>
        </w:rPr>
        <w:t xml:space="preserve"> </w:t>
      </w:r>
      <w:r>
        <w:t>time,</w:t>
      </w:r>
      <w:r>
        <w:rPr>
          <w:spacing w:val="-13"/>
        </w:rPr>
        <w:t xml:space="preserve"> </w:t>
      </w:r>
      <w:r>
        <w:t xml:space="preserve">they must accomplish the difficult task of discerning its meaning. This is no less true for flexible items as it is for non-flexible items, or for items whose meaning is predictable vs. unpre- dictable. </w:t>
      </w:r>
      <w:r>
        <w:rPr>
          <w:i/>
        </w:rPr>
        <w:t xml:space="preserve">Every </w:t>
      </w:r>
      <w:r>
        <w:t>use of a word is an instance of functional expansion because every use of a word is always in a slightly different discourse and social context than the one before. The meaning</w:t>
      </w:r>
      <w:r>
        <w:rPr>
          <w:spacing w:val="-7"/>
        </w:rPr>
        <w:t xml:space="preserve"> </w:t>
      </w:r>
      <w:r>
        <w:t>of</w:t>
      </w:r>
      <w:r>
        <w:rPr>
          <w:spacing w:val="-6"/>
        </w:rPr>
        <w:t xml:space="preserve"> </w:t>
      </w:r>
      <w:r>
        <w:t>a</w:t>
      </w:r>
      <w:r>
        <w:rPr>
          <w:spacing w:val="-7"/>
        </w:rPr>
        <w:t xml:space="preserve"> </w:t>
      </w:r>
      <w:r>
        <w:t>word</w:t>
      </w:r>
      <w:r>
        <w:rPr>
          <w:spacing w:val="-6"/>
        </w:rPr>
        <w:t xml:space="preserve"> </w:t>
      </w:r>
      <w:r>
        <w:t>in</w:t>
      </w:r>
      <w:r>
        <w:rPr>
          <w:spacing w:val="-6"/>
        </w:rPr>
        <w:t xml:space="preserve"> </w:t>
      </w:r>
      <w:r>
        <w:t>a</w:t>
      </w:r>
      <w:r>
        <w:rPr>
          <w:spacing w:val="-7"/>
        </w:rPr>
        <w:t xml:space="preserve"> </w:t>
      </w:r>
      <w:r>
        <w:t>given</w:t>
      </w:r>
      <w:r>
        <w:rPr>
          <w:spacing w:val="-6"/>
        </w:rPr>
        <w:t xml:space="preserve"> </w:t>
      </w:r>
      <w:r>
        <w:t>context</w:t>
      </w:r>
      <w:r>
        <w:rPr>
          <w:spacing w:val="-7"/>
        </w:rPr>
        <w:t xml:space="preserve"> </w:t>
      </w:r>
      <w:r>
        <w:t>is</w:t>
      </w:r>
      <w:r>
        <w:rPr>
          <w:spacing w:val="-6"/>
        </w:rPr>
        <w:t xml:space="preserve"> </w:t>
      </w:r>
      <w:r>
        <w:t>highly</w:t>
      </w:r>
      <w:r>
        <w:rPr>
          <w:spacing w:val="-6"/>
        </w:rPr>
        <w:t xml:space="preserve"> </w:t>
      </w:r>
      <w:r>
        <w:t>socially</w:t>
      </w:r>
      <w:r>
        <w:rPr>
          <w:spacing w:val="-7"/>
        </w:rPr>
        <w:t xml:space="preserve"> </w:t>
      </w:r>
      <w:r>
        <w:t>and</w:t>
      </w:r>
      <w:r>
        <w:rPr>
          <w:spacing w:val="-6"/>
        </w:rPr>
        <w:t xml:space="preserve"> </w:t>
      </w:r>
      <w:r>
        <w:t>situationally</w:t>
      </w:r>
      <w:r>
        <w:rPr>
          <w:spacing w:val="-6"/>
        </w:rPr>
        <w:t xml:space="preserve"> </w:t>
      </w:r>
      <w:r>
        <w:t>dependent,</w:t>
      </w:r>
      <w:r>
        <w:rPr>
          <w:spacing w:val="-6"/>
        </w:rPr>
        <w:t xml:space="preserve"> </w:t>
      </w:r>
      <w:r>
        <w:t>and</w:t>
      </w:r>
      <w:r>
        <w:rPr>
          <w:spacing w:val="-6"/>
        </w:rPr>
        <w:t xml:space="preserve"> </w:t>
      </w:r>
      <w:r>
        <w:t xml:space="preserve">that context can change completely from one utterance to the next. Every token of a word thus necessarily appears in a new pragmatic context, and that pragmatic context slightly shapes its meaning. Language use </w:t>
      </w:r>
      <w:r>
        <w:rPr>
          <w:i/>
        </w:rPr>
        <w:t xml:space="preserve">is </w:t>
      </w:r>
      <w:r>
        <w:t>language change. Semantic shift is therefore an integral and ubiquitous part of language use; the question is simply the degree of that semantic</w:t>
      </w:r>
      <w:r>
        <w:rPr>
          <w:spacing w:val="-39"/>
        </w:rPr>
        <w:t xml:space="preserve"> </w:t>
      </w:r>
      <w:r>
        <w:t>shift.</w:t>
      </w:r>
    </w:p>
    <w:p w:rsidR="00DD7756" w:rsidRDefault="00DD7756">
      <w:pPr>
        <w:pStyle w:val="BodyText"/>
        <w:rPr>
          <w:sz w:val="26"/>
        </w:rPr>
      </w:pPr>
    </w:p>
    <w:p w:rsidR="00DD7756" w:rsidRDefault="00AD1397">
      <w:pPr>
        <w:pStyle w:val="Heading2"/>
        <w:numPr>
          <w:ilvl w:val="1"/>
          <w:numId w:val="11"/>
        </w:numPr>
        <w:tabs>
          <w:tab w:val="left" w:pos="885"/>
          <w:tab w:val="left" w:pos="886"/>
        </w:tabs>
        <w:spacing w:before="208"/>
        <w:rPr>
          <w:b/>
        </w:rPr>
      </w:pPr>
      <w:bookmarkStart w:id="172" w:name="2.4_Functional_approaches"/>
      <w:bookmarkStart w:id="173" w:name="_bookmark133"/>
      <w:bookmarkEnd w:id="172"/>
      <w:bookmarkEnd w:id="173"/>
      <w:r>
        <w:rPr>
          <w:b/>
        </w:rPr>
        <w:t>Functional</w:t>
      </w:r>
      <w:r>
        <w:rPr>
          <w:b/>
          <w:spacing w:val="1"/>
        </w:rPr>
        <w:t xml:space="preserve"> </w:t>
      </w:r>
      <w:r>
        <w:rPr>
          <w:b/>
        </w:rPr>
        <w:t>approaches</w:t>
      </w:r>
    </w:p>
    <w:p w:rsidR="00DD7756" w:rsidRDefault="00DD7756">
      <w:pPr>
        <w:pStyle w:val="BodyText"/>
        <w:spacing w:before="6"/>
        <w:rPr>
          <w:b/>
          <w:sz w:val="36"/>
        </w:rPr>
      </w:pPr>
    </w:p>
    <w:p w:rsidR="00DD7756" w:rsidRDefault="00AD1397">
      <w:pPr>
        <w:pStyle w:val="BodyText"/>
        <w:spacing w:line="420" w:lineRule="auto"/>
        <w:ind w:left="120" w:right="532"/>
        <w:jc w:val="both"/>
      </w:pPr>
      <w:r>
        <w:t>Functionalism</w:t>
      </w:r>
      <w:r>
        <w:rPr>
          <w:spacing w:val="-14"/>
        </w:rPr>
        <w:t xml:space="preserve"> </w:t>
      </w:r>
      <w:r>
        <w:t>as</w:t>
      </w:r>
      <w:r>
        <w:rPr>
          <w:spacing w:val="-13"/>
        </w:rPr>
        <w:t xml:space="preserve"> </w:t>
      </w:r>
      <w:r>
        <w:t>an</w:t>
      </w:r>
      <w:r>
        <w:rPr>
          <w:spacing w:val="-14"/>
        </w:rPr>
        <w:t xml:space="preserve"> </w:t>
      </w:r>
      <w:r>
        <w:t>approach</w:t>
      </w:r>
      <w:r>
        <w:rPr>
          <w:spacing w:val="-14"/>
        </w:rPr>
        <w:t xml:space="preserve"> </w:t>
      </w:r>
      <w:r>
        <w:t>to</w:t>
      </w:r>
      <w:r>
        <w:rPr>
          <w:spacing w:val="-14"/>
        </w:rPr>
        <w:t xml:space="preserve"> </w:t>
      </w:r>
      <w:r>
        <w:t>linguistic</w:t>
      </w:r>
      <w:r>
        <w:rPr>
          <w:spacing w:val="-13"/>
        </w:rPr>
        <w:t xml:space="preserve"> </w:t>
      </w:r>
      <w:r>
        <w:t>explanation</w:t>
      </w:r>
      <w:r>
        <w:rPr>
          <w:spacing w:val="-14"/>
        </w:rPr>
        <w:t xml:space="preserve"> </w:t>
      </w:r>
      <w:r>
        <w:t>is</w:t>
      </w:r>
      <w:r>
        <w:rPr>
          <w:spacing w:val="-14"/>
        </w:rPr>
        <w:t xml:space="preserve"> </w:t>
      </w:r>
      <w:r>
        <w:t>multifaceted.</w:t>
      </w:r>
      <w:r>
        <w:rPr>
          <w:spacing w:val="13"/>
        </w:rPr>
        <w:t xml:space="preserve"> </w:t>
      </w:r>
      <w:r>
        <w:t>It</w:t>
      </w:r>
      <w:r>
        <w:rPr>
          <w:spacing w:val="-14"/>
        </w:rPr>
        <w:t xml:space="preserve"> </w:t>
      </w:r>
      <w:r>
        <w:t>looks</w:t>
      </w:r>
      <w:r>
        <w:rPr>
          <w:spacing w:val="-13"/>
        </w:rPr>
        <w:t xml:space="preserve"> </w:t>
      </w:r>
      <w:r>
        <w:t>to</w:t>
      </w:r>
      <w:r>
        <w:rPr>
          <w:spacing w:val="-14"/>
        </w:rPr>
        <w:t xml:space="preserve"> </w:t>
      </w:r>
      <w:r>
        <w:t>factors</w:t>
      </w:r>
      <w:r>
        <w:rPr>
          <w:spacing w:val="-13"/>
        </w:rPr>
        <w:t xml:space="preserve"> </w:t>
      </w:r>
      <w:r>
        <w:t>out- side of the structural form of language as an explanation for that form—most especially</w:t>
      </w:r>
      <w:r>
        <w:rPr>
          <w:spacing w:val="-43"/>
        </w:rPr>
        <w:t xml:space="preserve"> </w:t>
      </w:r>
      <w:r>
        <w:t>cog- nition, usage effects from frequency, and information structuring in discourse (Croft</w:t>
      </w:r>
      <w:r>
        <w:rPr>
          <w:spacing w:val="46"/>
        </w:rPr>
        <w:t xml:space="preserve"> </w:t>
      </w:r>
      <w:hyperlink w:anchor="_bookmark291" w:history="1">
        <w:r>
          <w:rPr>
            <w:color w:val="007FFF"/>
          </w:rPr>
          <w:t>2001a</w:t>
        </w:r>
      </w:hyperlink>
      <w:r>
        <w:t>:</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r>
        <w:lastRenderedPageBreak/>
        <w:t>6323–6324). In this section I present Croft’s (</w:t>
      </w:r>
      <w:hyperlink w:anchor="_bookmark288" w:history="1">
        <w:r>
          <w:rPr>
            <w:color w:val="007FFF"/>
          </w:rPr>
          <w:t>1991</w:t>
        </w:r>
      </w:hyperlink>
      <w:r>
        <w:t xml:space="preserve">; </w:t>
      </w:r>
      <w:hyperlink w:anchor="_bookmark290" w:history="1">
        <w:r>
          <w:rPr>
            <w:color w:val="007FFF"/>
          </w:rPr>
          <w:t>2000</w:t>
        </w:r>
      </w:hyperlink>
      <w:r>
        <w:t xml:space="preserve">; </w:t>
      </w:r>
      <w:hyperlink w:anchor="_bookmark292" w:history="1">
        <w:r>
          <w:rPr>
            <w:color w:val="007FFF"/>
          </w:rPr>
          <w:t>2001b</w:t>
        </w:r>
      </w:hyperlink>
      <w:r>
        <w:t>) functional theory of lexical categories,</w:t>
      </w:r>
      <w:r>
        <w:rPr>
          <w:spacing w:val="-17"/>
        </w:rPr>
        <w:t xml:space="preserve"> </w:t>
      </w:r>
      <w:r>
        <w:t>which</w:t>
      </w:r>
      <w:r>
        <w:rPr>
          <w:spacing w:val="-18"/>
        </w:rPr>
        <w:t xml:space="preserve"> </w:t>
      </w:r>
      <w:r>
        <w:t>explains</w:t>
      </w:r>
      <w:r>
        <w:rPr>
          <w:spacing w:val="-19"/>
        </w:rPr>
        <w:t xml:space="preserve"> </w:t>
      </w:r>
      <w:r>
        <w:t>crosslinguistic</w:t>
      </w:r>
      <w:r>
        <w:rPr>
          <w:spacing w:val="-18"/>
        </w:rPr>
        <w:t xml:space="preserve"> </w:t>
      </w:r>
      <w:r>
        <w:t>patterns</w:t>
      </w:r>
      <w:r>
        <w:rPr>
          <w:spacing w:val="-18"/>
        </w:rPr>
        <w:t xml:space="preserve"> </w:t>
      </w:r>
      <w:r>
        <w:t>in</w:t>
      </w:r>
      <w:r>
        <w:rPr>
          <w:spacing w:val="-18"/>
        </w:rPr>
        <w:t xml:space="preserve"> </w:t>
      </w:r>
      <w:r>
        <w:t>the</w:t>
      </w:r>
      <w:r>
        <w:rPr>
          <w:spacing w:val="-18"/>
        </w:rPr>
        <w:t xml:space="preserve"> </w:t>
      </w:r>
      <w:r>
        <w:t>coding</w:t>
      </w:r>
      <w:r>
        <w:rPr>
          <w:spacing w:val="-19"/>
        </w:rPr>
        <w:t xml:space="preserve"> </w:t>
      </w:r>
      <w:r>
        <w:t>of</w:t>
      </w:r>
      <w:r>
        <w:rPr>
          <w:spacing w:val="-18"/>
        </w:rPr>
        <w:t xml:space="preserve"> </w:t>
      </w:r>
      <w:r>
        <w:t>reference,</w:t>
      </w:r>
      <w:r>
        <w:rPr>
          <w:spacing w:val="-16"/>
        </w:rPr>
        <w:t xml:space="preserve"> </w:t>
      </w:r>
      <w:r>
        <w:t>predication,</w:t>
      </w:r>
      <w:r>
        <w:rPr>
          <w:spacing w:val="-16"/>
        </w:rPr>
        <w:t xml:space="preserve"> </w:t>
      </w:r>
      <w:r>
        <w:t>and modification as arising from the interaction between our mental categories and the needs</w:t>
      </w:r>
      <w:r>
        <w:rPr>
          <w:spacing w:val="-20"/>
        </w:rPr>
        <w:t xml:space="preserve"> </w:t>
      </w:r>
      <w:r>
        <w:t xml:space="preserve">of discourse. I then use this theory as a framework for defining lexical flexibility in </w:t>
      </w:r>
      <w:hyperlink w:anchor="_bookmark144" w:history="1">
        <w:r>
          <w:rPr>
            <w:color w:val="007FFF"/>
          </w:rPr>
          <w:t>Section</w:t>
        </w:r>
        <w:r>
          <w:rPr>
            <w:color w:val="007FFF"/>
            <w:spacing w:val="-37"/>
          </w:rPr>
          <w:t xml:space="preserve"> </w:t>
        </w:r>
        <w:r>
          <w:rPr>
            <w:color w:val="007FFF"/>
          </w:rPr>
          <w:t>2.5</w:t>
        </w:r>
      </w:hyperlink>
      <w:r>
        <w:t>. I</w:t>
      </w:r>
      <w:r>
        <w:rPr>
          <w:spacing w:val="-5"/>
        </w:rPr>
        <w:t xml:space="preserve"> </w:t>
      </w:r>
      <w:r>
        <w:t>begin</w:t>
      </w:r>
      <w:r>
        <w:rPr>
          <w:spacing w:val="-4"/>
        </w:rPr>
        <w:t xml:space="preserve"> </w:t>
      </w:r>
      <w:r>
        <w:t>with</w:t>
      </w:r>
      <w:r>
        <w:rPr>
          <w:spacing w:val="-4"/>
        </w:rPr>
        <w:t xml:space="preserve"> </w:t>
      </w:r>
      <w:r>
        <w:t>a</w:t>
      </w:r>
      <w:r>
        <w:rPr>
          <w:spacing w:val="-4"/>
        </w:rPr>
        <w:t xml:space="preserve"> </w:t>
      </w:r>
      <w:r>
        <w:t>brief</w:t>
      </w:r>
      <w:r>
        <w:rPr>
          <w:spacing w:val="-4"/>
        </w:rPr>
        <w:t xml:space="preserve"> </w:t>
      </w:r>
      <w:r>
        <w:t>discussion</w:t>
      </w:r>
      <w:r>
        <w:rPr>
          <w:spacing w:val="-4"/>
        </w:rPr>
        <w:t xml:space="preserve"> </w:t>
      </w:r>
      <w:r>
        <w:t>of</w:t>
      </w:r>
      <w:r>
        <w:rPr>
          <w:spacing w:val="-4"/>
        </w:rPr>
        <w:t xml:space="preserve"> </w:t>
      </w:r>
      <w:r>
        <w:t>prototype</w:t>
      </w:r>
      <w:r>
        <w:rPr>
          <w:spacing w:val="-4"/>
        </w:rPr>
        <w:t xml:space="preserve"> </w:t>
      </w:r>
      <w:r>
        <w:t>theory</w:t>
      </w:r>
      <w:r>
        <w:rPr>
          <w:spacing w:val="-4"/>
        </w:rPr>
        <w:t xml:space="preserve"> </w:t>
      </w:r>
      <w:r>
        <w:t>as</w:t>
      </w:r>
      <w:r>
        <w:rPr>
          <w:spacing w:val="-5"/>
        </w:rPr>
        <w:t xml:space="preserve"> </w:t>
      </w:r>
      <w:r>
        <w:t>it</w:t>
      </w:r>
      <w:r>
        <w:rPr>
          <w:spacing w:val="-4"/>
        </w:rPr>
        <w:t xml:space="preserve"> </w:t>
      </w:r>
      <w:r>
        <w:t>pertains</w:t>
      </w:r>
      <w:r>
        <w:rPr>
          <w:spacing w:val="-4"/>
        </w:rPr>
        <w:t xml:space="preserve"> </w:t>
      </w:r>
      <w:r>
        <w:t>to</w:t>
      </w:r>
      <w:r>
        <w:rPr>
          <w:spacing w:val="-4"/>
        </w:rPr>
        <w:t xml:space="preserve"> </w:t>
      </w:r>
      <w:r>
        <w:t>lexical</w:t>
      </w:r>
      <w:r>
        <w:rPr>
          <w:spacing w:val="-4"/>
        </w:rPr>
        <w:t xml:space="preserve"> </w:t>
      </w:r>
      <w:r>
        <w:t>categories</w:t>
      </w:r>
      <w:r>
        <w:rPr>
          <w:spacing w:val="-4"/>
        </w:rPr>
        <w:t xml:space="preserve"> </w:t>
      </w:r>
      <w:r>
        <w:t>(§</w:t>
      </w:r>
      <w:hyperlink w:anchor="_bookmark134" w:history="1">
        <w:r>
          <w:rPr>
            <w:color w:val="007FFF"/>
          </w:rPr>
          <w:t>2.4.1</w:t>
        </w:r>
      </w:hyperlink>
      <w:r>
        <w:t>), before expounding upon typological markedness theory</w:t>
      </w:r>
      <w:r>
        <w:rPr>
          <w:spacing w:val="-9"/>
        </w:rPr>
        <w:t xml:space="preserve"> </w:t>
      </w:r>
      <w:r>
        <w:t>(§</w:t>
      </w:r>
      <w:hyperlink w:anchor="_bookmark140" w:history="1">
        <w:r>
          <w:rPr>
            <w:color w:val="007FFF"/>
          </w:rPr>
          <w:t>2.4.2</w:t>
        </w:r>
      </w:hyperlink>
      <w:r>
        <w:t>).</w:t>
      </w:r>
    </w:p>
    <w:p w:rsidR="00DD7756" w:rsidRDefault="00DD7756">
      <w:pPr>
        <w:pStyle w:val="BodyText"/>
        <w:rPr>
          <w:sz w:val="36"/>
        </w:rPr>
      </w:pPr>
    </w:p>
    <w:p w:rsidR="00DD7756" w:rsidRDefault="00AD1397">
      <w:pPr>
        <w:pStyle w:val="Heading3"/>
        <w:numPr>
          <w:ilvl w:val="2"/>
          <w:numId w:val="11"/>
        </w:numPr>
        <w:tabs>
          <w:tab w:val="left" w:pos="968"/>
          <w:tab w:val="left" w:pos="969"/>
        </w:tabs>
        <w:rPr>
          <w:b/>
        </w:rPr>
      </w:pPr>
      <w:bookmarkStart w:id="174" w:name="2.4.1_Prototype_theory"/>
      <w:bookmarkStart w:id="175" w:name="_bookmark134"/>
      <w:bookmarkEnd w:id="174"/>
      <w:bookmarkEnd w:id="175"/>
      <w:r>
        <w:rPr>
          <w:b/>
        </w:rPr>
        <w:t>Prototype</w:t>
      </w:r>
      <w:r>
        <w:rPr>
          <w:b/>
          <w:spacing w:val="1"/>
        </w:rPr>
        <w:t xml:space="preserve"> </w:t>
      </w:r>
      <w:r>
        <w:rPr>
          <w:b/>
        </w:rPr>
        <w:t>theory</w:t>
      </w:r>
    </w:p>
    <w:p w:rsidR="00DD7756" w:rsidRDefault="00DD7756">
      <w:pPr>
        <w:pStyle w:val="BodyText"/>
        <w:spacing w:before="7"/>
        <w:rPr>
          <w:b/>
          <w:sz w:val="30"/>
        </w:rPr>
      </w:pPr>
    </w:p>
    <w:p w:rsidR="00DD7756" w:rsidRDefault="00AD1397">
      <w:pPr>
        <w:pStyle w:val="BodyText"/>
        <w:spacing w:line="420" w:lineRule="auto"/>
        <w:ind w:left="120" w:right="533"/>
        <w:jc w:val="both"/>
      </w:pPr>
      <w:r>
        <w:t>It</w:t>
      </w:r>
      <w:r>
        <w:rPr>
          <w:spacing w:val="-9"/>
        </w:rPr>
        <w:t xml:space="preserve"> </w:t>
      </w:r>
      <w:r>
        <w:t>has</w:t>
      </w:r>
      <w:r>
        <w:rPr>
          <w:spacing w:val="-9"/>
        </w:rPr>
        <w:t xml:space="preserve"> </w:t>
      </w:r>
      <w:r>
        <w:t>long</w:t>
      </w:r>
      <w:r>
        <w:rPr>
          <w:spacing w:val="-9"/>
        </w:rPr>
        <w:t xml:space="preserve"> </w:t>
      </w:r>
      <w:r>
        <w:t>been</w:t>
      </w:r>
      <w:r>
        <w:rPr>
          <w:spacing w:val="-9"/>
        </w:rPr>
        <w:t xml:space="preserve"> </w:t>
      </w:r>
      <w:r>
        <w:t>recognized</w:t>
      </w:r>
      <w:r>
        <w:rPr>
          <w:spacing w:val="-9"/>
        </w:rPr>
        <w:t xml:space="preserve"> </w:t>
      </w:r>
      <w:r>
        <w:t>that</w:t>
      </w:r>
      <w:r>
        <w:rPr>
          <w:spacing w:val="-9"/>
        </w:rPr>
        <w:t xml:space="preserve"> </w:t>
      </w:r>
      <w:r>
        <w:t>the</w:t>
      </w:r>
      <w:r>
        <w:rPr>
          <w:spacing w:val="-9"/>
        </w:rPr>
        <w:t xml:space="preserve"> </w:t>
      </w:r>
      <w:r>
        <w:t>categories</w:t>
      </w:r>
      <w:r>
        <w:rPr>
          <w:spacing w:val="-9"/>
        </w:rPr>
        <w:t xml:space="preserve"> </w:t>
      </w:r>
      <w:r>
        <w:t>of</w:t>
      </w:r>
      <w:r>
        <w:rPr>
          <w:spacing w:val="-9"/>
        </w:rPr>
        <w:t xml:space="preserve"> </w:t>
      </w:r>
      <w:r>
        <w:t>human</w:t>
      </w:r>
      <w:r>
        <w:rPr>
          <w:spacing w:val="-9"/>
        </w:rPr>
        <w:t xml:space="preserve"> </w:t>
      </w:r>
      <w:r>
        <w:t>cognition</w:t>
      </w:r>
      <w:r>
        <w:rPr>
          <w:spacing w:val="-9"/>
        </w:rPr>
        <w:t xml:space="preserve"> </w:t>
      </w:r>
      <w:r>
        <w:t>are</w:t>
      </w:r>
      <w:r>
        <w:rPr>
          <w:spacing w:val="-9"/>
        </w:rPr>
        <w:t xml:space="preserve"> </w:t>
      </w:r>
      <w:r>
        <w:t>prototypal.</w:t>
      </w:r>
      <w:r>
        <w:rPr>
          <w:spacing w:val="14"/>
        </w:rPr>
        <w:t xml:space="preserve"> </w:t>
      </w:r>
      <w:r>
        <w:t>In</w:t>
      </w:r>
      <w:r>
        <w:rPr>
          <w:spacing w:val="-9"/>
        </w:rPr>
        <w:t xml:space="preserve"> </w:t>
      </w:r>
      <w:r>
        <w:t>a</w:t>
      </w:r>
      <w:r>
        <w:rPr>
          <w:spacing w:val="-9"/>
        </w:rPr>
        <w:t xml:space="preserve"> </w:t>
      </w:r>
      <w:r>
        <w:t xml:space="preserve">series of studies, Eleanor Rosch and colleagues demonstrate that category membership is a matter of degree, and that there are better and worse representatives of any given mental category (E. Rosch </w:t>
      </w:r>
      <w:hyperlink w:anchor="_bookmark449" w:history="1">
        <w:r>
          <w:rPr>
            <w:color w:val="007FFF"/>
          </w:rPr>
          <w:t>1973</w:t>
        </w:r>
      </w:hyperlink>
      <w:r>
        <w:t xml:space="preserve">; E. H. Rosch </w:t>
      </w:r>
      <w:hyperlink w:anchor="_bookmark452" w:history="1">
        <w:r>
          <w:rPr>
            <w:color w:val="007FFF"/>
          </w:rPr>
          <w:t>1973</w:t>
        </w:r>
      </w:hyperlink>
      <w:r>
        <w:t xml:space="preserve">; E. Rosch </w:t>
      </w:r>
      <w:hyperlink w:anchor="_bookmark450" w:history="1">
        <w:r>
          <w:rPr>
            <w:color w:val="007FFF"/>
          </w:rPr>
          <w:t>1975</w:t>
        </w:r>
      </w:hyperlink>
      <w:r>
        <w:t xml:space="preserve">; Rosch &amp; Mervis </w:t>
      </w:r>
      <w:hyperlink w:anchor="_bookmark454" w:history="1">
        <w:r>
          <w:rPr>
            <w:color w:val="007FFF"/>
          </w:rPr>
          <w:t>1975</w:t>
        </w:r>
      </w:hyperlink>
      <w:r>
        <w:t xml:space="preserve">; Rosch et al. </w:t>
      </w:r>
      <w:hyperlink w:anchor="_bookmark453" w:history="1">
        <w:r>
          <w:rPr>
            <w:color w:val="007FFF"/>
          </w:rPr>
          <w:t>1976</w:t>
        </w:r>
      </w:hyperlink>
      <w:r>
        <w:t>; E. Rosch</w:t>
      </w:r>
      <w:r>
        <w:rPr>
          <w:spacing w:val="-21"/>
        </w:rPr>
        <w:t xml:space="preserve"> </w:t>
      </w:r>
      <w:hyperlink w:anchor="_bookmark451" w:history="1">
        <w:r>
          <w:rPr>
            <w:color w:val="007FFF"/>
          </w:rPr>
          <w:t>1978</w:t>
        </w:r>
      </w:hyperlink>
      <w:r>
        <w:t>).</w:t>
      </w:r>
      <w:r>
        <w:rPr>
          <w:spacing w:val="9"/>
        </w:rPr>
        <w:t xml:space="preserve"> </w:t>
      </w:r>
      <w:r>
        <w:t>Prototype</w:t>
      </w:r>
      <w:r>
        <w:rPr>
          <w:spacing w:val="-20"/>
        </w:rPr>
        <w:t xml:space="preserve"> </w:t>
      </w:r>
      <w:r>
        <w:t>theory</w:t>
      </w:r>
      <w:r>
        <w:rPr>
          <w:spacing w:val="-20"/>
        </w:rPr>
        <w:t xml:space="preserve"> </w:t>
      </w:r>
      <w:r>
        <w:t>was</w:t>
      </w:r>
      <w:r>
        <w:rPr>
          <w:spacing w:val="-20"/>
        </w:rPr>
        <w:t xml:space="preserve"> </w:t>
      </w:r>
      <w:r>
        <w:t>then</w:t>
      </w:r>
      <w:r>
        <w:rPr>
          <w:spacing w:val="-20"/>
        </w:rPr>
        <w:t xml:space="preserve"> </w:t>
      </w:r>
      <w:r>
        <w:t>popularized</w:t>
      </w:r>
      <w:r>
        <w:rPr>
          <w:spacing w:val="-20"/>
        </w:rPr>
        <w:t xml:space="preserve"> </w:t>
      </w:r>
      <w:r>
        <w:t>in</w:t>
      </w:r>
      <w:r>
        <w:rPr>
          <w:spacing w:val="-20"/>
        </w:rPr>
        <w:t xml:space="preserve"> </w:t>
      </w:r>
      <w:r>
        <w:t>linguistics</w:t>
      </w:r>
      <w:r>
        <w:rPr>
          <w:spacing w:val="-20"/>
        </w:rPr>
        <w:t xml:space="preserve"> </w:t>
      </w:r>
      <w:r>
        <w:t>by</w:t>
      </w:r>
      <w:r>
        <w:rPr>
          <w:spacing w:val="-20"/>
        </w:rPr>
        <w:t xml:space="preserve"> </w:t>
      </w:r>
      <w:r>
        <w:t>Lakoff</w:t>
      </w:r>
      <w:r>
        <w:rPr>
          <w:spacing w:val="-20"/>
        </w:rPr>
        <w:t xml:space="preserve"> </w:t>
      </w:r>
      <w:r>
        <w:t>(</w:t>
      </w:r>
      <w:hyperlink w:anchor="_bookmark389" w:history="1">
        <w:r>
          <w:rPr>
            <w:color w:val="007FFF"/>
          </w:rPr>
          <w:t>1987</w:t>
        </w:r>
      </w:hyperlink>
      <w:r>
        <w:t>),</w:t>
      </w:r>
      <w:r>
        <w:rPr>
          <w:spacing w:val="-18"/>
        </w:rPr>
        <w:t xml:space="preserve"> </w:t>
      </w:r>
      <w:r>
        <w:t>Langacker (</w:t>
      </w:r>
      <w:hyperlink w:anchor="_bookmark391" w:history="1">
        <w:r>
          <w:rPr>
            <w:color w:val="007FFF"/>
          </w:rPr>
          <w:t>1987</w:t>
        </w:r>
      </w:hyperlink>
      <w:r>
        <w:t xml:space="preserve">), </w:t>
      </w:r>
      <w:hyperlink w:anchor="_bookmark475" w:history="1">
        <w:r>
          <w:rPr>
            <w:color w:val="007FFF"/>
          </w:rPr>
          <w:t xml:space="preserve">Taylor </w:t>
        </w:r>
      </w:hyperlink>
      <w:r>
        <w:t xml:space="preserve">([1989] </w:t>
      </w:r>
      <w:hyperlink w:anchor="_bookmark475" w:history="1">
        <w:r>
          <w:rPr>
            <w:color w:val="007FFF"/>
          </w:rPr>
          <w:t>2003</w:t>
        </w:r>
      </w:hyperlink>
      <w:r>
        <w:t xml:space="preserve">), and Croft ([1990] </w:t>
      </w:r>
      <w:hyperlink w:anchor="_bookmark293" w:history="1">
        <w:r>
          <w:rPr>
            <w:color w:val="007FFF"/>
          </w:rPr>
          <w:t>2003</w:t>
        </w:r>
      </w:hyperlink>
      <w:r>
        <w:t xml:space="preserve">; </w:t>
      </w:r>
      <w:hyperlink w:anchor="_bookmark288" w:history="1">
        <w:r>
          <w:rPr>
            <w:color w:val="007FFF"/>
          </w:rPr>
          <w:t>1991</w:t>
        </w:r>
      </w:hyperlink>
      <w:r>
        <w:t>), among</w:t>
      </w:r>
      <w:r>
        <w:rPr>
          <w:spacing w:val="-22"/>
        </w:rPr>
        <w:t xml:space="preserve"> </w:t>
      </w:r>
      <w:r>
        <w:t>others.</w:t>
      </w:r>
    </w:p>
    <w:p w:rsidR="00DD7756" w:rsidRDefault="00AD1397">
      <w:pPr>
        <w:pStyle w:val="BodyText"/>
        <w:spacing w:line="420" w:lineRule="auto"/>
        <w:ind w:left="120" w:right="533" w:firstLine="358"/>
        <w:jc w:val="both"/>
      </w:pPr>
      <w:r>
        <w:t>The</w:t>
      </w:r>
      <w:r>
        <w:rPr>
          <w:spacing w:val="-15"/>
        </w:rPr>
        <w:t xml:space="preserve"> </w:t>
      </w:r>
      <w:r>
        <w:t>evidence</w:t>
      </w:r>
      <w:r>
        <w:rPr>
          <w:spacing w:val="-15"/>
        </w:rPr>
        <w:t xml:space="preserve"> </w:t>
      </w:r>
      <w:r>
        <w:t>for</w:t>
      </w:r>
      <w:r>
        <w:rPr>
          <w:spacing w:val="-14"/>
        </w:rPr>
        <w:t xml:space="preserve"> </w:t>
      </w:r>
      <w:r>
        <w:t>prototypal</w:t>
      </w:r>
      <w:r>
        <w:rPr>
          <w:spacing w:val="-15"/>
        </w:rPr>
        <w:t xml:space="preserve"> </w:t>
      </w:r>
      <w:r>
        <w:t>structure</w:t>
      </w:r>
      <w:r>
        <w:rPr>
          <w:spacing w:val="-14"/>
        </w:rPr>
        <w:t xml:space="preserve"> </w:t>
      </w:r>
      <w:r>
        <w:t>in</w:t>
      </w:r>
      <w:r>
        <w:rPr>
          <w:spacing w:val="-15"/>
        </w:rPr>
        <w:t xml:space="preserve"> </w:t>
      </w:r>
      <w:r>
        <w:t>mental</w:t>
      </w:r>
      <w:r>
        <w:rPr>
          <w:spacing w:val="-15"/>
        </w:rPr>
        <w:t xml:space="preserve"> </w:t>
      </w:r>
      <w:r>
        <w:t>categorization</w:t>
      </w:r>
      <w:r>
        <w:rPr>
          <w:spacing w:val="-14"/>
        </w:rPr>
        <w:t xml:space="preserve"> </w:t>
      </w:r>
      <w:r>
        <w:t>is</w:t>
      </w:r>
      <w:r>
        <w:rPr>
          <w:spacing w:val="-15"/>
        </w:rPr>
        <w:t xml:space="preserve"> </w:t>
      </w:r>
      <w:r>
        <w:t>robust</w:t>
      </w:r>
      <w:r>
        <w:rPr>
          <w:spacing w:val="-14"/>
        </w:rPr>
        <w:t xml:space="preserve"> </w:t>
      </w:r>
      <w:r>
        <w:t>(Taylor</w:t>
      </w:r>
      <w:r>
        <w:rPr>
          <w:spacing w:val="-19"/>
        </w:rPr>
        <w:t xml:space="preserve"> </w:t>
      </w:r>
      <w:hyperlink w:anchor="_bookmark475" w:history="1">
        <w:r>
          <w:rPr>
            <w:color w:val="007FFF"/>
          </w:rPr>
          <w:t>2003</w:t>
        </w:r>
      </w:hyperlink>
      <w:r>
        <w:t>:</w:t>
      </w:r>
      <w:r>
        <w:rPr>
          <w:spacing w:val="7"/>
        </w:rPr>
        <w:t xml:space="preserve"> </w:t>
      </w:r>
      <w:r>
        <w:t>46– 47). When asked to rate whether an item is a good example of a category, participants con- sistently</w:t>
      </w:r>
      <w:r>
        <w:rPr>
          <w:spacing w:val="-11"/>
        </w:rPr>
        <w:t xml:space="preserve"> </w:t>
      </w:r>
      <w:r>
        <w:t>rate</w:t>
      </w:r>
      <w:r>
        <w:rPr>
          <w:spacing w:val="-10"/>
        </w:rPr>
        <w:t xml:space="preserve"> </w:t>
      </w:r>
      <w:r>
        <w:t>prototypical</w:t>
      </w:r>
      <w:r>
        <w:rPr>
          <w:spacing w:val="-10"/>
        </w:rPr>
        <w:t xml:space="preserve"> </w:t>
      </w:r>
      <w:r>
        <w:t>members</w:t>
      </w:r>
      <w:r>
        <w:rPr>
          <w:spacing w:val="-10"/>
        </w:rPr>
        <w:t xml:space="preserve"> </w:t>
      </w:r>
      <w:r>
        <w:t>as</w:t>
      </w:r>
      <w:r>
        <w:rPr>
          <w:spacing w:val="-10"/>
        </w:rPr>
        <w:t xml:space="preserve"> </w:t>
      </w:r>
      <w:r>
        <w:t>better</w:t>
      </w:r>
      <w:r>
        <w:rPr>
          <w:spacing w:val="-10"/>
        </w:rPr>
        <w:t xml:space="preserve"> </w:t>
      </w:r>
      <w:r>
        <w:t>examples</w:t>
      </w:r>
      <w:r>
        <w:rPr>
          <w:spacing w:val="-10"/>
        </w:rPr>
        <w:t xml:space="preserve"> </w:t>
      </w:r>
      <w:r>
        <w:t>of</w:t>
      </w:r>
      <w:r>
        <w:rPr>
          <w:spacing w:val="-10"/>
        </w:rPr>
        <w:t xml:space="preserve"> </w:t>
      </w:r>
      <w:r>
        <w:t>the</w:t>
      </w:r>
      <w:r>
        <w:rPr>
          <w:spacing w:val="-10"/>
        </w:rPr>
        <w:t xml:space="preserve"> </w:t>
      </w:r>
      <w:r>
        <w:t>category</w:t>
      </w:r>
      <w:r>
        <w:rPr>
          <w:spacing w:val="-11"/>
        </w:rPr>
        <w:t xml:space="preserve"> </w:t>
      </w:r>
      <w:r>
        <w:t>than</w:t>
      </w:r>
      <w:r>
        <w:rPr>
          <w:spacing w:val="-10"/>
        </w:rPr>
        <w:t xml:space="preserve"> </w:t>
      </w:r>
      <w:r>
        <w:t>non-prototypical ones. In listing experiments where participants are asked to list members of a category,</w:t>
      </w:r>
      <w:r>
        <w:rPr>
          <w:spacing w:val="-25"/>
        </w:rPr>
        <w:t xml:space="preserve"> </w:t>
      </w:r>
      <w:r>
        <w:t>pro- totypical members are listed earlier and more frequently than non-prototypical members. Finally, prototypical members of a category are identified by participants as being members of the category more quickly than non-prototypical members. Each of these effects is</w:t>
      </w:r>
      <w:r>
        <w:rPr>
          <w:spacing w:val="-20"/>
        </w:rPr>
        <w:t xml:space="preserve"> </w:t>
      </w:r>
      <w:r>
        <w:t>scalar, such</w:t>
      </w:r>
      <w:r>
        <w:rPr>
          <w:spacing w:val="-6"/>
        </w:rPr>
        <w:t xml:space="preserve"> </w:t>
      </w:r>
      <w:r>
        <w:t>that</w:t>
      </w:r>
      <w:r>
        <w:rPr>
          <w:spacing w:val="-6"/>
        </w:rPr>
        <w:t xml:space="preserve"> </w:t>
      </w:r>
      <w:r>
        <w:t>individual</w:t>
      </w:r>
      <w:r>
        <w:rPr>
          <w:spacing w:val="-6"/>
        </w:rPr>
        <w:t xml:space="preserve"> </w:t>
      </w:r>
      <w:r>
        <w:t>members</w:t>
      </w:r>
      <w:r>
        <w:rPr>
          <w:spacing w:val="-5"/>
        </w:rPr>
        <w:t xml:space="preserve"> </w:t>
      </w:r>
      <w:r>
        <w:t>of</w:t>
      </w:r>
      <w:r>
        <w:rPr>
          <w:spacing w:val="-6"/>
        </w:rPr>
        <w:t xml:space="preserve"> </w:t>
      </w:r>
      <w:r>
        <w:t>a</w:t>
      </w:r>
      <w:r>
        <w:rPr>
          <w:spacing w:val="-6"/>
        </w:rPr>
        <w:t xml:space="preserve"> </w:t>
      </w:r>
      <w:r>
        <w:t>category</w:t>
      </w:r>
      <w:r>
        <w:rPr>
          <w:spacing w:val="-5"/>
        </w:rPr>
        <w:t xml:space="preserve"> </w:t>
      </w:r>
      <w:r>
        <w:t>sit</w:t>
      </w:r>
      <w:r>
        <w:rPr>
          <w:spacing w:val="-4"/>
        </w:rPr>
        <w:t xml:space="preserve"> </w:t>
      </w:r>
      <w:r>
        <w:t>anywhere</w:t>
      </w:r>
      <w:r>
        <w:rPr>
          <w:spacing w:val="-6"/>
        </w:rPr>
        <w:t xml:space="preserve"> </w:t>
      </w:r>
      <w:r>
        <w:t>on</w:t>
      </w:r>
      <w:r>
        <w:rPr>
          <w:spacing w:val="-6"/>
        </w:rPr>
        <w:t xml:space="preserve"> </w:t>
      </w:r>
      <w:r>
        <w:t>a</w:t>
      </w:r>
      <w:r>
        <w:rPr>
          <w:spacing w:val="-5"/>
        </w:rPr>
        <w:t xml:space="preserve"> </w:t>
      </w:r>
      <w:r>
        <w:t>scale</w:t>
      </w:r>
      <w:r>
        <w:rPr>
          <w:spacing w:val="-4"/>
        </w:rPr>
        <w:t xml:space="preserve"> </w:t>
      </w:r>
      <w:r>
        <w:t>of</w:t>
      </w:r>
      <w:r>
        <w:rPr>
          <w:spacing w:val="-6"/>
        </w:rPr>
        <w:t xml:space="preserve"> </w:t>
      </w:r>
      <w:r>
        <w:t>more</w:t>
      </w:r>
      <w:r>
        <w:rPr>
          <w:spacing w:val="-6"/>
        </w:rPr>
        <w:t xml:space="preserve"> </w:t>
      </w:r>
      <w:r>
        <w:t>to</w:t>
      </w:r>
      <w:r>
        <w:rPr>
          <w:spacing w:val="-5"/>
        </w:rPr>
        <w:t xml:space="preserve"> </w:t>
      </w:r>
      <w:r>
        <w:t>less</w:t>
      </w:r>
      <w:r>
        <w:rPr>
          <w:spacing w:val="-6"/>
        </w:rPr>
        <w:t xml:space="preserve"> </w:t>
      </w:r>
      <w:r>
        <w:t>prototyp- ical.</w:t>
      </w:r>
    </w:p>
    <w:p w:rsidR="00DD7756" w:rsidRDefault="00AD1397">
      <w:pPr>
        <w:pStyle w:val="BodyText"/>
        <w:spacing w:line="420" w:lineRule="auto"/>
        <w:ind w:left="120" w:right="533" w:firstLine="358"/>
        <w:jc w:val="both"/>
      </w:pPr>
      <w:r>
        <w:t xml:space="preserve">Prototype effects arise from the basic human need to interpret the world around us: “Strictly speaking, every entity and every situation that we encounter is uniquely different from every </w:t>
      </w:r>
      <w:r>
        <w:rPr>
          <w:spacing w:val="-3"/>
        </w:rPr>
        <w:t xml:space="preserve">other. </w:t>
      </w:r>
      <w:r>
        <w:t>In order to function in the world, all creatures, including humans, need to be</w:t>
      </w:r>
      <w:r>
        <w:rPr>
          <w:spacing w:val="-18"/>
        </w:rPr>
        <w:t xml:space="preserve"> </w:t>
      </w:r>
      <w:r>
        <w:t>able</w:t>
      </w:r>
      <w:r>
        <w:rPr>
          <w:spacing w:val="-17"/>
        </w:rPr>
        <w:t xml:space="preserve"> </w:t>
      </w:r>
      <w:r>
        <w:t>to</w:t>
      </w:r>
      <w:r>
        <w:rPr>
          <w:spacing w:val="-17"/>
        </w:rPr>
        <w:t xml:space="preserve"> </w:t>
      </w:r>
      <w:r>
        <w:t>group</w:t>
      </w:r>
      <w:r>
        <w:rPr>
          <w:spacing w:val="-18"/>
        </w:rPr>
        <w:t xml:space="preserve"> </w:t>
      </w:r>
      <w:r>
        <w:t>different</w:t>
      </w:r>
      <w:r>
        <w:rPr>
          <w:spacing w:val="-18"/>
        </w:rPr>
        <w:t xml:space="preserve"> </w:t>
      </w:r>
      <w:r>
        <w:t>entities</w:t>
      </w:r>
      <w:r>
        <w:rPr>
          <w:spacing w:val="-17"/>
        </w:rPr>
        <w:t xml:space="preserve"> </w:t>
      </w:r>
      <w:r>
        <w:t>together</w:t>
      </w:r>
      <w:r>
        <w:rPr>
          <w:spacing w:val="-17"/>
        </w:rPr>
        <w:t xml:space="preserve"> </w:t>
      </w:r>
      <w:r>
        <w:t>as</w:t>
      </w:r>
      <w:r>
        <w:rPr>
          <w:spacing w:val="-17"/>
        </w:rPr>
        <w:t xml:space="preserve"> </w:t>
      </w:r>
      <w:r>
        <w:t>instances</w:t>
      </w:r>
      <w:r>
        <w:rPr>
          <w:spacing w:val="-17"/>
        </w:rPr>
        <w:t xml:space="preserve"> </w:t>
      </w:r>
      <w:r>
        <w:t>of</w:t>
      </w:r>
      <w:r>
        <w:rPr>
          <w:spacing w:val="-17"/>
        </w:rPr>
        <w:t xml:space="preserve"> </w:t>
      </w:r>
      <w:r>
        <w:t>the</w:t>
      </w:r>
      <w:r>
        <w:rPr>
          <w:spacing w:val="-17"/>
        </w:rPr>
        <w:t xml:space="preserve"> </w:t>
      </w:r>
      <w:r>
        <w:t>same</w:t>
      </w:r>
      <w:r>
        <w:rPr>
          <w:spacing w:val="-17"/>
        </w:rPr>
        <w:t xml:space="preserve"> </w:t>
      </w:r>
      <w:r>
        <w:t>kind.</w:t>
      </w:r>
      <w:r>
        <w:rPr>
          <w:spacing w:val="10"/>
        </w:rPr>
        <w:t xml:space="preserve"> </w:t>
      </w:r>
      <w:r>
        <w:t>[…]</w:t>
      </w:r>
      <w:r>
        <w:rPr>
          <w:spacing w:val="-17"/>
        </w:rPr>
        <w:t xml:space="preserve"> </w:t>
      </w:r>
      <w:r>
        <w:t>[C]ategorization</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bookmarkStart w:id="176" w:name="_bookmark135"/>
      <w:bookmarkEnd w:id="176"/>
      <w:r>
        <w:lastRenderedPageBreak/>
        <w:t xml:space="preserve">serves to reduce the complexity of the </w:t>
      </w:r>
      <w:r>
        <w:rPr>
          <w:spacing w:val="-3"/>
        </w:rPr>
        <w:t xml:space="preserve">environment.” </w:t>
      </w:r>
      <w:r>
        <w:t xml:space="preserve">(Taylor </w:t>
      </w:r>
      <w:hyperlink w:anchor="_bookmark475" w:history="1">
        <w:r>
          <w:rPr>
            <w:color w:val="007FFF"/>
          </w:rPr>
          <w:t>2003</w:t>
        </w:r>
      </w:hyperlink>
      <w:r>
        <w:t xml:space="preserve">: xi) This fact is often re- ferred to as the </w:t>
      </w:r>
      <w:r>
        <w:rPr>
          <w:i/>
        </w:rPr>
        <w:t>principle of cognitive economy</w:t>
      </w:r>
      <w:r>
        <w:t>, whereby we group simlar stimuli together in order</w:t>
      </w:r>
      <w:r>
        <w:rPr>
          <w:spacing w:val="-8"/>
        </w:rPr>
        <w:t xml:space="preserve"> </w:t>
      </w:r>
      <w:r>
        <w:t>to</w:t>
      </w:r>
      <w:r>
        <w:rPr>
          <w:spacing w:val="-8"/>
        </w:rPr>
        <w:t xml:space="preserve"> </w:t>
      </w:r>
      <w:r>
        <w:t>maximize</w:t>
      </w:r>
      <w:r>
        <w:rPr>
          <w:spacing w:val="-6"/>
        </w:rPr>
        <w:t xml:space="preserve"> </w:t>
      </w:r>
      <w:r>
        <w:t>information</w:t>
      </w:r>
      <w:r>
        <w:rPr>
          <w:spacing w:val="-8"/>
        </w:rPr>
        <w:t xml:space="preserve"> </w:t>
      </w:r>
      <w:r>
        <w:t>while</w:t>
      </w:r>
      <w:r>
        <w:rPr>
          <w:spacing w:val="-7"/>
        </w:rPr>
        <w:t xml:space="preserve"> </w:t>
      </w:r>
      <w:r>
        <w:t>minimizing</w:t>
      </w:r>
      <w:r>
        <w:rPr>
          <w:spacing w:val="-6"/>
        </w:rPr>
        <w:t xml:space="preserve"> </w:t>
      </w:r>
      <w:r>
        <w:t>cognitive</w:t>
      </w:r>
      <w:r>
        <w:rPr>
          <w:spacing w:val="-8"/>
        </w:rPr>
        <w:t xml:space="preserve"> </w:t>
      </w:r>
      <w:r>
        <w:t>effort</w:t>
      </w:r>
      <w:r>
        <w:rPr>
          <w:spacing w:val="-8"/>
        </w:rPr>
        <w:t xml:space="preserve"> </w:t>
      </w:r>
      <w:r>
        <w:t>(Evans</w:t>
      </w:r>
      <w:r>
        <w:rPr>
          <w:spacing w:val="-6"/>
        </w:rPr>
        <w:t xml:space="preserve"> </w:t>
      </w:r>
      <w:r>
        <w:t>&amp;</w:t>
      </w:r>
      <w:r>
        <w:rPr>
          <w:spacing w:val="-7"/>
        </w:rPr>
        <w:t xml:space="preserve"> </w:t>
      </w:r>
      <w:r>
        <w:t>Green</w:t>
      </w:r>
      <w:r>
        <w:rPr>
          <w:spacing w:val="-11"/>
        </w:rPr>
        <w:t xml:space="preserve"> </w:t>
      </w:r>
      <w:hyperlink w:anchor="_bookmark323" w:history="1">
        <w:r>
          <w:rPr>
            <w:color w:val="007FFF"/>
          </w:rPr>
          <w:t>2006</w:t>
        </w:r>
      </w:hyperlink>
      <w:r>
        <w:t>:</w:t>
      </w:r>
      <w:r>
        <w:rPr>
          <w:spacing w:val="13"/>
        </w:rPr>
        <w:t xml:space="preserve"> </w:t>
      </w:r>
      <w:r>
        <w:t>255). The</w:t>
      </w:r>
      <w:r>
        <w:rPr>
          <w:spacing w:val="-8"/>
        </w:rPr>
        <w:t xml:space="preserve"> </w:t>
      </w:r>
      <w:r>
        <w:t>gradience</w:t>
      </w:r>
      <w:r>
        <w:rPr>
          <w:spacing w:val="-8"/>
        </w:rPr>
        <w:t xml:space="preserve"> </w:t>
      </w:r>
      <w:r>
        <w:t>within</w:t>
      </w:r>
      <w:r>
        <w:rPr>
          <w:spacing w:val="-8"/>
        </w:rPr>
        <w:t xml:space="preserve"> </w:t>
      </w:r>
      <w:r>
        <w:t>these</w:t>
      </w:r>
      <w:r>
        <w:rPr>
          <w:spacing w:val="-8"/>
        </w:rPr>
        <w:t xml:space="preserve"> </w:t>
      </w:r>
      <w:r>
        <w:t>groupings</w:t>
      </w:r>
      <w:r>
        <w:rPr>
          <w:spacing w:val="-9"/>
        </w:rPr>
        <w:t xml:space="preserve"> </w:t>
      </w:r>
      <w:r>
        <w:t>results</w:t>
      </w:r>
      <w:r>
        <w:rPr>
          <w:spacing w:val="-8"/>
        </w:rPr>
        <w:t xml:space="preserve"> </w:t>
      </w:r>
      <w:r>
        <w:t>from</w:t>
      </w:r>
      <w:r>
        <w:rPr>
          <w:spacing w:val="-9"/>
        </w:rPr>
        <w:t xml:space="preserve"> </w:t>
      </w:r>
      <w:r>
        <w:t>the</w:t>
      </w:r>
      <w:r>
        <w:rPr>
          <w:spacing w:val="-8"/>
        </w:rPr>
        <w:t xml:space="preserve"> </w:t>
      </w:r>
      <w:r>
        <w:t>fact</w:t>
      </w:r>
      <w:r>
        <w:rPr>
          <w:spacing w:val="-8"/>
        </w:rPr>
        <w:t xml:space="preserve"> </w:t>
      </w:r>
      <w:r>
        <w:t>that</w:t>
      </w:r>
      <w:r>
        <w:rPr>
          <w:spacing w:val="-8"/>
        </w:rPr>
        <w:t xml:space="preserve"> </w:t>
      </w:r>
      <w:r>
        <w:t>“concepts</w:t>
      </w:r>
      <w:r>
        <w:rPr>
          <w:spacing w:val="-8"/>
        </w:rPr>
        <w:t xml:space="preserve"> </w:t>
      </w:r>
      <w:r>
        <w:t>function</w:t>
      </w:r>
      <w:r>
        <w:rPr>
          <w:spacing w:val="-8"/>
        </w:rPr>
        <w:t xml:space="preserve"> </w:t>
      </w:r>
      <w:r>
        <w:t>as</w:t>
      </w:r>
      <w:r>
        <w:rPr>
          <w:spacing w:val="-8"/>
        </w:rPr>
        <w:t xml:space="preserve"> </w:t>
      </w:r>
      <w:r>
        <w:t>mental reference</w:t>
      </w:r>
      <w:r>
        <w:rPr>
          <w:spacing w:val="-8"/>
        </w:rPr>
        <w:t xml:space="preserve"> </w:t>
      </w:r>
      <w:r>
        <w:t>points.</w:t>
      </w:r>
      <w:r>
        <w:rPr>
          <w:spacing w:val="13"/>
        </w:rPr>
        <w:t xml:space="preserve"> </w:t>
      </w:r>
      <w:r>
        <w:t>When</w:t>
      </w:r>
      <w:r>
        <w:rPr>
          <w:spacing w:val="-7"/>
        </w:rPr>
        <w:t xml:space="preserve"> </w:t>
      </w:r>
      <w:r>
        <w:t>we</w:t>
      </w:r>
      <w:r>
        <w:rPr>
          <w:spacing w:val="-8"/>
        </w:rPr>
        <w:t xml:space="preserve"> </w:t>
      </w:r>
      <w:r>
        <w:t>come</w:t>
      </w:r>
      <w:r>
        <w:rPr>
          <w:spacing w:val="-8"/>
        </w:rPr>
        <w:t xml:space="preserve"> </w:t>
      </w:r>
      <w:r>
        <w:t>across</w:t>
      </w:r>
      <w:r>
        <w:rPr>
          <w:spacing w:val="-8"/>
        </w:rPr>
        <w:t xml:space="preserve"> </w:t>
      </w:r>
      <w:r>
        <w:t>new</w:t>
      </w:r>
      <w:r>
        <w:rPr>
          <w:spacing w:val="-8"/>
        </w:rPr>
        <w:t xml:space="preserve"> </w:t>
      </w:r>
      <w:r>
        <w:t>phenomena,</w:t>
      </w:r>
      <w:r>
        <w:rPr>
          <w:spacing w:val="-7"/>
        </w:rPr>
        <w:t xml:space="preserve"> </w:t>
      </w:r>
      <w:r>
        <w:t>we</w:t>
      </w:r>
      <w:r>
        <w:rPr>
          <w:spacing w:val="-7"/>
        </w:rPr>
        <w:t xml:space="preserve"> </w:t>
      </w:r>
      <w:r>
        <w:t>tend</w:t>
      </w:r>
      <w:r>
        <w:rPr>
          <w:spacing w:val="-8"/>
        </w:rPr>
        <w:t xml:space="preserve"> </w:t>
      </w:r>
      <w:r>
        <w:t>to</w:t>
      </w:r>
      <w:r>
        <w:rPr>
          <w:spacing w:val="-8"/>
        </w:rPr>
        <w:t xml:space="preserve"> </w:t>
      </w:r>
      <w:r>
        <w:t>interpret</w:t>
      </w:r>
      <w:r>
        <w:rPr>
          <w:spacing w:val="-8"/>
        </w:rPr>
        <w:t xml:space="preserve"> </w:t>
      </w:r>
      <w:r>
        <w:t>them</w:t>
      </w:r>
      <w:r>
        <w:rPr>
          <w:spacing w:val="-8"/>
        </w:rPr>
        <w:t xml:space="preserve"> </w:t>
      </w:r>
      <w:r>
        <w:t>in</w:t>
      </w:r>
      <w:r>
        <w:rPr>
          <w:spacing w:val="-8"/>
        </w:rPr>
        <w:t xml:space="preserve"> </w:t>
      </w:r>
      <w:r>
        <w:t xml:space="preserve">terms of existing categories” (Lewandowska-Tomaszczyk </w:t>
      </w:r>
      <w:hyperlink w:anchor="_bookmark396" w:history="1">
        <w:r>
          <w:rPr>
            <w:color w:val="007FFF"/>
          </w:rPr>
          <w:t>2007</w:t>
        </w:r>
      </w:hyperlink>
      <w:r>
        <w:t>:</w:t>
      </w:r>
      <w:r>
        <w:rPr>
          <w:spacing w:val="7"/>
        </w:rPr>
        <w:t xml:space="preserve"> </w:t>
      </w:r>
      <w:r>
        <w:t>149).</w:t>
      </w:r>
    </w:p>
    <w:p w:rsidR="00DD7756" w:rsidRDefault="00AD1397">
      <w:pPr>
        <w:pStyle w:val="BodyText"/>
        <w:spacing w:line="420" w:lineRule="auto"/>
        <w:ind w:left="120" w:right="534" w:firstLine="358"/>
        <w:jc w:val="both"/>
      </w:pPr>
      <w:r>
        <w:t>Linguistic</w:t>
      </w:r>
      <w:r>
        <w:rPr>
          <w:spacing w:val="-23"/>
        </w:rPr>
        <w:t xml:space="preserve"> </w:t>
      </w:r>
      <w:r>
        <w:t>constructions</w:t>
      </w:r>
      <w:r>
        <w:rPr>
          <w:spacing w:val="-23"/>
        </w:rPr>
        <w:t xml:space="preserve"> </w:t>
      </w:r>
      <w:r>
        <w:t>are</w:t>
      </w:r>
      <w:r>
        <w:rPr>
          <w:spacing w:val="-23"/>
        </w:rPr>
        <w:t xml:space="preserve"> </w:t>
      </w:r>
      <w:r>
        <w:t>also</w:t>
      </w:r>
      <w:r>
        <w:rPr>
          <w:spacing w:val="-22"/>
        </w:rPr>
        <w:t xml:space="preserve"> </w:t>
      </w:r>
      <w:r>
        <w:t>subject</w:t>
      </w:r>
      <w:r>
        <w:rPr>
          <w:spacing w:val="-22"/>
        </w:rPr>
        <w:t xml:space="preserve"> </w:t>
      </w:r>
      <w:r>
        <w:t>to</w:t>
      </w:r>
      <w:r>
        <w:rPr>
          <w:spacing w:val="-23"/>
        </w:rPr>
        <w:t xml:space="preserve"> </w:t>
      </w:r>
      <w:r>
        <w:t>prototype</w:t>
      </w:r>
      <w:r>
        <w:rPr>
          <w:spacing w:val="-23"/>
        </w:rPr>
        <w:t xml:space="preserve"> </w:t>
      </w:r>
      <w:r>
        <w:t>effects</w:t>
      </w:r>
      <w:r>
        <w:rPr>
          <w:spacing w:val="-22"/>
        </w:rPr>
        <w:t xml:space="preserve"> </w:t>
      </w:r>
      <w:r>
        <w:t>(Taylor</w:t>
      </w:r>
      <w:r>
        <w:rPr>
          <w:spacing w:val="-27"/>
        </w:rPr>
        <w:t xml:space="preserve"> </w:t>
      </w:r>
      <w:hyperlink w:anchor="_bookmark475" w:history="1">
        <w:r>
          <w:rPr>
            <w:color w:val="007FFF"/>
          </w:rPr>
          <w:t>2003</w:t>
        </w:r>
      </w:hyperlink>
      <w:r>
        <w:t>:</w:t>
      </w:r>
      <w:r>
        <w:rPr>
          <w:spacing w:val="4"/>
        </w:rPr>
        <w:t xml:space="preserve"> </w:t>
      </w:r>
      <w:r>
        <w:t>Ch.</w:t>
      </w:r>
      <w:r>
        <w:rPr>
          <w:spacing w:val="-22"/>
        </w:rPr>
        <w:t xml:space="preserve"> </w:t>
      </w:r>
      <w:r>
        <w:t>12).</w:t>
      </w:r>
      <w:r>
        <w:rPr>
          <w:spacing w:val="6"/>
        </w:rPr>
        <w:t xml:space="preserve"> </w:t>
      </w:r>
      <w:r>
        <w:t>Hopper &amp;</w:t>
      </w:r>
      <w:r>
        <w:rPr>
          <w:spacing w:val="-6"/>
        </w:rPr>
        <w:t xml:space="preserve"> </w:t>
      </w:r>
      <w:r>
        <w:t>Thompson</w:t>
      </w:r>
      <w:r>
        <w:rPr>
          <w:spacing w:val="-5"/>
        </w:rPr>
        <w:t xml:space="preserve"> </w:t>
      </w:r>
      <w:r>
        <w:t>(</w:t>
      </w:r>
      <w:hyperlink w:anchor="_bookmark376" w:history="1">
        <w:r>
          <w:rPr>
            <w:color w:val="007FFF"/>
          </w:rPr>
          <w:t>1980</w:t>
        </w:r>
      </w:hyperlink>
      <w:r>
        <w:t>),</w:t>
      </w:r>
      <w:r>
        <w:rPr>
          <w:spacing w:val="-5"/>
        </w:rPr>
        <w:t xml:space="preserve"> </w:t>
      </w:r>
      <w:r>
        <w:t>though</w:t>
      </w:r>
      <w:r>
        <w:rPr>
          <w:spacing w:val="-5"/>
        </w:rPr>
        <w:t xml:space="preserve"> </w:t>
      </w:r>
      <w:r>
        <w:t>not</w:t>
      </w:r>
      <w:r>
        <w:rPr>
          <w:spacing w:val="-5"/>
        </w:rPr>
        <w:t xml:space="preserve"> </w:t>
      </w:r>
      <w:r>
        <w:t>yet</w:t>
      </w:r>
      <w:r>
        <w:rPr>
          <w:spacing w:val="-5"/>
        </w:rPr>
        <w:t xml:space="preserve"> </w:t>
      </w:r>
      <w:r>
        <w:t>working</w:t>
      </w:r>
      <w:r>
        <w:rPr>
          <w:spacing w:val="-5"/>
        </w:rPr>
        <w:t xml:space="preserve"> </w:t>
      </w:r>
      <w:r>
        <w:t>in</w:t>
      </w:r>
      <w:r>
        <w:rPr>
          <w:spacing w:val="-6"/>
        </w:rPr>
        <w:t xml:space="preserve"> </w:t>
      </w:r>
      <w:r>
        <w:t>a</w:t>
      </w:r>
      <w:r>
        <w:rPr>
          <w:spacing w:val="-5"/>
        </w:rPr>
        <w:t xml:space="preserve"> </w:t>
      </w:r>
      <w:r>
        <w:t>prototype</w:t>
      </w:r>
      <w:r>
        <w:rPr>
          <w:spacing w:val="-5"/>
        </w:rPr>
        <w:t xml:space="preserve"> </w:t>
      </w:r>
      <w:r>
        <w:t>framework,</w:t>
      </w:r>
      <w:r>
        <w:rPr>
          <w:spacing w:val="-5"/>
        </w:rPr>
        <w:t xml:space="preserve"> </w:t>
      </w:r>
      <w:r>
        <w:t>nonetheless</w:t>
      </w:r>
      <w:r>
        <w:rPr>
          <w:spacing w:val="-5"/>
        </w:rPr>
        <w:t xml:space="preserve"> </w:t>
      </w:r>
      <w:r>
        <w:t>demon- strate that transitivity is very much a prototype category, with individual clauses showing greater or lesser degrees of transitivity depending on their features. Ross (</w:t>
      </w:r>
      <w:hyperlink w:anchor="_bookmark455" w:history="1">
        <w:r>
          <w:rPr>
            <w:color w:val="007FFF"/>
          </w:rPr>
          <w:t>1972</w:t>
        </w:r>
      </w:hyperlink>
      <w:r>
        <w:t>) shows that lexical items are graded in their ability to undergo various transformations, with human be- ings</w:t>
      </w:r>
      <w:r>
        <w:rPr>
          <w:spacing w:val="-14"/>
        </w:rPr>
        <w:t xml:space="preserve"> </w:t>
      </w:r>
      <w:r>
        <w:t>being</w:t>
      </w:r>
      <w:r>
        <w:rPr>
          <w:spacing w:val="-14"/>
        </w:rPr>
        <w:t xml:space="preserve"> </w:t>
      </w:r>
      <w:r>
        <w:t>close</w:t>
      </w:r>
      <w:r>
        <w:rPr>
          <w:spacing w:val="-14"/>
        </w:rPr>
        <w:t xml:space="preserve"> </w:t>
      </w:r>
      <w:r>
        <w:t>to</w:t>
      </w:r>
      <w:r>
        <w:rPr>
          <w:spacing w:val="-14"/>
        </w:rPr>
        <w:t xml:space="preserve"> </w:t>
      </w:r>
      <w:r>
        <w:t>prototypical</w:t>
      </w:r>
      <w:r>
        <w:rPr>
          <w:spacing w:val="-14"/>
        </w:rPr>
        <w:t xml:space="preserve"> </w:t>
      </w:r>
      <w:r>
        <w:t>noun</w:t>
      </w:r>
      <w:r>
        <w:rPr>
          <w:spacing w:val="-14"/>
        </w:rPr>
        <w:t xml:space="preserve"> </w:t>
      </w:r>
      <w:r>
        <w:t>phrases,</w:t>
      </w:r>
      <w:r>
        <w:rPr>
          <w:spacing w:val="-11"/>
        </w:rPr>
        <w:t xml:space="preserve"> </w:t>
      </w:r>
      <w:r>
        <w:t>while</w:t>
      </w:r>
      <w:r>
        <w:rPr>
          <w:spacing w:val="-14"/>
        </w:rPr>
        <w:t xml:space="preserve"> </w:t>
      </w:r>
      <w:r>
        <w:t>inanimates,</w:t>
      </w:r>
      <w:r>
        <w:rPr>
          <w:spacing w:val="-12"/>
        </w:rPr>
        <w:t xml:space="preserve"> </w:t>
      </w:r>
      <w:r>
        <w:t>events,</w:t>
      </w:r>
      <w:r>
        <w:rPr>
          <w:spacing w:val="-12"/>
        </w:rPr>
        <w:t xml:space="preserve"> </w:t>
      </w:r>
      <w:r>
        <w:t>abstract</w:t>
      </w:r>
      <w:r>
        <w:rPr>
          <w:spacing w:val="-13"/>
        </w:rPr>
        <w:t xml:space="preserve"> </w:t>
      </w:r>
      <w:r>
        <w:t>concepts</w:t>
      </w:r>
      <w:r>
        <w:rPr>
          <w:spacing w:val="-14"/>
        </w:rPr>
        <w:t xml:space="preserve"> </w:t>
      </w:r>
      <w:r>
        <w:t>are quite</w:t>
      </w:r>
      <w:r>
        <w:rPr>
          <w:spacing w:val="-8"/>
        </w:rPr>
        <w:t xml:space="preserve"> </w:t>
      </w:r>
      <w:r>
        <w:t>atypical.</w:t>
      </w:r>
      <w:r>
        <w:rPr>
          <w:spacing w:val="13"/>
        </w:rPr>
        <w:t xml:space="preserve"> </w:t>
      </w:r>
      <w:r>
        <w:t>Taylor</w:t>
      </w:r>
      <w:r>
        <w:rPr>
          <w:spacing w:val="-7"/>
        </w:rPr>
        <w:t xml:space="preserve"> </w:t>
      </w:r>
      <w:r>
        <w:t>(</w:t>
      </w:r>
      <w:hyperlink w:anchor="_bookmark475" w:history="1">
        <w:r>
          <w:rPr>
            <w:color w:val="007FFF"/>
          </w:rPr>
          <w:t>2003</w:t>
        </w:r>
      </w:hyperlink>
      <w:r>
        <w:t>:</w:t>
      </w:r>
      <w:r>
        <w:rPr>
          <w:spacing w:val="12"/>
        </w:rPr>
        <w:t xml:space="preserve"> </w:t>
      </w:r>
      <w:r>
        <w:t>§12.5)</w:t>
      </w:r>
      <w:r>
        <w:rPr>
          <w:spacing w:val="-7"/>
        </w:rPr>
        <w:t xml:space="preserve"> </w:t>
      </w:r>
      <w:r>
        <w:t>likewise</w:t>
      </w:r>
      <w:r>
        <w:rPr>
          <w:spacing w:val="-8"/>
        </w:rPr>
        <w:t xml:space="preserve"> </w:t>
      </w:r>
      <w:r>
        <w:t>points</w:t>
      </w:r>
      <w:r>
        <w:rPr>
          <w:spacing w:val="-7"/>
        </w:rPr>
        <w:t xml:space="preserve"> </w:t>
      </w:r>
      <w:r>
        <w:t>out</w:t>
      </w:r>
      <w:r>
        <w:rPr>
          <w:spacing w:val="-8"/>
        </w:rPr>
        <w:t xml:space="preserve"> </w:t>
      </w:r>
      <w:r>
        <w:t>that</w:t>
      </w:r>
      <w:r>
        <w:rPr>
          <w:spacing w:val="-7"/>
        </w:rPr>
        <w:t xml:space="preserve"> </w:t>
      </w:r>
      <w:r>
        <w:t>the</w:t>
      </w:r>
      <w:r>
        <w:rPr>
          <w:spacing w:val="-8"/>
        </w:rPr>
        <w:t xml:space="preserve"> </w:t>
      </w:r>
      <w:r>
        <w:t>transitive</w:t>
      </w:r>
      <w:r>
        <w:rPr>
          <w:spacing w:val="-7"/>
        </w:rPr>
        <w:t xml:space="preserve"> </w:t>
      </w:r>
      <w:r>
        <w:t>construction</w:t>
      </w:r>
      <w:r>
        <w:rPr>
          <w:spacing w:val="-8"/>
        </w:rPr>
        <w:t xml:space="preserve"> </w:t>
      </w:r>
      <w:r>
        <w:t>in</w:t>
      </w:r>
      <w:r>
        <w:rPr>
          <w:spacing w:val="-7"/>
        </w:rPr>
        <w:t xml:space="preserve"> </w:t>
      </w:r>
      <w:r>
        <w:t>En- glish</w:t>
      </w:r>
      <w:r>
        <w:rPr>
          <w:spacing w:val="-5"/>
        </w:rPr>
        <w:t xml:space="preserve"> </w:t>
      </w:r>
      <w:r>
        <w:t>has</w:t>
      </w:r>
      <w:r>
        <w:rPr>
          <w:spacing w:val="-4"/>
        </w:rPr>
        <w:t xml:space="preserve"> </w:t>
      </w:r>
      <w:r>
        <w:t>steadily</w:t>
      </w:r>
      <w:r>
        <w:rPr>
          <w:spacing w:val="-4"/>
        </w:rPr>
        <w:t xml:space="preserve"> </w:t>
      </w:r>
      <w:r>
        <w:t>expanded</w:t>
      </w:r>
      <w:r>
        <w:rPr>
          <w:spacing w:val="-4"/>
        </w:rPr>
        <w:t xml:space="preserve"> </w:t>
      </w:r>
      <w:r>
        <w:t>its</w:t>
      </w:r>
      <w:r>
        <w:rPr>
          <w:spacing w:val="-4"/>
        </w:rPr>
        <w:t xml:space="preserve"> </w:t>
      </w:r>
      <w:r>
        <w:t>functions</w:t>
      </w:r>
      <w:r>
        <w:rPr>
          <w:spacing w:val="-5"/>
        </w:rPr>
        <w:t xml:space="preserve"> </w:t>
      </w:r>
      <w:r>
        <w:t>over</w:t>
      </w:r>
      <w:r>
        <w:rPr>
          <w:spacing w:val="-4"/>
        </w:rPr>
        <w:t xml:space="preserve"> </w:t>
      </w:r>
      <w:r>
        <w:t>time</w:t>
      </w:r>
      <w:r>
        <w:rPr>
          <w:spacing w:val="-4"/>
        </w:rPr>
        <w:t xml:space="preserve"> </w:t>
      </w:r>
      <w:r>
        <w:t>“to</w:t>
      </w:r>
      <w:r>
        <w:rPr>
          <w:spacing w:val="-4"/>
        </w:rPr>
        <w:t xml:space="preserve"> </w:t>
      </w:r>
      <w:r>
        <w:t>encode</w:t>
      </w:r>
      <w:r>
        <w:rPr>
          <w:spacing w:val="-4"/>
        </w:rPr>
        <w:t xml:space="preserve"> </w:t>
      </w:r>
      <w:r>
        <w:t>states</w:t>
      </w:r>
      <w:r>
        <w:rPr>
          <w:spacing w:val="-4"/>
        </w:rPr>
        <w:t xml:space="preserve"> </w:t>
      </w:r>
      <w:r>
        <w:t>of</w:t>
      </w:r>
      <w:r>
        <w:rPr>
          <w:spacing w:val="-5"/>
        </w:rPr>
        <w:t xml:space="preserve"> </w:t>
      </w:r>
      <w:r>
        <w:t>affairs</w:t>
      </w:r>
      <w:r>
        <w:rPr>
          <w:spacing w:val="-4"/>
        </w:rPr>
        <w:t xml:space="preserve"> </w:t>
      </w:r>
      <w:r>
        <w:t>which</w:t>
      </w:r>
      <w:r>
        <w:rPr>
          <w:spacing w:val="-4"/>
        </w:rPr>
        <w:t xml:space="preserve"> </w:t>
      </w:r>
      <w:r>
        <w:t xml:space="preserve">diverge increasingly from prototypical transitivity” (Taylor </w:t>
      </w:r>
      <w:hyperlink w:anchor="_bookmark475" w:history="1">
        <w:r>
          <w:rPr>
            <w:color w:val="007FFF"/>
          </w:rPr>
          <w:t>2003</w:t>
        </w:r>
      </w:hyperlink>
      <w:r>
        <w:t>: 235). The result of this diachronic development is significant gradation as to which verbs now lend themselves to transitiviza- tion. Taylor (</w:t>
      </w:r>
      <w:hyperlink w:anchor="_bookmark475" w:history="1">
        <w:r>
          <w:rPr>
            <w:color w:val="007FFF"/>
          </w:rPr>
          <w:t>2003</w:t>
        </w:r>
      </w:hyperlink>
      <w:r>
        <w:t>: 236) gives the example of the transitive construction being used to imply a semantic path, in lieu of an explicit preposition. Compare the pairs of English sentences</w:t>
      </w:r>
      <w:r>
        <w:rPr>
          <w:spacing w:val="-30"/>
        </w:rPr>
        <w:t xml:space="preserve"> </w:t>
      </w:r>
      <w:r>
        <w:t>in (</w:t>
      </w:r>
      <w:hyperlink w:anchor="_bookmark136" w:history="1">
        <w:r>
          <w:rPr>
            <w:color w:val="007FFF"/>
          </w:rPr>
          <w:t>30</w:t>
        </w:r>
      </w:hyperlink>
      <w:r>
        <w:t>).</w:t>
      </w:r>
    </w:p>
    <w:p w:rsidR="00DD7756" w:rsidRDefault="00AD1397">
      <w:pPr>
        <w:pStyle w:val="ListParagraph"/>
        <w:numPr>
          <w:ilvl w:val="0"/>
          <w:numId w:val="12"/>
        </w:numPr>
        <w:tabs>
          <w:tab w:val="left" w:pos="955"/>
        </w:tabs>
        <w:spacing w:before="87" w:after="22"/>
        <w:ind w:left="954" w:hanging="724"/>
        <w:jc w:val="both"/>
        <w:rPr>
          <w:sz w:val="24"/>
        </w:rPr>
      </w:pPr>
      <w:bookmarkStart w:id="177" w:name="_bookmark136"/>
      <w:bookmarkEnd w:id="177"/>
      <w:r>
        <w:rPr>
          <w:sz w:val="24"/>
        </w:rPr>
        <w:t>English (Indo-European &gt;</w:t>
      </w:r>
      <w:r>
        <w:rPr>
          <w:spacing w:val="-4"/>
          <w:sz w:val="24"/>
        </w:rPr>
        <w:t xml:space="preserve"> </w:t>
      </w:r>
      <w:r>
        <w:rPr>
          <w:sz w:val="24"/>
        </w:rPr>
        <w:t>Germanic)</w:t>
      </w:r>
    </w:p>
    <w:p w:rsidR="00DD7756" w:rsidRDefault="00DD7756">
      <w:pPr>
        <w:pStyle w:val="BodyText"/>
        <w:spacing w:line="20" w:lineRule="exact"/>
        <w:ind w:left="950"/>
        <w:rPr>
          <w:sz w:val="2"/>
        </w:rPr>
      </w:pPr>
      <w:r>
        <w:rPr>
          <w:sz w:val="2"/>
        </w:rPr>
      </w:r>
      <w:r>
        <w:rPr>
          <w:sz w:val="2"/>
        </w:rPr>
        <w:pict>
          <v:group id="_x0000_s1131" style="width:180.05pt;height:.4pt;mso-position-horizontal-relative:char;mso-position-vertical-relative:line" coordsize="3601,8">
            <v:line id="_x0000_s1132" style="position:absolute" from="0,4" to="3600,4" strokeweight=".14058mm"/>
            <w10:wrap type="none"/>
            <w10:anchorlock/>
          </v:group>
        </w:pict>
      </w:r>
    </w:p>
    <w:p w:rsidR="00DD7756" w:rsidRDefault="00DD7756">
      <w:pPr>
        <w:tabs>
          <w:tab w:val="left" w:pos="5379"/>
        </w:tabs>
        <w:spacing w:before="3"/>
        <w:ind w:left="954"/>
        <w:rPr>
          <w:i/>
          <w:sz w:val="24"/>
        </w:rPr>
      </w:pPr>
      <w:r w:rsidRPr="00DD7756">
        <w:pict>
          <v:line id="_x0000_s1130" style="position:absolute;left:0;text-align:left;z-index:15750144;mso-position-horizontal-relative:page" from="543.6pt,87.45pt" to="543.6pt,.75pt" strokeweight="1.75731mm">
            <w10:wrap anchorx="page"/>
          </v:line>
        </w:pict>
      </w:r>
      <w:r w:rsidR="00AD1397">
        <w:rPr>
          <w:i/>
          <w:sz w:val="24"/>
        </w:rPr>
        <w:t>Preposition</w:t>
      </w:r>
      <w:r w:rsidR="00AD1397">
        <w:rPr>
          <w:i/>
          <w:sz w:val="24"/>
        </w:rPr>
        <w:tab/>
        <w:t>Transitive</w:t>
      </w:r>
    </w:p>
    <w:p w:rsidR="00DD7756" w:rsidRDefault="00AD1397">
      <w:pPr>
        <w:pStyle w:val="BodyText"/>
        <w:tabs>
          <w:tab w:val="left" w:pos="5379"/>
        </w:tabs>
        <w:spacing w:before="16" w:line="254" w:lineRule="auto"/>
        <w:ind w:left="954" w:right="1306"/>
      </w:pPr>
      <w:r>
        <w:t xml:space="preserve">He regularly </w:t>
      </w:r>
      <w:r>
        <w:rPr>
          <w:b/>
          <w:color w:val="FF0000"/>
        </w:rPr>
        <w:t>flies across</w:t>
      </w:r>
      <w:r>
        <w:rPr>
          <w:b/>
          <w:color w:val="FF0000"/>
          <w:spacing w:val="-19"/>
        </w:rPr>
        <w:t xml:space="preserve"> </w:t>
      </w:r>
      <w:r>
        <w:t>the</w:t>
      </w:r>
      <w:r>
        <w:rPr>
          <w:spacing w:val="-4"/>
        </w:rPr>
        <w:t xml:space="preserve"> </w:t>
      </w:r>
      <w:r>
        <w:t>Atlantic.</w:t>
      </w:r>
      <w:r>
        <w:tab/>
        <w:t xml:space="preserve">He regularly </w:t>
      </w:r>
      <w:r>
        <w:rPr>
          <w:b/>
          <w:color w:val="FF0000"/>
        </w:rPr>
        <w:t xml:space="preserve">flies </w:t>
      </w:r>
      <w:r>
        <w:t>the</w:t>
      </w:r>
      <w:r>
        <w:rPr>
          <w:spacing w:val="-36"/>
        </w:rPr>
        <w:t xml:space="preserve"> </w:t>
      </w:r>
      <w:r>
        <w:t xml:space="preserve">Atlantic. He </w:t>
      </w:r>
      <w:r>
        <w:rPr>
          <w:b/>
          <w:color w:val="FF0000"/>
        </w:rPr>
        <w:t>swam across</w:t>
      </w:r>
      <w:r>
        <w:rPr>
          <w:b/>
          <w:color w:val="FF0000"/>
          <w:spacing w:val="-10"/>
        </w:rPr>
        <w:t xml:space="preserve"> </w:t>
      </w:r>
      <w:r>
        <w:t>the</w:t>
      </w:r>
      <w:r>
        <w:rPr>
          <w:spacing w:val="-2"/>
        </w:rPr>
        <w:t xml:space="preserve"> </w:t>
      </w:r>
      <w:r>
        <w:t>Channel.</w:t>
      </w:r>
      <w:r>
        <w:tab/>
        <w:t xml:space="preserve">He </w:t>
      </w:r>
      <w:r>
        <w:rPr>
          <w:b/>
          <w:color w:val="FF0000"/>
        </w:rPr>
        <w:t xml:space="preserve">swam </w:t>
      </w:r>
      <w:r>
        <w:t>the</w:t>
      </w:r>
      <w:r>
        <w:rPr>
          <w:spacing w:val="-5"/>
        </w:rPr>
        <w:t xml:space="preserve"> </w:t>
      </w:r>
      <w:r>
        <w:t>Channel.</w:t>
      </w:r>
    </w:p>
    <w:p w:rsidR="00DD7756" w:rsidRDefault="00AD1397">
      <w:pPr>
        <w:pStyle w:val="BodyText"/>
        <w:tabs>
          <w:tab w:val="left" w:pos="5379"/>
        </w:tabs>
        <w:spacing w:line="254" w:lineRule="auto"/>
        <w:ind w:left="954" w:right="674"/>
      </w:pPr>
      <w:r>
        <w:t xml:space="preserve">She </w:t>
      </w:r>
      <w:r>
        <w:rPr>
          <w:b/>
          <w:color w:val="FF0000"/>
        </w:rPr>
        <w:t xml:space="preserve">swam across </w:t>
      </w:r>
      <w:r>
        <w:t>our new</w:t>
      </w:r>
      <w:r>
        <w:rPr>
          <w:spacing w:val="-15"/>
        </w:rPr>
        <w:t xml:space="preserve"> </w:t>
      </w:r>
      <w:r>
        <w:t>swimming</w:t>
      </w:r>
      <w:r>
        <w:rPr>
          <w:spacing w:val="-3"/>
        </w:rPr>
        <w:t xml:space="preserve"> </w:t>
      </w:r>
      <w:r>
        <w:t>pool.</w:t>
      </w:r>
      <w:r>
        <w:tab/>
        <w:t xml:space="preserve">?She </w:t>
      </w:r>
      <w:r>
        <w:rPr>
          <w:b/>
          <w:color w:val="FF0000"/>
        </w:rPr>
        <w:t xml:space="preserve">swam </w:t>
      </w:r>
      <w:r>
        <w:t>our new swimming</w:t>
      </w:r>
      <w:r>
        <w:rPr>
          <w:spacing w:val="-18"/>
        </w:rPr>
        <w:t xml:space="preserve"> </w:t>
      </w:r>
      <w:r>
        <w:t xml:space="preserve">pool. </w:t>
      </w:r>
      <w:r>
        <w:rPr>
          <w:spacing w:val="-10"/>
        </w:rPr>
        <w:t xml:space="preserve">We </w:t>
      </w:r>
      <w:r>
        <w:rPr>
          <w:b/>
          <w:color w:val="FF0000"/>
        </w:rPr>
        <w:t>drove across</w:t>
      </w:r>
      <w:r>
        <w:rPr>
          <w:b/>
          <w:color w:val="FF0000"/>
          <w:spacing w:val="-1"/>
        </w:rPr>
        <w:t xml:space="preserve"> </w:t>
      </w:r>
      <w:r>
        <w:t>the</w:t>
      </w:r>
      <w:r>
        <w:rPr>
          <w:spacing w:val="-4"/>
        </w:rPr>
        <w:t xml:space="preserve"> </w:t>
      </w:r>
      <w:r>
        <w:t>Alps.</w:t>
      </w:r>
      <w:r>
        <w:tab/>
      </w:r>
      <w:r>
        <w:rPr>
          <w:spacing w:val="-5"/>
        </w:rPr>
        <w:t xml:space="preserve">?We </w:t>
      </w:r>
      <w:r>
        <w:rPr>
          <w:b/>
          <w:color w:val="FF0000"/>
        </w:rPr>
        <w:t xml:space="preserve">drove </w:t>
      </w:r>
      <w:r>
        <w:t>the</w:t>
      </w:r>
      <w:r>
        <w:rPr>
          <w:spacing w:val="1"/>
        </w:rPr>
        <w:t xml:space="preserve"> </w:t>
      </w:r>
      <w:r>
        <w:t>Alps.</w:t>
      </w:r>
    </w:p>
    <w:p w:rsidR="00DD7756" w:rsidRDefault="00AD1397">
      <w:pPr>
        <w:pStyle w:val="BodyText"/>
        <w:tabs>
          <w:tab w:val="left" w:pos="5379"/>
        </w:tabs>
        <w:spacing w:line="271" w:lineRule="exact"/>
        <w:ind w:left="954"/>
      </w:pPr>
      <w:r>
        <w:t xml:space="preserve">The child </w:t>
      </w:r>
      <w:r>
        <w:rPr>
          <w:b/>
          <w:color w:val="FF0000"/>
        </w:rPr>
        <w:t>crawled across</w:t>
      </w:r>
      <w:r>
        <w:rPr>
          <w:b/>
          <w:color w:val="FF0000"/>
          <w:spacing w:val="-24"/>
        </w:rPr>
        <w:t xml:space="preserve"> </w:t>
      </w:r>
      <w:r>
        <w:t>the</w:t>
      </w:r>
      <w:r>
        <w:rPr>
          <w:spacing w:val="-6"/>
        </w:rPr>
        <w:t xml:space="preserve"> </w:t>
      </w:r>
      <w:r>
        <w:rPr>
          <w:spacing w:val="-3"/>
        </w:rPr>
        <w:t>floor.</w:t>
      </w:r>
      <w:r>
        <w:rPr>
          <w:spacing w:val="-3"/>
        </w:rPr>
        <w:tab/>
      </w:r>
      <w:r>
        <w:t xml:space="preserve">*The child </w:t>
      </w:r>
      <w:r>
        <w:rPr>
          <w:b/>
          <w:color w:val="FF0000"/>
        </w:rPr>
        <w:t xml:space="preserve">crawled </w:t>
      </w:r>
      <w:r>
        <w:t>the</w:t>
      </w:r>
      <w:r>
        <w:rPr>
          <w:spacing w:val="-8"/>
        </w:rPr>
        <w:t xml:space="preserve"> </w:t>
      </w:r>
      <w:r>
        <w:rPr>
          <w:spacing w:val="-3"/>
        </w:rPr>
        <w:t>floor.</w:t>
      </w:r>
    </w:p>
    <w:p w:rsidR="00DD7756" w:rsidRDefault="00AD1397">
      <w:pPr>
        <w:spacing w:before="87"/>
        <w:ind w:right="537"/>
        <w:jc w:val="right"/>
        <w:rPr>
          <w:sz w:val="20"/>
        </w:rPr>
      </w:pPr>
      <w:r>
        <w:rPr>
          <w:sz w:val="20"/>
        </w:rPr>
        <w:t xml:space="preserve">(Taylor </w:t>
      </w:r>
      <w:hyperlink w:anchor="_bookmark475" w:history="1">
        <w:r>
          <w:rPr>
            <w:color w:val="007FFF"/>
            <w:sz w:val="20"/>
          </w:rPr>
          <w:t>2003</w:t>
        </w:r>
      </w:hyperlink>
      <w:r>
        <w:rPr>
          <w:sz w:val="20"/>
        </w:rPr>
        <w:t>: 236)</w:t>
      </w:r>
    </w:p>
    <w:p w:rsidR="00DD7756" w:rsidRDefault="00DD7756">
      <w:pPr>
        <w:pStyle w:val="BodyText"/>
        <w:rPr>
          <w:sz w:val="22"/>
        </w:rPr>
      </w:pPr>
    </w:p>
    <w:p w:rsidR="00DD7756" w:rsidRDefault="00AD1397">
      <w:pPr>
        <w:pStyle w:val="BodyText"/>
        <w:spacing w:before="163" w:line="420" w:lineRule="auto"/>
        <w:ind w:left="120" w:right="534"/>
        <w:jc w:val="both"/>
      </w:pPr>
      <w:r>
        <w:t>These</w:t>
      </w:r>
      <w:r>
        <w:rPr>
          <w:spacing w:val="-21"/>
        </w:rPr>
        <w:t xml:space="preserve"> </w:t>
      </w:r>
      <w:r>
        <w:t>examples</w:t>
      </w:r>
      <w:r>
        <w:rPr>
          <w:spacing w:val="-20"/>
        </w:rPr>
        <w:t xml:space="preserve"> </w:t>
      </w:r>
      <w:r>
        <w:t>illustrate</w:t>
      </w:r>
      <w:r>
        <w:rPr>
          <w:spacing w:val="-21"/>
        </w:rPr>
        <w:t xml:space="preserve"> </w:t>
      </w:r>
      <w:r>
        <w:t>that</w:t>
      </w:r>
      <w:r>
        <w:rPr>
          <w:spacing w:val="-20"/>
        </w:rPr>
        <w:t xml:space="preserve"> </w:t>
      </w:r>
      <w:r>
        <w:t>there</w:t>
      </w:r>
      <w:r>
        <w:rPr>
          <w:spacing w:val="-20"/>
        </w:rPr>
        <w:t xml:space="preserve"> </w:t>
      </w:r>
      <w:r>
        <w:t>are</w:t>
      </w:r>
      <w:r>
        <w:rPr>
          <w:spacing w:val="-21"/>
        </w:rPr>
        <w:t xml:space="preserve"> </w:t>
      </w:r>
      <w:r>
        <w:t>indeed</w:t>
      </w:r>
      <w:r>
        <w:rPr>
          <w:spacing w:val="-20"/>
        </w:rPr>
        <w:t xml:space="preserve"> </w:t>
      </w:r>
      <w:r>
        <w:t>better</w:t>
      </w:r>
      <w:r>
        <w:rPr>
          <w:spacing w:val="-21"/>
        </w:rPr>
        <w:t xml:space="preserve"> </w:t>
      </w:r>
      <w:r>
        <w:t>and</w:t>
      </w:r>
      <w:r>
        <w:rPr>
          <w:spacing w:val="-20"/>
        </w:rPr>
        <w:t xml:space="preserve"> </w:t>
      </w:r>
      <w:r>
        <w:t>worse</w:t>
      </w:r>
      <w:r>
        <w:rPr>
          <w:spacing w:val="-20"/>
        </w:rPr>
        <w:t xml:space="preserve"> </w:t>
      </w:r>
      <w:r>
        <w:t>members</w:t>
      </w:r>
      <w:r>
        <w:rPr>
          <w:spacing w:val="-20"/>
        </w:rPr>
        <w:t xml:space="preserve"> </w:t>
      </w:r>
      <w:r>
        <w:t>of</w:t>
      </w:r>
      <w:r>
        <w:rPr>
          <w:spacing w:val="-20"/>
        </w:rPr>
        <w:t xml:space="preserve"> </w:t>
      </w:r>
      <w:r>
        <w:t>the</w:t>
      </w:r>
      <w:r>
        <w:rPr>
          <w:spacing w:val="-21"/>
        </w:rPr>
        <w:t xml:space="preserve"> </w:t>
      </w:r>
      <w:r>
        <w:t>English</w:t>
      </w:r>
      <w:r>
        <w:rPr>
          <w:spacing w:val="-19"/>
        </w:rPr>
        <w:t xml:space="preserve"> </w:t>
      </w:r>
      <w:r>
        <w:t>Tran- sitive Path</w:t>
      </w:r>
      <w:r>
        <w:rPr>
          <w:spacing w:val="-3"/>
        </w:rPr>
        <w:t xml:space="preserve"> </w:t>
      </w:r>
      <w:r>
        <w:t>construction.</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19" w:right="533" w:firstLine="358"/>
        <w:jc w:val="both"/>
      </w:pPr>
      <w:r>
        <w:lastRenderedPageBreak/>
        <w:t>Individual</w:t>
      </w:r>
      <w:r>
        <w:rPr>
          <w:spacing w:val="-11"/>
        </w:rPr>
        <w:t xml:space="preserve"> </w:t>
      </w:r>
      <w:r>
        <w:t>lexemes</w:t>
      </w:r>
      <w:r>
        <w:rPr>
          <w:spacing w:val="-11"/>
        </w:rPr>
        <w:t xml:space="preserve"> </w:t>
      </w:r>
      <w:r>
        <w:t>are</w:t>
      </w:r>
      <w:r>
        <w:rPr>
          <w:spacing w:val="-11"/>
        </w:rPr>
        <w:t xml:space="preserve"> </w:t>
      </w:r>
      <w:r>
        <w:t>also</w:t>
      </w:r>
      <w:r>
        <w:rPr>
          <w:spacing w:val="-11"/>
        </w:rPr>
        <w:t xml:space="preserve"> </w:t>
      </w:r>
      <w:r>
        <w:t>a</w:t>
      </w:r>
      <w:r>
        <w:rPr>
          <w:spacing w:val="-10"/>
        </w:rPr>
        <w:t xml:space="preserve"> </w:t>
      </w:r>
      <w:r>
        <w:t>type</w:t>
      </w:r>
      <w:r>
        <w:rPr>
          <w:spacing w:val="-11"/>
        </w:rPr>
        <w:t xml:space="preserve"> </w:t>
      </w:r>
      <w:r>
        <w:t>of</w:t>
      </w:r>
      <w:r>
        <w:rPr>
          <w:spacing w:val="-11"/>
        </w:rPr>
        <w:t xml:space="preserve"> </w:t>
      </w:r>
      <w:r>
        <w:t>construction,</w:t>
      </w:r>
      <w:r>
        <w:rPr>
          <w:spacing w:val="-10"/>
        </w:rPr>
        <w:t xml:space="preserve"> </w:t>
      </w:r>
      <w:r>
        <w:t>and</w:t>
      </w:r>
      <w:r>
        <w:rPr>
          <w:spacing w:val="-10"/>
        </w:rPr>
        <w:t xml:space="preserve"> </w:t>
      </w:r>
      <w:r>
        <w:t>therefore</w:t>
      </w:r>
      <w:r>
        <w:rPr>
          <w:spacing w:val="-11"/>
        </w:rPr>
        <w:t xml:space="preserve"> </w:t>
      </w:r>
      <w:r>
        <w:t>also</w:t>
      </w:r>
      <w:r>
        <w:rPr>
          <w:spacing w:val="-11"/>
        </w:rPr>
        <w:t xml:space="preserve"> </w:t>
      </w:r>
      <w:r>
        <w:t>subject</w:t>
      </w:r>
      <w:r>
        <w:rPr>
          <w:spacing w:val="-11"/>
        </w:rPr>
        <w:t xml:space="preserve"> </w:t>
      </w:r>
      <w:r>
        <w:t>to</w:t>
      </w:r>
      <w:r>
        <w:rPr>
          <w:spacing w:val="-10"/>
        </w:rPr>
        <w:t xml:space="preserve"> </w:t>
      </w:r>
      <w:r>
        <w:t>prototype effects. This is unsurprising, since language forces speakers to map a non-discrete cognitive representation</w:t>
      </w:r>
      <w:r>
        <w:rPr>
          <w:spacing w:val="-6"/>
        </w:rPr>
        <w:t xml:space="preserve"> </w:t>
      </w:r>
      <w:r>
        <w:t>of</w:t>
      </w:r>
      <w:r>
        <w:rPr>
          <w:spacing w:val="-4"/>
        </w:rPr>
        <w:t xml:space="preserve"> </w:t>
      </w:r>
      <w:r>
        <w:t>the</w:t>
      </w:r>
      <w:r>
        <w:rPr>
          <w:spacing w:val="-4"/>
        </w:rPr>
        <w:t xml:space="preserve"> </w:t>
      </w:r>
      <w:r>
        <w:t>world</w:t>
      </w:r>
      <w:r>
        <w:rPr>
          <w:spacing w:val="-4"/>
        </w:rPr>
        <w:t xml:space="preserve"> </w:t>
      </w:r>
      <w:r>
        <w:t>onto</w:t>
      </w:r>
      <w:r>
        <w:rPr>
          <w:spacing w:val="-4"/>
        </w:rPr>
        <w:t xml:space="preserve"> </w:t>
      </w:r>
      <w:r>
        <w:t>discrete</w:t>
      </w:r>
      <w:r>
        <w:rPr>
          <w:spacing w:val="-5"/>
        </w:rPr>
        <w:t xml:space="preserve"> </w:t>
      </w:r>
      <w:r>
        <w:t>linguistic</w:t>
      </w:r>
      <w:r>
        <w:rPr>
          <w:spacing w:val="-4"/>
        </w:rPr>
        <w:t xml:space="preserve"> </w:t>
      </w:r>
      <w:r>
        <w:t>entities—we</w:t>
      </w:r>
      <w:r>
        <w:rPr>
          <w:spacing w:val="-4"/>
        </w:rPr>
        <w:t xml:space="preserve"> </w:t>
      </w:r>
      <w:r>
        <w:t>are</w:t>
      </w:r>
      <w:r>
        <w:rPr>
          <w:spacing w:val="-5"/>
        </w:rPr>
        <w:t xml:space="preserve"> </w:t>
      </w:r>
      <w:r>
        <w:t>forced</w:t>
      </w:r>
      <w:r>
        <w:rPr>
          <w:spacing w:val="-4"/>
        </w:rPr>
        <w:t xml:space="preserve"> </w:t>
      </w:r>
      <w:r>
        <w:t>to</w:t>
      </w:r>
      <w:r>
        <w:rPr>
          <w:spacing w:val="-4"/>
        </w:rPr>
        <w:t xml:space="preserve"> </w:t>
      </w:r>
      <w:r>
        <w:t>cut</w:t>
      </w:r>
      <w:r>
        <w:rPr>
          <w:spacing w:val="-4"/>
        </w:rPr>
        <w:t xml:space="preserve"> </w:t>
      </w:r>
      <w:r>
        <w:t>up</w:t>
      </w:r>
      <w:r>
        <w:rPr>
          <w:spacing w:val="-4"/>
        </w:rPr>
        <w:t xml:space="preserve"> </w:t>
      </w:r>
      <w:r>
        <w:t>and</w:t>
      </w:r>
      <w:r>
        <w:rPr>
          <w:spacing w:val="-4"/>
        </w:rPr>
        <w:t xml:space="preserve"> </w:t>
      </w:r>
      <w:r>
        <w:t xml:space="preserve">cat- egorize the world around us into discrete objects and events/states so that we can refer to them and predicate statements about them. Reality, </w:t>
      </w:r>
      <w:r>
        <w:rPr>
          <w:spacing w:val="-3"/>
        </w:rPr>
        <w:t xml:space="preserve">however, </w:t>
      </w:r>
      <w:r>
        <w:t xml:space="preserve">is not so neat. The result of this mapping is a linguistic form that imperfectly demarcates a portion of our mental world, centered on a clear prototype but with imprecise boundaries. Using a topological metaphor, we typically call some portion of our mental representation of the world a </w:t>
      </w:r>
      <w:r>
        <w:rPr>
          <w:i/>
        </w:rPr>
        <w:t xml:space="preserve">semantic space </w:t>
      </w:r>
      <w:r>
        <w:t xml:space="preserve">(Finch </w:t>
      </w:r>
      <w:hyperlink w:anchor="_bookmark326" w:history="1">
        <w:r>
          <w:rPr>
            <w:color w:val="007FFF"/>
          </w:rPr>
          <w:t>2003</w:t>
        </w:r>
      </w:hyperlink>
      <w:r>
        <w:t xml:space="preserve">: 140), and that space can be graphically represented using a </w:t>
      </w:r>
      <w:r>
        <w:rPr>
          <w:i/>
        </w:rPr>
        <w:t>semantic map</w:t>
      </w:r>
      <w:r>
        <w:rPr>
          <w:i/>
          <w:spacing w:val="-33"/>
        </w:rPr>
        <w:t xml:space="preserve"> </w:t>
      </w:r>
      <w:r>
        <w:t xml:space="preserve">(Croft </w:t>
      </w:r>
      <w:hyperlink w:anchor="_bookmark292" w:history="1">
        <w:r>
          <w:rPr>
            <w:color w:val="007FFF"/>
          </w:rPr>
          <w:t>2001b</w:t>
        </w:r>
      </w:hyperlink>
      <w:r>
        <w:t xml:space="preserve">: §2.4.3; Haspelmath </w:t>
      </w:r>
      <w:hyperlink w:anchor="_bookmark355" w:history="1">
        <w:r>
          <w:rPr>
            <w:color w:val="007FFF"/>
          </w:rPr>
          <w:t>2003</w:t>
        </w:r>
      </w:hyperlink>
      <w:r>
        <w:t xml:space="preserve">). Though semantic maps are most often used to represent a </w:t>
      </w:r>
      <w:r>
        <w:rPr>
          <w:i/>
        </w:rPr>
        <w:t>functional</w:t>
      </w:r>
      <w:r>
        <w:rPr>
          <w:i/>
          <w:spacing w:val="5"/>
        </w:rPr>
        <w:t xml:space="preserve"> </w:t>
      </w:r>
      <w:r>
        <w:t>space</w:t>
      </w:r>
      <w:r>
        <w:rPr>
          <w:spacing w:val="-5"/>
        </w:rPr>
        <w:t xml:space="preserve"> </w:t>
      </w:r>
      <w:r>
        <w:t>for</w:t>
      </w:r>
      <w:r>
        <w:rPr>
          <w:spacing w:val="-5"/>
        </w:rPr>
        <w:t xml:space="preserve"> </w:t>
      </w:r>
      <w:r>
        <w:t>grammatical</w:t>
      </w:r>
      <w:r>
        <w:rPr>
          <w:spacing w:val="-5"/>
        </w:rPr>
        <w:t xml:space="preserve"> </w:t>
      </w:r>
      <w:r>
        <w:t>morphemes,</w:t>
      </w:r>
      <w:r>
        <w:rPr>
          <w:spacing w:val="-5"/>
        </w:rPr>
        <w:t xml:space="preserve"> </w:t>
      </w:r>
      <w:r>
        <w:t>they</w:t>
      </w:r>
      <w:r>
        <w:rPr>
          <w:spacing w:val="-4"/>
        </w:rPr>
        <w:t xml:space="preserve"> </w:t>
      </w:r>
      <w:r>
        <w:t>are</w:t>
      </w:r>
      <w:r>
        <w:rPr>
          <w:spacing w:val="-5"/>
        </w:rPr>
        <w:t xml:space="preserve"> </w:t>
      </w:r>
      <w:r>
        <w:t>equally</w:t>
      </w:r>
      <w:r>
        <w:rPr>
          <w:spacing w:val="-5"/>
        </w:rPr>
        <w:t xml:space="preserve"> </w:t>
      </w:r>
      <w:r>
        <w:t>applicable</w:t>
      </w:r>
      <w:r>
        <w:rPr>
          <w:spacing w:val="-5"/>
        </w:rPr>
        <w:t xml:space="preserve"> </w:t>
      </w:r>
      <w:r>
        <w:t>to</w:t>
      </w:r>
      <w:r>
        <w:rPr>
          <w:spacing w:val="-5"/>
        </w:rPr>
        <w:t xml:space="preserve"> </w:t>
      </w:r>
      <w:r>
        <w:t>lexical</w:t>
      </w:r>
      <w:r>
        <w:rPr>
          <w:spacing w:val="-5"/>
        </w:rPr>
        <w:t xml:space="preserve"> </w:t>
      </w:r>
      <w:r>
        <w:t>spaces</w:t>
      </w:r>
      <w:r>
        <w:rPr>
          <w:spacing w:val="-5"/>
        </w:rPr>
        <w:t xml:space="preserve"> </w:t>
      </w:r>
      <w:r>
        <w:t>as well. Gries (</w:t>
      </w:r>
      <w:hyperlink w:anchor="_bookmark341" w:history="1">
        <w:r>
          <w:rPr>
            <w:color w:val="007FFF"/>
          </w:rPr>
          <w:t>2006</w:t>
        </w:r>
      </w:hyperlink>
      <w:r>
        <w:t xml:space="preserve">: 74) provides one such semantic map for the meanings of the English word </w:t>
      </w:r>
      <w:r>
        <w:rPr>
          <w:i/>
        </w:rPr>
        <w:t>run</w:t>
      </w:r>
      <w:r>
        <w:t xml:space="preserve">, shown in </w:t>
      </w:r>
      <w:hyperlink w:anchor="_bookmark137" w:history="1">
        <w:r>
          <w:rPr>
            <w:color w:val="007FFF"/>
          </w:rPr>
          <w:t>Figure 2.4</w:t>
        </w:r>
      </w:hyperlink>
      <w:r>
        <w:t>, based on a comprehensive corpus analysis. As another example, Bowerman</w:t>
      </w:r>
      <w:r>
        <w:rPr>
          <w:spacing w:val="-10"/>
        </w:rPr>
        <w:t xml:space="preserve"> </w:t>
      </w:r>
      <w:r>
        <w:t>&amp;</w:t>
      </w:r>
      <w:r>
        <w:rPr>
          <w:spacing w:val="-9"/>
        </w:rPr>
        <w:t xml:space="preserve"> </w:t>
      </w:r>
      <w:r>
        <w:t>Choi</w:t>
      </w:r>
      <w:r>
        <w:rPr>
          <w:spacing w:val="-8"/>
        </w:rPr>
        <w:t xml:space="preserve"> </w:t>
      </w:r>
      <w:r>
        <w:t>(</w:t>
      </w:r>
      <w:hyperlink w:anchor="_bookmark267" w:history="1">
        <w:r>
          <w:rPr>
            <w:color w:val="007FFF"/>
          </w:rPr>
          <w:t>2001</w:t>
        </w:r>
      </w:hyperlink>
      <w:r>
        <w:t>:</w:t>
      </w:r>
      <w:r>
        <w:rPr>
          <w:spacing w:val="12"/>
        </w:rPr>
        <w:t xml:space="preserve"> </w:t>
      </w:r>
      <w:r>
        <w:t>485)</w:t>
      </w:r>
      <w:r>
        <w:rPr>
          <w:spacing w:val="-9"/>
        </w:rPr>
        <w:t xml:space="preserve"> </w:t>
      </w:r>
      <w:r>
        <w:t>present</w:t>
      </w:r>
      <w:r>
        <w:rPr>
          <w:spacing w:val="-9"/>
        </w:rPr>
        <w:t xml:space="preserve"> </w:t>
      </w:r>
      <w:r>
        <w:t>a</w:t>
      </w:r>
      <w:r>
        <w:rPr>
          <w:spacing w:val="-9"/>
        </w:rPr>
        <w:t xml:space="preserve"> </w:t>
      </w:r>
      <w:r>
        <w:t>semantic</w:t>
      </w:r>
      <w:r>
        <w:rPr>
          <w:spacing w:val="-9"/>
        </w:rPr>
        <w:t xml:space="preserve"> </w:t>
      </w:r>
      <w:r>
        <w:t>map</w:t>
      </w:r>
      <w:r>
        <w:rPr>
          <w:spacing w:val="-8"/>
        </w:rPr>
        <w:t xml:space="preserve"> </w:t>
      </w:r>
      <w:r>
        <w:t>of</w:t>
      </w:r>
      <w:r>
        <w:rPr>
          <w:spacing w:val="-9"/>
        </w:rPr>
        <w:t xml:space="preserve"> </w:t>
      </w:r>
      <w:r>
        <w:t>spatial</w:t>
      </w:r>
      <w:r>
        <w:rPr>
          <w:spacing w:val="-9"/>
        </w:rPr>
        <w:t xml:space="preserve"> </w:t>
      </w:r>
      <w:r>
        <w:t>relations</w:t>
      </w:r>
      <w:r>
        <w:rPr>
          <w:spacing w:val="-9"/>
        </w:rPr>
        <w:t xml:space="preserve"> </w:t>
      </w:r>
      <w:r>
        <w:t>based</w:t>
      </w:r>
      <w:r>
        <w:rPr>
          <w:spacing w:val="-9"/>
        </w:rPr>
        <w:t xml:space="preserve"> </w:t>
      </w:r>
      <w:r>
        <w:t>on</w:t>
      </w:r>
      <w:r>
        <w:rPr>
          <w:spacing w:val="-9"/>
        </w:rPr>
        <w:t xml:space="preserve"> </w:t>
      </w:r>
      <w:r>
        <w:t>data</w:t>
      </w:r>
      <w:r>
        <w:rPr>
          <w:spacing w:val="-8"/>
        </w:rPr>
        <w:t xml:space="preserve"> </w:t>
      </w:r>
      <w:r>
        <w:t>from 38</w:t>
      </w:r>
      <w:r>
        <w:rPr>
          <w:spacing w:val="-6"/>
        </w:rPr>
        <w:t xml:space="preserve"> </w:t>
      </w:r>
      <w:r>
        <w:t>languages</w:t>
      </w:r>
      <w:r>
        <w:rPr>
          <w:spacing w:val="-6"/>
        </w:rPr>
        <w:t xml:space="preserve"> </w:t>
      </w:r>
      <w:r>
        <w:t>(25</w:t>
      </w:r>
      <w:r>
        <w:rPr>
          <w:spacing w:val="-5"/>
        </w:rPr>
        <w:t xml:space="preserve"> </w:t>
      </w:r>
      <w:r>
        <w:t>families),</w:t>
      </w:r>
      <w:r>
        <w:rPr>
          <w:spacing w:val="-5"/>
        </w:rPr>
        <w:t xml:space="preserve"> </w:t>
      </w:r>
      <w:r>
        <w:t>with</w:t>
      </w:r>
      <w:r>
        <w:rPr>
          <w:spacing w:val="-5"/>
        </w:rPr>
        <w:t xml:space="preserve"> </w:t>
      </w:r>
      <w:r>
        <w:t>a</w:t>
      </w:r>
      <w:r>
        <w:rPr>
          <w:spacing w:val="-6"/>
        </w:rPr>
        <w:t xml:space="preserve"> </w:t>
      </w:r>
      <w:r>
        <w:t>relation</w:t>
      </w:r>
      <w:r>
        <w:rPr>
          <w:spacing w:val="-5"/>
        </w:rPr>
        <w:t xml:space="preserve"> </w:t>
      </w:r>
      <w:r>
        <w:t>indicating</w:t>
      </w:r>
      <w:r>
        <w:rPr>
          <w:spacing w:val="-6"/>
        </w:rPr>
        <w:t xml:space="preserve"> </w:t>
      </w:r>
      <w:r>
        <w:t>prototypical</w:t>
      </w:r>
      <w:r>
        <w:rPr>
          <w:spacing w:val="-7"/>
        </w:rPr>
        <w:t xml:space="preserve"> </w:t>
      </w:r>
      <w:r>
        <w:t>support</w:t>
      </w:r>
      <w:r>
        <w:rPr>
          <w:spacing w:val="-5"/>
        </w:rPr>
        <w:t xml:space="preserve"> </w:t>
      </w:r>
      <w:r>
        <w:t>from</w:t>
      </w:r>
      <w:r>
        <w:rPr>
          <w:spacing w:val="-6"/>
        </w:rPr>
        <w:t xml:space="preserve"> </w:t>
      </w:r>
      <w:r>
        <w:t>below</w:t>
      </w:r>
      <w:r>
        <w:rPr>
          <w:spacing w:val="-6"/>
        </w:rPr>
        <w:t xml:space="preserve"> </w:t>
      </w:r>
      <w:r>
        <w:t>(on)</w:t>
      </w:r>
      <w:r>
        <w:rPr>
          <w:spacing w:val="-6"/>
        </w:rPr>
        <w:t xml:space="preserve"> </w:t>
      </w:r>
      <w:r>
        <w:t xml:space="preserve">at one end and a relation indicating prototypical containment (in) at the </w:t>
      </w:r>
      <w:r>
        <w:rPr>
          <w:spacing w:val="-3"/>
        </w:rPr>
        <w:t xml:space="preserve">other. </w:t>
      </w:r>
      <w:r>
        <w:t xml:space="preserve">As pictured in </w:t>
      </w:r>
      <w:hyperlink w:anchor="_bookmark138" w:history="1">
        <w:r>
          <w:rPr>
            <w:color w:val="007FFF"/>
          </w:rPr>
          <w:t>Figure</w:t>
        </w:r>
        <w:r>
          <w:rPr>
            <w:color w:val="007FFF"/>
            <w:spacing w:val="-5"/>
          </w:rPr>
          <w:t xml:space="preserve"> </w:t>
        </w:r>
        <w:r>
          <w:rPr>
            <w:color w:val="007FFF"/>
          </w:rPr>
          <w:t>2.5</w:t>
        </w:r>
      </w:hyperlink>
      <w:r>
        <w:t>,</w:t>
      </w:r>
      <w:r>
        <w:rPr>
          <w:spacing w:val="-4"/>
        </w:rPr>
        <w:t xml:space="preserve"> </w:t>
      </w:r>
      <w:r>
        <w:t>lexical</w:t>
      </w:r>
      <w:r>
        <w:rPr>
          <w:spacing w:val="-5"/>
        </w:rPr>
        <w:t xml:space="preserve"> </w:t>
      </w:r>
      <w:r>
        <w:t>items</w:t>
      </w:r>
      <w:r>
        <w:rPr>
          <w:spacing w:val="-4"/>
        </w:rPr>
        <w:t xml:space="preserve"> </w:t>
      </w:r>
      <w:r>
        <w:t>in</w:t>
      </w:r>
      <w:r>
        <w:rPr>
          <w:spacing w:val="-4"/>
        </w:rPr>
        <w:t xml:space="preserve"> </w:t>
      </w:r>
      <w:r>
        <w:t>different</w:t>
      </w:r>
      <w:r>
        <w:rPr>
          <w:spacing w:val="-5"/>
        </w:rPr>
        <w:t xml:space="preserve"> </w:t>
      </w:r>
      <w:r>
        <w:t>languages</w:t>
      </w:r>
      <w:r>
        <w:rPr>
          <w:spacing w:val="-4"/>
        </w:rPr>
        <w:t xml:space="preserve"> </w:t>
      </w:r>
      <w:r>
        <w:t>cut</w:t>
      </w:r>
      <w:r>
        <w:rPr>
          <w:spacing w:val="-4"/>
        </w:rPr>
        <w:t xml:space="preserve"> </w:t>
      </w:r>
      <w:r>
        <w:t>up</w:t>
      </w:r>
      <w:r>
        <w:rPr>
          <w:spacing w:val="-5"/>
        </w:rPr>
        <w:t xml:space="preserve"> </w:t>
      </w:r>
      <w:r>
        <w:t>this</w:t>
      </w:r>
      <w:r>
        <w:rPr>
          <w:spacing w:val="-4"/>
        </w:rPr>
        <w:t xml:space="preserve"> </w:t>
      </w:r>
      <w:r>
        <w:t>semantic</w:t>
      </w:r>
      <w:r>
        <w:rPr>
          <w:spacing w:val="-4"/>
        </w:rPr>
        <w:t xml:space="preserve"> </w:t>
      </w:r>
      <w:r>
        <w:t>space</w:t>
      </w:r>
      <w:r>
        <w:rPr>
          <w:spacing w:val="-5"/>
        </w:rPr>
        <w:t xml:space="preserve"> </w:t>
      </w:r>
      <w:r>
        <w:t>in</w:t>
      </w:r>
      <w:r>
        <w:rPr>
          <w:spacing w:val="-4"/>
        </w:rPr>
        <w:t xml:space="preserve"> </w:t>
      </w:r>
      <w:r>
        <w:t>different</w:t>
      </w:r>
      <w:r>
        <w:rPr>
          <w:spacing w:val="-5"/>
        </w:rPr>
        <w:t xml:space="preserve"> </w:t>
      </w:r>
      <w:r>
        <w:t>ways.</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ind w:left="120"/>
        <w:rPr>
          <w:sz w:val="20"/>
        </w:rPr>
      </w:pPr>
      <w:r>
        <w:rPr>
          <w:noProof/>
          <w:sz w:val="20"/>
        </w:rPr>
        <w:lastRenderedPageBreak/>
        <w:drawing>
          <wp:inline distT="0" distB="0" distL="0" distR="0">
            <wp:extent cx="4928628" cy="8171688"/>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43" cstate="print"/>
                    <a:stretch>
                      <a:fillRect/>
                    </a:stretch>
                  </pic:blipFill>
                  <pic:spPr>
                    <a:xfrm>
                      <a:off x="0" y="0"/>
                      <a:ext cx="4928628" cy="8171688"/>
                    </a:xfrm>
                    <a:prstGeom prst="rect">
                      <a:avLst/>
                    </a:prstGeom>
                  </pic:spPr>
                </pic:pic>
              </a:graphicData>
            </a:graphic>
          </wp:inline>
        </w:drawing>
      </w:r>
    </w:p>
    <w:p w:rsidR="00DD7756" w:rsidRDefault="00DD7756">
      <w:pPr>
        <w:pStyle w:val="BodyText"/>
        <w:spacing w:before="3"/>
        <w:rPr>
          <w:sz w:val="16"/>
        </w:rPr>
      </w:pPr>
    </w:p>
    <w:p w:rsidR="00DD7756" w:rsidRDefault="00AD1397">
      <w:pPr>
        <w:spacing w:before="98"/>
        <w:ind w:right="417"/>
        <w:jc w:val="center"/>
      </w:pPr>
      <w:bookmarkStart w:id="178" w:name="_bookmark137"/>
      <w:bookmarkEnd w:id="178"/>
      <w:r>
        <w:rPr>
          <w:b/>
        </w:rPr>
        <w:t xml:space="preserve">Figure 2.4: </w:t>
      </w:r>
      <w:r>
        <w:t xml:space="preserve">Semantic map of English </w:t>
      </w:r>
      <w:r>
        <w:rPr>
          <w:i/>
        </w:rPr>
        <w:t xml:space="preserve">run </w:t>
      </w:r>
      <w:r>
        <w:t xml:space="preserve">(Gries </w:t>
      </w:r>
      <w:hyperlink w:anchor="_bookmark341" w:history="1">
        <w:r>
          <w:rPr>
            <w:color w:val="007FFF"/>
          </w:rPr>
          <w:t>2006</w:t>
        </w:r>
      </w:hyperlink>
      <w:r>
        <w:t>: 74)</w:t>
      </w:r>
    </w:p>
    <w:p w:rsidR="00DD7756" w:rsidRDefault="00DD7756">
      <w:pPr>
        <w:jc w:val="center"/>
        <w:sectPr w:rsidR="00DD7756">
          <w:pgSz w:w="12240" w:h="15840"/>
          <w:pgMar w:top="1440" w:right="900" w:bottom="900" w:left="1680" w:header="0" w:footer="717" w:gutter="0"/>
          <w:cols w:space="720"/>
        </w:sectPr>
      </w:pPr>
    </w:p>
    <w:p w:rsidR="00DD7756" w:rsidRDefault="00DD7756">
      <w:pPr>
        <w:pStyle w:val="BodyText"/>
        <w:spacing w:before="6"/>
        <w:rPr>
          <w:sz w:val="4"/>
        </w:rPr>
      </w:pPr>
    </w:p>
    <w:p w:rsidR="00DD7756" w:rsidRDefault="00AD1397">
      <w:pPr>
        <w:pStyle w:val="BodyText"/>
        <w:ind w:left="232"/>
        <w:rPr>
          <w:sz w:val="20"/>
        </w:rPr>
      </w:pPr>
      <w:r>
        <w:rPr>
          <w:noProof/>
          <w:sz w:val="20"/>
        </w:rPr>
        <w:drawing>
          <wp:inline distT="0" distB="0" distL="0" distR="0">
            <wp:extent cx="5586984" cy="419023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4" cstate="print"/>
                    <a:stretch>
                      <a:fillRect/>
                    </a:stretch>
                  </pic:blipFill>
                  <pic:spPr>
                    <a:xfrm>
                      <a:off x="0" y="0"/>
                      <a:ext cx="5586984" cy="4190238"/>
                    </a:xfrm>
                    <a:prstGeom prst="rect">
                      <a:avLst/>
                    </a:prstGeom>
                  </pic:spPr>
                </pic:pic>
              </a:graphicData>
            </a:graphic>
          </wp:inline>
        </w:drawing>
      </w:r>
    </w:p>
    <w:p w:rsidR="00DD7756" w:rsidRDefault="00DD7756">
      <w:pPr>
        <w:pStyle w:val="BodyText"/>
        <w:spacing w:before="2"/>
        <w:rPr>
          <w:sz w:val="11"/>
        </w:rPr>
      </w:pPr>
    </w:p>
    <w:p w:rsidR="00DD7756" w:rsidRDefault="00AD1397">
      <w:pPr>
        <w:spacing w:before="99" w:line="259" w:lineRule="auto"/>
        <w:ind w:left="2349" w:right="1523" w:hanging="1034"/>
      </w:pPr>
      <w:bookmarkStart w:id="179" w:name="_bookmark138"/>
      <w:bookmarkEnd w:id="179"/>
      <w:r>
        <w:rPr>
          <w:b/>
        </w:rPr>
        <w:t xml:space="preserve">Figure 2.5: </w:t>
      </w:r>
      <w:r>
        <w:t xml:space="preserve">Crosslinguistic differences in the encoding of spatial relation- ships (Bowerman &amp; Choi </w:t>
      </w:r>
      <w:hyperlink w:anchor="_bookmark267" w:history="1">
        <w:r>
          <w:rPr>
            <w:color w:val="007FFF"/>
          </w:rPr>
          <w:t>2001</w:t>
        </w:r>
      </w:hyperlink>
      <w:r>
        <w:t>: 485)</w:t>
      </w:r>
    </w:p>
    <w:p w:rsidR="00DD7756" w:rsidRDefault="00DD7756">
      <w:pPr>
        <w:pStyle w:val="BodyText"/>
      </w:pPr>
    </w:p>
    <w:p w:rsidR="00DD7756" w:rsidRDefault="00AD1397">
      <w:pPr>
        <w:pStyle w:val="BodyText"/>
        <w:spacing w:before="211" w:line="420" w:lineRule="auto"/>
        <w:ind w:left="120" w:right="533" w:firstLine="358"/>
        <w:jc w:val="both"/>
      </w:pPr>
      <w:r>
        <w:t>These</w:t>
      </w:r>
      <w:r>
        <w:rPr>
          <w:spacing w:val="-24"/>
        </w:rPr>
        <w:t xml:space="preserve"> </w:t>
      </w:r>
      <w:r>
        <w:t>examples</w:t>
      </w:r>
      <w:r>
        <w:rPr>
          <w:spacing w:val="-25"/>
        </w:rPr>
        <w:t xml:space="preserve"> </w:t>
      </w:r>
      <w:r>
        <w:t>illustrate</w:t>
      </w:r>
      <w:r>
        <w:rPr>
          <w:spacing w:val="-24"/>
        </w:rPr>
        <w:t xml:space="preserve"> </w:t>
      </w:r>
      <w:r>
        <w:t>that</w:t>
      </w:r>
      <w:r>
        <w:rPr>
          <w:spacing w:val="-23"/>
        </w:rPr>
        <w:t xml:space="preserve"> </w:t>
      </w:r>
      <w:r>
        <w:t>word</w:t>
      </w:r>
      <w:r>
        <w:rPr>
          <w:spacing w:val="-25"/>
        </w:rPr>
        <w:t xml:space="preserve"> </w:t>
      </w:r>
      <w:r>
        <w:t>meanings</w:t>
      </w:r>
      <w:r>
        <w:rPr>
          <w:spacing w:val="-24"/>
        </w:rPr>
        <w:t xml:space="preserve"> </w:t>
      </w:r>
      <w:r>
        <w:t>are</w:t>
      </w:r>
      <w:r>
        <w:rPr>
          <w:spacing w:val="-24"/>
        </w:rPr>
        <w:t xml:space="preserve"> </w:t>
      </w:r>
      <w:r>
        <w:t>polycentric</w:t>
      </w:r>
      <w:r>
        <w:rPr>
          <w:spacing w:val="-24"/>
        </w:rPr>
        <w:t xml:space="preserve"> </w:t>
      </w:r>
      <w:r>
        <w:t>and</w:t>
      </w:r>
      <w:r>
        <w:rPr>
          <w:spacing w:val="-24"/>
        </w:rPr>
        <w:t xml:space="preserve"> </w:t>
      </w:r>
      <w:r>
        <w:t>cover</w:t>
      </w:r>
      <w:r>
        <w:rPr>
          <w:spacing w:val="-24"/>
        </w:rPr>
        <w:t xml:space="preserve"> </w:t>
      </w:r>
      <w:r>
        <w:t>a</w:t>
      </w:r>
      <w:r>
        <w:rPr>
          <w:spacing w:val="-24"/>
        </w:rPr>
        <w:t xml:space="preserve"> </w:t>
      </w:r>
      <w:r>
        <w:t>range</w:t>
      </w:r>
      <w:r>
        <w:rPr>
          <w:spacing w:val="-24"/>
        </w:rPr>
        <w:t xml:space="preserve"> </w:t>
      </w:r>
      <w:r>
        <w:t>of</w:t>
      </w:r>
      <w:r>
        <w:rPr>
          <w:spacing w:val="-24"/>
        </w:rPr>
        <w:t xml:space="preserve"> </w:t>
      </w:r>
      <w:r>
        <w:t xml:space="preserve">possible uses, as mentioned in </w:t>
      </w:r>
      <w:hyperlink w:anchor="_bookmark83" w:history="1">
        <w:r>
          <w:rPr>
            <w:color w:val="007FFF"/>
          </w:rPr>
          <w:t>Section 2.3.1.4</w:t>
        </w:r>
      </w:hyperlink>
      <w:r>
        <w:t xml:space="preserve">. Some of these uses may be more prototypical than others. The English expression </w:t>
      </w:r>
      <w:r>
        <w:rPr>
          <w:i/>
        </w:rPr>
        <w:t xml:space="preserve">apple on a twig </w:t>
      </w:r>
      <w:r>
        <w:t xml:space="preserve">is a slightly less prototypical use of </w:t>
      </w:r>
      <w:r>
        <w:rPr>
          <w:i/>
        </w:rPr>
        <w:t xml:space="preserve">on </w:t>
      </w:r>
      <w:r>
        <w:t xml:space="preserve">than </w:t>
      </w:r>
      <w:r>
        <w:rPr>
          <w:i/>
        </w:rPr>
        <w:t>apple</w:t>
      </w:r>
      <w:r>
        <w:rPr>
          <w:i/>
          <w:spacing w:val="-6"/>
        </w:rPr>
        <w:t xml:space="preserve"> </w:t>
      </w:r>
      <w:r>
        <w:rPr>
          <w:i/>
        </w:rPr>
        <w:t>on</w:t>
      </w:r>
      <w:r>
        <w:rPr>
          <w:i/>
          <w:spacing w:val="-6"/>
        </w:rPr>
        <w:t xml:space="preserve"> </w:t>
      </w:r>
      <w:r>
        <w:rPr>
          <w:i/>
        </w:rPr>
        <w:t>a</w:t>
      </w:r>
      <w:r>
        <w:rPr>
          <w:i/>
          <w:spacing w:val="-6"/>
        </w:rPr>
        <w:t xml:space="preserve"> </w:t>
      </w:r>
      <w:r>
        <w:rPr>
          <w:i/>
        </w:rPr>
        <w:t>table</w:t>
      </w:r>
      <w:r>
        <w:t>.</w:t>
      </w:r>
      <w:r>
        <w:rPr>
          <w:spacing w:val="14"/>
        </w:rPr>
        <w:t xml:space="preserve"> </w:t>
      </w:r>
      <w:r>
        <w:t>The</w:t>
      </w:r>
      <w:r>
        <w:rPr>
          <w:spacing w:val="-6"/>
        </w:rPr>
        <w:t xml:space="preserve"> </w:t>
      </w:r>
      <w:r>
        <w:t>fact</w:t>
      </w:r>
      <w:r>
        <w:rPr>
          <w:spacing w:val="-6"/>
        </w:rPr>
        <w:t xml:space="preserve"> </w:t>
      </w:r>
      <w:r>
        <w:t>that</w:t>
      </w:r>
      <w:r>
        <w:rPr>
          <w:spacing w:val="-6"/>
        </w:rPr>
        <w:t xml:space="preserve"> </w:t>
      </w:r>
      <w:r>
        <w:t>lexical</w:t>
      </w:r>
      <w:r>
        <w:rPr>
          <w:spacing w:val="-6"/>
        </w:rPr>
        <w:t xml:space="preserve"> </w:t>
      </w:r>
      <w:r>
        <w:t>items</w:t>
      </w:r>
      <w:r>
        <w:rPr>
          <w:spacing w:val="-6"/>
        </w:rPr>
        <w:t xml:space="preserve"> </w:t>
      </w:r>
      <w:r>
        <w:t>cover</w:t>
      </w:r>
      <w:r>
        <w:rPr>
          <w:spacing w:val="-5"/>
        </w:rPr>
        <w:t xml:space="preserve"> </w:t>
      </w:r>
      <w:r>
        <w:t>a</w:t>
      </w:r>
      <w:r>
        <w:rPr>
          <w:spacing w:val="-6"/>
        </w:rPr>
        <w:t xml:space="preserve"> </w:t>
      </w:r>
      <w:r>
        <w:t>range</w:t>
      </w:r>
      <w:r>
        <w:rPr>
          <w:spacing w:val="-6"/>
        </w:rPr>
        <w:t xml:space="preserve"> </w:t>
      </w:r>
      <w:r>
        <w:t>of</w:t>
      </w:r>
      <w:r>
        <w:rPr>
          <w:spacing w:val="-6"/>
        </w:rPr>
        <w:t xml:space="preserve"> </w:t>
      </w:r>
      <w:r>
        <w:t>uses,</w:t>
      </w:r>
      <w:r>
        <w:rPr>
          <w:spacing w:val="-5"/>
        </w:rPr>
        <w:t xml:space="preserve"> </w:t>
      </w:r>
      <w:r>
        <w:t>and</w:t>
      </w:r>
      <w:r>
        <w:rPr>
          <w:spacing w:val="-6"/>
        </w:rPr>
        <w:t xml:space="preserve"> </w:t>
      </w:r>
      <w:r>
        <w:t>that</w:t>
      </w:r>
      <w:r>
        <w:rPr>
          <w:spacing w:val="-6"/>
        </w:rPr>
        <w:t xml:space="preserve"> </w:t>
      </w:r>
      <w:r>
        <w:t>some</w:t>
      </w:r>
      <w:r>
        <w:rPr>
          <w:spacing w:val="-6"/>
        </w:rPr>
        <w:t xml:space="preserve"> </w:t>
      </w:r>
      <w:r>
        <w:t>of</w:t>
      </w:r>
      <w:r>
        <w:rPr>
          <w:spacing w:val="-6"/>
        </w:rPr>
        <w:t xml:space="preserve"> </w:t>
      </w:r>
      <w:r>
        <w:t>these</w:t>
      </w:r>
      <w:r>
        <w:rPr>
          <w:spacing w:val="-6"/>
        </w:rPr>
        <w:t xml:space="preserve"> </w:t>
      </w:r>
      <w:r>
        <w:t>uses are</w:t>
      </w:r>
      <w:r>
        <w:rPr>
          <w:spacing w:val="-8"/>
        </w:rPr>
        <w:t xml:space="preserve"> </w:t>
      </w:r>
      <w:r>
        <w:t>more</w:t>
      </w:r>
      <w:r>
        <w:rPr>
          <w:spacing w:val="-8"/>
        </w:rPr>
        <w:t xml:space="preserve"> </w:t>
      </w:r>
      <w:r>
        <w:t>prototypical</w:t>
      </w:r>
      <w:r>
        <w:rPr>
          <w:spacing w:val="-8"/>
        </w:rPr>
        <w:t xml:space="preserve"> </w:t>
      </w:r>
      <w:r>
        <w:t>than</w:t>
      </w:r>
      <w:r>
        <w:rPr>
          <w:spacing w:val="-7"/>
        </w:rPr>
        <w:t xml:space="preserve"> </w:t>
      </w:r>
      <w:r>
        <w:t>others,</w:t>
      </w:r>
      <w:r>
        <w:rPr>
          <w:spacing w:val="-7"/>
        </w:rPr>
        <w:t xml:space="preserve"> </w:t>
      </w:r>
      <w:r>
        <w:t>is</w:t>
      </w:r>
      <w:r>
        <w:rPr>
          <w:spacing w:val="-8"/>
        </w:rPr>
        <w:t xml:space="preserve"> </w:t>
      </w:r>
      <w:r>
        <w:t>an</w:t>
      </w:r>
      <w:r>
        <w:rPr>
          <w:spacing w:val="-7"/>
        </w:rPr>
        <w:t xml:space="preserve"> </w:t>
      </w:r>
      <w:r>
        <w:t>important</w:t>
      </w:r>
      <w:r>
        <w:rPr>
          <w:spacing w:val="-8"/>
        </w:rPr>
        <w:t xml:space="preserve"> </w:t>
      </w:r>
      <w:r>
        <w:t>component</w:t>
      </w:r>
      <w:r>
        <w:rPr>
          <w:spacing w:val="-8"/>
        </w:rPr>
        <w:t xml:space="preserve"> </w:t>
      </w:r>
      <w:r>
        <w:t>of</w:t>
      </w:r>
      <w:r>
        <w:rPr>
          <w:spacing w:val="-7"/>
        </w:rPr>
        <w:t xml:space="preserve"> </w:t>
      </w:r>
      <w:r>
        <w:t>the</w:t>
      </w:r>
      <w:r>
        <w:rPr>
          <w:spacing w:val="-8"/>
        </w:rPr>
        <w:t xml:space="preserve"> </w:t>
      </w:r>
      <w:r>
        <w:t>typological</w:t>
      </w:r>
      <w:r>
        <w:rPr>
          <w:spacing w:val="-8"/>
        </w:rPr>
        <w:t xml:space="preserve"> </w:t>
      </w:r>
      <w:r>
        <w:t>markedness theory of lexical</w:t>
      </w:r>
      <w:r>
        <w:rPr>
          <w:spacing w:val="-4"/>
        </w:rPr>
        <w:t xml:space="preserve"> </w:t>
      </w:r>
      <w:r>
        <w:t>categories.</w:t>
      </w:r>
    </w:p>
    <w:p w:rsidR="00DD7756" w:rsidRDefault="00AD1397">
      <w:pPr>
        <w:pStyle w:val="BodyText"/>
        <w:spacing w:line="420" w:lineRule="auto"/>
        <w:ind w:left="119" w:right="533" w:firstLine="358"/>
        <w:jc w:val="both"/>
      </w:pPr>
      <w:r>
        <w:t>Even the formal categories that linguists use to describe linguistic structure tend to be prototypal</w:t>
      </w:r>
      <w:r>
        <w:rPr>
          <w:spacing w:val="-23"/>
        </w:rPr>
        <w:t xml:space="preserve"> </w:t>
      </w:r>
      <w:r>
        <w:t>(Taylor</w:t>
      </w:r>
      <w:r>
        <w:rPr>
          <w:spacing w:val="-24"/>
        </w:rPr>
        <w:t xml:space="preserve"> </w:t>
      </w:r>
      <w:hyperlink w:anchor="_bookmark475" w:history="1">
        <w:r>
          <w:rPr>
            <w:color w:val="007FFF"/>
          </w:rPr>
          <w:t>2003</w:t>
        </w:r>
      </w:hyperlink>
      <w:r>
        <w:t>:</w:t>
      </w:r>
      <w:r>
        <w:rPr>
          <w:spacing w:val="3"/>
        </w:rPr>
        <w:t xml:space="preserve"> </w:t>
      </w:r>
      <w:r>
        <w:t>xii,</w:t>
      </w:r>
      <w:r>
        <w:rPr>
          <w:spacing w:val="-19"/>
        </w:rPr>
        <w:t xml:space="preserve"> </w:t>
      </w:r>
      <w:r>
        <w:t>201).</w:t>
      </w:r>
      <w:r>
        <w:rPr>
          <w:spacing w:val="6"/>
        </w:rPr>
        <w:t xml:space="preserve"> </w:t>
      </w:r>
      <w:r>
        <w:t>Taylor</w:t>
      </w:r>
      <w:r>
        <w:rPr>
          <w:spacing w:val="-23"/>
        </w:rPr>
        <w:t xml:space="preserve"> </w:t>
      </w:r>
      <w:r>
        <w:t>(</w:t>
      </w:r>
      <w:hyperlink w:anchor="_bookmark475" w:history="1">
        <w:r>
          <w:rPr>
            <w:color w:val="007FFF"/>
          </w:rPr>
          <w:t>2003</w:t>
        </w:r>
      </w:hyperlink>
      <w:r>
        <w:t>:</w:t>
      </w:r>
      <w:r>
        <w:rPr>
          <w:spacing w:val="4"/>
        </w:rPr>
        <w:t xml:space="preserve"> </w:t>
      </w:r>
      <w:r>
        <w:t>§11.1)</w:t>
      </w:r>
      <w:r>
        <w:rPr>
          <w:spacing w:val="-23"/>
        </w:rPr>
        <w:t xml:space="preserve"> </w:t>
      </w:r>
      <w:r>
        <w:t>argues</w:t>
      </w:r>
      <w:r>
        <w:rPr>
          <w:spacing w:val="-23"/>
        </w:rPr>
        <w:t xml:space="preserve"> </w:t>
      </w:r>
      <w:r>
        <w:t>that</w:t>
      </w:r>
      <w:r>
        <w:rPr>
          <w:spacing w:val="-23"/>
        </w:rPr>
        <w:t xml:space="preserve"> </w:t>
      </w:r>
      <w:r>
        <w:t>linguists’</w:t>
      </w:r>
      <w:r>
        <w:rPr>
          <w:spacing w:val="-22"/>
        </w:rPr>
        <w:t xml:space="preserve"> </w:t>
      </w:r>
      <w:r>
        <w:t>conceptions</w:t>
      </w:r>
      <w:r>
        <w:rPr>
          <w:spacing w:val="-23"/>
        </w:rPr>
        <w:t xml:space="preserve"> </w:t>
      </w:r>
      <w:r>
        <w:t>of</w:t>
      </w:r>
      <w:r>
        <w:rPr>
          <w:spacing w:val="-23"/>
        </w:rPr>
        <w:t xml:space="preserve"> </w:t>
      </w:r>
      <w:r>
        <w:t xml:space="preserve">the formal labels </w:t>
      </w:r>
      <w:r>
        <w:rPr>
          <w:i/>
        </w:rPr>
        <w:t>word</w:t>
      </w:r>
      <w:r>
        <w:t xml:space="preserve">, </w:t>
      </w:r>
      <w:r>
        <w:rPr>
          <w:i/>
        </w:rPr>
        <w:t>affix</w:t>
      </w:r>
      <w:r>
        <w:t xml:space="preserve">, and </w:t>
      </w:r>
      <w:r>
        <w:rPr>
          <w:i/>
        </w:rPr>
        <w:t xml:space="preserve">clitic </w:t>
      </w:r>
      <w:r>
        <w:t>are prototypal in nature, with better and worse members of</w:t>
      </w:r>
      <w:r>
        <w:rPr>
          <w:spacing w:val="-8"/>
        </w:rPr>
        <w:t xml:space="preserve"> </w:t>
      </w:r>
      <w:r>
        <w:t>the</w:t>
      </w:r>
      <w:r>
        <w:rPr>
          <w:spacing w:val="-7"/>
        </w:rPr>
        <w:t xml:space="preserve"> </w:t>
      </w:r>
      <w:r>
        <w:t>category.</w:t>
      </w:r>
      <w:r>
        <w:rPr>
          <w:spacing w:val="12"/>
        </w:rPr>
        <w:t xml:space="preserve"> </w:t>
      </w:r>
      <w:r>
        <w:t>Haspelmath</w:t>
      </w:r>
      <w:r>
        <w:rPr>
          <w:spacing w:val="-7"/>
        </w:rPr>
        <w:t xml:space="preserve"> </w:t>
      </w:r>
      <w:r>
        <w:t>(</w:t>
      </w:r>
      <w:hyperlink w:anchor="_bookmark356" w:history="1">
        <w:r>
          <w:rPr>
            <w:color w:val="007FFF"/>
          </w:rPr>
          <w:t>2005</w:t>
        </w:r>
      </w:hyperlink>
      <w:r>
        <w:t>)</w:t>
      </w:r>
      <w:r>
        <w:rPr>
          <w:spacing w:val="-7"/>
        </w:rPr>
        <w:t xml:space="preserve"> </w:t>
      </w:r>
      <w:r>
        <w:t>likewise</w:t>
      </w:r>
      <w:r>
        <w:rPr>
          <w:spacing w:val="-7"/>
        </w:rPr>
        <w:t xml:space="preserve"> </w:t>
      </w:r>
      <w:r>
        <w:t>shows</w:t>
      </w:r>
      <w:r>
        <w:rPr>
          <w:spacing w:val="-7"/>
        </w:rPr>
        <w:t xml:space="preserve"> </w:t>
      </w:r>
      <w:r>
        <w:t>that</w:t>
      </w:r>
      <w:r>
        <w:rPr>
          <w:spacing w:val="-8"/>
        </w:rPr>
        <w:t xml:space="preserve"> </w:t>
      </w:r>
      <w:r>
        <w:t>simple</w:t>
      </w:r>
      <w:r>
        <w:rPr>
          <w:spacing w:val="-7"/>
        </w:rPr>
        <w:t xml:space="preserve"> </w:t>
      </w:r>
      <w:r>
        <w:t>structural</w:t>
      </w:r>
      <w:r>
        <w:rPr>
          <w:spacing w:val="-7"/>
        </w:rPr>
        <w:t xml:space="preserve"> </w:t>
      </w:r>
      <w:r>
        <w:t>definitions</w:t>
      </w:r>
      <w:r>
        <w:rPr>
          <w:spacing w:val="-7"/>
        </w:rPr>
        <w:t xml:space="preserve"> </w:t>
      </w:r>
      <w:r>
        <w:t>of</w:t>
      </w:r>
      <w:r>
        <w:rPr>
          <w:spacing w:val="-7"/>
        </w:rPr>
        <w:t xml:space="preserve"> </w:t>
      </w:r>
      <w:r>
        <w:t>these categories</w:t>
      </w:r>
      <w:r>
        <w:rPr>
          <w:spacing w:val="-21"/>
        </w:rPr>
        <w:t xml:space="preserve"> </w:t>
      </w:r>
      <w:r>
        <w:t>are</w:t>
      </w:r>
      <w:r>
        <w:rPr>
          <w:spacing w:val="-21"/>
        </w:rPr>
        <w:t xml:space="preserve"> </w:t>
      </w:r>
      <w:r>
        <w:t>inadequate</w:t>
      </w:r>
      <w:r>
        <w:rPr>
          <w:spacing w:val="-21"/>
        </w:rPr>
        <w:t xml:space="preserve"> </w:t>
      </w:r>
      <w:r>
        <w:t>and</w:t>
      </w:r>
      <w:r>
        <w:rPr>
          <w:spacing w:val="-20"/>
        </w:rPr>
        <w:t xml:space="preserve"> </w:t>
      </w:r>
      <w:r>
        <w:t>reframes</w:t>
      </w:r>
      <w:r>
        <w:rPr>
          <w:spacing w:val="-21"/>
        </w:rPr>
        <w:t xml:space="preserve"> </w:t>
      </w:r>
      <w:r>
        <w:t>the</w:t>
      </w:r>
      <w:r>
        <w:rPr>
          <w:spacing w:val="-21"/>
        </w:rPr>
        <w:t xml:space="preserve"> </w:t>
      </w:r>
      <w:r>
        <w:t>word–affix</w:t>
      </w:r>
      <w:r>
        <w:rPr>
          <w:spacing w:val="-20"/>
        </w:rPr>
        <w:t xml:space="preserve"> </w:t>
      </w:r>
      <w:r>
        <w:t>continuum</w:t>
      </w:r>
      <w:r>
        <w:rPr>
          <w:spacing w:val="-21"/>
        </w:rPr>
        <w:t xml:space="preserve"> </w:t>
      </w:r>
      <w:r>
        <w:t>in</w:t>
      </w:r>
      <w:r>
        <w:rPr>
          <w:spacing w:val="-21"/>
        </w:rPr>
        <w:t xml:space="preserve"> </w:t>
      </w:r>
      <w:r>
        <w:t>functional</w:t>
      </w:r>
      <w:r>
        <w:rPr>
          <w:spacing w:val="-21"/>
        </w:rPr>
        <w:t xml:space="preserve"> </w:t>
      </w:r>
      <w:r>
        <w:t>terms</w:t>
      </w:r>
      <w:r>
        <w:rPr>
          <w:spacing w:val="-20"/>
        </w:rPr>
        <w:t xml:space="preserve"> </w:t>
      </w:r>
      <w:r>
        <w:lastRenderedPageBreak/>
        <w:t>instead.</w:t>
      </w:r>
    </w:p>
    <w:p w:rsidR="00DD7756" w:rsidRDefault="00DD7756">
      <w:pPr>
        <w:spacing w:line="420" w:lineRule="auto"/>
        <w:jc w:val="both"/>
        <w:sectPr w:rsidR="00DD7756">
          <w:pgSz w:w="12240" w:h="15840"/>
          <w:pgMar w:top="1500" w:right="900" w:bottom="1040" w:left="1680" w:header="0" w:footer="717" w:gutter="0"/>
          <w:cols w:space="720"/>
        </w:sectPr>
      </w:pPr>
    </w:p>
    <w:p w:rsidR="00DD7756" w:rsidRDefault="00AD1397">
      <w:pPr>
        <w:pStyle w:val="BodyText"/>
        <w:spacing w:before="84" w:line="420" w:lineRule="auto"/>
        <w:ind w:left="120" w:right="533"/>
        <w:jc w:val="both"/>
      </w:pPr>
      <w:bookmarkStart w:id="180" w:name="_bookmark139"/>
      <w:bookmarkEnd w:id="180"/>
      <w:r>
        <w:lastRenderedPageBreak/>
        <w:t xml:space="preserve">Much research in the Canonical Typology framework (Corbett </w:t>
      </w:r>
      <w:hyperlink w:anchor="_bookmark284" w:history="1">
        <w:r>
          <w:rPr>
            <w:color w:val="007FFF"/>
          </w:rPr>
          <w:t>2005</w:t>
        </w:r>
      </w:hyperlink>
      <w:r>
        <w:t xml:space="preserve">) also demonstrates the prototypal nature of linguists’ categories. Though Corbett is careful to distinguish between a </w:t>
      </w:r>
      <w:r>
        <w:rPr>
          <w:i/>
        </w:rPr>
        <w:t xml:space="preserve">canon </w:t>
      </w:r>
      <w:r>
        <w:t xml:space="preserve">and a </w:t>
      </w:r>
      <w:r>
        <w:rPr>
          <w:i/>
        </w:rPr>
        <w:t xml:space="preserve">prototype </w:t>
      </w:r>
      <w:r>
        <w:t xml:space="preserve">/ </w:t>
      </w:r>
      <w:r>
        <w:rPr>
          <w:i/>
        </w:rPr>
        <w:t xml:space="preserve">exemplar </w:t>
      </w:r>
      <w:r>
        <w:t xml:space="preserve">(Corbett </w:t>
      </w:r>
      <w:hyperlink w:anchor="_bookmark285" w:history="1">
        <w:r>
          <w:rPr>
            <w:color w:val="007FFF"/>
          </w:rPr>
          <w:t>2010</w:t>
        </w:r>
      </w:hyperlink>
      <w:r>
        <w:t>: 142), his accumulated work nonetheless shows that linguists view phenomena in the world’s languages as better or worse instances of various descriptive categories.</w:t>
      </w:r>
    </w:p>
    <w:p w:rsidR="00DD7756" w:rsidRDefault="00AD1397">
      <w:pPr>
        <w:pStyle w:val="BodyText"/>
        <w:spacing w:line="420" w:lineRule="auto"/>
        <w:ind w:left="120" w:right="532" w:firstLine="358"/>
        <w:jc w:val="both"/>
      </w:pPr>
      <w:r>
        <w:t>What</w:t>
      </w:r>
      <w:r>
        <w:rPr>
          <w:spacing w:val="-6"/>
        </w:rPr>
        <w:t xml:space="preserve"> </w:t>
      </w:r>
      <w:r>
        <w:t>type</w:t>
      </w:r>
      <w:r>
        <w:rPr>
          <w:spacing w:val="-5"/>
        </w:rPr>
        <w:t xml:space="preserve"> </w:t>
      </w:r>
      <w:r>
        <w:t>of</w:t>
      </w:r>
      <w:r>
        <w:rPr>
          <w:spacing w:val="-4"/>
        </w:rPr>
        <w:t xml:space="preserve"> </w:t>
      </w:r>
      <w:r>
        <w:t>category</w:t>
      </w:r>
      <w:r>
        <w:rPr>
          <w:spacing w:val="-5"/>
        </w:rPr>
        <w:t xml:space="preserve"> </w:t>
      </w:r>
      <w:r>
        <w:t>are</w:t>
      </w:r>
      <w:r>
        <w:rPr>
          <w:spacing w:val="-5"/>
        </w:rPr>
        <w:t xml:space="preserve"> </w:t>
      </w:r>
      <w:r>
        <w:t>lexical</w:t>
      </w:r>
      <w:r>
        <w:rPr>
          <w:spacing w:val="-6"/>
        </w:rPr>
        <w:t xml:space="preserve"> </w:t>
      </w:r>
      <w:r>
        <w:t>categories</w:t>
      </w:r>
      <w:r>
        <w:rPr>
          <w:spacing w:val="-5"/>
        </w:rPr>
        <w:t xml:space="preserve"> </w:t>
      </w:r>
      <w:r>
        <w:t>then?</w:t>
      </w:r>
      <w:r>
        <w:rPr>
          <w:spacing w:val="16"/>
        </w:rPr>
        <w:t xml:space="preserve"> </w:t>
      </w:r>
      <w:r>
        <w:t>Are</w:t>
      </w:r>
      <w:r>
        <w:rPr>
          <w:spacing w:val="-6"/>
        </w:rPr>
        <w:t xml:space="preserve"> </w:t>
      </w:r>
      <w:r>
        <w:t>word</w:t>
      </w:r>
      <w:r>
        <w:rPr>
          <w:spacing w:val="-5"/>
        </w:rPr>
        <w:t xml:space="preserve"> </w:t>
      </w:r>
      <w:r>
        <w:t>classes</w:t>
      </w:r>
      <w:r>
        <w:rPr>
          <w:spacing w:val="-5"/>
        </w:rPr>
        <w:t xml:space="preserve"> </w:t>
      </w:r>
      <w:r>
        <w:t>categories</w:t>
      </w:r>
      <w:r>
        <w:rPr>
          <w:spacing w:val="-5"/>
        </w:rPr>
        <w:t xml:space="preserve"> </w:t>
      </w:r>
      <w:r>
        <w:t>of</w:t>
      </w:r>
      <w:r>
        <w:rPr>
          <w:spacing w:val="-4"/>
        </w:rPr>
        <w:t xml:space="preserve"> </w:t>
      </w:r>
      <w:r>
        <w:t>human cognition, categories within particular languages, categories of languages generally, or ana- lytic categories of linguists? Or some combination of these? Typological markedness theory posits that parts of speech like noun, verb, and adjective are not categories of particular</w:t>
      </w:r>
      <w:r>
        <w:rPr>
          <w:spacing w:val="-22"/>
        </w:rPr>
        <w:t xml:space="preserve"> </w:t>
      </w:r>
      <w:r>
        <w:t xml:space="preserve">lan- guages. Languages have constructions, not parts of speech. Speakers, </w:t>
      </w:r>
      <w:r>
        <w:rPr>
          <w:spacing w:val="-3"/>
        </w:rPr>
        <w:t xml:space="preserve">however, </w:t>
      </w:r>
      <w:r>
        <w:t xml:space="preserve">have </w:t>
      </w:r>
      <w:r>
        <w:rPr>
          <w:i/>
        </w:rPr>
        <w:t xml:space="preserve">mental prototypes </w:t>
      </w:r>
      <w:r>
        <w:t xml:space="preserve">of objects, actions, and properties. And although there is no </w:t>
      </w:r>
      <w:r>
        <w:rPr>
          <w:i/>
        </w:rPr>
        <w:t xml:space="preserve">one </w:t>
      </w:r>
      <w:r>
        <w:t xml:space="preserve">Noun construc- tion in English that would correspond to the mental category of object, there are numerous constructions in English which have the function of indicating </w:t>
      </w:r>
      <w:r>
        <w:rPr>
          <w:i/>
        </w:rPr>
        <w:t>reference to an object</w:t>
      </w:r>
      <w:r>
        <w:t>, such</w:t>
      </w:r>
      <w:r>
        <w:rPr>
          <w:spacing w:val="-24"/>
        </w:rPr>
        <w:t xml:space="preserve"> </w:t>
      </w:r>
      <w:r>
        <w:t>as the</w:t>
      </w:r>
      <w:r>
        <w:rPr>
          <w:spacing w:val="-10"/>
        </w:rPr>
        <w:t xml:space="preserve"> </w:t>
      </w:r>
      <w:r>
        <w:t>Definite</w:t>
      </w:r>
      <w:r>
        <w:rPr>
          <w:spacing w:val="-10"/>
        </w:rPr>
        <w:t xml:space="preserve"> </w:t>
      </w:r>
      <w:r>
        <w:t>Article</w:t>
      </w:r>
      <w:r>
        <w:rPr>
          <w:spacing w:val="-10"/>
        </w:rPr>
        <w:t xml:space="preserve"> </w:t>
      </w:r>
      <w:r>
        <w:t>construction</w:t>
      </w:r>
      <w:r>
        <w:rPr>
          <w:spacing w:val="-10"/>
        </w:rPr>
        <w:t xml:space="preserve"> </w:t>
      </w:r>
      <w:r>
        <w:t>or</w:t>
      </w:r>
      <w:r>
        <w:rPr>
          <w:spacing w:val="-10"/>
        </w:rPr>
        <w:t xml:space="preserve"> </w:t>
      </w:r>
      <w:r>
        <w:t>the</w:t>
      </w:r>
      <w:r>
        <w:rPr>
          <w:spacing w:val="-10"/>
        </w:rPr>
        <w:t xml:space="preserve"> </w:t>
      </w:r>
      <w:r>
        <w:t>Transitive</w:t>
      </w:r>
      <w:r>
        <w:rPr>
          <w:spacing w:val="-9"/>
        </w:rPr>
        <w:t xml:space="preserve"> </w:t>
      </w:r>
      <w:r>
        <w:t>Subject</w:t>
      </w:r>
      <w:r>
        <w:rPr>
          <w:spacing w:val="-10"/>
        </w:rPr>
        <w:t xml:space="preserve"> </w:t>
      </w:r>
      <w:r>
        <w:t>construction.</w:t>
      </w:r>
      <w:r>
        <w:rPr>
          <w:spacing w:val="12"/>
        </w:rPr>
        <w:t xml:space="preserve"> </w:t>
      </w:r>
      <w:r>
        <w:t>Likewise,</w:t>
      </w:r>
      <w:r>
        <w:rPr>
          <w:spacing w:val="-9"/>
        </w:rPr>
        <w:t xml:space="preserve"> </w:t>
      </w:r>
      <w:r>
        <w:t>there</w:t>
      </w:r>
      <w:r>
        <w:rPr>
          <w:spacing w:val="-10"/>
        </w:rPr>
        <w:t xml:space="preserve"> </w:t>
      </w:r>
      <w:r>
        <w:t>is</w:t>
      </w:r>
      <w:r>
        <w:rPr>
          <w:spacing w:val="-9"/>
        </w:rPr>
        <w:t xml:space="preserve"> </w:t>
      </w:r>
      <w:r>
        <w:t xml:space="preserve">no one construction—in English or any language—that can be definitively called the </w:t>
      </w:r>
      <w:r>
        <w:rPr>
          <w:spacing w:val="-5"/>
        </w:rPr>
        <w:t xml:space="preserve">Verb </w:t>
      </w:r>
      <w:r>
        <w:t>con- struction</w:t>
      </w:r>
      <w:r>
        <w:rPr>
          <w:spacing w:val="-7"/>
        </w:rPr>
        <w:t xml:space="preserve"> </w:t>
      </w:r>
      <w:r>
        <w:t>or</w:t>
      </w:r>
      <w:r>
        <w:rPr>
          <w:spacing w:val="-5"/>
        </w:rPr>
        <w:t xml:space="preserve"> </w:t>
      </w:r>
      <w:r>
        <w:t>the</w:t>
      </w:r>
      <w:r>
        <w:rPr>
          <w:spacing w:val="-6"/>
        </w:rPr>
        <w:t xml:space="preserve"> </w:t>
      </w:r>
      <w:r>
        <w:t>Adjective</w:t>
      </w:r>
      <w:r>
        <w:rPr>
          <w:spacing w:val="-6"/>
        </w:rPr>
        <w:t xml:space="preserve"> </w:t>
      </w:r>
      <w:r>
        <w:t>construction,</w:t>
      </w:r>
      <w:r>
        <w:rPr>
          <w:spacing w:val="-5"/>
        </w:rPr>
        <w:t xml:space="preserve"> </w:t>
      </w:r>
      <w:r>
        <w:t>but</w:t>
      </w:r>
      <w:r>
        <w:rPr>
          <w:spacing w:val="-5"/>
        </w:rPr>
        <w:t xml:space="preserve"> </w:t>
      </w:r>
      <w:r>
        <w:t>there</w:t>
      </w:r>
      <w:r>
        <w:rPr>
          <w:spacing w:val="-6"/>
        </w:rPr>
        <w:t xml:space="preserve"> </w:t>
      </w:r>
      <w:r>
        <w:t>are</w:t>
      </w:r>
      <w:r>
        <w:rPr>
          <w:spacing w:val="-6"/>
        </w:rPr>
        <w:t xml:space="preserve"> </w:t>
      </w:r>
      <w:r>
        <w:t>plenty</w:t>
      </w:r>
      <w:r>
        <w:rPr>
          <w:spacing w:val="-5"/>
        </w:rPr>
        <w:t xml:space="preserve"> </w:t>
      </w:r>
      <w:r>
        <w:t>of</w:t>
      </w:r>
      <w:r>
        <w:rPr>
          <w:spacing w:val="-5"/>
        </w:rPr>
        <w:t xml:space="preserve"> </w:t>
      </w:r>
      <w:r>
        <w:t>constructions</w:t>
      </w:r>
      <w:r>
        <w:rPr>
          <w:spacing w:val="-6"/>
        </w:rPr>
        <w:t xml:space="preserve"> </w:t>
      </w:r>
      <w:r>
        <w:t>which</w:t>
      </w:r>
      <w:r>
        <w:rPr>
          <w:spacing w:val="-5"/>
        </w:rPr>
        <w:t xml:space="preserve"> </w:t>
      </w:r>
      <w:r>
        <w:t>have</w:t>
      </w:r>
      <w:r>
        <w:rPr>
          <w:spacing w:val="-6"/>
        </w:rPr>
        <w:t xml:space="preserve"> </w:t>
      </w:r>
      <w:r>
        <w:t>the function of predicating or attributing properties. Naturally, then, speakers are more likely to</w:t>
      </w:r>
      <w:r>
        <w:rPr>
          <w:spacing w:val="-10"/>
        </w:rPr>
        <w:t xml:space="preserve"> </w:t>
      </w:r>
      <w:r>
        <w:t>use</w:t>
      </w:r>
      <w:r>
        <w:rPr>
          <w:spacing w:val="-10"/>
        </w:rPr>
        <w:t xml:space="preserve"> </w:t>
      </w:r>
      <w:r>
        <w:t>referring</w:t>
      </w:r>
      <w:r>
        <w:rPr>
          <w:spacing w:val="-10"/>
        </w:rPr>
        <w:t xml:space="preserve"> </w:t>
      </w:r>
      <w:r>
        <w:t>constructions</w:t>
      </w:r>
      <w:r>
        <w:rPr>
          <w:spacing w:val="-10"/>
        </w:rPr>
        <w:t xml:space="preserve"> </w:t>
      </w:r>
      <w:r>
        <w:t>when</w:t>
      </w:r>
      <w:r>
        <w:rPr>
          <w:spacing w:val="-10"/>
        </w:rPr>
        <w:t xml:space="preserve"> </w:t>
      </w:r>
      <w:r>
        <w:t>talking</w:t>
      </w:r>
      <w:r>
        <w:rPr>
          <w:spacing w:val="-10"/>
        </w:rPr>
        <w:t xml:space="preserve"> </w:t>
      </w:r>
      <w:r>
        <w:t>about</w:t>
      </w:r>
      <w:r>
        <w:rPr>
          <w:spacing w:val="-10"/>
        </w:rPr>
        <w:t xml:space="preserve"> </w:t>
      </w:r>
      <w:r>
        <w:t>something</w:t>
      </w:r>
      <w:r>
        <w:rPr>
          <w:spacing w:val="-10"/>
        </w:rPr>
        <w:t xml:space="preserve"> </w:t>
      </w:r>
      <w:r>
        <w:t>which</w:t>
      </w:r>
      <w:r>
        <w:rPr>
          <w:spacing w:val="-10"/>
        </w:rPr>
        <w:t xml:space="preserve"> </w:t>
      </w:r>
      <w:r>
        <w:t>they</w:t>
      </w:r>
      <w:r>
        <w:rPr>
          <w:spacing w:val="-10"/>
        </w:rPr>
        <w:t xml:space="preserve"> </w:t>
      </w:r>
      <w:r>
        <w:t>mentally</w:t>
      </w:r>
      <w:r>
        <w:rPr>
          <w:spacing w:val="-10"/>
        </w:rPr>
        <w:t xml:space="preserve"> </w:t>
      </w:r>
      <w:r>
        <w:t>categorize as</w:t>
      </w:r>
      <w:r>
        <w:rPr>
          <w:spacing w:val="-5"/>
        </w:rPr>
        <w:t xml:space="preserve"> </w:t>
      </w:r>
      <w:r>
        <w:t>an</w:t>
      </w:r>
      <w:r>
        <w:rPr>
          <w:spacing w:val="-4"/>
        </w:rPr>
        <w:t xml:space="preserve"> </w:t>
      </w:r>
      <w:r>
        <w:t>object,</w:t>
      </w:r>
      <w:r>
        <w:rPr>
          <w:spacing w:val="-4"/>
        </w:rPr>
        <w:t xml:space="preserve"> </w:t>
      </w:r>
      <w:r>
        <w:t>predicating</w:t>
      </w:r>
      <w:r>
        <w:rPr>
          <w:spacing w:val="-4"/>
        </w:rPr>
        <w:t xml:space="preserve"> </w:t>
      </w:r>
      <w:r>
        <w:t>constructions</w:t>
      </w:r>
      <w:r>
        <w:rPr>
          <w:spacing w:val="-5"/>
        </w:rPr>
        <w:t xml:space="preserve"> </w:t>
      </w:r>
      <w:r>
        <w:t>when</w:t>
      </w:r>
      <w:r>
        <w:rPr>
          <w:spacing w:val="-4"/>
        </w:rPr>
        <w:t xml:space="preserve"> </w:t>
      </w:r>
      <w:r>
        <w:t>talking</w:t>
      </w:r>
      <w:r>
        <w:rPr>
          <w:spacing w:val="-5"/>
        </w:rPr>
        <w:t xml:space="preserve"> </w:t>
      </w:r>
      <w:r>
        <w:t>about</w:t>
      </w:r>
      <w:r>
        <w:rPr>
          <w:spacing w:val="-4"/>
        </w:rPr>
        <w:t xml:space="preserve"> </w:t>
      </w:r>
      <w:r>
        <w:t>something</w:t>
      </w:r>
      <w:r>
        <w:rPr>
          <w:spacing w:val="-5"/>
        </w:rPr>
        <w:t xml:space="preserve"> </w:t>
      </w:r>
      <w:r>
        <w:t>they</w:t>
      </w:r>
      <w:r>
        <w:rPr>
          <w:spacing w:val="-4"/>
        </w:rPr>
        <w:t xml:space="preserve"> </w:t>
      </w:r>
      <w:r>
        <w:t>conceive</w:t>
      </w:r>
      <w:r>
        <w:rPr>
          <w:spacing w:val="-5"/>
        </w:rPr>
        <w:t xml:space="preserve"> </w:t>
      </w:r>
      <w:r>
        <w:t>of</w:t>
      </w:r>
      <w:r>
        <w:rPr>
          <w:spacing w:val="-4"/>
        </w:rPr>
        <w:t xml:space="preserve"> </w:t>
      </w:r>
      <w:r>
        <w:t>as</w:t>
      </w:r>
      <w:r>
        <w:rPr>
          <w:spacing w:val="-5"/>
        </w:rPr>
        <w:t xml:space="preserve"> </w:t>
      </w:r>
      <w:r>
        <w:t>an action, and modifying constructions when talking about something they conceptualize as a property.</w:t>
      </w:r>
    </w:p>
    <w:p w:rsidR="00DD7756" w:rsidRDefault="00AD1397">
      <w:pPr>
        <w:pStyle w:val="BodyText"/>
        <w:spacing w:line="420" w:lineRule="auto"/>
        <w:ind w:left="120" w:right="532" w:firstLine="358"/>
        <w:jc w:val="both"/>
      </w:pPr>
      <w:r>
        <w:t xml:space="preserve">Speakers’ conceptualizations, </w:t>
      </w:r>
      <w:r>
        <w:rPr>
          <w:spacing w:val="-3"/>
        </w:rPr>
        <w:t xml:space="preserve">however, </w:t>
      </w:r>
      <w:r>
        <w:t>are fluid. Speakers often conceptualize things in non-prototypical ways. They may construe events as bounded entities that they can refer to, or objects as properties with duration. As a result, speakers often use lexical items in constructions</w:t>
      </w:r>
      <w:r>
        <w:rPr>
          <w:spacing w:val="-12"/>
        </w:rPr>
        <w:t xml:space="preserve"> </w:t>
      </w:r>
      <w:r>
        <w:t>that</w:t>
      </w:r>
      <w:r>
        <w:rPr>
          <w:spacing w:val="-11"/>
        </w:rPr>
        <w:t xml:space="preserve"> </w:t>
      </w:r>
      <w:r>
        <w:t>do</w:t>
      </w:r>
      <w:r>
        <w:rPr>
          <w:spacing w:val="-11"/>
        </w:rPr>
        <w:t xml:space="preserve"> </w:t>
      </w:r>
      <w:r>
        <w:t>not</w:t>
      </w:r>
      <w:r>
        <w:rPr>
          <w:spacing w:val="-11"/>
        </w:rPr>
        <w:t xml:space="preserve"> </w:t>
      </w:r>
      <w:r>
        <w:t>align</w:t>
      </w:r>
      <w:r>
        <w:rPr>
          <w:spacing w:val="-12"/>
        </w:rPr>
        <w:t xml:space="preserve"> </w:t>
      </w:r>
      <w:r>
        <w:t>particularly</w:t>
      </w:r>
      <w:r>
        <w:rPr>
          <w:spacing w:val="-10"/>
        </w:rPr>
        <w:t xml:space="preserve"> </w:t>
      </w:r>
      <w:r>
        <w:t>well</w:t>
      </w:r>
      <w:r>
        <w:rPr>
          <w:spacing w:val="-11"/>
        </w:rPr>
        <w:t xml:space="preserve"> </w:t>
      </w:r>
      <w:r>
        <w:t>with</w:t>
      </w:r>
      <w:r>
        <w:rPr>
          <w:spacing w:val="-11"/>
        </w:rPr>
        <w:t xml:space="preserve"> </w:t>
      </w:r>
      <w:r>
        <w:t>the</w:t>
      </w:r>
      <w:r>
        <w:rPr>
          <w:spacing w:val="-11"/>
        </w:rPr>
        <w:t xml:space="preserve"> </w:t>
      </w:r>
      <w:r>
        <w:t>item’s</w:t>
      </w:r>
      <w:r>
        <w:rPr>
          <w:spacing w:val="-12"/>
        </w:rPr>
        <w:t xml:space="preserve"> </w:t>
      </w:r>
      <w:r>
        <w:t>meaning,</w:t>
      </w:r>
      <w:r>
        <w:rPr>
          <w:spacing w:val="-9"/>
        </w:rPr>
        <w:t xml:space="preserve"> </w:t>
      </w:r>
      <w:r>
        <w:t>such</w:t>
      </w:r>
      <w:r>
        <w:rPr>
          <w:spacing w:val="-11"/>
        </w:rPr>
        <w:t xml:space="preserve"> </w:t>
      </w:r>
      <w:r>
        <w:t>as</w:t>
      </w:r>
      <w:r>
        <w:rPr>
          <w:spacing w:val="-11"/>
        </w:rPr>
        <w:t xml:space="preserve"> </w:t>
      </w:r>
      <w:r>
        <w:t>the</w:t>
      </w:r>
      <w:r>
        <w:rPr>
          <w:spacing w:val="-12"/>
        </w:rPr>
        <w:t xml:space="preserve"> </w:t>
      </w:r>
      <w:r>
        <w:t xml:space="preserve">appear- ance of an action word like </w:t>
      </w:r>
      <w:r>
        <w:rPr>
          <w:i/>
        </w:rPr>
        <w:t xml:space="preserve">sing </w:t>
      </w:r>
      <w:r>
        <w:t>in a referring construction like the Gerund in the phrase</w:t>
      </w:r>
      <w:r>
        <w:rPr>
          <w:spacing w:val="-32"/>
        </w:rPr>
        <w:t xml:space="preserve"> </w:t>
      </w:r>
      <w:r>
        <w:rPr>
          <w:i/>
        </w:rPr>
        <w:t>his singing</w:t>
      </w:r>
      <w:r>
        <w:rPr>
          <w:i/>
          <w:spacing w:val="-12"/>
        </w:rPr>
        <w:t xml:space="preserve"> </w:t>
      </w:r>
      <w:r>
        <w:rPr>
          <w:i/>
        </w:rPr>
        <w:t>was</w:t>
      </w:r>
      <w:r>
        <w:rPr>
          <w:i/>
          <w:spacing w:val="-11"/>
        </w:rPr>
        <w:t xml:space="preserve"> </w:t>
      </w:r>
      <w:r>
        <w:rPr>
          <w:i/>
        </w:rPr>
        <w:t>beautiful</w:t>
      </w:r>
      <w:r>
        <w:t>.</w:t>
      </w:r>
      <w:r>
        <w:rPr>
          <w:spacing w:val="12"/>
        </w:rPr>
        <w:t xml:space="preserve"> </w:t>
      </w:r>
      <w:r>
        <w:t>When</w:t>
      </w:r>
      <w:r>
        <w:rPr>
          <w:spacing w:val="-11"/>
        </w:rPr>
        <w:t xml:space="preserve"> </w:t>
      </w:r>
      <w:r>
        <w:t>speakers</w:t>
      </w:r>
      <w:r>
        <w:rPr>
          <w:spacing w:val="-12"/>
        </w:rPr>
        <w:t xml:space="preserve"> </w:t>
      </w:r>
      <w:r>
        <w:t>use</w:t>
      </w:r>
      <w:r>
        <w:rPr>
          <w:spacing w:val="-11"/>
        </w:rPr>
        <w:t xml:space="preserve"> </w:t>
      </w:r>
      <w:r>
        <w:t>words</w:t>
      </w:r>
      <w:r>
        <w:rPr>
          <w:spacing w:val="-11"/>
        </w:rPr>
        <w:t xml:space="preserve"> </w:t>
      </w:r>
      <w:r>
        <w:t>in</w:t>
      </w:r>
      <w:r>
        <w:rPr>
          <w:spacing w:val="-12"/>
        </w:rPr>
        <w:t xml:space="preserve"> </w:t>
      </w:r>
      <w:r>
        <w:t>this</w:t>
      </w:r>
      <w:r>
        <w:rPr>
          <w:spacing w:val="-11"/>
        </w:rPr>
        <w:t xml:space="preserve"> </w:t>
      </w:r>
      <w:r>
        <w:t>atypical</w:t>
      </w:r>
      <w:r>
        <w:rPr>
          <w:spacing w:val="-11"/>
        </w:rPr>
        <w:t xml:space="preserve"> </w:t>
      </w:r>
      <w:r>
        <w:t>manner,</w:t>
      </w:r>
      <w:r>
        <w:rPr>
          <w:spacing w:val="-11"/>
        </w:rPr>
        <w:t xml:space="preserve"> </w:t>
      </w:r>
      <w:r>
        <w:t>those</w:t>
      </w:r>
      <w:r>
        <w:rPr>
          <w:spacing w:val="-11"/>
        </w:rPr>
        <w:t xml:space="preserve"> </w:t>
      </w:r>
      <w:r>
        <w:t>uses</w:t>
      </w:r>
      <w:r>
        <w:rPr>
          <w:spacing w:val="-11"/>
        </w:rPr>
        <w:t xml:space="preserve"> </w:t>
      </w:r>
      <w:r>
        <w:t>are</w:t>
      </w:r>
      <w:r>
        <w:rPr>
          <w:spacing w:val="-11"/>
        </w:rPr>
        <w:t xml:space="preserve"> </w:t>
      </w:r>
      <w:r>
        <w:t>much</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1"/>
        <w:jc w:val="both"/>
      </w:pPr>
      <w:r>
        <w:lastRenderedPageBreak/>
        <w:t>more</w:t>
      </w:r>
      <w:r>
        <w:rPr>
          <w:spacing w:val="-15"/>
        </w:rPr>
        <w:t xml:space="preserve"> </w:t>
      </w:r>
      <w:r>
        <w:t>likely</w:t>
      </w:r>
      <w:r>
        <w:rPr>
          <w:spacing w:val="-15"/>
        </w:rPr>
        <w:t xml:space="preserve"> </w:t>
      </w:r>
      <w:r>
        <w:t>to</w:t>
      </w:r>
      <w:r>
        <w:rPr>
          <w:spacing w:val="-15"/>
        </w:rPr>
        <w:t xml:space="preserve"> </w:t>
      </w:r>
      <w:r>
        <w:t>be</w:t>
      </w:r>
      <w:r>
        <w:rPr>
          <w:spacing w:val="-15"/>
        </w:rPr>
        <w:t xml:space="preserve"> </w:t>
      </w:r>
      <w:r>
        <w:t>marked</w:t>
      </w:r>
      <w:r>
        <w:rPr>
          <w:spacing w:val="-15"/>
        </w:rPr>
        <w:t xml:space="preserve"> </w:t>
      </w:r>
      <w:r>
        <w:t>in</w:t>
      </w:r>
      <w:r>
        <w:rPr>
          <w:spacing w:val="-15"/>
        </w:rPr>
        <w:t xml:space="preserve"> </w:t>
      </w:r>
      <w:r>
        <w:t>some</w:t>
      </w:r>
      <w:r>
        <w:rPr>
          <w:spacing w:val="-14"/>
        </w:rPr>
        <w:t xml:space="preserve"> </w:t>
      </w:r>
      <w:r>
        <w:t>way—whether</w:t>
      </w:r>
      <w:r>
        <w:rPr>
          <w:spacing w:val="-15"/>
        </w:rPr>
        <w:t xml:space="preserve"> </w:t>
      </w:r>
      <w:r>
        <w:t>morphologically,</w:t>
      </w:r>
      <w:r>
        <w:rPr>
          <w:spacing w:val="-14"/>
        </w:rPr>
        <w:t xml:space="preserve"> </w:t>
      </w:r>
      <w:r>
        <w:t>behaviorally,</w:t>
      </w:r>
      <w:r>
        <w:rPr>
          <w:spacing w:val="-14"/>
        </w:rPr>
        <w:t xml:space="preserve"> </w:t>
      </w:r>
      <w:r>
        <w:t xml:space="preserve">semantically, or frequentially (Croft </w:t>
      </w:r>
      <w:hyperlink w:anchor="_bookmark288" w:history="1">
        <w:r>
          <w:rPr>
            <w:color w:val="007FFF"/>
          </w:rPr>
          <w:t>1991</w:t>
        </w:r>
      </w:hyperlink>
      <w:r>
        <w:t>: §2.2). As a consequence of this tendency, clear asymmetries emerge between the prototypical vs. non-prototypical uses of object words, action words, and property words. It is the unmarked use of these lexical items that most closely aligns with linguists’ traditional conceptions of noun, verb, and adjective. Parts of speech as tradi- tionally</w:t>
      </w:r>
      <w:r>
        <w:rPr>
          <w:spacing w:val="-13"/>
        </w:rPr>
        <w:t xml:space="preserve"> </w:t>
      </w:r>
      <w:r>
        <w:t>conceived</w:t>
      </w:r>
      <w:r>
        <w:rPr>
          <w:spacing w:val="-13"/>
        </w:rPr>
        <w:t xml:space="preserve"> </w:t>
      </w:r>
      <w:r>
        <w:t>are</w:t>
      </w:r>
      <w:r>
        <w:rPr>
          <w:spacing w:val="-12"/>
        </w:rPr>
        <w:t xml:space="preserve"> </w:t>
      </w:r>
      <w:r>
        <w:t>nothing</w:t>
      </w:r>
      <w:r>
        <w:rPr>
          <w:spacing w:val="-13"/>
        </w:rPr>
        <w:t xml:space="preserve"> </w:t>
      </w:r>
      <w:r>
        <w:t>more</w:t>
      </w:r>
      <w:r>
        <w:rPr>
          <w:spacing w:val="-12"/>
        </w:rPr>
        <w:t xml:space="preserve"> </w:t>
      </w:r>
      <w:r>
        <w:t>than</w:t>
      </w:r>
      <w:r>
        <w:rPr>
          <w:spacing w:val="-13"/>
        </w:rPr>
        <w:t xml:space="preserve"> </w:t>
      </w:r>
      <w:r>
        <w:t>the</w:t>
      </w:r>
      <w:r>
        <w:rPr>
          <w:spacing w:val="-12"/>
        </w:rPr>
        <w:t xml:space="preserve"> </w:t>
      </w:r>
      <w:r>
        <w:t>emergent</w:t>
      </w:r>
      <w:r>
        <w:rPr>
          <w:spacing w:val="-13"/>
        </w:rPr>
        <w:t xml:space="preserve"> </w:t>
      </w:r>
      <w:r>
        <w:t>effects</w:t>
      </w:r>
      <w:r>
        <w:rPr>
          <w:spacing w:val="-12"/>
        </w:rPr>
        <w:t xml:space="preserve"> </w:t>
      </w:r>
      <w:r>
        <w:t>of</w:t>
      </w:r>
      <w:r>
        <w:rPr>
          <w:spacing w:val="-13"/>
        </w:rPr>
        <w:t xml:space="preserve"> </w:t>
      </w:r>
      <w:r>
        <w:t>our</w:t>
      </w:r>
      <w:r>
        <w:rPr>
          <w:spacing w:val="-12"/>
        </w:rPr>
        <w:t xml:space="preserve"> </w:t>
      </w:r>
      <w:r>
        <w:t>cognitive</w:t>
      </w:r>
      <w:r>
        <w:rPr>
          <w:spacing w:val="-13"/>
        </w:rPr>
        <w:t xml:space="preserve"> </w:t>
      </w:r>
      <w:r>
        <w:t>prototypes</w:t>
      </w:r>
      <w:r>
        <w:rPr>
          <w:spacing w:val="-12"/>
        </w:rPr>
        <w:t xml:space="preserve"> </w:t>
      </w:r>
      <w:r>
        <w:t>on language. They do not have any real status in grammar or individual grammars. This is the fundamental</w:t>
      </w:r>
      <w:r>
        <w:rPr>
          <w:spacing w:val="-8"/>
        </w:rPr>
        <w:t xml:space="preserve"> </w:t>
      </w:r>
      <w:r>
        <w:t>idea</w:t>
      </w:r>
      <w:r>
        <w:rPr>
          <w:spacing w:val="-8"/>
        </w:rPr>
        <w:t xml:space="preserve"> </w:t>
      </w:r>
      <w:r>
        <w:t>behind</w:t>
      </w:r>
      <w:r>
        <w:rPr>
          <w:spacing w:val="-7"/>
        </w:rPr>
        <w:t xml:space="preserve"> </w:t>
      </w:r>
      <w:r>
        <w:t>typological</w:t>
      </w:r>
      <w:r>
        <w:rPr>
          <w:spacing w:val="-8"/>
        </w:rPr>
        <w:t xml:space="preserve"> </w:t>
      </w:r>
      <w:r>
        <w:t>markedness</w:t>
      </w:r>
      <w:r>
        <w:rPr>
          <w:spacing w:val="-7"/>
        </w:rPr>
        <w:t xml:space="preserve"> </w:t>
      </w:r>
      <w:r>
        <w:t>theory.</w:t>
      </w:r>
      <w:r>
        <w:rPr>
          <w:spacing w:val="11"/>
        </w:rPr>
        <w:t xml:space="preserve"> </w:t>
      </w:r>
      <w:hyperlink w:anchor="_bookmark140" w:history="1">
        <w:r>
          <w:rPr>
            <w:color w:val="007FFF"/>
          </w:rPr>
          <w:t>Section</w:t>
        </w:r>
        <w:r>
          <w:rPr>
            <w:color w:val="007FFF"/>
            <w:spacing w:val="-7"/>
          </w:rPr>
          <w:t xml:space="preserve"> </w:t>
        </w:r>
        <w:r>
          <w:rPr>
            <w:color w:val="007FFF"/>
          </w:rPr>
          <w:t>2.4.2</w:t>
        </w:r>
        <w:r>
          <w:rPr>
            <w:color w:val="007FFF"/>
            <w:spacing w:val="-9"/>
          </w:rPr>
          <w:t xml:space="preserve"> </w:t>
        </w:r>
      </w:hyperlink>
      <w:r>
        <w:t>lays</w:t>
      </w:r>
      <w:r>
        <w:rPr>
          <w:spacing w:val="-7"/>
        </w:rPr>
        <w:t xml:space="preserve"> </w:t>
      </w:r>
      <w:r>
        <w:t>out</w:t>
      </w:r>
      <w:r>
        <w:rPr>
          <w:spacing w:val="-8"/>
        </w:rPr>
        <w:t xml:space="preserve"> </w:t>
      </w:r>
      <w:r>
        <w:t>this</w:t>
      </w:r>
      <w:r>
        <w:rPr>
          <w:spacing w:val="-7"/>
        </w:rPr>
        <w:t xml:space="preserve"> </w:t>
      </w:r>
      <w:r>
        <w:t>theory</w:t>
      </w:r>
      <w:r>
        <w:rPr>
          <w:spacing w:val="-8"/>
        </w:rPr>
        <w:t xml:space="preserve"> </w:t>
      </w:r>
      <w:r>
        <w:t>in more</w:t>
      </w:r>
      <w:r>
        <w:rPr>
          <w:spacing w:val="-2"/>
        </w:rPr>
        <w:t xml:space="preserve"> </w:t>
      </w:r>
      <w:r>
        <w:t>detail.</w:t>
      </w:r>
    </w:p>
    <w:p w:rsidR="00DD7756" w:rsidRDefault="00AD1397">
      <w:pPr>
        <w:pStyle w:val="BodyText"/>
        <w:spacing w:line="420" w:lineRule="auto"/>
        <w:ind w:left="119" w:right="532" w:firstLine="358"/>
        <w:jc w:val="both"/>
      </w:pPr>
      <w:r>
        <w:t>A</w:t>
      </w:r>
      <w:r>
        <w:rPr>
          <w:spacing w:val="-22"/>
        </w:rPr>
        <w:t xml:space="preserve"> </w:t>
      </w:r>
      <w:r>
        <w:t>last</w:t>
      </w:r>
      <w:r>
        <w:rPr>
          <w:spacing w:val="-21"/>
        </w:rPr>
        <w:t xml:space="preserve"> </w:t>
      </w:r>
      <w:r>
        <w:t>clarifying</w:t>
      </w:r>
      <w:r>
        <w:rPr>
          <w:spacing w:val="-21"/>
        </w:rPr>
        <w:t xml:space="preserve"> </w:t>
      </w:r>
      <w:r>
        <w:t>point</w:t>
      </w:r>
      <w:r>
        <w:rPr>
          <w:spacing w:val="-21"/>
        </w:rPr>
        <w:t xml:space="preserve"> </w:t>
      </w:r>
      <w:r>
        <w:t>is</w:t>
      </w:r>
      <w:r>
        <w:rPr>
          <w:spacing w:val="-22"/>
        </w:rPr>
        <w:t xml:space="preserve"> </w:t>
      </w:r>
      <w:r>
        <w:t>in</w:t>
      </w:r>
      <w:r>
        <w:rPr>
          <w:spacing w:val="-21"/>
        </w:rPr>
        <w:t xml:space="preserve"> </w:t>
      </w:r>
      <w:r>
        <w:rPr>
          <w:spacing w:val="-3"/>
        </w:rPr>
        <w:t>order.</w:t>
      </w:r>
      <w:r>
        <w:rPr>
          <w:spacing w:val="9"/>
        </w:rPr>
        <w:t xml:space="preserve"> </w:t>
      </w:r>
      <w:r>
        <w:t>Recognizing</w:t>
      </w:r>
      <w:r>
        <w:rPr>
          <w:spacing w:val="-21"/>
        </w:rPr>
        <w:t xml:space="preserve"> </w:t>
      </w:r>
      <w:r>
        <w:t>the</w:t>
      </w:r>
      <w:r>
        <w:rPr>
          <w:spacing w:val="-21"/>
        </w:rPr>
        <w:t xml:space="preserve"> </w:t>
      </w:r>
      <w:r>
        <w:t>existence</w:t>
      </w:r>
      <w:r>
        <w:rPr>
          <w:spacing w:val="-22"/>
        </w:rPr>
        <w:t xml:space="preserve"> </w:t>
      </w:r>
      <w:r>
        <w:t>of</w:t>
      </w:r>
      <w:r>
        <w:rPr>
          <w:spacing w:val="-21"/>
        </w:rPr>
        <w:t xml:space="preserve"> </w:t>
      </w:r>
      <w:r>
        <w:t>prototype-based</w:t>
      </w:r>
      <w:r>
        <w:rPr>
          <w:spacing w:val="-21"/>
        </w:rPr>
        <w:t xml:space="preserve"> </w:t>
      </w:r>
      <w:r>
        <w:t>categories, many linguists have described parts of speech as prototypal. Dixon (</w:t>
      </w:r>
      <w:hyperlink w:anchor="_bookmark312" w:history="1">
        <w:r>
          <w:rPr>
            <w:color w:val="007FFF"/>
          </w:rPr>
          <w:t>2004</w:t>
        </w:r>
      </w:hyperlink>
      <w:r>
        <w:t>: 1–2), for example, says that the word classes noun, verb, and adjective each have a “prototypical conceptual basis”</w:t>
      </w:r>
      <w:r>
        <w:rPr>
          <w:spacing w:val="-13"/>
        </w:rPr>
        <w:t xml:space="preserve"> </w:t>
      </w:r>
      <w:r>
        <w:t>and</w:t>
      </w:r>
      <w:r>
        <w:rPr>
          <w:spacing w:val="-12"/>
        </w:rPr>
        <w:t xml:space="preserve"> </w:t>
      </w:r>
      <w:r>
        <w:t>“prototypical</w:t>
      </w:r>
      <w:r>
        <w:rPr>
          <w:spacing w:val="-12"/>
        </w:rPr>
        <w:t xml:space="preserve"> </w:t>
      </w:r>
      <w:r>
        <w:t>grammatical</w:t>
      </w:r>
      <w:r>
        <w:rPr>
          <w:spacing w:val="-12"/>
        </w:rPr>
        <w:t xml:space="preserve"> </w:t>
      </w:r>
      <w:r>
        <w:t>functions”.</w:t>
      </w:r>
      <w:r>
        <w:rPr>
          <w:spacing w:val="9"/>
        </w:rPr>
        <w:t xml:space="preserve"> </w:t>
      </w:r>
      <w:r>
        <w:t>Taylor</w:t>
      </w:r>
      <w:r>
        <w:rPr>
          <w:spacing w:val="-12"/>
        </w:rPr>
        <w:t xml:space="preserve"> </w:t>
      </w:r>
      <w:r>
        <w:t>(</w:t>
      </w:r>
      <w:hyperlink w:anchor="_bookmark475" w:history="1">
        <w:r>
          <w:rPr>
            <w:color w:val="007FFF"/>
          </w:rPr>
          <w:t>2003</w:t>
        </w:r>
      </w:hyperlink>
      <w:r>
        <w:t>:</w:t>
      </w:r>
      <w:r>
        <w:rPr>
          <w:spacing w:val="8"/>
        </w:rPr>
        <w:t xml:space="preserve"> </w:t>
      </w:r>
      <w:r>
        <w:t>217)</w:t>
      </w:r>
      <w:r>
        <w:rPr>
          <w:spacing w:val="-12"/>
        </w:rPr>
        <w:t xml:space="preserve"> </w:t>
      </w:r>
      <w:r>
        <w:t>states,</w:t>
      </w:r>
      <w:r>
        <w:rPr>
          <w:spacing w:val="-10"/>
        </w:rPr>
        <w:t xml:space="preserve"> </w:t>
      </w:r>
      <w:r>
        <w:rPr>
          <w:spacing w:val="-6"/>
        </w:rPr>
        <w:t>“A</w:t>
      </w:r>
      <w:r>
        <w:rPr>
          <w:spacing w:val="-13"/>
        </w:rPr>
        <w:t xml:space="preserve"> </w:t>
      </w:r>
      <w:r>
        <w:t>prototype</w:t>
      </w:r>
      <w:r>
        <w:rPr>
          <w:spacing w:val="-12"/>
        </w:rPr>
        <w:t xml:space="preserve"> </w:t>
      </w:r>
      <w:r>
        <w:t xml:space="preserve">view of noun entails that some nouns are better examples of the category, while others have a more marginal </w:t>
      </w:r>
      <w:r>
        <w:rPr>
          <w:spacing w:val="-4"/>
        </w:rPr>
        <w:t xml:space="preserve">status.” </w:t>
      </w:r>
      <w:r>
        <w:t>But languages have constructions, not parts of speech, and</w:t>
      </w:r>
      <w:r>
        <w:rPr>
          <w:spacing w:val="-44"/>
        </w:rPr>
        <w:t xml:space="preserve"> </w:t>
      </w:r>
      <w:r>
        <w:t xml:space="preserve">individual constructions are not gradient (Croft </w:t>
      </w:r>
      <w:hyperlink w:anchor="_bookmark295" w:history="1">
        <w:r>
          <w:rPr>
            <w:color w:val="007FFF"/>
          </w:rPr>
          <w:t>2007</w:t>
        </w:r>
      </w:hyperlink>
      <w:r>
        <w:t>). What linguists are in fact observing when they say</w:t>
      </w:r>
      <w:r>
        <w:rPr>
          <w:spacing w:val="-11"/>
        </w:rPr>
        <w:t xml:space="preserve"> </w:t>
      </w:r>
      <w:r>
        <w:t>that</w:t>
      </w:r>
      <w:r>
        <w:rPr>
          <w:spacing w:val="-10"/>
        </w:rPr>
        <w:t xml:space="preserve"> </w:t>
      </w:r>
      <w:r>
        <w:t>parts</w:t>
      </w:r>
      <w:r>
        <w:rPr>
          <w:spacing w:val="-11"/>
        </w:rPr>
        <w:t xml:space="preserve"> </w:t>
      </w:r>
      <w:r>
        <w:t>of</w:t>
      </w:r>
      <w:r>
        <w:rPr>
          <w:spacing w:val="-10"/>
        </w:rPr>
        <w:t xml:space="preserve"> </w:t>
      </w:r>
      <w:r>
        <w:t>speech</w:t>
      </w:r>
      <w:r>
        <w:rPr>
          <w:spacing w:val="-11"/>
        </w:rPr>
        <w:t xml:space="preserve"> </w:t>
      </w:r>
      <w:r>
        <w:t>are</w:t>
      </w:r>
      <w:r>
        <w:rPr>
          <w:spacing w:val="-10"/>
        </w:rPr>
        <w:t xml:space="preserve"> </w:t>
      </w:r>
      <w:r>
        <w:t>prototypal</w:t>
      </w:r>
      <w:r>
        <w:rPr>
          <w:spacing w:val="-11"/>
        </w:rPr>
        <w:t xml:space="preserve"> </w:t>
      </w:r>
      <w:r>
        <w:t>is</w:t>
      </w:r>
      <w:r>
        <w:rPr>
          <w:spacing w:val="-11"/>
        </w:rPr>
        <w:t xml:space="preserve"> </w:t>
      </w:r>
      <w:r>
        <w:t>not</w:t>
      </w:r>
      <w:r>
        <w:rPr>
          <w:spacing w:val="-10"/>
        </w:rPr>
        <w:t xml:space="preserve"> </w:t>
      </w:r>
      <w:r>
        <w:t>gradation</w:t>
      </w:r>
      <w:r>
        <w:rPr>
          <w:spacing w:val="-11"/>
        </w:rPr>
        <w:t xml:space="preserve"> </w:t>
      </w:r>
      <w:r>
        <w:t>in</w:t>
      </w:r>
      <w:r>
        <w:rPr>
          <w:spacing w:val="-12"/>
        </w:rPr>
        <w:t xml:space="preserve"> </w:t>
      </w:r>
      <w:r>
        <w:rPr>
          <w:i/>
        </w:rPr>
        <w:t>linguistic</w:t>
      </w:r>
      <w:r>
        <w:rPr>
          <w:i/>
          <w:spacing w:val="-10"/>
        </w:rPr>
        <w:t xml:space="preserve"> </w:t>
      </w:r>
      <w:r>
        <w:rPr>
          <w:i/>
        </w:rPr>
        <w:t>categories</w:t>
      </w:r>
      <w:r>
        <w:rPr>
          <w:i/>
          <w:spacing w:val="-7"/>
        </w:rPr>
        <w:t xml:space="preserve"> </w:t>
      </w:r>
      <w:r>
        <w:t>like</w:t>
      </w:r>
      <w:r>
        <w:rPr>
          <w:spacing w:val="-11"/>
        </w:rPr>
        <w:t xml:space="preserve"> </w:t>
      </w:r>
      <w:r>
        <w:t>noun,</w:t>
      </w:r>
      <w:r>
        <w:rPr>
          <w:spacing w:val="-9"/>
        </w:rPr>
        <w:t xml:space="preserve"> </w:t>
      </w:r>
      <w:r>
        <w:t>verb, and</w:t>
      </w:r>
      <w:r>
        <w:rPr>
          <w:spacing w:val="-5"/>
        </w:rPr>
        <w:t xml:space="preserve"> </w:t>
      </w:r>
      <w:r>
        <w:t>adjective</w:t>
      </w:r>
      <w:r>
        <w:rPr>
          <w:spacing w:val="-5"/>
        </w:rPr>
        <w:t xml:space="preserve"> </w:t>
      </w:r>
      <w:r>
        <w:t>(since</w:t>
      </w:r>
      <w:r>
        <w:rPr>
          <w:spacing w:val="-5"/>
        </w:rPr>
        <w:t xml:space="preserve"> </w:t>
      </w:r>
      <w:r>
        <w:t>those</w:t>
      </w:r>
      <w:r>
        <w:rPr>
          <w:spacing w:val="-4"/>
        </w:rPr>
        <w:t xml:space="preserve"> </w:t>
      </w:r>
      <w:r>
        <w:t>are</w:t>
      </w:r>
      <w:r>
        <w:rPr>
          <w:spacing w:val="-4"/>
        </w:rPr>
        <w:t xml:space="preserve"> </w:t>
      </w:r>
      <w:r>
        <w:t>not</w:t>
      </w:r>
      <w:r>
        <w:rPr>
          <w:spacing w:val="-4"/>
        </w:rPr>
        <w:t xml:space="preserve"> </w:t>
      </w:r>
      <w:r>
        <w:t>categories</w:t>
      </w:r>
      <w:r>
        <w:rPr>
          <w:spacing w:val="-5"/>
        </w:rPr>
        <w:t xml:space="preserve"> </w:t>
      </w:r>
      <w:r>
        <w:t>of</w:t>
      </w:r>
      <w:r>
        <w:rPr>
          <w:spacing w:val="-4"/>
        </w:rPr>
        <w:t xml:space="preserve"> </w:t>
      </w:r>
      <w:r>
        <w:t>particular</w:t>
      </w:r>
      <w:r>
        <w:rPr>
          <w:spacing w:val="-3"/>
        </w:rPr>
        <w:t xml:space="preserve"> </w:t>
      </w:r>
      <w:r>
        <w:t>languages),</w:t>
      </w:r>
      <w:r>
        <w:rPr>
          <w:spacing w:val="-4"/>
        </w:rPr>
        <w:t xml:space="preserve"> </w:t>
      </w:r>
      <w:r>
        <w:t>but</w:t>
      </w:r>
      <w:r>
        <w:rPr>
          <w:spacing w:val="-5"/>
        </w:rPr>
        <w:t xml:space="preserve"> </w:t>
      </w:r>
      <w:r>
        <w:t>rather</w:t>
      </w:r>
      <w:r>
        <w:rPr>
          <w:spacing w:val="-4"/>
        </w:rPr>
        <w:t xml:space="preserve"> </w:t>
      </w:r>
      <w:r>
        <w:t>gradation</w:t>
      </w:r>
      <w:r>
        <w:rPr>
          <w:spacing w:val="-4"/>
        </w:rPr>
        <w:t xml:space="preserve"> </w:t>
      </w:r>
      <w:r>
        <w:t xml:space="preserve">in the </w:t>
      </w:r>
      <w:r>
        <w:rPr>
          <w:i/>
        </w:rPr>
        <w:t xml:space="preserve">mental categories </w:t>
      </w:r>
      <w:r>
        <w:t>of objects, actions, and properties, which do indeed exhibit prototype structures, and which therefore have emergent effects on the organization of constructions in</w:t>
      </w:r>
      <w:r>
        <w:rPr>
          <w:spacing w:val="-2"/>
        </w:rPr>
        <w:t xml:space="preserve"> </w:t>
      </w:r>
      <w:r>
        <w:t>languages.</w:t>
      </w:r>
    </w:p>
    <w:p w:rsidR="00DD7756" w:rsidRDefault="00DD7756">
      <w:pPr>
        <w:pStyle w:val="BodyText"/>
        <w:spacing w:before="1"/>
        <w:rPr>
          <w:sz w:val="35"/>
        </w:rPr>
      </w:pPr>
    </w:p>
    <w:p w:rsidR="00DD7756" w:rsidRDefault="00AD1397">
      <w:pPr>
        <w:pStyle w:val="Heading3"/>
        <w:numPr>
          <w:ilvl w:val="2"/>
          <w:numId w:val="11"/>
        </w:numPr>
        <w:tabs>
          <w:tab w:val="left" w:pos="968"/>
          <w:tab w:val="left" w:pos="969"/>
        </w:tabs>
        <w:rPr>
          <w:b/>
        </w:rPr>
      </w:pPr>
      <w:bookmarkStart w:id="181" w:name="2.4.2_Typological_markedness_theory"/>
      <w:bookmarkStart w:id="182" w:name="_bookmark140"/>
      <w:bookmarkEnd w:id="181"/>
      <w:bookmarkEnd w:id="182"/>
      <w:r>
        <w:rPr>
          <w:b/>
        </w:rPr>
        <w:t>Typological markedness</w:t>
      </w:r>
      <w:r>
        <w:rPr>
          <w:b/>
          <w:spacing w:val="4"/>
        </w:rPr>
        <w:t xml:space="preserve"> </w:t>
      </w:r>
      <w:r>
        <w:rPr>
          <w:b/>
        </w:rPr>
        <w:t>theory</w:t>
      </w:r>
    </w:p>
    <w:p w:rsidR="00DD7756" w:rsidRDefault="00DD7756">
      <w:pPr>
        <w:pStyle w:val="BodyText"/>
        <w:spacing w:before="7"/>
        <w:rPr>
          <w:b/>
          <w:sz w:val="30"/>
        </w:rPr>
      </w:pPr>
    </w:p>
    <w:p w:rsidR="00DD7756" w:rsidRDefault="00AD1397">
      <w:pPr>
        <w:pStyle w:val="BodyText"/>
        <w:spacing w:line="420" w:lineRule="auto"/>
        <w:ind w:left="120" w:right="533"/>
        <w:jc w:val="both"/>
      </w:pPr>
      <w:r>
        <w:t>I</w:t>
      </w:r>
      <w:r>
        <w:rPr>
          <w:spacing w:val="-15"/>
        </w:rPr>
        <w:t xml:space="preserve"> </w:t>
      </w:r>
      <w:r>
        <w:t>have</w:t>
      </w:r>
      <w:r>
        <w:rPr>
          <w:spacing w:val="-15"/>
        </w:rPr>
        <w:t xml:space="preserve"> </w:t>
      </w:r>
      <w:r>
        <w:t>already</w:t>
      </w:r>
      <w:r>
        <w:rPr>
          <w:spacing w:val="-14"/>
        </w:rPr>
        <w:t xml:space="preserve"> </w:t>
      </w:r>
      <w:r>
        <w:t>previewed</w:t>
      </w:r>
      <w:r>
        <w:rPr>
          <w:spacing w:val="-15"/>
        </w:rPr>
        <w:t xml:space="preserve"> </w:t>
      </w:r>
      <w:r>
        <w:t>various</w:t>
      </w:r>
      <w:r>
        <w:rPr>
          <w:spacing w:val="-14"/>
        </w:rPr>
        <w:t xml:space="preserve"> </w:t>
      </w:r>
      <w:r>
        <w:t>aspects</w:t>
      </w:r>
      <w:r>
        <w:rPr>
          <w:spacing w:val="-15"/>
        </w:rPr>
        <w:t xml:space="preserve"> </w:t>
      </w:r>
      <w:r>
        <w:t>of</w:t>
      </w:r>
      <w:r>
        <w:rPr>
          <w:spacing w:val="-15"/>
        </w:rPr>
        <w:t xml:space="preserve"> </w:t>
      </w:r>
      <w:r>
        <w:t>typological</w:t>
      </w:r>
      <w:r>
        <w:rPr>
          <w:spacing w:val="-14"/>
        </w:rPr>
        <w:t xml:space="preserve"> </w:t>
      </w:r>
      <w:r>
        <w:t>markedness</w:t>
      </w:r>
      <w:r>
        <w:rPr>
          <w:spacing w:val="-15"/>
        </w:rPr>
        <w:t xml:space="preserve"> </w:t>
      </w:r>
      <w:r>
        <w:t>theory</w:t>
      </w:r>
      <w:r>
        <w:rPr>
          <w:spacing w:val="-14"/>
        </w:rPr>
        <w:t xml:space="preserve"> </w:t>
      </w:r>
      <w:r>
        <w:t>at</w:t>
      </w:r>
      <w:r>
        <w:rPr>
          <w:spacing w:val="-15"/>
        </w:rPr>
        <w:t xml:space="preserve"> </w:t>
      </w:r>
      <w:r>
        <w:t>different</w:t>
      </w:r>
      <w:r>
        <w:rPr>
          <w:spacing w:val="-15"/>
        </w:rPr>
        <w:t xml:space="preserve"> </w:t>
      </w:r>
      <w:r>
        <w:t xml:space="preserve">points in this thesis. In this section I present a concise overview of the specific claims made by this theory, and some of the evidence for those claims. The phrase </w:t>
      </w:r>
      <w:r>
        <w:rPr>
          <w:i/>
        </w:rPr>
        <w:t xml:space="preserve">typological markedness </w:t>
      </w:r>
      <w:r>
        <w:t xml:space="preserve">or </w:t>
      </w:r>
      <w:r>
        <w:rPr>
          <w:i/>
        </w:rPr>
        <w:t>typological</w:t>
      </w:r>
      <w:r>
        <w:rPr>
          <w:i/>
          <w:spacing w:val="-8"/>
        </w:rPr>
        <w:t xml:space="preserve"> </w:t>
      </w:r>
      <w:r>
        <w:rPr>
          <w:i/>
        </w:rPr>
        <w:t>markedness</w:t>
      </w:r>
      <w:r>
        <w:rPr>
          <w:i/>
          <w:spacing w:val="-8"/>
        </w:rPr>
        <w:t xml:space="preserve"> </w:t>
      </w:r>
      <w:r>
        <w:rPr>
          <w:i/>
        </w:rPr>
        <w:t>asymmetries</w:t>
      </w:r>
      <w:r>
        <w:rPr>
          <w:i/>
          <w:spacing w:val="-4"/>
        </w:rPr>
        <w:t xml:space="preserve"> </w:t>
      </w:r>
      <w:r>
        <w:t>simply</w:t>
      </w:r>
      <w:r>
        <w:rPr>
          <w:spacing w:val="-7"/>
        </w:rPr>
        <w:t xml:space="preserve"> </w:t>
      </w:r>
      <w:r>
        <w:t>refers</w:t>
      </w:r>
      <w:r>
        <w:rPr>
          <w:spacing w:val="-8"/>
        </w:rPr>
        <w:t xml:space="preserve"> </w:t>
      </w:r>
      <w:r>
        <w:t>to</w:t>
      </w:r>
      <w:r>
        <w:rPr>
          <w:spacing w:val="-7"/>
        </w:rPr>
        <w:t xml:space="preserve"> </w:t>
      </w:r>
      <w:r>
        <w:t>an</w:t>
      </w:r>
      <w:r>
        <w:rPr>
          <w:spacing w:val="-8"/>
        </w:rPr>
        <w:t xml:space="preserve"> </w:t>
      </w:r>
      <w:r>
        <w:t>implicational</w:t>
      </w:r>
      <w:r>
        <w:rPr>
          <w:spacing w:val="-8"/>
        </w:rPr>
        <w:t xml:space="preserve"> </w:t>
      </w:r>
      <w:r>
        <w:t>universal</w:t>
      </w:r>
      <w:r>
        <w:rPr>
          <w:spacing w:val="-7"/>
        </w:rPr>
        <w:t xml:space="preserve"> </w:t>
      </w:r>
      <w:r>
        <w:t>regarding</w:t>
      </w:r>
      <w:r>
        <w:rPr>
          <w:spacing w:val="-8"/>
        </w:rPr>
        <w:t xml:space="preserve"> </w:t>
      </w:r>
      <w:r>
        <w:t>the</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r>
        <w:lastRenderedPageBreak/>
        <w:t>behavior of basic versus non-basic members of a conceptual category. At its simplest, the theory posits that less basic or prototypical members of a category are marked in some</w:t>
      </w:r>
      <w:r>
        <w:rPr>
          <w:spacing w:val="-38"/>
        </w:rPr>
        <w:t xml:space="preserve"> </w:t>
      </w:r>
      <w:r>
        <w:t>way; basic</w:t>
      </w:r>
      <w:r>
        <w:rPr>
          <w:spacing w:val="-12"/>
        </w:rPr>
        <w:t xml:space="preserve"> </w:t>
      </w:r>
      <w:r>
        <w:t>or</w:t>
      </w:r>
      <w:r>
        <w:rPr>
          <w:spacing w:val="-11"/>
        </w:rPr>
        <w:t xml:space="preserve"> </w:t>
      </w:r>
      <w:r>
        <w:t>prototypical</w:t>
      </w:r>
      <w:r>
        <w:rPr>
          <w:spacing w:val="-11"/>
        </w:rPr>
        <w:t xml:space="preserve"> </w:t>
      </w:r>
      <w:r>
        <w:t>category</w:t>
      </w:r>
      <w:r>
        <w:rPr>
          <w:spacing w:val="-12"/>
        </w:rPr>
        <w:t xml:space="preserve"> </w:t>
      </w:r>
      <w:r>
        <w:t>members</w:t>
      </w:r>
      <w:r>
        <w:rPr>
          <w:spacing w:val="-11"/>
        </w:rPr>
        <w:t xml:space="preserve"> </w:t>
      </w:r>
      <w:r>
        <w:t>are</w:t>
      </w:r>
      <w:r>
        <w:rPr>
          <w:spacing w:val="-11"/>
        </w:rPr>
        <w:t xml:space="preserve"> </w:t>
      </w:r>
      <w:r>
        <w:t>unmarked</w:t>
      </w:r>
      <w:r>
        <w:rPr>
          <w:spacing w:val="-11"/>
        </w:rPr>
        <w:t xml:space="preserve"> </w:t>
      </w:r>
      <w:r>
        <w:t>by</w:t>
      </w:r>
      <w:r>
        <w:rPr>
          <w:spacing w:val="-12"/>
        </w:rPr>
        <w:t xml:space="preserve"> </w:t>
      </w:r>
      <w:r>
        <w:t>comparison</w:t>
      </w:r>
      <w:r>
        <w:rPr>
          <w:spacing w:val="-11"/>
        </w:rPr>
        <w:t xml:space="preserve"> </w:t>
      </w:r>
      <w:r>
        <w:t>(Greenberg</w:t>
      </w:r>
      <w:r>
        <w:rPr>
          <w:spacing w:val="-15"/>
        </w:rPr>
        <w:t xml:space="preserve"> </w:t>
      </w:r>
      <w:hyperlink w:anchor="_bookmark340" w:history="1">
        <w:r>
          <w:rPr>
            <w:color w:val="007FFF"/>
          </w:rPr>
          <w:t>1966</w:t>
        </w:r>
      </w:hyperlink>
      <w:r>
        <w:t>).</w:t>
      </w:r>
      <w:r>
        <w:rPr>
          <w:spacing w:val="11"/>
        </w:rPr>
        <w:t xml:space="preserve"> </w:t>
      </w:r>
      <w:r>
        <w:t xml:space="preserve">This </w:t>
      </w:r>
      <w:r>
        <w:rPr>
          <w:i/>
        </w:rPr>
        <w:t xml:space="preserve">cognitive </w:t>
      </w:r>
      <w:r>
        <w:t xml:space="preserve">markedness is then realized </w:t>
      </w:r>
      <w:r>
        <w:rPr>
          <w:i/>
        </w:rPr>
        <w:t xml:space="preserve">linguistically </w:t>
      </w:r>
      <w:r>
        <w:t xml:space="preserve">in several ways. The marked member of a category </w:t>
      </w:r>
      <w:r>
        <w:rPr>
          <w:i/>
        </w:rPr>
        <w:t xml:space="preserve">may </w:t>
      </w:r>
      <w:r>
        <w:t>be literally marked with an affix or other overt morphological indicator, but this is just one of the ways an item can be a marked member of a category. The marked member of a category may also be less frequent, or have a smaller range of inflectional / distributional</w:t>
      </w:r>
      <w:r>
        <w:rPr>
          <w:spacing w:val="-20"/>
        </w:rPr>
        <w:t xml:space="preserve"> </w:t>
      </w:r>
      <w:r>
        <w:t>possibilities,</w:t>
      </w:r>
      <w:r>
        <w:rPr>
          <w:spacing w:val="-17"/>
        </w:rPr>
        <w:t xml:space="preserve"> </w:t>
      </w:r>
      <w:r>
        <w:t>or</w:t>
      </w:r>
      <w:r>
        <w:rPr>
          <w:spacing w:val="-19"/>
        </w:rPr>
        <w:t xml:space="preserve"> </w:t>
      </w:r>
      <w:r>
        <w:t>be</w:t>
      </w:r>
      <w:r>
        <w:rPr>
          <w:spacing w:val="-19"/>
        </w:rPr>
        <w:t xml:space="preserve"> </w:t>
      </w:r>
      <w:r>
        <w:t>semantically</w:t>
      </w:r>
      <w:r>
        <w:rPr>
          <w:spacing w:val="-20"/>
        </w:rPr>
        <w:t xml:space="preserve"> </w:t>
      </w:r>
      <w:r>
        <w:t>more</w:t>
      </w:r>
      <w:r>
        <w:rPr>
          <w:spacing w:val="-20"/>
        </w:rPr>
        <w:t xml:space="preserve"> </w:t>
      </w:r>
      <w:r>
        <w:t>complex.</w:t>
      </w:r>
      <w:r>
        <w:rPr>
          <w:spacing w:val="9"/>
        </w:rPr>
        <w:t xml:space="preserve"> </w:t>
      </w:r>
      <w:r>
        <w:t>It</w:t>
      </w:r>
      <w:r>
        <w:rPr>
          <w:spacing w:val="-20"/>
        </w:rPr>
        <w:t xml:space="preserve"> </w:t>
      </w:r>
      <w:r>
        <w:t>is</w:t>
      </w:r>
      <w:r>
        <w:rPr>
          <w:spacing w:val="-19"/>
        </w:rPr>
        <w:t xml:space="preserve"> </w:t>
      </w:r>
      <w:r>
        <w:t>important</w:t>
      </w:r>
      <w:r>
        <w:rPr>
          <w:spacing w:val="-20"/>
        </w:rPr>
        <w:t xml:space="preserve"> </w:t>
      </w:r>
      <w:r>
        <w:t>to</w:t>
      </w:r>
      <w:r>
        <w:rPr>
          <w:spacing w:val="-19"/>
        </w:rPr>
        <w:t xml:space="preserve"> </w:t>
      </w:r>
      <w:r>
        <w:t>emphasize</w:t>
      </w:r>
      <w:r>
        <w:rPr>
          <w:spacing w:val="-19"/>
        </w:rPr>
        <w:t xml:space="preserve"> </w:t>
      </w:r>
      <w:r>
        <w:t xml:space="preserve">that </w:t>
      </w:r>
      <w:r>
        <w:rPr>
          <w:i/>
        </w:rPr>
        <w:t xml:space="preserve">typological </w:t>
      </w:r>
      <w:r>
        <w:t xml:space="preserve">markedness does </w:t>
      </w:r>
      <w:r>
        <w:rPr>
          <w:i/>
        </w:rPr>
        <w:t xml:space="preserve">not </w:t>
      </w:r>
      <w:r>
        <w:t xml:space="preserve">always entail </w:t>
      </w:r>
      <w:r>
        <w:rPr>
          <w:i/>
        </w:rPr>
        <w:t xml:space="preserve">formal </w:t>
      </w:r>
      <w:r>
        <w:t>markedness. Typological markedness is</w:t>
      </w:r>
      <w:r>
        <w:rPr>
          <w:spacing w:val="-10"/>
        </w:rPr>
        <w:t xml:space="preserve"> </w:t>
      </w:r>
      <w:r>
        <w:t>an</w:t>
      </w:r>
      <w:r>
        <w:rPr>
          <w:spacing w:val="-10"/>
        </w:rPr>
        <w:t xml:space="preserve"> </w:t>
      </w:r>
      <w:r>
        <w:rPr>
          <w:i/>
        </w:rPr>
        <w:t xml:space="preserve">implicational </w:t>
      </w:r>
      <w:r>
        <w:t>universal</w:t>
      </w:r>
      <w:r>
        <w:rPr>
          <w:spacing w:val="-10"/>
        </w:rPr>
        <w:t xml:space="preserve"> </w:t>
      </w:r>
      <w:r>
        <w:t>rather</w:t>
      </w:r>
      <w:r>
        <w:rPr>
          <w:spacing w:val="-10"/>
        </w:rPr>
        <w:t xml:space="preserve"> </w:t>
      </w:r>
      <w:r>
        <w:t>than</w:t>
      </w:r>
      <w:r>
        <w:rPr>
          <w:spacing w:val="-10"/>
        </w:rPr>
        <w:t xml:space="preserve"> </w:t>
      </w:r>
      <w:r>
        <w:t>an</w:t>
      </w:r>
      <w:r>
        <w:rPr>
          <w:spacing w:val="-10"/>
        </w:rPr>
        <w:t xml:space="preserve"> </w:t>
      </w:r>
      <w:r>
        <w:rPr>
          <w:i/>
        </w:rPr>
        <w:t>absolute</w:t>
      </w:r>
      <w:r>
        <w:rPr>
          <w:i/>
          <w:spacing w:val="-6"/>
        </w:rPr>
        <w:t xml:space="preserve"> </w:t>
      </w:r>
      <w:r>
        <w:t>universal.</w:t>
      </w:r>
      <w:r>
        <w:rPr>
          <w:spacing w:val="12"/>
        </w:rPr>
        <w:t xml:space="preserve"> </w:t>
      </w:r>
      <w:r>
        <w:t>The</w:t>
      </w:r>
      <w:r>
        <w:rPr>
          <w:spacing w:val="-10"/>
        </w:rPr>
        <w:t xml:space="preserve"> </w:t>
      </w:r>
      <w:r>
        <w:t>more</w:t>
      </w:r>
      <w:r>
        <w:rPr>
          <w:spacing w:val="-10"/>
        </w:rPr>
        <w:t xml:space="preserve"> </w:t>
      </w:r>
      <w:r>
        <w:t>marked</w:t>
      </w:r>
      <w:r>
        <w:rPr>
          <w:spacing w:val="-10"/>
        </w:rPr>
        <w:t xml:space="preserve"> </w:t>
      </w:r>
      <w:r>
        <w:t>members</w:t>
      </w:r>
      <w:r>
        <w:rPr>
          <w:spacing w:val="-10"/>
        </w:rPr>
        <w:t xml:space="preserve"> </w:t>
      </w:r>
      <w:r>
        <w:t>of a</w:t>
      </w:r>
      <w:r>
        <w:rPr>
          <w:spacing w:val="-14"/>
        </w:rPr>
        <w:t xml:space="preserve"> </w:t>
      </w:r>
      <w:r>
        <w:t>category</w:t>
      </w:r>
      <w:r>
        <w:rPr>
          <w:spacing w:val="-15"/>
        </w:rPr>
        <w:t xml:space="preserve"> </w:t>
      </w:r>
      <w:r>
        <w:t>must</w:t>
      </w:r>
      <w:r>
        <w:rPr>
          <w:spacing w:val="-14"/>
        </w:rPr>
        <w:t xml:space="preserve"> </w:t>
      </w:r>
      <w:r>
        <w:t>be</w:t>
      </w:r>
      <w:r>
        <w:rPr>
          <w:spacing w:val="-14"/>
        </w:rPr>
        <w:t xml:space="preserve"> </w:t>
      </w:r>
      <w:r>
        <w:rPr>
          <w:i/>
        </w:rPr>
        <w:t>at</w:t>
      </w:r>
      <w:r>
        <w:rPr>
          <w:i/>
          <w:spacing w:val="-14"/>
        </w:rPr>
        <w:t xml:space="preserve"> </w:t>
      </w:r>
      <w:r>
        <w:rPr>
          <w:i/>
        </w:rPr>
        <w:t>least</w:t>
      </w:r>
      <w:r>
        <w:rPr>
          <w:i/>
          <w:spacing w:val="-14"/>
        </w:rPr>
        <w:t xml:space="preserve"> </w:t>
      </w:r>
      <w:r>
        <w:rPr>
          <w:i/>
        </w:rPr>
        <w:t>as</w:t>
      </w:r>
      <w:r>
        <w:rPr>
          <w:i/>
          <w:spacing w:val="-14"/>
        </w:rPr>
        <w:t xml:space="preserve"> </w:t>
      </w:r>
      <w:r>
        <w:rPr>
          <w:i/>
        </w:rPr>
        <w:t>marked</w:t>
      </w:r>
      <w:r>
        <w:rPr>
          <w:i/>
          <w:spacing w:val="-2"/>
        </w:rPr>
        <w:t xml:space="preserve"> </w:t>
      </w:r>
      <w:r>
        <w:t>as</w:t>
      </w:r>
      <w:r>
        <w:rPr>
          <w:spacing w:val="-14"/>
        </w:rPr>
        <w:t xml:space="preserve"> </w:t>
      </w:r>
      <w:r>
        <w:t>the</w:t>
      </w:r>
      <w:r>
        <w:rPr>
          <w:spacing w:val="-14"/>
        </w:rPr>
        <w:t xml:space="preserve"> </w:t>
      </w:r>
      <w:r>
        <w:t>unmarked</w:t>
      </w:r>
      <w:r>
        <w:rPr>
          <w:spacing w:val="-14"/>
        </w:rPr>
        <w:t xml:space="preserve"> </w:t>
      </w:r>
      <w:r>
        <w:t>member,</w:t>
      </w:r>
      <w:r>
        <w:rPr>
          <w:spacing w:val="-12"/>
        </w:rPr>
        <w:t xml:space="preserve"> </w:t>
      </w:r>
      <w:r>
        <w:t>but</w:t>
      </w:r>
      <w:r>
        <w:rPr>
          <w:spacing w:val="-14"/>
        </w:rPr>
        <w:t xml:space="preserve"> </w:t>
      </w:r>
      <w:r>
        <w:t>this</w:t>
      </w:r>
      <w:r>
        <w:rPr>
          <w:spacing w:val="-14"/>
        </w:rPr>
        <w:t xml:space="preserve"> </w:t>
      </w:r>
      <w:r>
        <w:t>does</w:t>
      </w:r>
      <w:r>
        <w:rPr>
          <w:spacing w:val="-14"/>
        </w:rPr>
        <w:t xml:space="preserve"> </w:t>
      </w:r>
      <w:r>
        <w:t>not</w:t>
      </w:r>
      <w:r>
        <w:rPr>
          <w:spacing w:val="-14"/>
        </w:rPr>
        <w:t xml:space="preserve"> </w:t>
      </w:r>
      <w:r>
        <w:t>preclude</w:t>
      </w:r>
      <w:r>
        <w:rPr>
          <w:spacing w:val="-14"/>
        </w:rPr>
        <w:t xml:space="preserve"> </w:t>
      </w:r>
      <w:r>
        <w:t xml:space="preserve">the possibility of all members being </w:t>
      </w:r>
      <w:r>
        <w:rPr>
          <w:i/>
        </w:rPr>
        <w:t xml:space="preserve">equally </w:t>
      </w:r>
      <w:r>
        <w:t>marked. Formal markedness is merely an emergent tendency of structures to reflect cognitive</w:t>
      </w:r>
      <w:r>
        <w:rPr>
          <w:spacing w:val="-9"/>
        </w:rPr>
        <w:t xml:space="preserve"> </w:t>
      </w:r>
      <w:r>
        <w:t>markedness.</w:t>
      </w:r>
    </w:p>
    <w:p w:rsidR="00DD7756" w:rsidRDefault="00AD1397">
      <w:pPr>
        <w:pStyle w:val="BodyText"/>
        <w:spacing w:line="420" w:lineRule="auto"/>
        <w:ind w:left="119" w:right="532" w:firstLine="358"/>
        <w:jc w:val="both"/>
      </w:pPr>
      <w:r>
        <w:t>As</w:t>
      </w:r>
      <w:r>
        <w:rPr>
          <w:spacing w:val="-11"/>
        </w:rPr>
        <w:t xml:space="preserve"> </w:t>
      </w:r>
      <w:r>
        <w:t>applied</w:t>
      </w:r>
      <w:r>
        <w:rPr>
          <w:spacing w:val="-10"/>
        </w:rPr>
        <w:t xml:space="preserve"> </w:t>
      </w:r>
      <w:r>
        <w:t>to</w:t>
      </w:r>
      <w:r>
        <w:rPr>
          <w:spacing w:val="-10"/>
        </w:rPr>
        <w:t xml:space="preserve"> </w:t>
      </w:r>
      <w:r>
        <w:t>word</w:t>
      </w:r>
      <w:r>
        <w:rPr>
          <w:spacing w:val="-11"/>
        </w:rPr>
        <w:t xml:space="preserve"> </w:t>
      </w:r>
      <w:r>
        <w:t>classes,</w:t>
      </w:r>
      <w:r>
        <w:rPr>
          <w:spacing w:val="-8"/>
        </w:rPr>
        <w:t xml:space="preserve"> </w:t>
      </w:r>
      <w:r>
        <w:t>typological</w:t>
      </w:r>
      <w:r>
        <w:rPr>
          <w:spacing w:val="-11"/>
        </w:rPr>
        <w:t xml:space="preserve"> </w:t>
      </w:r>
      <w:r>
        <w:t>markedness</w:t>
      </w:r>
      <w:r>
        <w:rPr>
          <w:spacing w:val="-10"/>
        </w:rPr>
        <w:t xml:space="preserve"> </w:t>
      </w:r>
      <w:r>
        <w:t>theory</w:t>
      </w:r>
      <w:r>
        <w:rPr>
          <w:spacing w:val="-10"/>
        </w:rPr>
        <w:t xml:space="preserve"> </w:t>
      </w:r>
      <w:r>
        <w:t>states</w:t>
      </w:r>
      <w:r>
        <w:rPr>
          <w:spacing w:val="-11"/>
        </w:rPr>
        <w:t xml:space="preserve"> </w:t>
      </w:r>
      <w:r>
        <w:t>that</w:t>
      </w:r>
      <w:r>
        <w:rPr>
          <w:spacing w:val="-10"/>
        </w:rPr>
        <w:t xml:space="preserve"> </w:t>
      </w:r>
      <w:r>
        <w:t>the</w:t>
      </w:r>
      <w:r>
        <w:rPr>
          <w:spacing w:val="-10"/>
        </w:rPr>
        <w:t xml:space="preserve"> </w:t>
      </w:r>
      <w:r>
        <w:t>most</w:t>
      </w:r>
      <w:r>
        <w:rPr>
          <w:spacing w:val="-11"/>
        </w:rPr>
        <w:t xml:space="preserve"> </w:t>
      </w:r>
      <w:r>
        <w:t>unmarked discourse functions for object, action, and property words are reference, predication, and modification,</w:t>
      </w:r>
      <w:r>
        <w:rPr>
          <w:spacing w:val="-9"/>
        </w:rPr>
        <w:t xml:space="preserve"> </w:t>
      </w:r>
      <w:r>
        <w:t>respectively.</w:t>
      </w:r>
      <w:r>
        <w:rPr>
          <w:spacing w:val="11"/>
        </w:rPr>
        <w:t xml:space="preserve"> </w:t>
      </w:r>
      <w:r>
        <w:t>Therefore,</w:t>
      </w:r>
      <w:r>
        <w:rPr>
          <w:spacing w:val="-9"/>
        </w:rPr>
        <w:t xml:space="preserve"> </w:t>
      </w:r>
      <w:r>
        <w:t>when</w:t>
      </w:r>
      <w:r>
        <w:rPr>
          <w:spacing w:val="-8"/>
        </w:rPr>
        <w:t xml:space="preserve"> </w:t>
      </w:r>
      <w:r>
        <w:t>a</w:t>
      </w:r>
      <w:r>
        <w:rPr>
          <w:spacing w:val="-9"/>
        </w:rPr>
        <w:t xml:space="preserve"> </w:t>
      </w:r>
      <w:r>
        <w:t>lexical</w:t>
      </w:r>
      <w:r>
        <w:rPr>
          <w:spacing w:val="-9"/>
        </w:rPr>
        <w:t xml:space="preserve"> </w:t>
      </w:r>
      <w:r>
        <w:t>item</w:t>
      </w:r>
      <w:r>
        <w:rPr>
          <w:spacing w:val="-9"/>
        </w:rPr>
        <w:t xml:space="preserve"> </w:t>
      </w:r>
      <w:r>
        <w:t>is</w:t>
      </w:r>
      <w:r>
        <w:rPr>
          <w:spacing w:val="-9"/>
        </w:rPr>
        <w:t xml:space="preserve"> </w:t>
      </w:r>
      <w:r>
        <w:t>used</w:t>
      </w:r>
      <w:r>
        <w:rPr>
          <w:spacing w:val="-9"/>
        </w:rPr>
        <w:t xml:space="preserve"> </w:t>
      </w:r>
      <w:r>
        <w:t>for</w:t>
      </w:r>
      <w:r>
        <w:rPr>
          <w:spacing w:val="-8"/>
        </w:rPr>
        <w:t xml:space="preserve"> </w:t>
      </w:r>
      <w:r>
        <w:t>a</w:t>
      </w:r>
      <w:r>
        <w:rPr>
          <w:spacing w:val="-9"/>
        </w:rPr>
        <w:t xml:space="preserve"> </w:t>
      </w:r>
      <w:r>
        <w:t>function</w:t>
      </w:r>
      <w:r>
        <w:rPr>
          <w:spacing w:val="-9"/>
        </w:rPr>
        <w:t xml:space="preserve"> </w:t>
      </w:r>
      <w:r>
        <w:t>that</w:t>
      </w:r>
      <w:r>
        <w:rPr>
          <w:spacing w:val="-10"/>
        </w:rPr>
        <w:t xml:space="preserve"> </w:t>
      </w:r>
      <w:r>
        <w:t>does</w:t>
      </w:r>
      <w:r>
        <w:rPr>
          <w:spacing w:val="-9"/>
        </w:rPr>
        <w:t xml:space="preserve"> </w:t>
      </w:r>
      <w:r>
        <w:t xml:space="preserve">not align with its prototypical meaning, typological markedness theory predicts that it will be marked. Again, it must be emphasized that not </w:t>
      </w:r>
      <w:r>
        <w:rPr>
          <w:i/>
        </w:rPr>
        <w:t xml:space="preserve">every </w:t>
      </w:r>
      <w:r>
        <w:t>instance of a lexical item being used in a non-prototypical function will be marked in comparison to its prototypical function; but</w:t>
      </w:r>
      <w:r>
        <w:rPr>
          <w:spacing w:val="-31"/>
        </w:rPr>
        <w:t xml:space="preserve"> </w:t>
      </w:r>
      <w:r>
        <w:t xml:space="preserve">it will always be </w:t>
      </w:r>
      <w:r>
        <w:rPr>
          <w:i/>
        </w:rPr>
        <w:t xml:space="preserve">at least as </w:t>
      </w:r>
      <w:r>
        <w:t>marked. This theory of typological markedness for the major dis- course</w:t>
      </w:r>
      <w:r>
        <w:rPr>
          <w:spacing w:val="-10"/>
        </w:rPr>
        <w:t xml:space="preserve"> </w:t>
      </w:r>
      <w:r>
        <w:t>functions</w:t>
      </w:r>
      <w:r>
        <w:rPr>
          <w:spacing w:val="-9"/>
        </w:rPr>
        <w:t xml:space="preserve"> </w:t>
      </w:r>
      <w:r>
        <w:t>is</w:t>
      </w:r>
      <w:r>
        <w:rPr>
          <w:spacing w:val="-10"/>
        </w:rPr>
        <w:t xml:space="preserve"> </w:t>
      </w:r>
      <w:r>
        <w:t>laid</w:t>
      </w:r>
      <w:r>
        <w:rPr>
          <w:spacing w:val="-9"/>
        </w:rPr>
        <w:t xml:space="preserve"> </w:t>
      </w:r>
      <w:r>
        <w:t>out</w:t>
      </w:r>
      <w:r>
        <w:rPr>
          <w:spacing w:val="-9"/>
        </w:rPr>
        <w:t xml:space="preserve"> </w:t>
      </w:r>
      <w:r>
        <w:t>in</w:t>
      </w:r>
      <w:r>
        <w:rPr>
          <w:spacing w:val="-10"/>
        </w:rPr>
        <w:t xml:space="preserve"> </w:t>
      </w:r>
      <w:r>
        <w:t>detail</w:t>
      </w:r>
      <w:r>
        <w:rPr>
          <w:spacing w:val="-9"/>
        </w:rPr>
        <w:t xml:space="preserve"> </w:t>
      </w:r>
      <w:r>
        <w:t>by</w:t>
      </w:r>
      <w:r>
        <w:rPr>
          <w:spacing w:val="-9"/>
        </w:rPr>
        <w:t xml:space="preserve"> </w:t>
      </w:r>
      <w:r>
        <w:t>Croft</w:t>
      </w:r>
      <w:r>
        <w:rPr>
          <w:spacing w:val="-10"/>
        </w:rPr>
        <w:t xml:space="preserve"> </w:t>
      </w:r>
      <w:r>
        <w:t>in</w:t>
      </w:r>
      <w:r>
        <w:rPr>
          <w:spacing w:val="-9"/>
        </w:rPr>
        <w:t xml:space="preserve"> </w:t>
      </w:r>
      <w:r>
        <w:t>various</w:t>
      </w:r>
      <w:r>
        <w:rPr>
          <w:spacing w:val="-9"/>
        </w:rPr>
        <w:t xml:space="preserve"> </w:t>
      </w:r>
      <w:r>
        <w:t>publications</w:t>
      </w:r>
      <w:r>
        <w:rPr>
          <w:spacing w:val="-10"/>
        </w:rPr>
        <w:t xml:space="preserve"> </w:t>
      </w:r>
      <w:r>
        <w:t>(Croft</w:t>
      </w:r>
      <w:r>
        <w:rPr>
          <w:spacing w:val="-13"/>
        </w:rPr>
        <w:t xml:space="preserve"> </w:t>
      </w:r>
      <w:hyperlink w:anchor="_bookmark288" w:history="1">
        <w:r>
          <w:rPr>
            <w:color w:val="007FFF"/>
          </w:rPr>
          <w:t>1991</w:t>
        </w:r>
      </w:hyperlink>
      <w:r>
        <w:t>;</w:t>
      </w:r>
      <w:r>
        <w:rPr>
          <w:spacing w:val="-7"/>
        </w:rPr>
        <w:t xml:space="preserve"> </w:t>
      </w:r>
      <w:hyperlink w:anchor="_bookmark290" w:history="1">
        <w:r>
          <w:rPr>
            <w:color w:val="007FFF"/>
          </w:rPr>
          <w:t>2000</w:t>
        </w:r>
      </w:hyperlink>
      <w:r>
        <w:t>;</w:t>
      </w:r>
      <w:r>
        <w:rPr>
          <w:spacing w:val="-8"/>
        </w:rPr>
        <w:t xml:space="preserve"> </w:t>
      </w:r>
      <w:hyperlink w:anchor="_bookmark292" w:history="1">
        <w:r>
          <w:rPr>
            <w:color w:val="007FFF"/>
          </w:rPr>
          <w:t>2001b</w:t>
        </w:r>
      </w:hyperlink>
      <w:r>
        <w:t>; Croft</w:t>
      </w:r>
      <w:r>
        <w:rPr>
          <w:spacing w:val="-11"/>
        </w:rPr>
        <w:t xml:space="preserve"> </w:t>
      </w:r>
      <w:r>
        <w:t>&amp;</w:t>
      </w:r>
      <w:r>
        <w:rPr>
          <w:spacing w:val="-10"/>
        </w:rPr>
        <w:t xml:space="preserve"> </w:t>
      </w:r>
      <w:r>
        <w:t>van</w:t>
      </w:r>
      <w:r>
        <w:rPr>
          <w:spacing w:val="-10"/>
        </w:rPr>
        <w:t xml:space="preserve"> </w:t>
      </w:r>
      <w:r>
        <w:t>Lier</w:t>
      </w:r>
      <w:r>
        <w:rPr>
          <w:spacing w:val="-11"/>
        </w:rPr>
        <w:t xml:space="preserve"> </w:t>
      </w:r>
      <w:hyperlink w:anchor="_bookmark300" w:history="1">
        <w:r>
          <w:rPr>
            <w:color w:val="007FFF"/>
          </w:rPr>
          <w:t>2012</w:t>
        </w:r>
      </w:hyperlink>
      <w:r>
        <w:t>).</w:t>
      </w:r>
      <w:r>
        <w:rPr>
          <w:spacing w:val="14"/>
        </w:rPr>
        <w:t xml:space="preserve"> </w:t>
      </w:r>
      <w:r>
        <w:t>It</w:t>
      </w:r>
      <w:r>
        <w:rPr>
          <w:spacing w:val="-10"/>
        </w:rPr>
        <w:t xml:space="preserve"> </w:t>
      </w:r>
      <w:r>
        <w:t>is</w:t>
      </w:r>
      <w:r>
        <w:rPr>
          <w:spacing w:val="-11"/>
        </w:rPr>
        <w:t xml:space="preserve"> </w:t>
      </w:r>
      <w:r>
        <w:t>also</w:t>
      </w:r>
      <w:r>
        <w:rPr>
          <w:spacing w:val="-10"/>
        </w:rPr>
        <w:t xml:space="preserve"> </w:t>
      </w:r>
      <w:r>
        <w:t>important</w:t>
      </w:r>
      <w:r>
        <w:rPr>
          <w:spacing w:val="-10"/>
        </w:rPr>
        <w:t xml:space="preserve"> </w:t>
      </w:r>
      <w:r>
        <w:t>to</w:t>
      </w:r>
      <w:r>
        <w:rPr>
          <w:spacing w:val="-10"/>
        </w:rPr>
        <w:t xml:space="preserve"> </w:t>
      </w:r>
      <w:r>
        <w:t>understand</w:t>
      </w:r>
      <w:r>
        <w:rPr>
          <w:spacing w:val="-11"/>
        </w:rPr>
        <w:t xml:space="preserve"> </w:t>
      </w:r>
      <w:r>
        <w:t>that</w:t>
      </w:r>
      <w:r>
        <w:rPr>
          <w:spacing w:val="-10"/>
        </w:rPr>
        <w:t xml:space="preserve"> </w:t>
      </w:r>
      <w:r>
        <w:t>typological</w:t>
      </w:r>
      <w:r>
        <w:rPr>
          <w:spacing w:val="-10"/>
        </w:rPr>
        <w:t xml:space="preserve"> </w:t>
      </w:r>
      <w:r>
        <w:t>markedness</w:t>
      </w:r>
      <w:r>
        <w:rPr>
          <w:spacing w:val="-10"/>
        </w:rPr>
        <w:t xml:space="preserve"> </w:t>
      </w:r>
      <w:r>
        <w:t xml:space="preserve">theory is </w:t>
      </w:r>
      <w:r>
        <w:rPr>
          <w:i/>
        </w:rPr>
        <w:t xml:space="preserve">not </w:t>
      </w:r>
      <w:r>
        <w:t>a theory of parts of speech in the sense of large partitionings of the lexicon into cate- gories like noun, verb, and adjective. Instead, noun, verb, and adjective are epiphenomenal, crosslinguistic markedness patterns that arise from the interaction of semantic prototypes (object, action, property) and their use in different discourse functions (reference, predica- tion, and modification). They are not categories of particular</w:t>
      </w:r>
      <w:r>
        <w:rPr>
          <w:spacing w:val="-1"/>
        </w:rPr>
        <w:t xml:space="preserve"> </w:t>
      </w:r>
      <w:r>
        <w:t>languages.</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firstLine="358"/>
        <w:jc w:val="both"/>
      </w:pPr>
      <w:r>
        <w:lastRenderedPageBreak/>
        <w:t>Throughout</w:t>
      </w:r>
      <w:r>
        <w:rPr>
          <w:spacing w:val="-9"/>
        </w:rPr>
        <w:t xml:space="preserve"> </w:t>
      </w:r>
      <w:r>
        <w:t>this</w:t>
      </w:r>
      <w:r>
        <w:rPr>
          <w:spacing w:val="-9"/>
        </w:rPr>
        <w:t xml:space="preserve"> </w:t>
      </w:r>
      <w:r>
        <w:t>thesis,</w:t>
      </w:r>
      <w:r>
        <w:rPr>
          <w:spacing w:val="-7"/>
        </w:rPr>
        <w:t xml:space="preserve"> </w:t>
      </w:r>
      <w:r>
        <w:t>I</w:t>
      </w:r>
      <w:r>
        <w:rPr>
          <w:spacing w:val="-9"/>
        </w:rPr>
        <w:t xml:space="preserve"> </w:t>
      </w:r>
      <w:r>
        <w:t>have</w:t>
      </w:r>
      <w:r>
        <w:rPr>
          <w:spacing w:val="-8"/>
        </w:rPr>
        <w:t xml:space="preserve"> </w:t>
      </w:r>
      <w:r>
        <w:t>used</w:t>
      </w:r>
      <w:r>
        <w:rPr>
          <w:spacing w:val="-9"/>
        </w:rPr>
        <w:t xml:space="preserve"> </w:t>
      </w:r>
      <w:r>
        <w:t>the</w:t>
      </w:r>
      <w:r>
        <w:rPr>
          <w:spacing w:val="-9"/>
        </w:rPr>
        <w:t xml:space="preserve"> </w:t>
      </w:r>
      <w:r>
        <w:t>term</w:t>
      </w:r>
      <w:r>
        <w:rPr>
          <w:spacing w:val="-9"/>
        </w:rPr>
        <w:t xml:space="preserve"> </w:t>
      </w:r>
      <w:r>
        <w:rPr>
          <w:i/>
        </w:rPr>
        <w:t>discourse</w:t>
      </w:r>
      <w:r>
        <w:rPr>
          <w:i/>
          <w:spacing w:val="-9"/>
        </w:rPr>
        <w:t xml:space="preserve"> </w:t>
      </w:r>
      <w:r>
        <w:rPr>
          <w:i/>
        </w:rPr>
        <w:t>function</w:t>
      </w:r>
      <w:r>
        <w:rPr>
          <w:i/>
          <w:spacing w:val="-8"/>
        </w:rPr>
        <w:t xml:space="preserve"> </w:t>
      </w:r>
      <w:r>
        <w:t>to</w:t>
      </w:r>
      <w:r>
        <w:rPr>
          <w:spacing w:val="-9"/>
        </w:rPr>
        <w:t xml:space="preserve"> </w:t>
      </w:r>
      <w:r>
        <w:t>refer</w:t>
      </w:r>
      <w:r>
        <w:rPr>
          <w:spacing w:val="-8"/>
        </w:rPr>
        <w:t xml:space="preserve"> </w:t>
      </w:r>
      <w:r>
        <w:t>to</w:t>
      </w:r>
      <w:r>
        <w:rPr>
          <w:spacing w:val="-9"/>
        </w:rPr>
        <w:t xml:space="preserve"> </w:t>
      </w:r>
      <w:r>
        <w:t>the</w:t>
      </w:r>
      <w:r>
        <w:rPr>
          <w:spacing w:val="-9"/>
        </w:rPr>
        <w:t xml:space="preserve"> </w:t>
      </w:r>
      <w:r>
        <w:t>functions</w:t>
      </w:r>
      <w:r>
        <w:rPr>
          <w:spacing w:val="-8"/>
        </w:rPr>
        <w:t xml:space="preserve"> </w:t>
      </w:r>
      <w:r>
        <w:t>of reference, predication, or modification. These are what Croft (</w:t>
      </w:r>
      <w:hyperlink w:anchor="_bookmark288" w:history="1">
        <w:r>
          <w:rPr>
            <w:color w:val="007FFF"/>
          </w:rPr>
          <w:t>1991</w:t>
        </w:r>
      </w:hyperlink>
      <w:r>
        <w:t xml:space="preserve">: 51) calls </w:t>
      </w:r>
      <w:r>
        <w:rPr>
          <w:i/>
        </w:rPr>
        <w:t>pragmatic</w:t>
      </w:r>
      <w:r>
        <w:rPr>
          <w:i/>
          <w:spacing w:val="-31"/>
        </w:rPr>
        <w:t xml:space="preserve"> </w:t>
      </w:r>
      <w:r>
        <w:rPr>
          <w:i/>
        </w:rPr>
        <w:t>func- tions</w:t>
      </w:r>
      <w:r>
        <w:rPr>
          <w:i/>
          <w:spacing w:val="-11"/>
        </w:rPr>
        <w:t xml:space="preserve"> </w:t>
      </w:r>
      <w:r>
        <w:t>or</w:t>
      </w:r>
      <w:r>
        <w:rPr>
          <w:spacing w:val="-15"/>
        </w:rPr>
        <w:t xml:space="preserve"> </w:t>
      </w:r>
      <w:r>
        <w:rPr>
          <w:i/>
        </w:rPr>
        <w:t>propositional</w:t>
      </w:r>
      <w:r>
        <w:rPr>
          <w:i/>
          <w:spacing w:val="-15"/>
        </w:rPr>
        <w:t xml:space="preserve"> </w:t>
      </w:r>
      <w:r>
        <w:rPr>
          <w:i/>
        </w:rPr>
        <w:t>act</w:t>
      </w:r>
      <w:r>
        <w:rPr>
          <w:i/>
          <w:spacing w:val="-15"/>
        </w:rPr>
        <w:t xml:space="preserve"> </w:t>
      </w:r>
      <w:r>
        <w:rPr>
          <w:i/>
        </w:rPr>
        <w:t>functions</w:t>
      </w:r>
      <w:r>
        <w:rPr>
          <w:i/>
          <w:spacing w:val="-10"/>
        </w:rPr>
        <w:t xml:space="preserve"> </w:t>
      </w:r>
      <w:r>
        <w:t>following</w:t>
      </w:r>
      <w:r>
        <w:rPr>
          <w:spacing w:val="-15"/>
        </w:rPr>
        <w:t xml:space="preserve"> </w:t>
      </w:r>
      <w:r>
        <w:t>the</w:t>
      </w:r>
      <w:r>
        <w:rPr>
          <w:spacing w:val="-15"/>
        </w:rPr>
        <w:t xml:space="preserve"> </w:t>
      </w:r>
      <w:r>
        <w:t>tradition</w:t>
      </w:r>
      <w:r>
        <w:rPr>
          <w:spacing w:val="-15"/>
        </w:rPr>
        <w:t xml:space="preserve"> </w:t>
      </w:r>
      <w:r>
        <w:t>of</w:t>
      </w:r>
      <w:r>
        <w:rPr>
          <w:spacing w:val="-15"/>
        </w:rPr>
        <w:t xml:space="preserve"> </w:t>
      </w:r>
      <w:r>
        <w:t>pragmatics</w:t>
      </w:r>
      <w:r>
        <w:rPr>
          <w:spacing w:val="-15"/>
        </w:rPr>
        <w:t xml:space="preserve"> </w:t>
      </w:r>
      <w:r>
        <w:t>and</w:t>
      </w:r>
      <w:r>
        <w:rPr>
          <w:spacing w:val="-15"/>
        </w:rPr>
        <w:t xml:space="preserve"> </w:t>
      </w:r>
      <w:r>
        <w:t>speech</w:t>
      </w:r>
      <w:r>
        <w:rPr>
          <w:spacing w:val="-15"/>
        </w:rPr>
        <w:t xml:space="preserve"> </w:t>
      </w:r>
      <w:r>
        <w:t>act</w:t>
      </w:r>
      <w:r>
        <w:rPr>
          <w:spacing w:val="-15"/>
        </w:rPr>
        <w:t xml:space="preserve"> </w:t>
      </w:r>
      <w:r>
        <w:t xml:space="preserve">theory in philosophy (Austin </w:t>
      </w:r>
      <w:hyperlink w:anchor="_bookmark249" w:history="1">
        <w:r>
          <w:rPr>
            <w:color w:val="007FFF"/>
          </w:rPr>
          <w:t>1962</w:t>
        </w:r>
      </w:hyperlink>
      <w:r>
        <w:t xml:space="preserve">; Searle </w:t>
      </w:r>
      <w:hyperlink w:anchor="_bookmark460" w:history="1">
        <w:r>
          <w:rPr>
            <w:color w:val="007FFF"/>
          </w:rPr>
          <w:t>1969</w:t>
        </w:r>
      </w:hyperlink>
      <w:r>
        <w:t xml:space="preserve">). These three functions are taken as fundamental to human communication, arising out of the communicative intent behind what speakers </w:t>
      </w:r>
      <w:r>
        <w:rPr>
          <w:spacing w:val="-5"/>
        </w:rPr>
        <w:t xml:space="preserve">are </w:t>
      </w:r>
      <w:r>
        <w:t xml:space="preserve">attempting to </w:t>
      </w:r>
      <w:r>
        <w:rPr>
          <w:i/>
        </w:rPr>
        <w:t xml:space="preserve">do </w:t>
      </w:r>
      <w:r>
        <w:t>with language. This perspective was articulated early on by</w:t>
      </w:r>
      <w:r>
        <w:rPr>
          <w:spacing w:val="-12"/>
        </w:rPr>
        <w:t xml:space="preserve"> </w:t>
      </w:r>
      <w:r>
        <w:t>Sapir:</w:t>
      </w:r>
    </w:p>
    <w:p w:rsidR="00DD7756" w:rsidRDefault="00DD7756">
      <w:pPr>
        <w:pStyle w:val="BodyText"/>
        <w:spacing w:before="8"/>
        <w:rPr>
          <w:sz w:val="23"/>
        </w:rPr>
      </w:pPr>
    </w:p>
    <w:p w:rsidR="00DD7756" w:rsidRDefault="00AD1397">
      <w:pPr>
        <w:spacing w:before="1" w:line="259" w:lineRule="auto"/>
        <w:ind w:left="717" w:right="1130"/>
        <w:jc w:val="both"/>
      </w:pPr>
      <w:r>
        <w:t>There</w:t>
      </w:r>
      <w:r>
        <w:rPr>
          <w:spacing w:val="-8"/>
        </w:rPr>
        <w:t xml:space="preserve"> </w:t>
      </w:r>
      <w:r>
        <w:t>must</w:t>
      </w:r>
      <w:r>
        <w:rPr>
          <w:spacing w:val="-8"/>
        </w:rPr>
        <w:t xml:space="preserve"> </w:t>
      </w:r>
      <w:r>
        <w:t>be</w:t>
      </w:r>
      <w:r>
        <w:rPr>
          <w:spacing w:val="-7"/>
        </w:rPr>
        <w:t xml:space="preserve"> </w:t>
      </w:r>
      <w:r>
        <w:t>something</w:t>
      </w:r>
      <w:r>
        <w:rPr>
          <w:spacing w:val="-8"/>
        </w:rPr>
        <w:t xml:space="preserve"> </w:t>
      </w:r>
      <w:r>
        <w:t>to</w:t>
      </w:r>
      <w:r>
        <w:rPr>
          <w:spacing w:val="-8"/>
        </w:rPr>
        <w:t xml:space="preserve"> </w:t>
      </w:r>
      <w:r>
        <w:t>talk</w:t>
      </w:r>
      <w:r>
        <w:rPr>
          <w:spacing w:val="-7"/>
        </w:rPr>
        <w:t xml:space="preserve"> </w:t>
      </w:r>
      <w:r>
        <w:t>about</w:t>
      </w:r>
      <w:r>
        <w:rPr>
          <w:spacing w:val="-8"/>
        </w:rPr>
        <w:t xml:space="preserve"> </w:t>
      </w:r>
      <w:r>
        <w:t>and</w:t>
      </w:r>
      <w:r>
        <w:rPr>
          <w:spacing w:val="-7"/>
        </w:rPr>
        <w:t xml:space="preserve"> </w:t>
      </w:r>
      <w:r>
        <w:t>something</w:t>
      </w:r>
      <w:r>
        <w:rPr>
          <w:spacing w:val="-8"/>
        </w:rPr>
        <w:t xml:space="preserve"> </w:t>
      </w:r>
      <w:r>
        <w:t>must</w:t>
      </w:r>
      <w:r>
        <w:rPr>
          <w:spacing w:val="-8"/>
        </w:rPr>
        <w:t xml:space="preserve"> </w:t>
      </w:r>
      <w:r>
        <w:t>be</w:t>
      </w:r>
      <w:r>
        <w:rPr>
          <w:spacing w:val="-7"/>
        </w:rPr>
        <w:t xml:space="preserve"> </w:t>
      </w:r>
      <w:r>
        <w:t>said</w:t>
      </w:r>
      <w:r>
        <w:rPr>
          <w:spacing w:val="-8"/>
        </w:rPr>
        <w:t xml:space="preserve"> </w:t>
      </w:r>
      <w:r>
        <w:t>about</w:t>
      </w:r>
      <w:r>
        <w:rPr>
          <w:spacing w:val="-7"/>
        </w:rPr>
        <w:t xml:space="preserve"> </w:t>
      </w:r>
      <w:r>
        <w:t>this</w:t>
      </w:r>
      <w:r>
        <w:rPr>
          <w:spacing w:val="-8"/>
        </w:rPr>
        <w:t xml:space="preserve"> </w:t>
      </w:r>
      <w:r>
        <w:t>subject</w:t>
      </w:r>
      <w:r>
        <w:rPr>
          <w:spacing w:val="-8"/>
        </w:rPr>
        <w:t xml:space="preserve"> </w:t>
      </w:r>
      <w:r>
        <w:t>of discourse</w:t>
      </w:r>
      <w:r>
        <w:rPr>
          <w:spacing w:val="-11"/>
        </w:rPr>
        <w:t xml:space="preserve"> </w:t>
      </w:r>
      <w:r>
        <w:t>once</w:t>
      </w:r>
      <w:r>
        <w:rPr>
          <w:spacing w:val="-10"/>
        </w:rPr>
        <w:t xml:space="preserve"> </w:t>
      </w:r>
      <w:r>
        <w:t>it</w:t>
      </w:r>
      <w:r>
        <w:rPr>
          <w:spacing w:val="-10"/>
        </w:rPr>
        <w:t xml:space="preserve"> </w:t>
      </w:r>
      <w:r>
        <w:t>is</w:t>
      </w:r>
      <w:r>
        <w:rPr>
          <w:spacing w:val="-10"/>
        </w:rPr>
        <w:t xml:space="preserve"> </w:t>
      </w:r>
      <w:r>
        <w:t>selected.</w:t>
      </w:r>
      <w:r>
        <w:rPr>
          <w:spacing w:val="8"/>
        </w:rPr>
        <w:t xml:space="preserve"> </w:t>
      </w:r>
      <w:r>
        <w:t>This</w:t>
      </w:r>
      <w:r>
        <w:rPr>
          <w:spacing w:val="-10"/>
        </w:rPr>
        <w:t xml:space="preserve"> </w:t>
      </w:r>
      <w:r>
        <w:t>distinction</w:t>
      </w:r>
      <w:r>
        <w:rPr>
          <w:spacing w:val="-10"/>
        </w:rPr>
        <w:t xml:space="preserve"> </w:t>
      </w:r>
      <w:r>
        <w:t>is</w:t>
      </w:r>
      <w:r>
        <w:rPr>
          <w:spacing w:val="-10"/>
        </w:rPr>
        <w:t xml:space="preserve"> </w:t>
      </w:r>
      <w:r>
        <w:t>of</w:t>
      </w:r>
      <w:r>
        <w:rPr>
          <w:spacing w:val="-11"/>
        </w:rPr>
        <w:t xml:space="preserve"> </w:t>
      </w:r>
      <w:r>
        <w:t>such</w:t>
      </w:r>
      <w:r>
        <w:rPr>
          <w:spacing w:val="-9"/>
        </w:rPr>
        <w:t xml:space="preserve"> </w:t>
      </w:r>
      <w:r>
        <w:t>fundamental</w:t>
      </w:r>
      <w:r>
        <w:rPr>
          <w:spacing w:val="-11"/>
        </w:rPr>
        <w:t xml:space="preserve"> </w:t>
      </w:r>
      <w:r>
        <w:t>importance</w:t>
      </w:r>
      <w:r>
        <w:rPr>
          <w:spacing w:val="-9"/>
        </w:rPr>
        <w:t xml:space="preserve"> </w:t>
      </w:r>
      <w:r>
        <w:t>that</w:t>
      </w:r>
      <w:r>
        <w:rPr>
          <w:spacing w:val="-11"/>
        </w:rPr>
        <w:t xml:space="preserve"> </w:t>
      </w:r>
      <w:r>
        <w:t xml:space="preserve">the vast majority of languages have emphasized it by creating some sort of formal barrier between the two terms of the proposition. (Sapir </w:t>
      </w:r>
      <w:hyperlink w:anchor="_bookmark457" w:history="1">
        <w:r>
          <w:rPr>
            <w:color w:val="007FFF"/>
          </w:rPr>
          <w:t>1921</w:t>
        </w:r>
      </w:hyperlink>
      <w:r>
        <w:t>:</w:t>
      </w:r>
      <w:r>
        <w:rPr>
          <w:spacing w:val="19"/>
        </w:rPr>
        <w:t xml:space="preserve"> </w:t>
      </w:r>
      <w:r>
        <w:t>87)</w:t>
      </w:r>
    </w:p>
    <w:p w:rsidR="00DD7756" w:rsidRDefault="00DD7756">
      <w:pPr>
        <w:pStyle w:val="BodyText"/>
        <w:spacing w:before="11"/>
        <w:rPr>
          <w:sz w:val="31"/>
        </w:rPr>
      </w:pPr>
    </w:p>
    <w:p w:rsidR="00DD7756" w:rsidRDefault="00AD1397">
      <w:pPr>
        <w:pStyle w:val="BodyText"/>
        <w:spacing w:line="420" w:lineRule="auto"/>
        <w:ind w:left="120" w:right="533"/>
        <w:jc w:val="both"/>
      </w:pPr>
      <w:r>
        <w:t xml:space="preserve">A similar point is made by Croft while articulating his theory of typological markedness as applied to lexical categories: “[N]o matter how complex a given situation is in terms of the number of entities involved and the number and kinds of relations that hold between them, a human being attempting to describe it in natural language must split it into a series of reference-predication pairs[.]” (Croft </w:t>
      </w:r>
      <w:hyperlink w:anchor="_bookmark288" w:history="1">
        <w:r>
          <w:rPr>
            <w:color w:val="007FFF"/>
          </w:rPr>
          <w:t>1991</w:t>
        </w:r>
      </w:hyperlink>
      <w:r>
        <w:t>: 124)</w:t>
      </w:r>
    </w:p>
    <w:p w:rsidR="00DD7756" w:rsidRDefault="00AD1397">
      <w:pPr>
        <w:pStyle w:val="BodyText"/>
        <w:spacing w:line="420" w:lineRule="auto"/>
        <w:ind w:left="120" w:right="532" w:firstLine="358"/>
        <w:jc w:val="both"/>
      </w:pPr>
      <w:r>
        <w:t>Modification is generally seen as less central a function than reference and predication, as illustrated by its lack of mention in the quotes above.  For example,  Hengeveld (</w:t>
      </w:r>
      <w:hyperlink w:anchor="_bookmark365" w:history="1">
        <w:r>
          <w:rPr>
            <w:color w:val="007FFF"/>
          </w:rPr>
          <w:t>1992</w:t>
        </w:r>
      </w:hyperlink>
      <w:r>
        <w:t>:  55) takes the reference-predication dichotomy to be fundamental, yielding the major cate- gories</w:t>
      </w:r>
      <w:r>
        <w:rPr>
          <w:spacing w:val="-11"/>
        </w:rPr>
        <w:t xml:space="preserve"> </w:t>
      </w:r>
      <w:r>
        <w:t>of</w:t>
      </w:r>
      <w:r>
        <w:rPr>
          <w:spacing w:val="-10"/>
        </w:rPr>
        <w:t xml:space="preserve"> </w:t>
      </w:r>
      <w:r>
        <w:t>noun</w:t>
      </w:r>
      <w:r>
        <w:rPr>
          <w:spacing w:val="-10"/>
        </w:rPr>
        <w:t xml:space="preserve"> </w:t>
      </w:r>
      <w:r>
        <w:t>and</w:t>
      </w:r>
      <w:r>
        <w:rPr>
          <w:spacing w:val="-10"/>
        </w:rPr>
        <w:t xml:space="preserve"> </w:t>
      </w:r>
      <w:r>
        <w:t>verb,</w:t>
      </w:r>
      <w:r>
        <w:rPr>
          <w:spacing w:val="-9"/>
        </w:rPr>
        <w:t xml:space="preserve"> </w:t>
      </w:r>
      <w:r>
        <w:t>while</w:t>
      </w:r>
      <w:r>
        <w:rPr>
          <w:spacing w:val="-10"/>
        </w:rPr>
        <w:t xml:space="preserve"> </w:t>
      </w:r>
      <w:r>
        <w:t>the</w:t>
      </w:r>
      <w:r>
        <w:rPr>
          <w:spacing w:val="-10"/>
        </w:rPr>
        <w:t xml:space="preserve"> </w:t>
      </w:r>
      <w:r>
        <w:t>modification</w:t>
      </w:r>
      <w:r>
        <w:rPr>
          <w:spacing w:val="-10"/>
        </w:rPr>
        <w:t xml:space="preserve"> </w:t>
      </w:r>
      <w:r>
        <w:t>function</w:t>
      </w:r>
      <w:r>
        <w:rPr>
          <w:spacing w:val="-10"/>
        </w:rPr>
        <w:t xml:space="preserve"> </w:t>
      </w:r>
      <w:r>
        <w:t>then</w:t>
      </w:r>
      <w:r>
        <w:rPr>
          <w:spacing w:val="-10"/>
        </w:rPr>
        <w:t xml:space="preserve"> </w:t>
      </w:r>
      <w:r>
        <w:t>combines</w:t>
      </w:r>
      <w:r>
        <w:rPr>
          <w:spacing w:val="-10"/>
        </w:rPr>
        <w:t xml:space="preserve"> </w:t>
      </w:r>
      <w:r>
        <w:t>with</w:t>
      </w:r>
      <w:r>
        <w:rPr>
          <w:spacing w:val="-10"/>
        </w:rPr>
        <w:t xml:space="preserve"> </w:t>
      </w:r>
      <w:r>
        <w:t>these</w:t>
      </w:r>
      <w:r>
        <w:rPr>
          <w:spacing w:val="-10"/>
        </w:rPr>
        <w:t xml:space="preserve"> </w:t>
      </w:r>
      <w:r>
        <w:t>two</w:t>
      </w:r>
      <w:r>
        <w:rPr>
          <w:spacing w:val="-10"/>
        </w:rPr>
        <w:t xml:space="preserve"> </w:t>
      </w:r>
      <w:r>
        <w:t>func- tions to yield the major categories of adjective and adverb, respectively. The primacy of the reference-predication distinction also appears to be reflected structurally in the world’s lan- guages,</w:t>
      </w:r>
      <w:r>
        <w:rPr>
          <w:spacing w:val="-10"/>
        </w:rPr>
        <w:t xml:space="preserve"> </w:t>
      </w:r>
      <w:r>
        <w:t>which</w:t>
      </w:r>
      <w:r>
        <w:rPr>
          <w:spacing w:val="-11"/>
        </w:rPr>
        <w:t xml:space="preserve"> </w:t>
      </w:r>
      <w:r>
        <w:t>do</w:t>
      </w:r>
      <w:r>
        <w:rPr>
          <w:spacing w:val="-11"/>
        </w:rPr>
        <w:t xml:space="preserve"> </w:t>
      </w:r>
      <w:r>
        <w:t>not</w:t>
      </w:r>
      <w:r>
        <w:rPr>
          <w:spacing w:val="-11"/>
        </w:rPr>
        <w:t xml:space="preserve"> </w:t>
      </w:r>
      <w:r>
        <w:t>always</w:t>
      </w:r>
      <w:r>
        <w:rPr>
          <w:spacing w:val="-11"/>
        </w:rPr>
        <w:t xml:space="preserve"> </w:t>
      </w:r>
      <w:r>
        <w:t>have</w:t>
      </w:r>
      <w:r>
        <w:rPr>
          <w:spacing w:val="-11"/>
        </w:rPr>
        <w:t xml:space="preserve"> </w:t>
      </w:r>
      <w:r>
        <w:t>dedicated</w:t>
      </w:r>
      <w:r>
        <w:rPr>
          <w:spacing w:val="-11"/>
        </w:rPr>
        <w:t xml:space="preserve"> </w:t>
      </w:r>
      <w:r>
        <w:t>morphological</w:t>
      </w:r>
      <w:r>
        <w:rPr>
          <w:spacing w:val="-11"/>
        </w:rPr>
        <w:t xml:space="preserve"> </w:t>
      </w:r>
      <w:r>
        <w:t>means</w:t>
      </w:r>
      <w:r>
        <w:rPr>
          <w:spacing w:val="-11"/>
        </w:rPr>
        <w:t xml:space="preserve"> </w:t>
      </w:r>
      <w:r>
        <w:t>for</w:t>
      </w:r>
      <w:r>
        <w:rPr>
          <w:spacing w:val="-11"/>
        </w:rPr>
        <w:t xml:space="preserve"> </w:t>
      </w:r>
      <w:r>
        <w:t>encoding</w:t>
      </w:r>
      <w:r>
        <w:rPr>
          <w:spacing w:val="-11"/>
        </w:rPr>
        <w:t xml:space="preserve"> </w:t>
      </w:r>
      <w:r>
        <w:t>modification but appear to always have constructions dedicated to reference and</w:t>
      </w:r>
      <w:r>
        <w:rPr>
          <w:spacing w:val="-21"/>
        </w:rPr>
        <w:t xml:space="preserve"> </w:t>
      </w:r>
      <w:r>
        <w:t>predication.</w:t>
      </w:r>
    </w:p>
    <w:p w:rsidR="00DD7756" w:rsidRDefault="00AD1397">
      <w:pPr>
        <w:pStyle w:val="BodyText"/>
        <w:spacing w:line="420" w:lineRule="auto"/>
        <w:ind w:left="120" w:right="534" w:firstLine="358"/>
        <w:jc w:val="both"/>
      </w:pPr>
      <w:r>
        <w:t>Croft (</w:t>
      </w:r>
      <w:hyperlink w:anchor="_bookmark288" w:history="1">
        <w:r>
          <w:rPr>
            <w:color w:val="007FFF"/>
          </w:rPr>
          <w:t>1991</w:t>
        </w:r>
      </w:hyperlink>
      <w:r>
        <w:t>: 123) defines the pragmatic functions in terms of their discourse functions, following</w:t>
      </w:r>
      <w:r>
        <w:rPr>
          <w:spacing w:val="-9"/>
        </w:rPr>
        <w:t xml:space="preserve"> </w:t>
      </w:r>
      <w:r>
        <w:t>work</w:t>
      </w:r>
      <w:r>
        <w:rPr>
          <w:spacing w:val="-9"/>
        </w:rPr>
        <w:t xml:space="preserve"> </w:t>
      </w:r>
      <w:r>
        <w:t>in</w:t>
      </w:r>
      <w:r>
        <w:rPr>
          <w:spacing w:val="-9"/>
        </w:rPr>
        <w:t xml:space="preserve"> </w:t>
      </w:r>
      <w:r>
        <w:t>the</w:t>
      </w:r>
      <w:r>
        <w:rPr>
          <w:spacing w:val="-8"/>
        </w:rPr>
        <w:t xml:space="preserve"> </w:t>
      </w:r>
      <w:r>
        <w:t>discourse-functional</w:t>
      </w:r>
      <w:r>
        <w:rPr>
          <w:spacing w:val="-8"/>
        </w:rPr>
        <w:t xml:space="preserve"> </w:t>
      </w:r>
      <w:r>
        <w:t>tradition</w:t>
      </w:r>
      <w:r>
        <w:rPr>
          <w:spacing w:val="-8"/>
        </w:rPr>
        <w:t xml:space="preserve"> </w:t>
      </w:r>
      <w:r>
        <w:t>(Chafe</w:t>
      </w:r>
      <w:r>
        <w:rPr>
          <w:spacing w:val="-10"/>
        </w:rPr>
        <w:t xml:space="preserve"> </w:t>
      </w:r>
      <w:hyperlink w:anchor="_bookmark276" w:history="1">
        <w:r>
          <w:rPr>
            <w:color w:val="007FFF"/>
          </w:rPr>
          <w:t>1976</w:t>
        </w:r>
      </w:hyperlink>
      <w:r>
        <w:t>;</w:t>
      </w:r>
      <w:r>
        <w:rPr>
          <w:spacing w:val="-8"/>
        </w:rPr>
        <w:t xml:space="preserve"> </w:t>
      </w:r>
      <w:r>
        <w:t>Hopper</w:t>
      </w:r>
      <w:r>
        <w:rPr>
          <w:spacing w:val="-8"/>
        </w:rPr>
        <w:t xml:space="preserve"> </w:t>
      </w:r>
      <w:r>
        <w:t>&amp;</w:t>
      </w:r>
      <w:r>
        <w:rPr>
          <w:spacing w:val="-8"/>
        </w:rPr>
        <w:t xml:space="preserve"> </w:t>
      </w:r>
      <w:r>
        <w:t>Thompson</w:t>
      </w:r>
      <w:r>
        <w:rPr>
          <w:spacing w:val="-9"/>
        </w:rPr>
        <w:t xml:space="preserve"> </w:t>
      </w:r>
      <w:hyperlink w:anchor="_bookmark377" w:history="1">
        <w:r>
          <w:rPr>
            <w:color w:val="007FFF"/>
          </w:rPr>
          <w:t>1984</w:t>
        </w:r>
      </w:hyperlink>
      <w:r>
        <w:t>; Chafe</w:t>
      </w:r>
      <w:r>
        <w:rPr>
          <w:spacing w:val="-16"/>
        </w:rPr>
        <w:t xml:space="preserve"> </w:t>
      </w:r>
      <w:hyperlink w:anchor="_bookmark277" w:history="1">
        <w:r>
          <w:rPr>
            <w:color w:val="007FFF"/>
          </w:rPr>
          <w:t>1987</w:t>
        </w:r>
      </w:hyperlink>
      <w:r>
        <w:t>;</w:t>
      </w:r>
      <w:r>
        <w:rPr>
          <w:spacing w:val="-12"/>
        </w:rPr>
        <w:t xml:space="preserve"> </w:t>
      </w:r>
      <w:r>
        <w:t>Du</w:t>
      </w:r>
      <w:r>
        <w:rPr>
          <w:spacing w:val="-15"/>
        </w:rPr>
        <w:t xml:space="preserve"> </w:t>
      </w:r>
      <w:r>
        <w:t>Bois</w:t>
      </w:r>
      <w:r>
        <w:rPr>
          <w:spacing w:val="-16"/>
        </w:rPr>
        <w:t xml:space="preserve"> </w:t>
      </w:r>
      <w:hyperlink w:anchor="_bookmark317" w:history="1">
        <w:r>
          <w:rPr>
            <w:color w:val="007FFF"/>
          </w:rPr>
          <w:t>1987</w:t>
        </w:r>
      </w:hyperlink>
      <w:r>
        <w:t>).</w:t>
      </w:r>
      <w:r>
        <w:rPr>
          <w:spacing w:val="9"/>
        </w:rPr>
        <w:t xml:space="preserve"> </w:t>
      </w:r>
      <w:r>
        <w:t>Previous</w:t>
      </w:r>
      <w:r>
        <w:rPr>
          <w:spacing w:val="-16"/>
        </w:rPr>
        <w:t xml:space="preserve"> </w:t>
      </w:r>
      <w:r>
        <w:t>research</w:t>
      </w:r>
      <w:r>
        <w:rPr>
          <w:spacing w:val="-15"/>
        </w:rPr>
        <w:t xml:space="preserve"> </w:t>
      </w:r>
      <w:r>
        <w:t>defines</w:t>
      </w:r>
      <w:r>
        <w:rPr>
          <w:spacing w:val="-17"/>
        </w:rPr>
        <w:t xml:space="preserve"> </w:t>
      </w:r>
      <w:r>
        <w:rPr>
          <w:i/>
        </w:rPr>
        <w:t>referents</w:t>
      </w:r>
      <w:r>
        <w:rPr>
          <w:i/>
          <w:spacing w:val="-10"/>
        </w:rPr>
        <w:t xml:space="preserve"> </w:t>
      </w:r>
      <w:r>
        <w:t>as</w:t>
      </w:r>
      <w:r>
        <w:rPr>
          <w:spacing w:val="-15"/>
        </w:rPr>
        <w:t xml:space="preserve"> </w:t>
      </w:r>
      <w:r>
        <w:t>“discourse-manipulable</w:t>
      </w:r>
      <w:r>
        <w:rPr>
          <w:spacing w:val="-15"/>
        </w:rPr>
        <w:t xml:space="preserve"> </w:t>
      </w:r>
      <w:r>
        <w:t>par- ticipants”</w:t>
      </w:r>
      <w:r>
        <w:rPr>
          <w:spacing w:val="-21"/>
        </w:rPr>
        <w:t xml:space="preserve"> </w:t>
      </w:r>
      <w:r>
        <w:t>(Hopper</w:t>
      </w:r>
      <w:r>
        <w:rPr>
          <w:spacing w:val="-20"/>
        </w:rPr>
        <w:t xml:space="preserve"> </w:t>
      </w:r>
      <w:r>
        <w:t>&amp;</w:t>
      </w:r>
      <w:r>
        <w:rPr>
          <w:spacing w:val="-20"/>
        </w:rPr>
        <w:t xml:space="preserve"> </w:t>
      </w:r>
      <w:r>
        <w:t>Thompson</w:t>
      </w:r>
      <w:r>
        <w:rPr>
          <w:spacing w:val="-22"/>
        </w:rPr>
        <w:t xml:space="preserve"> </w:t>
      </w:r>
      <w:hyperlink w:anchor="_bookmark377" w:history="1">
        <w:r>
          <w:rPr>
            <w:color w:val="007FFF"/>
          </w:rPr>
          <w:t>1984</w:t>
        </w:r>
      </w:hyperlink>
      <w:r>
        <w:t>:</w:t>
      </w:r>
      <w:r>
        <w:rPr>
          <w:spacing w:val="5"/>
        </w:rPr>
        <w:t xml:space="preserve"> </w:t>
      </w:r>
      <w:r>
        <w:t>711;</w:t>
      </w:r>
      <w:r>
        <w:rPr>
          <w:spacing w:val="-15"/>
        </w:rPr>
        <w:t xml:space="preserve"> </w:t>
      </w:r>
      <w:r>
        <w:t>Kibrik</w:t>
      </w:r>
      <w:r>
        <w:rPr>
          <w:spacing w:val="-21"/>
        </w:rPr>
        <w:t xml:space="preserve"> </w:t>
      </w:r>
      <w:hyperlink w:anchor="_bookmark385" w:history="1">
        <w:r>
          <w:rPr>
            <w:color w:val="007FFF"/>
          </w:rPr>
          <w:t>2011</w:t>
        </w:r>
      </w:hyperlink>
      <w:r>
        <w:t>),</w:t>
      </w:r>
      <w:r>
        <w:rPr>
          <w:spacing w:val="-17"/>
        </w:rPr>
        <w:t xml:space="preserve"> </w:t>
      </w:r>
      <w:r>
        <w:rPr>
          <w:i/>
        </w:rPr>
        <w:t>predicates</w:t>
      </w:r>
      <w:r>
        <w:rPr>
          <w:i/>
          <w:spacing w:val="-16"/>
        </w:rPr>
        <w:t xml:space="preserve"> </w:t>
      </w:r>
      <w:r>
        <w:t>as</w:t>
      </w:r>
      <w:r>
        <w:rPr>
          <w:spacing w:val="-20"/>
        </w:rPr>
        <w:t xml:space="preserve"> </w:t>
      </w:r>
      <w:r>
        <w:t>reported</w:t>
      </w:r>
      <w:r>
        <w:rPr>
          <w:spacing w:val="-20"/>
        </w:rPr>
        <w:t xml:space="preserve"> </w:t>
      </w:r>
      <w:r>
        <w:t>events</w:t>
      </w:r>
      <w:r>
        <w:rPr>
          <w:spacing w:val="-21"/>
        </w:rPr>
        <w:t xml:space="preserve"> </w:t>
      </w:r>
      <w:r>
        <w:t>(Hopper &amp;</w:t>
      </w:r>
      <w:r>
        <w:rPr>
          <w:spacing w:val="-20"/>
        </w:rPr>
        <w:t xml:space="preserve"> </w:t>
      </w:r>
      <w:r>
        <w:t>Thompson</w:t>
      </w:r>
      <w:r>
        <w:rPr>
          <w:spacing w:val="-19"/>
        </w:rPr>
        <w:t xml:space="preserve"> </w:t>
      </w:r>
      <w:hyperlink w:anchor="_bookmark377" w:history="1">
        <w:r>
          <w:rPr>
            <w:color w:val="007FFF"/>
          </w:rPr>
          <w:t>1984</w:t>
        </w:r>
      </w:hyperlink>
      <w:r>
        <w:t>:</w:t>
      </w:r>
      <w:r>
        <w:rPr>
          <w:spacing w:val="3"/>
        </w:rPr>
        <w:t xml:space="preserve"> </w:t>
      </w:r>
      <w:r>
        <w:t>726),</w:t>
      </w:r>
      <w:r>
        <w:rPr>
          <w:spacing w:val="-17"/>
        </w:rPr>
        <w:t xml:space="preserve"> </w:t>
      </w:r>
      <w:r>
        <w:t>and</w:t>
      </w:r>
      <w:r>
        <w:rPr>
          <w:spacing w:val="-19"/>
        </w:rPr>
        <w:t xml:space="preserve"> </w:t>
      </w:r>
      <w:r>
        <w:rPr>
          <w:i/>
        </w:rPr>
        <w:t>modifiers</w:t>
      </w:r>
      <w:r>
        <w:rPr>
          <w:i/>
          <w:spacing w:val="-14"/>
        </w:rPr>
        <w:t xml:space="preserve"> </w:t>
      </w:r>
      <w:r>
        <w:t>as</w:t>
      </w:r>
      <w:r>
        <w:rPr>
          <w:spacing w:val="-20"/>
        </w:rPr>
        <w:t xml:space="preserve"> </w:t>
      </w:r>
      <w:r>
        <w:t>a</w:t>
      </w:r>
      <w:r>
        <w:rPr>
          <w:spacing w:val="-19"/>
        </w:rPr>
        <w:t xml:space="preserve"> </w:t>
      </w:r>
      <w:r>
        <w:t>mix</w:t>
      </w:r>
      <w:r>
        <w:rPr>
          <w:spacing w:val="-19"/>
        </w:rPr>
        <w:t xml:space="preserve"> </w:t>
      </w:r>
      <w:r>
        <w:t>of</w:t>
      </w:r>
      <w:r>
        <w:rPr>
          <w:spacing w:val="-20"/>
        </w:rPr>
        <w:t xml:space="preserve"> </w:t>
      </w:r>
      <w:r>
        <w:t>these</w:t>
      </w:r>
      <w:r>
        <w:rPr>
          <w:spacing w:val="-19"/>
        </w:rPr>
        <w:t xml:space="preserve"> </w:t>
      </w:r>
      <w:r>
        <w:t>two</w:t>
      </w:r>
      <w:r>
        <w:rPr>
          <w:spacing w:val="-20"/>
        </w:rPr>
        <w:t xml:space="preserve"> </w:t>
      </w:r>
      <w:r>
        <w:t>functions</w:t>
      </w:r>
      <w:r>
        <w:rPr>
          <w:spacing w:val="-19"/>
        </w:rPr>
        <w:t xml:space="preserve"> </w:t>
      </w:r>
      <w:r>
        <w:t>(Thompson</w:t>
      </w:r>
      <w:r>
        <w:rPr>
          <w:spacing w:val="-21"/>
        </w:rPr>
        <w:t xml:space="preserve"> </w:t>
      </w:r>
      <w:hyperlink w:anchor="_bookmark477" w:history="1">
        <w:r>
          <w:rPr>
            <w:color w:val="007FFF"/>
          </w:rPr>
          <w:t>1989</w:t>
        </w:r>
      </w:hyperlink>
      <w:r>
        <w:t>).</w:t>
      </w:r>
      <w:r>
        <w:rPr>
          <w:spacing w:val="6"/>
        </w:rPr>
        <w:t xml:space="preserve"> </w:t>
      </w:r>
      <w:r>
        <w:t>Croft</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r>
        <w:lastRenderedPageBreak/>
        <w:t>(</w:t>
      </w:r>
      <w:hyperlink w:anchor="_bookmark288" w:history="1">
        <w:r>
          <w:rPr>
            <w:color w:val="007FFF"/>
          </w:rPr>
          <w:t>1991</w:t>
        </w:r>
      </w:hyperlink>
      <w:r>
        <w:t>:</w:t>
      </w:r>
      <w:r>
        <w:rPr>
          <w:spacing w:val="14"/>
        </w:rPr>
        <w:t xml:space="preserve"> </w:t>
      </w:r>
      <w:r>
        <w:t>123)</w:t>
      </w:r>
      <w:r>
        <w:rPr>
          <w:spacing w:val="-4"/>
        </w:rPr>
        <w:t xml:space="preserve"> </w:t>
      </w:r>
      <w:r>
        <w:t>synthesizes</w:t>
      </w:r>
      <w:r>
        <w:rPr>
          <w:spacing w:val="-5"/>
        </w:rPr>
        <w:t xml:space="preserve"> </w:t>
      </w:r>
      <w:r>
        <w:t>ideas</w:t>
      </w:r>
      <w:r>
        <w:rPr>
          <w:spacing w:val="-4"/>
        </w:rPr>
        <w:t xml:space="preserve"> </w:t>
      </w:r>
      <w:r>
        <w:t>from</w:t>
      </w:r>
      <w:r>
        <w:rPr>
          <w:spacing w:val="-5"/>
        </w:rPr>
        <w:t xml:space="preserve"> </w:t>
      </w:r>
      <w:r>
        <w:t>this</w:t>
      </w:r>
      <w:r>
        <w:rPr>
          <w:spacing w:val="-5"/>
        </w:rPr>
        <w:t xml:space="preserve"> </w:t>
      </w:r>
      <w:r>
        <w:t>body</w:t>
      </w:r>
      <w:r>
        <w:rPr>
          <w:spacing w:val="-4"/>
        </w:rPr>
        <w:t xml:space="preserve"> </w:t>
      </w:r>
      <w:r>
        <w:t>of</w:t>
      </w:r>
      <w:r>
        <w:rPr>
          <w:spacing w:val="-4"/>
        </w:rPr>
        <w:t xml:space="preserve"> </w:t>
      </w:r>
      <w:r>
        <w:t>research</w:t>
      </w:r>
      <w:r>
        <w:rPr>
          <w:spacing w:val="-6"/>
        </w:rPr>
        <w:t xml:space="preserve"> </w:t>
      </w:r>
      <w:r>
        <w:t>and</w:t>
      </w:r>
      <w:r>
        <w:rPr>
          <w:spacing w:val="-4"/>
        </w:rPr>
        <w:t xml:space="preserve"> </w:t>
      </w:r>
      <w:r>
        <w:t>offers</w:t>
      </w:r>
      <w:r>
        <w:rPr>
          <w:spacing w:val="-4"/>
        </w:rPr>
        <w:t xml:space="preserve"> </w:t>
      </w:r>
      <w:r>
        <w:t>the</w:t>
      </w:r>
      <w:r>
        <w:rPr>
          <w:spacing w:val="-5"/>
        </w:rPr>
        <w:t xml:space="preserve"> </w:t>
      </w:r>
      <w:r>
        <w:t>following</w:t>
      </w:r>
      <w:r>
        <w:rPr>
          <w:spacing w:val="-5"/>
        </w:rPr>
        <w:t xml:space="preserve"> </w:t>
      </w:r>
      <w:r>
        <w:t>revised</w:t>
      </w:r>
      <w:r>
        <w:rPr>
          <w:spacing w:val="-4"/>
        </w:rPr>
        <w:t xml:space="preserve"> </w:t>
      </w:r>
      <w:r>
        <w:t>def- initions</w:t>
      </w:r>
      <w:r>
        <w:rPr>
          <w:spacing w:val="-2"/>
        </w:rPr>
        <w:t xml:space="preserve"> </w:t>
      </w:r>
      <w:r>
        <w:t>instead:</w:t>
      </w:r>
    </w:p>
    <w:p w:rsidR="00DD7756" w:rsidRDefault="00AD1397">
      <w:pPr>
        <w:pStyle w:val="ListParagraph"/>
        <w:numPr>
          <w:ilvl w:val="0"/>
          <w:numId w:val="9"/>
        </w:numPr>
        <w:tabs>
          <w:tab w:val="left" w:pos="718"/>
        </w:tabs>
        <w:spacing w:before="198"/>
        <w:rPr>
          <w:sz w:val="24"/>
        </w:rPr>
      </w:pPr>
      <w:r>
        <w:rPr>
          <w:sz w:val="24"/>
        </w:rPr>
        <w:t>the</w:t>
      </w:r>
      <w:r>
        <w:rPr>
          <w:spacing w:val="-6"/>
          <w:sz w:val="24"/>
        </w:rPr>
        <w:t xml:space="preserve"> </w:t>
      </w:r>
      <w:r>
        <w:rPr>
          <w:sz w:val="24"/>
        </w:rPr>
        <w:t>act</w:t>
      </w:r>
      <w:r>
        <w:rPr>
          <w:spacing w:val="-4"/>
          <w:sz w:val="24"/>
        </w:rPr>
        <w:t xml:space="preserve"> </w:t>
      </w:r>
      <w:r>
        <w:rPr>
          <w:sz w:val="24"/>
        </w:rPr>
        <w:t>of</w:t>
      </w:r>
      <w:r>
        <w:rPr>
          <w:spacing w:val="-5"/>
          <w:sz w:val="24"/>
        </w:rPr>
        <w:t xml:space="preserve"> </w:t>
      </w:r>
      <w:r>
        <w:rPr>
          <w:i/>
          <w:sz w:val="24"/>
        </w:rPr>
        <w:t xml:space="preserve">reference </w:t>
      </w:r>
      <w:r>
        <w:rPr>
          <w:sz w:val="24"/>
        </w:rPr>
        <w:t>identifies</w:t>
      </w:r>
      <w:r>
        <w:rPr>
          <w:spacing w:val="-5"/>
          <w:sz w:val="24"/>
        </w:rPr>
        <w:t xml:space="preserve"> </w:t>
      </w:r>
      <w:r>
        <w:rPr>
          <w:sz w:val="24"/>
        </w:rPr>
        <w:t>a</w:t>
      </w:r>
      <w:r>
        <w:rPr>
          <w:spacing w:val="-4"/>
          <w:sz w:val="24"/>
        </w:rPr>
        <w:t xml:space="preserve"> </w:t>
      </w:r>
      <w:r>
        <w:rPr>
          <w:sz w:val="24"/>
        </w:rPr>
        <w:t>referent</w:t>
      </w:r>
      <w:r>
        <w:rPr>
          <w:spacing w:val="-5"/>
          <w:sz w:val="24"/>
        </w:rPr>
        <w:t xml:space="preserve"> </w:t>
      </w:r>
      <w:r>
        <w:rPr>
          <w:sz w:val="24"/>
        </w:rPr>
        <w:t>and</w:t>
      </w:r>
      <w:r>
        <w:rPr>
          <w:spacing w:val="-5"/>
          <w:sz w:val="24"/>
        </w:rPr>
        <w:t xml:space="preserve"> </w:t>
      </w:r>
      <w:r>
        <w:rPr>
          <w:sz w:val="24"/>
        </w:rPr>
        <w:t>establishes</w:t>
      </w:r>
      <w:r>
        <w:rPr>
          <w:spacing w:val="-5"/>
          <w:sz w:val="24"/>
        </w:rPr>
        <w:t xml:space="preserve"> </w:t>
      </w:r>
      <w:r>
        <w:rPr>
          <w:sz w:val="24"/>
        </w:rPr>
        <w:t>a</w:t>
      </w:r>
      <w:r>
        <w:rPr>
          <w:spacing w:val="-4"/>
          <w:sz w:val="24"/>
        </w:rPr>
        <w:t xml:space="preserve"> </w:t>
      </w:r>
      <w:r>
        <w:rPr>
          <w:sz w:val="24"/>
        </w:rPr>
        <w:t>cognitive</w:t>
      </w:r>
      <w:r>
        <w:rPr>
          <w:spacing w:val="-5"/>
          <w:sz w:val="24"/>
        </w:rPr>
        <w:t xml:space="preserve"> </w:t>
      </w:r>
      <w:r>
        <w:rPr>
          <w:sz w:val="24"/>
        </w:rPr>
        <w:t>file</w:t>
      </w:r>
      <w:r>
        <w:rPr>
          <w:spacing w:val="-5"/>
          <w:sz w:val="24"/>
        </w:rPr>
        <w:t xml:space="preserve"> </w:t>
      </w:r>
      <w:r>
        <w:rPr>
          <w:sz w:val="24"/>
        </w:rPr>
        <w:t>for</w:t>
      </w:r>
      <w:r>
        <w:rPr>
          <w:spacing w:val="-5"/>
          <w:sz w:val="24"/>
        </w:rPr>
        <w:t xml:space="preserve"> </w:t>
      </w:r>
      <w:r>
        <w:rPr>
          <w:sz w:val="24"/>
        </w:rPr>
        <w:t>that</w:t>
      </w:r>
      <w:r>
        <w:rPr>
          <w:spacing w:val="-4"/>
          <w:sz w:val="24"/>
        </w:rPr>
        <w:t xml:space="preserve"> </w:t>
      </w:r>
      <w:r>
        <w:rPr>
          <w:sz w:val="24"/>
        </w:rPr>
        <w:t>referent</w:t>
      </w:r>
    </w:p>
    <w:p w:rsidR="00DD7756" w:rsidRDefault="00DD7756">
      <w:pPr>
        <w:pStyle w:val="BodyText"/>
        <w:spacing w:before="1"/>
        <w:rPr>
          <w:sz w:val="34"/>
        </w:rPr>
      </w:pPr>
    </w:p>
    <w:p w:rsidR="00DD7756" w:rsidRDefault="00AD1397">
      <w:pPr>
        <w:pStyle w:val="ListParagraph"/>
        <w:numPr>
          <w:ilvl w:val="0"/>
          <w:numId w:val="9"/>
        </w:numPr>
        <w:tabs>
          <w:tab w:val="left" w:pos="718"/>
        </w:tabs>
        <w:rPr>
          <w:sz w:val="24"/>
        </w:rPr>
      </w:pPr>
      <w:r>
        <w:rPr>
          <w:sz w:val="24"/>
        </w:rPr>
        <w:t xml:space="preserve">the act of </w:t>
      </w:r>
      <w:r>
        <w:rPr>
          <w:i/>
          <w:sz w:val="24"/>
        </w:rPr>
        <w:t xml:space="preserve">predication </w:t>
      </w:r>
      <w:r>
        <w:rPr>
          <w:sz w:val="24"/>
        </w:rPr>
        <w:t>ascribes something to a</w:t>
      </w:r>
      <w:r>
        <w:rPr>
          <w:spacing w:val="-11"/>
          <w:sz w:val="24"/>
        </w:rPr>
        <w:t xml:space="preserve"> </w:t>
      </w:r>
      <w:r>
        <w:rPr>
          <w:sz w:val="24"/>
        </w:rPr>
        <w:t>referent</w:t>
      </w:r>
    </w:p>
    <w:p w:rsidR="00DD7756" w:rsidRDefault="00DD7756">
      <w:pPr>
        <w:pStyle w:val="BodyText"/>
        <w:spacing w:before="1"/>
        <w:rPr>
          <w:sz w:val="34"/>
        </w:rPr>
      </w:pPr>
    </w:p>
    <w:p w:rsidR="00DD7756" w:rsidRDefault="00AD1397">
      <w:pPr>
        <w:pStyle w:val="ListParagraph"/>
        <w:numPr>
          <w:ilvl w:val="0"/>
          <w:numId w:val="9"/>
        </w:numPr>
        <w:tabs>
          <w:tab w:val="left" w:pos="718"/>
        </w:tabs>
        <w:spacing w:line="420" w:lineRule="auto"/>
        <w:ind w:right="534"/>
        <w:jc w:val="both"/>
        <w:rPr>
          <w:sz w:val="24"/>
        </w:rPr>
      </w:pPr>
      <w:r>
        <w:rPr>
          <w:sz w:val="24"/>
        </w:rPr>
        <w:t xml:space="preserve">the act of </w:t>
      </w:r>
      <w:r>
        <w:rPr>
          <w:i/>
          <w:sz w:val="24"/>
        </w:rPr>
        <w:t xml:space="preserve">modification </w:t>
      </w:r>
      <w:r>
        <w:rPr>
          <w:sz w:val="24"/>
        </w:rPr>
        <w:t>enriches the cognitive image of the referent with an additional feature</w:t>
      </w:r>
    </w:p>
    <w:p w:rsidR="00DD7756" w:rsidRDefault="00AD1397">
      <w:pPr>
        <w:pStyle w:val="BodyText"/>
        <w:spacing w:before="198" w:line="420" w:lineRule="auto"/>
        <w:ind w:left="120" w:right="532"/>
        <w:jc w:val="both"/>
      </w:pPr>
      <w:r>
        <w:t>The</w:t>
      </w:r>
      <w:r>
        <w:rPr>
          <w:spacing w:val="-25"/>
        </w:rPr>
        <w:t xml:space="preserve"> </w:t>
      </w:r>
      <w:r>
        <w:t>exact</w:t>
      </w:r>
      <w:r>
        <w:rPr>
          <w:spacing w:val="-23"/>
        </w:rPr>
        <w:t xml:space="preserve"> </w:t>
      </w:r>
      <w:r>
        <w:t>pragmatic</w:t>
      </w:r>
      <w:r>
        <w:rPr>
          <w:spacing w:val="-24"/>
        </w:rPr>
        <w:t xml:space="preserve"> </w:t>
      </w:r>
      <w:r>
        <w:t>function</w:t>
      </w:r>
      <w:r>
        <w:rPr>
          <w:spacing w:val="-23"/>
        </w:rPr>
        <w:t xml:space="preserve"> </w:t>
      </w:r>
      <w:r>
        <w:t>chosen</w:t>
      </w:r>
      <w:r>
        <w:rPr>
          <w:spacing w:val="-24"/>
        </w:rPr>
        <w:t xml:space="preserve"> </w:t>
      </w:r>
      <w:r>
        <w:t>for</w:t>
      </w:r>
      <w:r>
        <w:rPr>
          <w:spacing w:val="-23"/>
        </w:rPr>
        <w:t xml:space="preserve"> </w:t>
      </w:r>
      <w:r>
        <w:t>any</w:t>
      </w:r>
      <w:r>
        <w:rPr>
          <w:spacing w:val="-24"/>
        </w:rPr>
        <w:t xml:space="preserve"> </w:t>
      </w:r>
      <w:r>
        <w:t>given</w:t>
      </w:r>
      <w:r>
        <w:rPr>
          <w:spacing w:val="-24"/>
        </w:rPr>
        <w:t xml:space="preserve"> </w:t>
      </w:r>
      <w:r>
        <w:t>mention</w:t>
      </w:r>
      <w:r>
        <w:rPr>
          <w:spacing w:val="-24"/>
        </w:rPr>
        <w:t xml:space="preserve"> </w:t>
      </w:r>
      <w:r>
        <w:t>of</w:t>
      </w:r>
      <w:r>
        <w:rPr>
          <w:spacing w:val="-24"/>
        </w:rPr>
        <w:t xml:space="preserve"> </w:t>
      </w:r>
      <w:r>
        <w:t>a</w:t>
      </w:r>
      <w:r>
        <w:rPr>
          <w:spacing w:val="-24"/>
        </w:rPr>
        <w:t xml:space="preserve"> </w:t>
      </w:r>
      <w:r>
        <w:t>concept</w:t>
      </w:r>
      <w:r>
        <w:rPr>
          <w:spacing w:val="-23"/>
        </w:rPr>
        <w:t xml:space="preserve"> </w:t>
      </w:r>
      <w:r>
        <w:t>is</w:t>
      </w:r>
      <w:r>
        <w:rPr>
          <w:spacing w:val="-24"/>
        </w:rPr>
        <w:t xml:space="preserve"> </w:t>
      </w:r>
      <w:r>
        <w:t>then</w:t>
      </w:r>
      <w:r>
        <w:rPr>
          <w:spacing w:val="-24"/>
        </w:rPr>
        <w:t xml:space="preserve"> </w:t>
      </w:r>
      <w:r>
        <w:t>just</w:t>
      </w:r>
      <w:r>
        <w:rPr>
          <w:spacing w:val="-24"/>
        </w:rPr>
        <w:t xml:space="preserve"> </w:t>
      </w:r>
      <w:r>
        <w:t>a</w:t>
      </w:r>
      <w:r>
        <w:rPr>
          <w:spacing w:val="-23"/>
        </w:rPr>
        <w:t xml:space="preserve"> </w:t>
      </w:r>
      <w:r>
        <w:t>matter</w:t>
      </w:r>
      <w:r>
        <w:rPr>
          <w:spacing w:val="-24"/>
        </w:rPr>
        <w:t xml:space="preserve"> </w:t>
      </w:r>
      <w:r>
        <w:t>of how</w:t>
      </w:r>
      <w:r>
        <w:rPr>
          <w:spacing w:val="-23"/>
        </w:rPr>
        <w:t xml:space="preserve"> </w:t>
      </w:r>
      <w:r>
        <w:t>the</w:t>
      </w:r>
      <w:r>
        <w:rPr>
          <w:spacing w:val="-23"/>
        </w:rPr>
        <w:t xml:space="preserve"> </w:t>
      </w:r>
      <w:r>
        <w:t>speaker</w:t>
      </w:r>
      <w:r>
        <w:rPr>
          <w:spacing w:val="-23"/>
        </w:rPr>
        <w:t xml:space="preserve"> </w:t>
      </w:r>
      <w:r>
        <w:t>chooses</w:t>
      </w:r>
      <w:r>
        <w:rPr>
          <w:spacing w:val="-23"/>
        </w:rPr>
        <w:t xml:space="preserve"> </w:t>
      </w:r>
      <w:r>
        <w:t>to</w:t>
      </w:r>
      <w:r>
        <w:rPr>
          <w:spacing w:val="-22"/>
        </w:rPr>
        <w:t xml:space="preserve"> </w:t>
      </w:r>
      <w:r>
        <w:t>portray</w:t>
      </w:r>
      <w:r>
        <w:rPr>
          <w:spacing w:val="-23"/>
        </w:rPr>
        <w:t xml:space="preserve"> </w:t>
      </w:r>
      <w:r>
        <w:t>or</w:t>
      </w:r>
      <w:r>
        <w:rPr>
          <w:spacing w:val="-23"/>
        </w:rPr>
        <w:t xml:space="preserve"> </w:t>
      </w:r>
      <w:r>
        <w:t>construe</w:t>
      </w:r>
      <w:r>
        <w:rPr>
          <w:spacing w:val="-23"/>
        </w:rPr>
        <w:t xml:space="preserve"> </w:t>
      </w:r>
      <w:r>
        <w:t>that</w:t>
      </w:r>
      <w:r>
        <w:rPr>
          <w:spacing w:val="-21"/>
        </w:rPr>
        <w:t xml:space="preserve"> </w:t>
      </w:r>
      <w:r>
        <w:t>concept—whether</w:t>
      </w:r>
      <w:r>
        <w:rPr>
          <w:spacing w:val="-23"/>
        </w:rPr>
        <w:t xml:space="preserve"> </w:t>
      </w:r>
      <w:r>
        <w:t>as</w:t>
      </w:r>
      <w:r>
        <w:rPr>
          <w:spacing w:val="-22"/>
        </w:rPr>
        <w:t xml:space="preserve"> </w:t>
      </w:r>
      <w:r>
        <w:t>a</w:t>
      </w:r>
      <w:r>
        <w:rPr>
          <w:spacing w:val="-22"/>
        </w:rPr>
        <w:t xml:space="preserve"> </w:t>
      </w:r>
      <w:r>
        <w:t>referent,</w:t>
      </w:r>
      <w:r>
        <w:rPr>
          <w:spacing w:val="-19"/>
        </w:rPr>
        <w:t xml:space="preserve"> </w:t>
      </w:r>
      <w:r>
        <w:t xml:space="preserve">predicate, or modifier (Croft </w:t>
      </w:r>
      <w:hyperlink w:anchor="_bookmark288" w:history="1">
        <w:r>
          <w:rPr>
            <w:color w:val="007FFF"/>
          </w:rPr>
          <w:t>1991</w:t>
        </w:r>
      </w:hyperlink>
      <w:r>
        <w:t xml:space="preserve">: 100); as </w:t>
      </w:r>
      <w:hyperlink w:anchor="_bookmark300" w:history="1">
        <w:r>
          <w:rPr>
            <w:color w:val="007FFF"/>
          </w:rPr>
          <w:t xml:space="preserve">Croft &amp; van Lier </w:t>
        </w:r>
      </w:hyperlink>
      <w:r>
        <w:t>note, “apparent instances of ‘fuzziness’</w:t>
      </w:r>
      <w:r>
        <w:rPr>
          <w:spacing w:val="-21"/>
        </w:rPr>
        <w:t xml:space="preserve"> </w:t>
      </w:r>
      <w:r>
        <w:t xml:space="preserve">are actually variable construals” (Croft &amp; van Lier </w:t>
      </w:r>
      <w:hyperlink w:anchor="_bookmark300" w:history="1">
        <w:r>
          <w:rPr>
            <w:color w:val="007FFF"/>
          </w:rPr>
          <w:t>2012</w:t>
        </w:r>
      </w:hyperlink>
      <w:r>
        <w:t>:</w:t>
      </w:r>
      <w:r>
        <w:rPr>
          <w:spacing w:val="5"/>
        </w:rPr>
        <w:t xml:space="preserve"> </w:t>
      </w:r>
      <w:r>
        <w:t>63).</w:t>
      </w:r>
    </w:p>
    <w:p w:rsidR="00DD7756" w:rsidRDefault="00AD1397">
      <w:pPr>
        <w:pStyle w:val="BodyText"/>
        <w:spacing w:line="420" w:lineRule="auto"/>
        <w:ind w:left="120" w:right="532" w:firstLine="358"/>
        <w:jc w:val="both"/>
      </w:pPr>
      <w:r>
        <w:t>With this understanding of discourse functions in mind, we can restate the thesis of typological markedness theory as applied to lexical categories: Noun, verb, and adjective are epiphenomenal markedness patterns that arise from the use of different semantic proto- types</w:t>
      </w:r>
      <w:r>
        <w:rPr>
          <w:spacing w:val="-22"/>
        </w:rPr>
        <w:t xml:space="preserve"> </w:t>
      </w:r>
      <w:r>
        <w:t>(objects,</w:t>
      </w:r>
      <w:r>
        <w:rPr>
          <w:spacing w:val="-18"/>
        </w:rPr>
        <w:t xml:space="preserve"> </w:t>
      </w:r>
      <w:r>
        <w:t>actions,</w:t>
      </w:r>
      <w:r>
        <w:rPr>
          <w:spacing w:val="-18"/>
        </w:rPr>
        <w:t xml:space="preserve"> </w:t>
      </w:r>
      <w:r>
        <w:t>and</w:t>
      </w:r>
      <w:r>
        <w:rPr>
          <w:spacing w:val="-22"/>
        </w:rPr>
        <w:t xml:space="preserve"> </w:t>
      </w:r>
      <w:r>
        <w:t>properties)</w:t>
      </w:r>
      <w:r>
        <w:rPr>
          <w:spacing w:val="-21"/>
        </w:rPr>
        <w:t xml:space="preserve"> </w:t>
      </w:r>
      <w:r>
        <w:t>in</w:t>
      </w:r>
      <w:r>
        <w:rPr>
          <w:spacing w:val="-21"/>
        </w:rPr>
        <w:t xml:space="preserve"> </w:t>
      </w:r>
      <w:r>
        <w:t>different</w:t>
      </w:r>
      <w:r>
        <w:rPr>
          <w:spacing w:val="-21"/>
        </w:rPr>
        <w:t xml:space="preserve"> </w:t>
      </w:r>
      <w:r>
        <w:t>discourse</w:t>
      </w:r>
      <w:r>
        <w:rPr>
          <w:spacing w:val="-21"/>
        </w:rPr>
        <w:t xml:space="preserve"> </w:t>
      </w:r>
      <w:r>
        <w:t>functions</w:t>
      </w:r>
      <w:r>
        <w:rPr>
          <w:spacing w:val="-21"/>
        </w:rPr>
        <w:t xml:space="preserve"> </w:t>
      </w:r>
      <w:r>
        <w:t>(reference,</w:t>
      </w:r>
      <w:r>
        <w:rPr>
          <w:spacing w:val="-18"/>
        </w:rPr>
        <w:t xml:space="preserve"> </w:t>
      </w:r>
      <w:r>
        <w:t>predication, modification). Uses of these semantic classes in non-prototypical functions are</w:t>
      </w:r>
      <w:r>
        <w:rPr>
          <w:spacing w:val="-22"/>
        </w:rPr>
        <w:t xml:space="preserve"> </w:t>
      </w:r>
      <w:r>
        <w:t>typologically marked. As mentioned, there are four ways in non-prototypical uses can be marked: struc- turally, behaviorally, semantically, and/or</w:t>
      </w:r>
      <w:r>
        <w:rPr>
          <w:spacing w:val="-9"/>
        </w:rPr>
        <w:t xml:space="preserve"> </w:t>
      </w:r>
      <w:r>
        <w:t>frequentially.</w:t>
      </w:r>
    </w:p>
    <w:p w:rsidR="00DD7756" w:rsidRDefault="00AD1397">
      <w:pPr>
        <w:pStyle w:val="BodyText"/>
        <w:spacing w:line="420" w:lineRule="auto"/>
        <w:ind w:left="120" w:right="532" w:firstLine="358"/>
        <w:jc w:val="both"/>
      </w:pPr>
      <w:r>
        <w:t>The</w:t>
      </w:r>
      <w:r>
        <w:rPr>
          <w:spacing w:val="-7"/>
        </w:rPr>
        <w:t xml:space="preserve"> </w:t>
      </w:r>
      <w:r>
        <w:t>first</w:t>
      </w:r>
      <w:r>
        <w:rPr>
          <w:spacing w:val="-7"/>
        </w:rPr>
        <w:t xml:space="preserve"> </w:t>
      </w:r>
      <w:r>
        <w:t>type</w:t>
      </w:r>
      <w:r>
        <w:rPr>
          <w:spacing w:val="-6"/>
        </w:rPr>
        <w:t xml:space="preserve"> </w:t>
      </w:r>
      <w:r>
        <w:t>of</w:t>
      </w:r>
      <w:r>
        <w:rPr>
          <w:spacing w:val="-7"/>
        </w:rPr>
        <w:t xml:space="preserve"> </w:t>
      </w:r>
      <w:r>
        <w:t>marking,</w:t>
      </w:r>
      <w:r>
        <w:rPr>
          <w:spacing w:val="-8"/>
        </w:rPr>
        <w:t xml:space="preserve"> </w:t>
      </w:r>
      <w:r>
        <w:rPr>
          <w:i/>
        </w:rPr>
        <w:t>structural</w:t>
      </w:r>
      <w:r>
        <w:rPr>
          <w:i/>
          <w:spacing w:val="-6"/>
        </w:rPr>
        <w:t xml:space="preserve"> </w:t>
      </w:r>
      <w:r>
        <w:rPr>
          <w:i/>
        </w:rPr>
        <w:t>coding</w:t>
      </w:r>
      <w:r>
        <w:rPr>
          <w:i/>
          <w:spacing w:val="1"/>
        </w:rPr>
        <w:t xml:space="preserve"> </w:t>
      </w:r>
      <w:r>
        <w:t>or</w:t>
      </w:r>
      <w:r>
        <w:rPr>
          <w:spacing w:val="-7"/>
        </w:rPr>
        <w:t xml:space="preserve"> </w:t>
      </w:r>
      <w:r>
        <w:rPr>
          <w:i/>
        </w:rPr>
        <w:t>formal</w:t>
      </w:r>
      <w:r>
        <w:rPr>
          <w:i/>
          <w:spacing w:val="-7"/>
        </w:rPr>
        <w:t xml:space="preserve"> </w:t>
      </w:r>
      <w:r>
        <w:rPr>
          <w:i/>
        </w:rPr>
        <w:t>marking</w:t>
      </w:r>
      <w:r>
        <w:t>,</w:t>
      </w:r>
      <w:r>
        <w:rPr>
          <w:spacing w:val="-6"/>
        </w:rPr>
        <w:t xml:space="preserve"> </w:t>
      </w:r>
      <w:r>
        <w:t>refers</w:t>
      </w:r>
      <w:r>
        <w:rPr>
          <w:spacing w:val="-8"/>
        </w:rPr>
        <w:t xml:space="preserve"> </w:t>
      </w:r>
      <w:r>
        <w:t>to</w:t>
      </w:r>
      <w:r>
        <w:rPr>
          <w:spacing w:val="-6"/>
        </w:rPr>
        <w:t xml:space="preserve"> </w:t>
      </w:r>
      <w:r>
        <w:t>the</w:t>
      </w:r>
      <w:r>
        <w:rPr>
          <w:spacing w:val="-7"/>
        </w:rPr>
        <w:t xml:space="preserve"> </w:t>
      </w:r>
      <w:r>
        <w:t>fact</w:t>
      </w:r>
      <w:r>
        <w:rPr>
          <w:spacing w:val="-7"/>
        </w:rPr>
        <w:t xml:space="preserve"> </w:t>
      </w:r>
      <w:r>
        <w:t>that</w:t>
      </w:r>
      <w:r>
        <w:rPr>
          <w:spacing w:val="-6"/>
        </w:rPr>
        <w:t xml:space="preserve"> </w:t>
      </w:r>
      <w:r>
        <w:t>non- prototypical uses of lexical items are at least as formally marked as prototypical ones.</w:t>
      </w:r>
      <w:r>
        <w:rPr>
          <w:spacing w:val="-31"/>
        </w:rPr>
        <w:t xml:space="preserve"> </w:t>
      </w:r>
      <w:r>
        <w:t xml:space="preserve">Struc- tural coding in this context refers specifically to “dedicated formal markers in a specific lan- guage that indicate a lexeme’s syntactic function” (Croft &amp; van Lier </w:t>
      </w:r>
      <w:hyperlink w:anchor="_bookmark300" w:history="1">
        <w:r>
          <w:rPr>
            <w:color w:val="007FFF"/>
          </w:rPr>
          <w:t>2012</w:t>
        </w:r>
      </w:hyperlink>
      <w:r>
        <w:t xml:space="preserve">: 62).  </w:t>
      </w:r>
      <w:hyperlink w:anchor="_bookmark141" w:history="1">
        <w:r>
          <w:rPr>
            <w:color w:val="007FFF"/>
          </w:rPr>
          <w:t xml:space="preserve">Figure 2.6 </w:t>
        </w:r>
      </w:hyperlink>
      <w:r>
        <w:t>is a schematic representation of some of the formal realizations of these markedness patterns. In</w:t>
      </w:r>
      <w:r>
        <w:rPr>
          <w:spacing w:val="-10"/>
        </w:rPr>
        <w:t xml:space="preserve"> </w:t>
      </w:r>
      <w:r>
        <w:t>indicates</w:t>
      </w:r>
      <w:r>
        <w:rPr>
          <w:spacing w:val="-10"/>
        </w:rPr>
        <w:t xml:space="preserve"> </w:t>
      </w:r>
      <w:r>
        <w:t>the</w:t>
      </w:r>
      <w:r>
        <w:rPr>
          <w:spacing w:val="-9"/>
        </w:rPr>
        <w:t xml:space="preserve"> </w:t>
      </w:r>
      <w:r>
        <w:t>different</w:t>
      </w:r>
      <w:r>
        <w:rPr>
          <w:spacing w:val="-10"/>
        </w:rPr>
        <w:t xml:space="preserve"> </w:t>
      </w:r>
      <w:r>
        <w:t>morphosyntactic</w:t>
      </w:r>
      <w:r>
        <w:rPr>
          <w:spacing w:val="-8"/>
        </w:rPr>
        <w:t xml:space="preserve"> </w:t>
      </w:r>
      <w:r>
        <w:t>means</w:t>
      </w:r>
      <w:r>
        <w:rPr>
          <w:spacing w:val="-10"/>
        </w:rPr>
        <w:t xml:space="preserve"> </w:t>
      </w:r>
      <w:r>
        <w:t>that</w:t>
      </w:r>
      <w:r>
        <w:rPr>
          <w:spacing w:val="-9"/>
        </w:rPr>
        <w:t xml:space="preserve"> </w:t>
      </w:r>
      <w:r>
        <w:t>languages</w:t>
      </w:r>
      <w:r>
        <w:rPr>
          <w:spacing w:val="-10"/>
        </w:rPr>
        <w:t xml:space="preserve"> </w:t>
      </w:r>
      <w:r>
        <w:t>tend</w:t>
      </w:r>
      <w:r>
        <w:rPr>
          <w:spacing w:val="-8"/>
        </w:rPr>
        <w:t xml:space="preserve"> </w:t>
      </w:r>
      <w:r>
        <w:t>to</w:t>
      </w:r>
      <w:r>
        <w:rPr>
          <w:spacing w:val="-10"/>
        </w:rPr>
        <w:t xml:space="preserve"> </w:t>
      </w:r>
      <w:r>
        <w:t>develop</w:t>
      </w:r>
      <w:r>
        <w:rPr>
          <w:spacing w:val="-10"/>
        </w:rPr>
        <w:t xml:space="preserve"> </w:t>
      </w:r>
      <w:r>
        <w:t>for</w:t>
      </w:r>
      <w:r>
        <w:rPr>
          <w:spacing w:val="-10"/>
        </w:rPr>
        <w:t xml:space="preserve"> </w:t>
      </w:r>
      <w:r>
        <w:t>marking each of the non-prototypical uses of lexical items. For instance, participle constructions are one</w:t>
      </w:r>
      <w:r>
        <w:rPr>
          <w:spacing w:val="-8"/>
        </w:rPr>
        <w:t xml:space="preserve"> </w:t>
      </w:r>
      <w:r>
        <w:t>way</w:t>
      </w:r>
      <w:r>
        <w:rPr>
          <w:spacing w:val="-8"/>
        </w:rPr>
        <w:t xml:space="preserve"> </w:t>
      </w:r>
      <w:r>
        <w:t>that</w:t>
      </w:r>
      <w:r>
        <w:rPr>
          <w:spacing w:val="-7"/>
        </w:rPr>
        <w:t xml:space="preserve"> </w:t>
      </w:r>
      <w:r>
        <w:t>languages</w:t>
      </w:r>
      <w:r>
        <w:rPr>
          <w:spacing w:val="-8"/>
        </w:rPr>
        <w:t xml:space="preserve"> </w:t>
      </w:r>
      <w:r>
        <w:t>have</w:t>
      </w:r>
      <w:r>
        <w:rPr>
          <w:spacing w:val="-7"/>
        </w:rPr>
        <w:t xml:space="preserve"> </w:t>
      </w:r>
      <w:r>
        <w:t>of</w:t>
      </w:r>
      <w:r>
        <w:rPr>
          <w:spacing w:val="-8"/>
        </w:rPr>
        <w:t xml:space="preserve"> </w:t>
      </w:r>
      <w:r>
        <w:t>indicating</w:t>
      </w:r>
      <w:r>
        <w:rPr>
          <w:spacing w:val="-8"/>
        </w:rPr>
        <w:t xml:space="preserve"> </w:t>
      </w:r>
      <w:r>
        <w:t>the</w:t>
      </w:r>
      <w:r>
        <w:rPr>
          <w:spacing w:val="-7"/>
        </w:rPr>
        <w:t xml:space="preserve"> </w:t>
      </w:r>
      <w:r>
        <w:t>non-prototypical</w:t>
      </w:r>
      <w:r>
        <w:rPr>
          <w:spacing w:val="-8"/>
        </w:rPr>
        <w:t xml:space="preserve"> </w:t>
      </w:r>
      <w:r>
        <w:t>case</w:t>
      </w:r>
      <w:r>
        <w:rPr>
          <w:spacing w:val="-7"/>
        </w:rPr>
        <w:t xml:space="preserve"> </w:t>
      </w:r>
      <w:r>
        <w:t>of</w:t>
      </w:r>
      <w:r>
        <w:rPr>
          <w:spacing w:val="-8"/>
        </w:rPr>
        <w:t xml:space="preserve"> </w:t>
      </w:r>
      <w:r>
        <w:t>an</w:t>
      </w:r>
      <w:r>
        <w:rPr>
          <w:spacing w:val="-7"/>
        </w:rPr>
        <w:t xml:space="preserve"> </w:t>
      </w:r>
      <w:r>
        <w:t>action</w:t>
      </w:r>
      <w:r>
        <w:rPr>
          <w:spacing w:val="-8"/>
        </w:rPr>
        <w:t xml:space="preserve"> </w:t>
      </w:r>
      <w:r>
        <w:t>word</w:t>
      </w:r>
      <w:r>
        <w:rPr>
          <w:spacing w:val="-8"/>
        </w:rPr>
        <w:t xml:space="preserve"> </w:t>
      </w:r>
      <w:r>
        <w:t>being used for</w:t>
      </w:r>
      <w:r>
        <w:rPr>
          <w:spacing w:val="-3"/>
        </w:rPr>
        <w:t xml:space="preserve"> </w:t>
      </w:r>
      <w:r>
        <w:t>modification.</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ind w:left="120"/>
        <w:rPr>
          <w:sz w:val="20"/>
        </w:rPr>
      </w:pPr>
      <w:r>
        <w:rPr>
          <w:noProof/>
          <w:sz w:val="20"/>
        </w:rPr>
        <w:lastRenderedPageBreak/>
        <w:drawing>
          <wp:inline distT="0" distB="0" distL="0" distR="0">
            <wp:extent cx="5777442" cy="2046922"/>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5777442" cy="2046922"/>
                    </a:xfrm>
                    <a:prstGeom prst="rect">
                      <a:avLst/>
                    </a:prstGeom>
                  </pic:spPr>
                </pic:pic>
              </a:graphicData>
            </a:graphic>
          </wp:inline>
        </w:drawing>
      </w:r>
    </w:p>
    <w:p w:rsidR="00DD7756" w:rsidRDefault="00AD1397">
      <w:pPr>
        <w:spacing w:before="160" w:line="259" w:lineRule="auto"/>
        <w:ind w:left="2349" w:right="1523" w:hanging="1034"/>
      </w:pPr>
      <w:bookmarkStart w:id="183" w:name="_bookmark141"/>
      <w:bookmarkStart w:id="184" w:name="_bookmark142"/>
      <w:bookmarkEnd w:id="183"/>
      <w:bookmarkEnd w:id="184"/>
      <w:r>
        <w:rPr>
          <w:b/>
        </w:rPr>
        <w:t xml:space="preserve">Figure 2.6: </w:t>
      </w:r>
      <w:r>
        <w:t>Typological prototypes for noun, verb, and adjective (adapted from Croft (</w:t>
      </w:r>
      <w:hyperlink w:anchor="_bookmark290" w:history="1">
        <w:r>
          <w:rPr>
            <w:color w:val="007FFF"/>
          </w:rPr>
          <w:t>2000</w:t>
        </w:r>
      </w:hyperlink>
      <w:r>
        <w:t>: 89) and van Lier (</w:t>
      </w:r>
      <w:hyperlink w:anchor="_bookmark399" w:history="1">
        <w:r>
          <w:rPr>
            <w:color w:val="007FFF"/>
          </w:rPr>
          <w:t>2012</w:t>
        </w:r>
      </w:hyperlink>
      <w:r>
        <w:t>: 62))</w:t>
      </w:r>
    </w:p>
    <w:p w:rsidR="00DD7756" w:rsidRDefault="00DD7756">
      <w:pPr>
        <w:pStyle w:val="BodyText"/>
      </w:pPr>
    </w:p>
    <w:p w:rsidR="00DD7756" w:rsidRDefault="00AD1397">
      <w:pPr>
        <w:pStyle w:val="BodyText"/>
        <w:spacing w:before="156" w:line="420" w:lineRule="auto"/>
        <w:ind w:left="119" w:right="532" w:firstLine="358"/>
        <w:jc w:val="both"/>
      </w:pPr>
      <w:r>
        <w:t>The</w:t>
      </w:r>
      <w:r>
        <w:rPr>
          <w:spacing w:val="-13"/>
        </w:rPr>
        <w:t xml:space="preserve"> </w:t>
      </w:r>
      <w:r>
        <w:t>second</w:t>
      </w:r>
      <w:r>
        <w:rPr>
          <w:spacing w:val="-12"/>
        </w:rPr>
        <w:t xml:space="preserve"> </w:t>
      </w:r>
      <w:r>
        <w:t>way</w:t>
      </w:r>
      <w:r>
        <w:rPr>
          <w:spacing w:val="-12"/>
        </w:rPr>
        <w:t xml:space="preserve"> </w:t>
      </w:r>
      <w:r>
        <w:t>in</w:t>
      </w:r>
      <w:r>
        <w:rPr>
          <w:spacing w:val="-13"/>
        </w:rPr>
        <w:t xml:space="preserve"> </w:t>
      </w:r>
      <w:r>
        <w:t>which</w:t>
      </w:r>
      <w:r>
        <w:rPr>
          <w:spacing w:val="-12"/>
        </w:rPr>
        <w:t xml:space="preserve"> </w:t>
      </w:r>
      <w:r>
        <w:t>non-prototypical</w:t>
      </w:r>
      <w:r>
        <w:rPr>
          <w:spacing w:val="-12"/>
        </w:rPr>
        <w:t xml:space="preserve"> </w:t>
      </w:r>
      <w:r>
        <w:t>uses</w:t>
      </w:r>
      <w:r>
        <w:rPr>
          <w:spacing w:val="-12"/>
        </w:rPr>
        <w:t xml:space="preserve"> </w:t>
      </w:r>
      <w:r>
        <w:t>of</w:t>
      </w:r>
      <w:r>
        <w:rPr>
          <w:spacing w:val="-13"/>
        </w:rPr>
        <w:t xml:space="preserve"> </w:t>
      </w:r>
      <w:r>
        <w:t>lexical</w:t>
      </w:r>
      <w:r>
        <w:rPr>
          <w:spacing w:val="-12"/>
        </w:rPr>
        <w:t xml:space="preserve"> </w:t>
      </w:r>
      <w:r>
        <w:t>items</w:t>
      </w:r>
      <w:r>
        <w:rPr>
          <w:spacing w:val="-12"/>
        </w:rPr>
        <w:t xml:space="preserve"> </w:t>
      </w:r>
      <w:r>
        <w:t>can</w:t>
      </w:r>
      <w:r>
        <w:rPr>
          <w:spacing w:val="-12"/>
        </w:rPr>
        <w:t xml:space="preserve"> </w:t>
      </w:r>
      <w:r>
        <w:t>be</w:t>
      </w:r>
      <w:r>
        <w:rPr>
          <w:spacing w:val="-13"/>
        </w:rPr>
        <w:t xml:space="preserve"> </w:t>
      </w:r>
      <w:r>
        <w:t>marked</w:t>
      </w:r>
      <w:r>
        <w:rPr>
          <w:spacing w:val="-12"/>
        </w:rPr>
        <w:t xml:space="preserve"> </w:t>
      </w:r>
      <w:r>
        <w:t>is</w:t>
      </w:r>
      <w:r>
        <w:rPr>
          <w:spacing w:val="-12"/>
        </w:rPr>
        <w:t xml:space="preserve"> </w:t>
      </w:r>
      <w:r>
        <w:t>in</w:t>
      </w:r>
      <w:r>
        <w:rPr>
          <w:spacing w:val="-13"/>
        </w:rPr>
        <w:t xml:space="preserve"> </w:t>
      </w:r>
      <w:r>
        <w:t xml:space="preserve">terms of their </w:t>
      </w:r>
      <w:r>
        <w:rPr>
          <w:i/>
        </w:rPr>
        <w:t>behavioral potential</w:t>
      </w:r>
      <w:r>
        <w:t>, that is, the range of combinatorial possibilities for that lexical item. This is most clearly illustrated with an example from inflection: in many languages, property words used in predicate constructions are limited in their inflectional possibilities. In Munya, for example, property words functioning as predicates cannot inflect for person and number of the subject, and cannot take the imperfective marker, perfective marker, or direct</w:t>
      </w:r>
      <w:r>
        <w:rPr>
          <w:spacing w:val="-23"/>
        </w:rPr>
        <w:t xml:space="preserve"> </w:t>
      </w:r>
      <w:r>
        <w:t>evidential</w:t>
      </w:r>
      <w:r>
        <w:rPr>
          <w:spacing w:val="-22"/>
        </w:rPr>
        <w:t xml:space="preserve"> </w:t>
      </w:r>
      <w:r>
        <w:t>marker</w:t>
      </w:r>
      <w:r>
        <w:rPr>
          <w:spacing w:val="-22"/>
        </w:rPr>
        <w:t xml:space="preserve"> </w:t>
      </w:r>
      <w:r>
        <w:t>(Bai</w:t>
      </w:r>
      <w:r>
        <w:rPr>
          <w:spacing w:val="-23"/>
        </w:rPr>
        <w:t xml:space="preserve"> </w:t>
      </w:r>
      <w:hyperlink w:anchor="_bookmark251" w:history="1">
        <w:r>
          <w:rPr>
            <w:color w:val="007FFF"/>
          </w:rPr>
          <w:t>2019</w:t>
        </w:r>
      </w:hyperlink>
      <w:r>
        <w:t>:</w:t>
      </w:r>
      <w:r>
        <w:rPr>
          <w:spacing w:val="4"/>
        </w:rPr>
        <w:t xml:space="preserve"> </w:t>
      </w:r>
      <w:r>
        <w:t>96–97).</w:t>
      </w:r>
      <w:r>
        <w:rPr>
          <w:spacing w:val="6"/>
        </w:rPr>
        <w:t xml:space="preserve"> </w:t>
      </w:r>
      <w:r>
        <w:t>The</w:t>
      </w:r>
      <w:r>
        <w:rPr>
          <w:spacing w:val="-22"/>
        </w:rPr>
        <w:t xml:space="preserve"> </w:t>
      </w:r>
      <w:r>
        <w:t>only</w:t>
      </w:r>
      <w:r>
        <w:rPr>
          <w:spacing w:val="-21"/>
        </w:rPr>
        <w:t xml:space="preserve"> </w:t>
      </w:r>
      <w:r>
        <w:t>grammatical</w:t>
      </w:r>
      <w:r>
        <w:rPr>
          <w:spacing w:val="-22"/>
        </w:rPr>
        <w:t xml:space="preserve"> </w:t>
      </w:r>
      <w:r>
        <w:t>markers</w:t>
      </w:r>
      <w:r>
        <w:rPr>
          <w:spacing w:val="-22"/>
        </w:rPr>
        <w:t xml:space="preserve"> </w:t>
      </w:r>
      <w:r>
        <w:t>allowed</w:t>
      </w:r>
      <w:r>
        <w:rPr>
          <w:spacing w:val="-21"/>
        </w:rPr>
        <w:t xml:space="preserve"> </w:t>
      </w:r>
      <w:r>
        <w:t>in</w:t>
      </w:r>
      <w:r>
        <w:rPr>
          <w:spacing w:val="-22"/>
        </w:rPr>
        <w:t xml:space="preserve"> </w:t>
      </w:r>
      <w:r>
        <w:t>property predication clauses are the stative aspect marker, a clause-final particle, and an egophoric marker. Hopper &amp; Thompson’s (</w:t>
      </w:r>
      <w:hyperlink w:anchor="_bookmark377" w:history="1">
        <w:r>
          <w:rPr>
            <w:color w:val="007FFF"/>
          </w:rPr>
          <w:t>1984</w:t>
        </w:r>
      </w:hyperlink>
      <w:r>
        <w:t>) study of the discourse functions of different parts of speech is largely a study of behavioral potential.  They conclude that “the closer a form is  to signaling this prime [prototypical] function, the more the language tends to recognize its function</w:t>
      </w:r>
      <w:r>
        <w:rPr>
          <w:spacing w:val="-8"/>
        </w:rPr>
        <w:t xml:space="preserve"> </w:t>
      </w:r>
      <w:r>
        <w:t>through</w:t>
      </w:r>
      <w:r>
        <w:rPr>
          <w:spacing w:val="-8"/>
        </w:rPr>
        <w:t xml:space="preserve"> </w:t>
      </w:r>
      <w:r>
        <w:t>morphemes</w:t>
      </w:r>
      <w:r>
        <w:rPr>
          <w:spacing w:val="-8"/>
        </w:rPr>
        <w:t xml:space="preserve"> </w:t>
      </w:r>
      <w:r>
        <w:t>typical</w:t>
      </w:r>
      <w:r>
        <w:rPr>
          <w:spacing w:val="-8"/>
        </w:rPr>
        <w:t xml:space="preserve"> </w:t>
      </w:r>
      <w:r>
        <w:t>of</w:t>
      </w:r>
      <w:r>
        <w:rPr>
          <w:spacing w:val="-8"/>
        </w:rPr>
        <w:t xml:space="preserve"> </w:t>
      </w:r>
      <w:r>
        <w:t>the</w:t>
      </w:r>
      <w:r>
        <w:rPr>
          <w:spacing w:val="-8"/>
        </w:rPr>
        <w:t xml:space="preserve"> </w:t>
      </w:r>
      <w:r>
        <w:t>category—e.g.</w:t>
      </w:r>
      <w:r>
        <w:rPr>
          <w:spacing w:val="14"/>
        </w:rPr>
        <w:t xml:space="preserve"> </w:t>
      </w:r>
      <w:r>
        <w:t>deictic</w:t>
      </w:r>
      <w:r>
        <w:rPr>
          <w:spacing w:val="-8"/>
        </w:rPr>
        <w:t xml:space="preserve"> </w:t>
      </w:r>
      <w:r>
        <w:t>markers</w:t>
      </w:r>
      <w:r>
        <w:rPr>
          <w:spacing w:val="-7"/>
        </w:rPr>
        <w:t xml:space="preserve"> </w:t>
      </w:r>
      <w:r>
        <w:t>for</w:t>
      </w:r>
      <w:r>
        <w:rPr>
          <w:spacing w:val="-8"/>
        </w:rPr>
        <w:t xml:space="preserve"> </w:t>
      </w:r>
      <w:r>
        <w:t>[Nouns],</w:t>
      </w:r>
      <w:r>
        <w:rPr>
          <w:spacing w:val="-7"/>
        </w:rPr>
        <w:t xml:space="preserve"> </w:t>
      </w:r>
      <w:r>
        <w:t xml:space="preserve">tense markers for </w:t>
      </w:r>
      <w:r>
        <w:rPr>
          <w:spacing w:val="-6"/>
        </w:rPr>
        <w:t xml:space="preserve">[Verbs].” </w:t>
      </w:r>
      <w:r>
        <w:t xml:space="preserve">(Hopper &amp; Thompson </w:t>
      </w:r>
      <w:hyperlink w:anchor="_bookmark377" w:history="1">
        <w:r>
          <w:rPr>
            <w:color w:val="007FFF"/>
          </w:rPr>
          <w:t>1984</w:t>
        </w:r>
      </w:hyperlink>
      <w:r>
        <w:t>: 703, abstract). Croft advances a cognitive explanation for these behavioral markedness</w:t>
      </w:r>
      <w:r>
        <w:rPr>
          <w:spacing w:val="-7"/>
        </w:rPr>
        <w:t xml:space="preserve"> </w:t>
      </w:r>
      <w:r>
        <w:t>patterns:</w:t>
      </w:r>
    </w:p>
    <w:p w:rsidR="00DD7756" w:rsidRDefault="00DD7756">
      <w:pPr>
        <w:pStyle w:val="BodyText"/>
        <w:spacing w:before="6"/>
        <w:rPr>
          <w:sz w:val="30"/>
        </w:rPr>
      </w:pPr>
    </w:p>
    <w:p w:rsidR="00DD7756" w:rsidRDefault="00AD1397">
      <w:pPr>
        <w:spacing w:before="1" w:line="259" w:lineRule="auto"/>
        <w:ind w:left="717" w:right="1131"/>
        <w:jc w:val="both"/>
      </w:pPr>
      <w:r>
        <w:t>In general, only the core members of the syntactic category will display the full gram- matical</w:t>
      </w:r>
      <w:r>
        <w:rPr>
          <w:spacing w:val="-11"/>
        </w:rPr>
        <w:t xml:space="preserve"> </w:t>
      </w:r>
      <w:r>
        <w:t>behavior</w:t>
      </w:r>
      <w:r>
        <w:rPr>
          <w:spacing w:val="-11"/>
        </w:rPr>
        <w:t xml:space="preserve"> </w:t>
      </w:r>
      <w:r>
        <w:t>characteristic</w:t>
      </w:r>
      <w:r>
        <w:rPr>
          <w:spacing w:val="-10"/>
        </w:rPr>
        <w:t xml:space="preserve"> </w:t>
      </w:r>
      <w:r>
        <w:t>of</w:t>
      </w:r>
      <w:r>
        <w:rPr>
          <w:spacing w:val="-11"/>
        </w:rPr>
        <w:t xml:space="preserve"> </w:t>
      </w:r>
      <w:r>
        <w:t>their</w:t>
      </w:r>
      <w:r>
        <w:rPr>
          <w:spacing w:val="-10"/>
        </w:rPr>
        <w:t xml:space="preserve"> </w:t>
      </w:r>
      <w:r>
        <w:t>category</w:t>
      </w:r>
      <w:r>
        <w:rPr>
          <w:spacing w:val="-11"/>
        </w:rPr>
        <w:t xml:space="preserve"> </w:t>
      </w:r>
      <w:r>
        <w:t>because</w:t>
      </w:r>
      <w:r>
        <w:rPr>
          <w:spacing w:val="-10"/>
        </w:rPr>
        <w:t xml:space="preserve"> </w:t>
      </w:r>
      <w:r>
        <w:t>only</w:t>
      </w:r>
      <w:r>
        <w:rPr>
          <w:spacing w:val="-11"/>
        </w:rPr>
        <w:t xml:space="preserve"> </w:t>
      </w:r>
      <w:r>
        <w:t>they</w:t>
      </w:r>
      <w:r>
        <w:rPr>
          <w:spacing w:val="-11"/>
        </w:rPr>
        <w:t xml:space="preserve"> </w:t>
      </w:r>
      <w:r>
        <w:t>have</w:t>
      </w:r>
      <w:r>
        <w:rPr>
          <w:spacing w:val="-10"/>
        </w:rPr>
        <w:t xml:space="preserve"> </w:t>
      </w:r>
      <w:r>
        <w:t>all</w:t>
      </w:r>
      <w:r>
        <w:rPr>
          <w:spacing w:val="-11"/>
        </w:rPr>
        <w:t xml:space="preserve"> </w:t>
      </w:r>
      <w:r>
        <w:t>the</w:t>
      </w:r>
      <w:r>
        <w:rPr>
          <w:spacing w:val="-10"/>
        </w:rPr>
        <w:t xml:space="preserve"> </w:t>
      </w:r>
      <w:r>
        <w:t>semantic characteristics that the characteristic inflections tap into. This is to say that the inflec- tional</w:t>
      </w:r>
      <w:r>
        <w:rPr>
          <w:spacing w:val="-7"/>
        </w:rPr>
        <w:t xml:space="preserve"> </w:t>
      </w:r>
      <w:r>
        <w:t>categories</w:t>
      </w:r>
      <w:r>
        <w:rPr>
          <w:spacing w:val="-7"/>
        </w:rPr>
        <w:t xml:space="preserve"> </w:t>
      </w:r>
      <w:r>
        <w:t>of</w:t>
      </w:r>
      <w:r>
        <w:rPr>
          <w:spacing w:val="-7"/>
        </w:rPr>
        <w:t xml:space="preserve"> </w:t>
      </w:r>
      <w:r>
        <w:t>the</w:t>
      </w:r>
      <w:r>
        <w:rPr>
          <w:spacing w:val="-7"/>
        </w:rPr>
        <w:t xml:space="preserve"> </w:t>
      </w:r>
      <w:r>
        <w:t>major</w:t>
      </w:r>
      <w:r>
        <w:rPr>
          <w:spacing w:val="-7"/>
        </w:rPr>
        <w:t xml:space="preserve"> </w:t>
      </w:r>
      <w:r>
        <w:t>syntactic</w:t>
      </w:r>
      <w:r>
        <w:rPr>
          <w:spacing w:val="-7"/>
        </w:rPr>
        <w:t xml:space="preserve"> </w:t>
      </w:r>
      <w:r>
        <w:t>categories</w:t>
      </w:r>
      <w:r>
        <w:rPr>
          <w:spacing w:val="-7"/>
        </w:rPr>
        <w:t xml:space="preserve"> </w:t>
      </w:r>
      <w:r>
        <w:t>have</w:t>
      </w:r>
      <w:r>
        <w:rPr>
          <w:spacing w:val="-8"/>
        </w:rPr>
        <w:t xml:space="preserve"> </w:t>
      </w:r>
      <w:r>
        <w:t>been</w:t>
      </w:r>
      <w:r>
        <w:rPr>
          <w:spacing w:val="-6"/>
        </w:rPr>
        <w:t xml:space="preserve"> </w:t>
      </w:r>
      <w:r>
        <w:t>“tailored”</w:t>
      </w:r>
      <w:r>
        <w:rPr>
          <w:spacing w:val="-7"/>
        </w:rPr>
        <w:t xml:space="preserve"> </w:t>
      </w:r>
      <w:r>
        <w:t>to</w:t>
      </w:r>
      <w:r>
        <w:rPr>
          <w:spacing w:val="-7"/>
        </w:rPr>
        <w:t xml:space="preserve"> </w:t>
      </w:r>
      <w:r>
        <w:t>their</w:t>
      </w:r>
      <w:r>
        <w:rPr>
          <w:spacing w:val="-7"/>
        </w:rPr>
        <w:t xml:space="preserve"> </w:t>
      </w:r>
      <w:r>
        <w:t>semanti- cally</w:t>
      </w:r>
      <w:r>
        <w:rPr>
          <w:spacing w:val="-17"/>
        </w:rPr>
        <w:t xml:space="preserve"> </w:t>
      </w:r>
      <w:r>
        <w:t>core</w:t>
      </w:r>
      <w:r>
        <w:rPr>
          <w:spacing w:val="-16"/>
        </w:rPr>
        <w:t xml:space="preserve"> </w:t>
      </w:r>
      <w:r>
        <w:t>members.</w:t>
      </w:r>
      <w:r>
        <w:rPr>
          <w:spacing w:val="5"/>
        </w:rPr>
        <w:t xml:space="preserve"> </w:t>
      </w:r>
      <w:r>
        <w:t>This</w:t>
      </w:r>
      <w:r>
        <w:rPr>
          <w:spacing w:val="-16"/>
        </w:rPr>
        <w:t xml:space="preserve"> </w:t>
      </w:r>
      <w:r>
        <w:t>is</w:t>
      </w:r>
      <w:r>
        <w:rPr>
          <w:spacing w:val="-17"/>
        </w:rPr>
        <w:t xml:space="preserve"> </w:t>
      </w:r>
      <w:r>
        <w:t>an</w:t>
      </w:r>
      <w:r>
        <w:rPr>
          <w:spacing w:val="-16"/>
        </w:rPr>
        <w:t xml:space="preserve"> </w:t>
      </w:r>
      <w:r>
        <w:t>example</w:t>
      </w:r>
      <w:r>
        <w:rPr>
          <w:spacing w:val="-16"/>
        </w:rPr>
        <w:t xml:space="preserve"> </w:t>
      </w:r>
      <w:r>
        <w:t>of</w:t>
      </w:r>
      <w:r>
        <w:rPr>
          <w:spacing w:val="-16"/>
        </w:rPr>
        <w:t xml:space="preserve"> </w:t>
      </w:r>
      <w:r>
        <w:t>a</w:t>
      </w:r>
      <w:r>
        <w:rPr>
          <w:spacing w:val="-16"/>
        </w:rPr>
        <w:t xml:space="preserve"> </w:t>
      </w:r>
      <w:r>
        <w:t>processing</w:t>
      </w:r>
      <w:r>
        <w:rPr>
          <w:spacing w:val="-16"/>
        </w:rPr>
        <w:t xml:space="preserve"> </w:t>
      </w:r>
      <w:r>
        <w:t>constraint:</w:t>
      </w:r>
      <w:r>
        <w:rPr>
          <w:spacing w:val="3"/>
        </w:rPr>
        <w:t xml:space="preserve"> </w:t>
      </w:r>
      <w:r>
        <w:t>languages</w:t>
      </w:r>
      <w:r>
        <w:rPr>
          <w:spacing w:val="-16"/>
        </w:rPr>
        <w:t xml:space="preserve"> </w:t>
      </w:r>
      <w:r>
        <w:t>inflect</w:t>
      </w:r>
      <w:r>
        <w:rPr>
          <w:spacing w:val="-16"/>
        </w:rPr>
        <w:t xml:space="preserve"> </w:t>
      </w:r>
      <w:r>
        <w:t>only for those properties that are of relevance to core members of the category; they do</w:t>
      </w:r>
      <w:r>
        <w:rPr>
          <w:spacing w:val="33"/>
        </w:rPr>
        <w:t xml:space="preserve"> </w:t>
      </w:r>
      <w:r>
        <w:t>not</w:t>
      </w:r>
    </w:p>
    <w:p w:rsidR="00DD7756" w:rsidRDefault="00DD7756">
      <w:pPr>
        <w:spacing w:line="259" w:lineRule="auto"/>
        <w:jc w:val="both"/>
        <w:sectPr w:rsidR="00DD7756">
          <w:pgSz w:w="12240" w:h="15840"/>
          <w:pgMar w:top="1440" w:right="900" w:bottom="1040" w:left="1680" w:header="0" w:footer="717" w:gutter="0"/>
          <w:cols w:space="720"/>
        </w:sectPr>
      </w:pPr>
    </w:p>
    <w:p w:rsidR="00DD7756" w:rsidRDefault="00AD1397">
      <w:pPr>
        <w:spacing w:before="82" w:line="259" w:lineRule="auto"/>
        <w:ind w:left="717" w:right="895"/>
      </w:pPr>
      <w:bookmarkStart w:id="185" w:name="_bookmark143"/>
      <w:bookmarkEnd w:id="185"/>
      <w:r>
        <w:lastRenderedPageBreak/>
        <w:t xml:space="preserve">inflect for properties of peripheral members of the category that are not of relevance to the core members of the category. (Croft </w:t>
      </w:r>
      <w:hyperlink w:anchor="_bookmark288" w:history="1">
        <w:r>
          <w:rPr>
            <w:color w:val="007FFF"/>
          </w:rPr>
          <w:t>1991</w:t>
        </w:r>
      </w:hyperlink>
      <w:r>
        <w:t>: 86)</w:t>
      </w:r>
    </w:p>
    <w:p w:rsidR="00DD7756" w:rsidRDefault="00DD7756">
      <w:pPr>
        <w:pStyle w:val="BodyText"/>
      </w:pPr>
    </w:p>
    <w:p w:rsidR="00DD7756" w:rsidRDefault="00AD1397">
      <w:pPr>
        <w:pStyle w:val="BodyText"/>
        <w:spacing w:before="175" w:line="420" w:lineRule="auto"/>
        <w:ind w:left="120" w:right="533" w:firstLine="358"/>
        <w:jc w:val="both"/>
      </w:pPr>
      <w:r>
        <w:t xml:space="preserve">Non-prototypical uses of lexical items may also be marked semantically by a </w:t>
      </w:r>
      <w:r>
        <w:rPr>
          <w:i/>
        </w:rPr>
        <w:t>semantic shift</w:t>
      </w:r>
      <w:r>
        <w:rPr>
          <w:i/>
          <w:spacing w:val="-2"/>
        </w:rPr>
        <w:t xml:space="preserve"> </w:t>
      </w:r>
      <w:r>
        <w:t>in</w:t>
      </w:r>
      <w:r>
        <w:rPr>
          <w:spacing w:val="-15"/>
        </w:rPr>
        <w:t xml:space="preserve"> </w:t>
      </w:r>
      <w:r>
        <w:t>their</w:t>
      </w:r>
      <w:r>
        <w:rPr>
          <w:spacing w:val="-15"/>
        </w:rPr>
        <w:t xml:space="preserve"> </w:t>
      </w:r>
      <w:r>
        <w:t>meaning</w:t>
      </w:r>
      <w:r>
        <w:rPr>
          <w:spacing w:val="-15"/>
        </w:rPr>
        <w:t xml:space="preserve"> </w:t>
      </w:r>
      <w:r>
        <w:t>towards</w:t>
      </w:r>
      <w:r>
        <w:rPr>
          <w:spacing w:val="-15"/>
        </w:rPr>
        <w:t xml:space="preserve"> </w:t>
      </w:r>
      <w:r>
        <w:t>the</w:t>
      </w:r>
      <w:r>
        <w:rPr>
          <w:spacing w:val="-15"/>
        </w:rPr>
        <w:t xml:space="preserve"> </w:t>
      </w:r>
      <w:r>
        <w:t>semantic</w:t>
      </w:r>
      <w:r>
        <w:rPr>
          <w:spacing w:val="-15"/>
        </w:rPr>
        <w:t xml:space="preserve"> </w:t>
      </w:r>
      <w:r>
        <w:t>class</w:t>
      </w:r>
      <w:r>
        <w:rPr>
          <w:spacing w:val="-15"/>
        </w:rPr>
        <w:t xml:space="preserve"> </w:t>
      </w:r>
      <w:r>
        <w:t>prototypically</w:t>
      </w:r>
      <w:r>
        <w:rPr>
          <w:spacing w:val="-15"/>
        </w:rPr>
        <w:t xml:space="preserve"> </w:t>
      </w:r>
      <w:r>
        <w:t>associated</w:t>
      </w:r>
      <w:r>
        <w:rPr>
          <w:spacing w:val="-15"/>
        </w:rPr>
        <w:t xml:space="preserve"> </w:t>
      </w:r>
      <w:r>
        <w:t>with</w:t>
      </w:r>
      <w:r>
        <w:rPr>
          <w:spacing w:val="-15"/>
        </w:rPr>
        <w:t xml:space="preserve"> </w:t>
      </w:r>
      <w:r>
        <w:t>the</w:t>
      </w:r>
      <w:r>
        <w:rPr>
          <w:spacing w:val="-15"/>
        </w:rPr>
        <w:t xml:space="preserve"> </w:t>
      </w:r>
      <w:r>
        <w:t xml:space="preserve">discourse function they are found in (Croft </w:t>
      </w:r>
      <w:hyperlink w:anchor="_bookmark290" w:history="1">
        <w:r>
          <w:rPr>
            <w:color w:val="007FFF"/>
          </w:rPr>
          <w:t>2000</w:t>
        </w:r>
      </w:hyperlink>
      <w:r>
        <w:t xml:space="preserve">: 96; </w:t>
      </w:r>
      <w:hyperlink w:anchor="_bookmark292" w:history="1">
        <w:r>
          <w:rPr>
            <w:color w:val="007FFF"/>
          </w:rPr>
          <w:t>2001b</w:t>
        </w:r>
      </w:hyperlink>
      <w:r>
        <w:t xml:space="preserve">: 73; Croft &amp; van Lier </w:t>
      </w:r>
      <w:hyperlink w:anchor="_bookmark300" w:history="1">
        <w:r>
          <w:rPr>
            <w:color w:val="007FFF"/>
          </w:rPr>
          <w:t>2012</w:t>
        </w:r>
      </w:hyperlink>
      <w:r>
        <w:t xml:space="preserve">: 68). I have already discussed the semantic shifts that occur in functional expansion in some detail in </w:t>
      </w:r>
      <w:hyperlink w:anchor="_bookmark115" w:history="1">
        <w:r>
          <w:rPr>
            <w:color w:val="007FFF"/>
          </w:rPr>
          <w:t>Section</w:t>
        </w:r>
        <w:r>
          <w:rPr>
            <w:color w:val="007FFF"/>
            <w:spacing w:val="-9"/>
          </w:rPr>
          <w:t xml:space="preserve"> </w:t>
        </w:r>
        <w:r>
          <w:rPr>
            <w:color w:val="007FFF"/>
          </w:rPr>
          <w:t>2.3.3.2</w:t>
        </w:r>
      </w:hyperlink>
      <w:r>
        <w:t>.</w:t>
      </w:r>
      <w:r>
        <w:rPr>
          <w:spacing w:val="12"/>
        </w:rPr>
        <w:t xml:space="preserve"> </w:t>
      </w:r>
      <w:r>
        <w:t>Croft</w:t>
      </w:r>
      <w:r>
        <w:rPr>
          <w:spacing w:val="-9"/>
        </w:rPr>
        <w:t xml:space="preserve"> </w:t>
      </w:r>
      <w:r>
        <w:t>(</w:t>
      </w:r>
      <w:hyperlink w:anchor="_bookmark288" w:history="1">
        <w:r>
          <w:rPr>
            <w:color w:val="007FFF"/>
          </w:rPr>
          <w:t>1991</w:t>
        </w:r>
      </w:hyperlink>
      <w:r>
        <w:t>:</w:t>
      </w:r>
      <w:r>
        <w:rPr>
          <w:spacing w:val="11"/>
        </w:rPr>
        <w:t xml:space="preserve"> </w:t>
      </w:r>
      <w:r>
        <w:t>60–61)</w:t>
      </w:r>
      <w:r>
        <w:rPr>
          <w:spacing w:val="-8"/>
        </w:rPr>
        <w:t xml:space="preserve"> </w:t>
      </w:r>
      <w:r>
        <w:t>makes</w:t>
      </w:r>
      <w:r>
        <w:rPr>
          <w:spacing w:val="-9"/>
        </w:rPr>
        <w:t xml:space="preserve"> </w:t>
      </w:r>
      <w:r>
        <w:t>the</w:t>
      </w:r>
      <w:r>
        <w:rPr>
          <w:spacing w:val="-9"/>
        </w:rPr>
        <w:t xml:space="preserve"> </w:t>
      </w:r>
      <w:r>
        <w:t>even</w:t>
      </w:r>
      <w:r>
        <w:rPr>
          <w:spacing w:val="-9"/>
        </w:rPr>
        <w:t xml:space="preserve"> </w:t>
      </w:r>
      <w:r>
        <w:t>stronger</w:t>
      </w:r>
      <w:r>
        <w:rPr>
          <w:spacing w:val="-8"/>
        </w:rPr>
        <w:t xml:space="preserve"> </w:t>
      </w:r>
      <w:r>
        <w:t>claim</w:t>
      </w:r>
      <w:r>
        <w:rPr>
          <w:spacing w:val="-9"/>
        </w:rPr>
        <w:t xml:space="preserve"> </w:t>
      </w:r>
      <w:r>
        <w:t>that</w:t>
      </w:r>
      <w:r>
        <w:rPr>
          <w:spacing w:val="-9"/>
        </w:rPr>
        <w:t xml:space="preserve"> </w:t>
      </w:r>
      <w:r>
        <w:t>non-prototypical</w:t>
      </w:r>
      <w:r>
        <w:rPr>
          <w:spacing w:val="-9"/>
        </w:rPr>
        <w:t xml:space="preserve"> </w:t>
      </w:r>
      <w:r>
        <w:t>uses of</w:t>
      </w:r>
      <w:r>
        <w:rPr>
          <w:spacing w:val="-18"/>
        </w:rPr>
        <w:t xml:space="preserve"> </w:t>
      </w:r>
      <w:r>
        <w:t>lexical</w:t>
      </w:r>
      <w:r>
        <w:rPr>
          <w:spacing w:val="-17"/>
        </w:rPr>
        <w:t xml:space="preserve"> </w:t>
      </w:r>
      <w:r>
        <w:t>items</w:t>
      </w:r>
      <w:r>
        <w:rPr>
          <w:spacing w:val="-18"/>
        </w:rPr>
        <w:t xml:space="preserve"> </w:t>
      </w:r>
      <w:r>
        <w:t>will</w:t>
      </w:r>
      <w:r>
        <w:rPr>
          <w:spacing w:val="-17"/>
        </w:rPr>
        <w:t xml:space="preserve"> </w:t>
      </w:r>
      <w:r>
        <w:rPr>
          <w:i/>
        </w:rPr>
        <w:t>always</w:t>
      </w:r>
      <w:r>
        <w:rPr>
          <w:i/>
          <w:spacing w:val="-12"/>
        </w:rPr>
        <w:t xml:space="preserve"> </w:t>
      </w:r>
      <w:r>
        <w:t>be</w:t>
      </w:r>
      <w:r>
        <w:rPr>
          <w:spacing w:val="-18"/>
        </w:rPr>
        <w:t xml:space="preserve"> </w:t>
      </w:r>
      <w:r>
        <w:t>marked</w:t>
      </w:r>
      <w:r>
        <w:rPr>
          <w:spacing w:val="-17"/>
        </w:rPr>
        <w:t xml:space="preserve"> </w:t>
      </w:r>
      <w:r>
        <w:t>semantically,</w:t>
      </w:r>
      <w:r>
        <w:rPr>
          <w:spacing w:val="-15"/>
        </w:rPr>
        <w:t xml:space="preserve"> </w:t>
      </w:r>
      <w:r>
        <w:t>making</w:t>
      </w:r>
      <w:r>
        <w:rPr>
          <w:spacing w:val="-17"/>
        </w:rPr>
        <w:t xml:space="preserve"> </w:t>
      </w:r>
      <w:r>
        <w:t>semantic</w:t>
      </w:r>
      <w:r>
        <w:rPr>
          <w:spacing w:val="-18"/>
        </w:rPr>
        <w:t xml:space="preserve"> </w:t>
      </w:r>
      <w:r>
        <w:t>markedness</w:t>
      </w:r>
      <w:r>
        <w:rPr>
          <w:spacing w:val="-17"/>
        </w:rPr>
        <w:t xml:space="preserve"> </w:t>
      </w:r>
      <w:r>
        <w:t>an</w:t>
      </w:r>
      <w:r>
        <w:rPr>
          <w:spacing w:val="-18"/>
        </w:rPr>
        <w:t xml:space="preserve"> </w:t>
      </w:r>
      <w:r>
        <w:t>absolute rather than implicational</w:t>
      </w:r>
      <w:r>
        <w:rPr>
          <w:spacing w:val="-4"/>
        </w:rPr>
        <w:t xml:space="preserve"> </w:t>
      </w:r>
      <w:r>
        <w:t>universal.</w:t>
      </w:r>
    </w:p>
    <w:p w:rsidR="00DD7756" w:rsidRDefault="00AD1397">
      <w:pPr>
        <w:pStyle w:val="BodyText"/>
        <w:spacing w:line="420" w:lineRule="auto"/>
        <w:ind w:left="120" w:right="533" w:firstLine="358"/>
        <w:jc w:val="both"/>
      </w:pPr>
      <w:r>
        <w:t xml:space="preserve">These semantic shifts are caused by a combination of conventionalization and </w:t>
      </w:r>
      <w:r>
        <w:rPr>
          <w:i/>
        </w:rPr>
        <w:t>coercion</w:t>
      </w:r>
      <w:r>
        <w:t xml:space="preserve">, wherein the meaning of the constructional context is imposed on the meaning of the lexical item (Pustejovsky </w:t>
      </w:r>
      <w:hyperlink w:anchor="_bookmark438" w:history="1">
        <w:r>
          <w:rPr>
            <w:color w:val="007FFF"/>
          </w:rPr>
          <w:t>1991</w:t>
        </w:r>
      </w:hyperlink>
      <w:r>
        <w:t xml:space="preserve">; Croft </w:t>
      </w:r>
      <w:hyperlink w:anchor="_bookmark288" w:history="1">
        <w:r>
          <w:rPr>
            <w:color w:val="007FFF"/>
          </w:rPr>
          <w:t>1991</w:t>
        </w:r>
      </w:hyperlink>
      <w:r>
        <w:t xml:space="preserve">: 69, 108; Panther &amp; Thornburg </w:t>
      </w:r>
      <w:hyperlink w:anchor="_bookmark432" w:history="1">
        <w:r>
          <w:rPr>
            <w:color w:val="007FFF"/>
          </w:rPr>
          <w:t>2007</w:t>
        </w:r>
      </w:hyperlink>
      <w:r>
        <w:t xml:space="preserve">: 252; Audring &amp; Booij </w:t>
      </w:r>
      <w:hyperlink w:anchor="_bookmark248" w:history="1">
        <w:r>
          <w:rPr>
            <w:color w:val="007FFF"/>
          </w:rPr>
          <w:t>2016</w:t>
        </w:r>
      </w:hyperlink>
      <w:r>
        <w:t>). For example, predicate nominals (where an object word is used in a predicate construction) involve coercion of lexical items from denoting objects to denoting</w:t>
      </w:r>
      <w:r>
        <w:rPr>
          <w:spacing w:val="-28"/>
        </w:rPr>
        <w:t xml:space="preserve"> </w:t>
      </w:r>
      <w:r>
        <w:t>classifying or</w:t>
      </w:r>
      <w:r>
        <w:rPr>
          <w:spacing w:val="-22"/>
        </w:rPr>
        <w:t xml:space="preserve"> </w:t>
      </w:r>
      <w:r>
        <w:t>equational</w:t>
      </w:r>
      <w:r>
        <w:rPr>
          <w:spacing w:val="-21"/>
        </w:rPr>
        <w:t xml:space="preserve"> </w:t>
      </w:r>
      <w:r>
        <w:t>relations</w:t>
      </w:r>
      <w:r>
        <w:rPr>
          <w:spacing w:val="-22"/>
        </w:rPr>
        <w:t xml:space="preserve"> </w:t>
      </w:r>
      <w:r>
        <w:t>(Croft</w:t>
      </w:r>
      <w:r>
        <w:rPr>
          <w:spacing w:val="-22"/>
        </w:rPr>
        <w:t xml:space="preserve"> </w:t>
      </w:r>
      <w:hyperlink w:anchor="_bookmark288" w:history="1">
        <w:r>
          <w:rPr>
            <w:color w:val="007FFF"/>
          </w:rPr>
          <w:t>1991</w:t>
        </w:r>
      </w:hyperlink>
      <w:r>
        <w:t>:</w:t>
      </w:r>
      <w:r>
        <w:rPr>
          <w:spacing w:val="5"/>
        </w:rPr>
        <w:t xml:space="preserve"> </w:t>
      </w:r>
      <w:r>
        <w:t>69).</w:t>
      </w:r>
      <w:r>
        <w:rPr>
          <w:spacing w:val="8"/>
        </w:rPr>
        <w:t xml:space="preserve"> </w:t>
      </w:r>
      <w:r>
        <w:t>In</w:t>
      </w:r>
      <w:r>
        <w:rPr>
          <w:spacing w:val="-22"/>
        </w:rPr>
        <w:t xml:space="preserve"> </w:t>
      </w:r>
      <w:r>
        <w:t>Nuuchahnulth,</w:t>
      </w:r>
      <w:r>
        <w:rPr>
          <w:spacing w:val="-17"/>
        </w:rPr>
        <w:t xml:space="preserve"> </w:t>
      </w:r>
      <w:r>
        <w:t>for</w:t>
      </w:r>
      <w:r>
        <w:rPr>
          <w:spacing w:val="-22"/>
        </w:rPr>
        <w:t xml:space="preserve"> </w:t>
      </w:r>
      <w:r>
        <w:t>instance,</w:t>
      </w:r>
      <w:r>
        <w:rPr>
          <w:spacing w:val="-19"/>
        </w:rPr>
        <w:t xml:space="preserve"> </w:t>
      </w:r>
      <w:r>
        <w:t>nominal</w:t>
      </w:r>
      <w:r>
        <w:rPr>
          <w:spacing w:val="-21"/>
        </w:rPr>
        <w:t xml:space="preserve"> </w:t>
      </w:r>
      <w:r>
        <w:t>predicates</w:t>
      </w:r>
      <w:r>
        <w:rPr>
          <w:spacing w:val="-22"/>
        </w:rPr>
        <w:t xml:space="preserve"> </w:t>
      </w:r>
      <w:r>
        <w:t xml:space="preserve">are always semantically durative and interpreted as either existential, classifying, or identifying expressions (Nakayama </w:t>
      </w:r>
      <w:hyperlink w:anchor="_bookmark428" w:history="1">
        <w:r>
          <w:rPr>
            <w:color w:val="007FFF"/>
          </w:rPr>
          <w:t>2001</w:t>
        </w:r>
      </w:hyperlink>
      <w:r>
        <w:t>:</w:t>
      </w:r>
      <w:r>
        <w:rPr>
          <w:spacing w:val="15"/>
        </w:rPr>
        <w:t xml:space="preserve"> </w:t>
      </w:r>
      <w:r>
        <w:t>47).</w:t>
      </w:r>
    </w:p>
    <w:p w:rsidR="00DD7756" w:rsidRDefault="00AD1397">
      <w:pPr>
        <w:pStyle w:val="BodyText"/>
        <w:spacing w:line="420" w:lineRule="auto"/>
        <w:ind w:left="120" w:right="533" w:firstLine="358"/>
        <w:jc w:val="both"/>
      </w:pPr>
      <w:r>
        <w:t>The</w:t>
      </w:r>
      <w:r>
        <w:rPr>
          <w:spacing w:val="-11"/>
        </w:rPr>
        <w:t xml:space="preserve"> </w:t>
      </w:r>
      <w:r>
        <w:t>final</w:t>
      </w:r>
      <w:r>
        <w:rPr>
          <w:spacing w:val="-9"/>
        </w:rPr>
        <w:t xml:space="preserve"> </w:t>
      </w:r>
      <w:r>
        <w:t>way</w:t>
      </w:r>
      <w:r>
        <w:rPr>
          <w:spacing w:val="-9"/>
        </w:rPr>
        <w:t xml:space="preserve"> </w:t>
      </w:r>
      <w:r>
        <w:t>in</w:t>
      </w:r>
      <w:r>
        <w:rPr>
          <w:spacing w:val="-10"/>
        </w:rPr>
        <w:t xml:space="preserve"> </w:t>
      </w:r>
      <w:r>
        <w:t>which</w:t>
      </w:r>
      <w:r>
        <w:rPr>
          <w:spacing w:val="-10"/>
        </w:rPr>
        <w:t xml:space="preserve"> </w:t>
      </w:r>
      <w:r>
        <w:t>lexical</w:t>
      </w:r>
      <w:r>
        <w:rPr>
          <w:spacing w:val="-10"/>
        </w:rPr>
        <w:t xml:space="preserve"> </w:t>
      </w:r>
      <w:r>
        <w:t>items</w:t>
      </w:r>
      <w:r>
        <w:rPr>
          <w:spacing w:val="-9"/>
        </w:rPr>
        <w:t xml:space="preserve"> </w:t>
      </w:r>
      <w:r>
        <w:t>used</w:t>
      </w:r>
      <w:r>
        <w:rPr>
          <w:spacing w:val="-10"/>
        </w:rPr>
        <w:t xml:space="preserve"> </w:t>
      </w:r>
      <w:r>
        <w:t>in</w:t>
      </w:r>
      <w:r>
        <w:rPr>
          <w:spacing w:val="-10"/>
        </w:rPr>
        <w:t xml:space="preserve"> </w:t>
      </w:r>
      <w:r>
        <w:t>atypical</w:t>
      </w:r>
      <w:r>
        <w:rPr>
          <w:spacing w:val="-9"/>
        </w:rPr>
        <w:t xml:space="preserve"> </w:t>
      </w:r>
      <w:r>
        <w:t>functions</w:t>
      </w:r>
      <w:r>
        <w:rPr>
          <w:spacing w:val="-9"/>
        </w:rPr>
        <w:t xml:space="preserve"> </w:t>
      </w:r>
      <w:r>
        <w:t>may</w:t>
      </w:r>
      <w:r>
        <w:rPr>
          <w:spacing w:val="-10"/>
        </w:rPr>
        <w:t xml:space="preserve"> </w:t>
      </w:r>
      <w:r>
        <w:t>be</w:t>
      </w:r>
      <w:r>
        <w:rPr>
          <w:spacing w:val="-10"/>
        </w:rPr>
        <w:t xml:space="preserve"> </w:t>
      </w:r>
      <w:r>
        <w:t>marked</w:t>
      </w:r>
      <w:r>
        <w:rPr>
          <w:spacing w:val="-10"/>
        </w:rPr>
        <w:t xml:space="preserve"> </w:t>
      </w:r>
      <w:r>
        <w:t>is</w:t>
      </w:r>
      <w:r>
        <w:rPr>
          <w:spacing w:val="-9"/>
        </w:rPr>
        <w:t xml:space="preserve"> </w:t>
      </w:r>
      <w:r>
        <w:t>in</w:t>
      </w:r>
      <w:r>
        <w:rPr>
          <w:spacing w:val="-9"/>
        </w:rPr>
        <w:t xml:space="preserve"> </w:t>
      </w:r>
      <w:r>
        <w:t>terms of their frequency. Croft (</w:t>
      </w:r>
      <w:hyperlink w:anchor="_bookmark288" w:history="1">
        <w:r>
          <w:rPr>
            <w:color w:val="007FFF"/>
          </w:rPr>
          <w:t>1991</w:t>
        </w:r>
      </w:hyperlink>
      <w:r>
        <w:t xml:space="preserve">: 59, 87) also refers to this as </w:t>
      </w:r>
      <w:r>
        <w:rPr>
          <w:i/>
        </w:rPr>
        <w:t>textual markedness</w:t>
      </w:r>
      <w:r>
        <w:t>. Frequential markedness</w:t>
      </w:r>
      <w:r>
        <w:rPr>
          <w:spacing w:val="-24"/>
        </w:rPr>
        <w:t xml:space="preserve"> </w:t>
      </w:r>
      <w:r>
        <w:t>predicts</w:t>
      </w:r>
      <w:r>
        <w:rPr>
          <w:spacing w:val="-23"/>
        </w:rPr>
        <w:t xml:space="preserve"> </w:t>
      </w:r>
      <w:r>
        <w:t>that</w:t>
      </w:r>
      <w:r>
        <w:rPr>
          <w:spacing w:val="-23"/>
        </w:rPr>
        <w:t xml:space="preserve"> </w:t>
      </w:r>
      <w:r>
        <w:t>lexical</w:t>
      </w:r>
      <w:r>
        <w:rPr>
          <w:spacing w:val="-23"/>
        </w:rPr>
        <w:t xml:space="preserve"> </w:t>
      </w:r>
      <w:r>
        <w:t>items</w:t>
      </w:r>
      <w:r>
        <w:rPr>
          <w:spacing w:val="-24"/>
        </w:rPr>
        <w:t xml:space="preserve"> </w:t>
      </w:r>
      <w:r>
        <w:t>are</w:t>
      </w:r>
      <w:r>
        <w:rPr>
          <w:spacing w:val="-23"/>
        </w:rPr>
        <w:t xml:space="preserve"> </w:t>
      </w:r>
      <w:r>
        <w:t>used</w:t>
      </w:r>
      <w:r>
        <w:rPr>
          <w:spacing w:val="-23"/>
        </w:rPr>
        <w:t xml:space="preserve"> </w:t>
      </w:r>
      <w:r>
        <w:t>more</w:t>
      </w:r>
      <w:r>
        <w:rPr>
          <w:spacing w:val="-23"/>
        </w:rPr>
        <w:t xml:space="preserve"> </w:t>
      </w:r>
      <w:r>
        <w:t>frequently</w:t>
      </w:r>
      <w:r>
        <w:rPr>
          <w:spacing w:val="-23"/>
        </w:rPr>
        <w:t xml:space="preserve"> </w:t>
      </w:r>
      <w:r>
        <w:t>in</w:t>
      </w:r>
      <w:r>
        <w:rPr>
          <w:spacing w:val="-24"/>
        </w:rPr>
        <w:t xml:space="preserve"> </w:t>
      </w:r>
      <w:r>
        <w:t>their</w:t>
      </w:r>
      <w:r>
        <w:rPr>
          <w:spacing w:val="-23"/>
        </w:rPr>
        <w:t xml:space="preserve"> </w:t>
      </w:r>
      <w:r>
        <w:t>prototypical</w:t>
      </w:r>
      <w:r>
        <w:rPr>
          <w:spacing w:val="-23"/>
        </w:rPr>
        <w:t xml:space="preserve"> </w:t>
      </w:r>
      <w:r>
        <w:t>functions than</w:t>
      </w:r>
      <w:r>
        <w:rPr>
          <w:spacing w:val="-13"/>
        </w:rPr>
        <w:t xml:space="preserve"> </w:t>
      </w:r>
      <w:r>
        <w:t>in</w:t>
      </w:r>
      <w:r>
        <w:rPr>
          <w:spacing w:val="-13"/>
        </w:rPr>
        <w:t xml:space="preserve"> </w:t>
      </w:r>
      <w:r>
        <w:t>non-prototypical</w:t>
      </w:r>
      <w:r>
        <w:rPr>
          <w:spacing w:val="-13"/>
        </w:rPr>
        <w:t xml:space="preserve"> </w:t>
      </w:r>
      <w:r>
        <w:t>ones.</w:t>
      </w:r>
      <w:r>
        <w:rPr>
          <w:spacing w:val="12"/>
        </w:rPr>
        <w:t xml:space="preserve"> </w:t>
      </w:r>
      <w:r>
        <w:t>This</w:t>
      </w:r>
      <w:r>
        <w:rPr>
          <w:spacing w:val="-13"/>
        </w:rPr>
        <w:t xml:space="preserve"> </w:t>
      </w:r>
      <w:r>
        <w:t>means</w:t>
      </w:r>
      <w:r>
        <w:rPr>
          <w:spacing w:val="-12"/>
        </w:rPr>
        <w:t xml:space="preserve"> </w:t>
      </w:r>
      <w:r>
        <w:t>that</w:t>
      </w:r>
      <w:r>
        <w:rPr>
          <w:spacing w:val="-13"/>
        </w:rPr>
        <w:t xml:space="preserve"> </w:t>
      </w:r>
      <w:r>
        <w:t>object</w:t>
      </w:r>
      <w:r>
        <w:rPr>
          <w:spacing w:val="-12"/>
        </w:rPr>
        <w:t xml:space="preserve"> </w:t>
      </w:r>
      <w:r>
        <w:t>words</w:t>
      </w:r>
      <w:r>
        <w:rPr>
          <w:spacing w:val="-13"/>
        </w:rPr>
        <w:t xml:space="preserve"> </w:t>
      </w:r>
      <w:r>
        <w:t>should</w:t>
      </w:r>
      <w:r>
        <w:rPr>
          <w:spacing w:val="-13"/>
        </w:rPr>
        <w:t xml:space="preserve"> </w:t>
      </w:r>
      <w:r>
        <w:t>be</w:t>
      </w:r>
      <w:r>
        <w:rPr>
          <w:spacing w:val="-12"/>
        </w:rPr>
        <w:t xml:space="preserve"> </w:t>
      </w:r>
      <w:r>
        <w:t>most</w:t>
      </w:r>
      <w:r>
        <w:rPr>
          <w:spacing w:val="-12"/>
        </w:rPr>
        <w:t xml:space="preserve"> </w:t>
      </w:r>
      <w:r>
        <w:t>frequent</w:t>
      </w:r>
      <w:r>
        <w:rPr>
          <w:spacing w:val="-13"/>
        </w:rPr>
        <w:t xml:space="preserve"> </w:t>
      </w:r>
      <w:r>
        <w:t>in</w:t>
      </w:r>
      <w:r>
        <w:rPr>
          <w:spacing w:val="-12"/>
        </w:rPr>
        <w:t xml:space="preserve"> </w:t>
      </w:r>
      <w:r>
        <w:t>their use</w:t>
      </w:r>
      <w:r>
        <w:rPr>
          <w:spacing w:val="-20"/>
        </w:rPr>
        <w:t xml:space="preserve"> </w:t>
      </w:r>
      <w:r>
        <w:t>in</w:t>
      </w:r>
      <w:r>
        <w:rPr>
          <w:spacing w:val="-19"/>
        </w:rPr>
        <w:t xml:space="preserve"> </w:t>
      </w:r>
      <w:r>
        <w:t>referring</w:t>
      </w:r>
      <w:r>
        <w:rPr>
          <w:spacing w:val="-19"/>
        </w:rPr>
        <w:t xml:space="preserve"> </w:t>
      </w:r>
      <w:r>
        <w:t>constructions,</w:t>
      </w:r>
      <w:r>
        <w:rPr>
          <w:spacing w:val="-17"/>
        </w:rPr>
        <w:t xml:space="preserve"> </w:t>
      </w:r>
      <w:r>
        <w:t>and</w:t>
      </w:r>
      <w:r>
        <w:rPr>
          <w:spacing w:val="-19"/>
        </w:rPr>
        <w:t xml:space="preserve"> </w:t>
      </w:r>
      <w:r>
        <w:t>that</w:t>
      </w:r>
      <w:r>
        <w:rPr>
          <w:spacing w:val="-19"/>
        </w:rPr>
        <w:t xml:space="preserve"> </w:t>
      </w:r>
      <w:r>
        <w:t>referring</w:t>
      </w:r>
      <w:r>
        <w:rPr>
          <w:spacing w:val="-19"/>
        </w:rPr>
        <w:t xml:space="preserve"> </w:t>
      </w:r>
      <w:r>
        <w:t>constructions</w:t>
      </w:r>
      <w:r>
        <w:rPr>
          <w:spacing w:val="-20"/>
        </w:rPr>
        <w:t xml:space="preserve"> </w:t>
      </w:r>
      <w:r>
        <w:t>should</w:t>
      </w:r>
      <w:r>
        <w:rPr>
          <w:spacing w:val="-19"/>
        </w:rPr>
        <w:t xml:space="preserve"> </w:t>
      </w:r>
      <w:r>
        <w:t>most</w:t>
      </w:r>
      <w:r>
        <w:rPr>
          <w:spacing w:val="-19"/>
        </w:rPr>
        <w:t xml:space="preserve"> </w:t>
      </w:r>
      <w:r>
        <w:t>frequently</w:t>
      </w:r>
      <w:r>
        <w:rPr>
          <w:spacing w:val="-19"/>
        </w:rPr>
        <w:t xml:space="preserve"> </w:t>
      </w:r>
      <w:r>
        <w:t xml:space="preserve">denote objects (Croft </w:t>
      </w:r>
      <w:hyperlink w:anchor="_bookmark288" w:history="1">
        <w:r>
          <w:rPr>
            <w:color w:val="007FFF"/>
          </w:rPr>
          <w:t>1991</w:t>
        </w:r>
      </w:hyperlink>
      <w:r>
        <w:t>:</w:t>
      </w:r>
      <w:r>
        <w:rPr>
          <w:spacing w:val="16"/>
        </w:rPr>
        <w:t xml:space="preserve"> </w:t>
      </w:r>
      <w:r>
        <w:t>87).</w:t>
      </w:r>
    </w:p>
    <w:p w:rsidR="00DD7756" w:rsidRDefault="00AD1397">
      <w:pPr>
        <w:pStyle w:val="BodyText"/>
        <w:spacing w:line="420" w:lineRule="auto"/>
        <w:ind w:left="120" w:right="533" w:firstLine="358"/>
        <w:jc w:val="both"/>
      </w:pPr>
      <w:r>
        <w:t>The field of linguistics has accumulated a good deal of empirical evidence in support of the typological markedness theory of lexical categories. Croft (</w:t>
      </w:r>
      <w:hyperlink w:anchor="_bookmark288" w:history="1">
        <w:r>
          <w:rPr>
            <w:color w:val="007FFF"/>
          </w:rPr>
          <w:t>1991</w:t>
        </w:r>
      </w:hyperlink>
      <w:r>
        <w:t>) provides empirical evi- dence from 12 languages for each of these markedness patterns. Dixon (</w:t>
      </w:r>
      <w:hyperlink w:anchor="_bookmark311" w:history="1">
        <w:r>
          <w:rPr>
            <w:color w:val="007FFF"/>
          </w:rPr>
          <w:t>1977</w:t>
        </w:r>
      </w:hyperlink>
      <w:r>
        <w:t>) also provides evidence of typological markedness patterns as they relate to property words, using a</w:t>
      </w:r>
      <w:r>
        <w:rPr>
          <w:spacing w:val="58"/>
        </w:rPr>
        <w:t xml:space="preserve"> </w:t>
      </w:r>
      <w:r>
        <w:t>com-</w:t>
      </w:r>
    </w:p>
    <w:p w:rsidR="00DD7756" w:rsidRDefault="00DD7756">
      <w:pPr>
        <w:spacing w:line="420" w:lineRule="auto"/>
        <w:jc w:val="both"/>
        <w:sectPr w:rsidR="00DD7756">
          <w:pgSz w:w="12240" w:h="15840"/>
          <w:pgMar w:top="1400" w:right="900" w:bottom="1040" w:left="1680" w:header="0" w:footer="717" w:gutter="0"/>
          <w:cols w:space="720"/>
        </w:sectPr>
      </w:pPr>
    </w:p>
    <w:p w:rsidR="00DD7756" w:rsidRDefault="00AD1397">
      <w:pPr>
        <w:pStyle w:val="BodyText"/>
        <w:spacing w:before="84" w:line="420" w:lineRule="auto"/>
        <w:ind w:left="120" w:right="532"/>
        <w:jc w:val="both"/>
      </w:pPr>
      <w:r>
        <w:lastRenderedPageBreak/>
        <w:t>bination of structural and behavioral evidence. As mentioned, Hopper &amp; Thompson’s (</w:t>
      </w:r>
      <w:hyperlink w:anchor="_bookmark377" w:history="1">
        <w:r>
          <w:rPr>
            <w:color w:val="007FFF"/>
          </w:rPr>
          <w:t>1984</w:t>
        </w:r>
      </w:hyperlink>
      <w:r>
        <w:t>) study also provides empirical support from a variety of languages for markedness in terms of behavioral potential. Stassen (</w:t>
      </w:r>
      <w:hyperlink w:anchor="_bookmark468" w:history="1">
        <w:r>
          <w:rPr>
            <w:color w:val="007FFF"/>
          </w:rPr>
          <w:t>1997</w:t>
        </w:r>
      </w:hyperlink>
      <w:r>
        <w:t>) is a massive study of intransitive predication in 410 languages, demonstrating the marked behavior of non-action words when used in predicate constructions.</w:t>
      </w:r>
    </w:p>
    <w:p w:rsidR="00DD7756" w:rsidRDefault="00AD1397">
      <w:pPr>
        <w:pStyle w:val="BodyText"/>
        <w:spacing w:line="420" w:lineRule="auto"/>
        <w:ind w:left="120" w:right="534" w:firstLine="358"/>
        <w:jc w:val="both"/>
      </w:pPr>
      <w:r>
        <w:t>Having explicated the basic tenets of typological markedness theory, I now turn to re- framing the concept of lexical flexibility in a way that utilizes this framework.</w:t>
      </w:r>
    </w:p>
    <w:p w:rsidR="00DD7756" w:rsidRDefault="00DD7756">
      <w:pPr>
        <w:pStyle w:val="BodyText"/>
        <w:rPr>
          <w:sz w:val="26"/>
        </w:rPr>
      </w:pPr>
    </w:p>
    <w:p w:rsidR="00DD7756" w:rsidRDefault="00AD1397">
      <w:pPr>
        <w:pStyle w:val="Heading2"/>
        <w:numPr>
          <w:ilvl w:val="1"/>
          <w:numId w:val="11"/>
        </w:numPr>
        <w:tabs>
          <w:tab w:val="left" w:pos="885"/>
          <w:tab w:val="left" w:pos="886"/>
        </w:tabs>
        <w:spacing w:before="210"/>
        <w:rPr>
          <w:b/>
        </w:rPr>
      </w:pPr>
      <w:bookmarkStart w:id="186" w:name="2.5_Lexical_flexibility:_A_functional_de"/>
      <w:bookmarkStart w:id="187" w:name="_bookmark144"/>
      <w:bookmarkEnd w:id="186"/>
      <w:bookmarkEnd w:id="187"/>
      <w:r>
        <w:rPr>
          <w:b/>
        </w:rPr>
        <w:t>Lexical flexibility: A functional</w:t>
      </w:r>
      <w:r>
        <w:rPr>
          <w:b/>
          <w:spacing w:val="-50"/>
        </w:rPr>
        <w:t xml:space="preserve"> </w:t>
      </w:r>
      <w:r>
        <w:rPr>
          <w:b/>
        </w:rPr>
        <w:t>definition</w:t>
      </w:r>
    </w:p>
    <w:p w:rsidR="00DD7756" w:rsidRDefault="00DD7756">
      <w:pPr>
        <w:pStyle w:val="BodyText"/>
        <w:spacing w:before="7"/>
        <w:rPr>
          <w:b/>
          <w:sz w:val="36"/>
        </w:rPr>
      </w:pPr>
    </w:p>
    <w:p w:rsidR="00DD7756" w:rsidRDefault="00AD1397">
      <w:pPr>
        <w:pStyle w:val="BodyText"/>
        <w:spacing w:line="420" w:lineRule="auto"/>
        <w:ind w:left="120" w:right="532"/>
        <w:jc w:val="both"/>
      </w:pPr>
      <w:r>
        <w:t>Within the framework of typological markedness asymmetries, lexical flexibility can be un- derstood as follows:</w:t>
      </w:r>
    </w:p>
    <w:p w:rsidR="00DD7756" w:rsidRDefault="00AD1397">
      <w:pPr>
        <w:pStyle w:val="BodyText"/>
        <w:spacing w:before="202" w:line="420" w:lineRule="auto"/>
        <w:ind w:left="717" w:right="533" w:hanging="598"/>
        <w:jc w:val="both"/>
      </w:pPr>
      <w:r>
        <w:rPr>
          <w:b/>
        </w:rPr>
        <w:t xml:space="preserve">lexical flexibility </w:t>
      </w:r>
      <w:r>
        <w:t>The use of a lexical item (root, stem, or inflected word) in more than one discourse</w:t>
      </w:r>
      <w:r>
        <w:rPr>
          <w:spacing w:val="-13"/>
        </w:rPr>
        <w:t xml:space="preserve"> </w:t>
      </w:r>
      <w:r>
        <w:t>function</w:t>
      </w:r>
      <w:r>
        <w:rPr>
          <w:spacing w:val="-12"/>
        </w:rPr>
        <w:t xml:space="preserve"> </w:t>
      </w:r>
      <w:r>
        <w:t>(reference,</w:t>
      </w:r>
      <w:r>
        <w:rPr>
          <w:spacing w:val="-11"/>
        </w:rPr>
        <w:t xml:space="preserve"> </w:t>
      </w:r>
      <w:r>
        <w:t>predication,</w:t>
      </w:r>
      <w:r>
        <w:rPr>
          <w:spacing w:val="-11"/>
        </w:rPr>
        <w:t xml:space="preserve"> </w:t>
      </w:r>
      <w:r>
        <w:t>or</w:t>
      </w:r>
      <w:r>
        <w:rPr>
          <w:spacing w:val="-12"/>
        </w:rPr>
        <w:t xml:space="preserve"> </w:t>
      </w:r>
      <w:r>
        <w:t>modification)</w:t>
      </w:r>
      <w:r>
        <w:rPr>
          <w:spacing w:val="-12"/>
        </w:rPr>
        <w:t xml:space="preserve"> </w:t>
      </w:r>
      <w:r>
        <w:t>with</w:t>
      </w:r>
      <w:r>
        <w:rPr>
          <w:spacing w:val="-12"/>
        </w:rPr>
        <w:t xml:space="preserve"> </w:t>
      </w:r>
      <w:r>
        <w:t>no</w:t>
      </w:r>
      <w:r>
        <w:rPr>
          <w:spacing w:val="-12"/>
        </w:rPr>
        <w:t xml:space="preserve"> </w:t>
      </w:r>
      <w:r>
        <w:t>difference</w:t>
      </w:r>
      <w:r>
        <w:rPr>
          <w:spacing w:val="-12"/>
        </w:rPr>
        <w:t xml:space="preserve"> </w:t>
      </w:r>
      <w:r>
        <w:t>in</w:t>
      </w:r>
      <w:r>
        <w:rPr>
          <w:spacing w:val="-13"/>
        </w:rPr>
        <w:t xml:space="preserve"> </w:t>
      </w:r>
      <w:r>
        <w:t>struc- tural</w:t>
      </w:r>
      <w:r>
        <w:rPr>
          <w:spacing w:val="-2"/>
        </w:rPr>
        <w:t xml:space="preserve"> </w:t>
      </w:r>
      <w:r>
        <w:t>coding.</w:t>
      </w:r>
    </w:p>
    <w:p w:rsidR="00DD7756" w:rsidRDefault="00AD1397">
      <w:pPr>
        <w:pStyle w:val="BodyText"/>
        <w:spacing w:before="202" w:line="420" w:lineRule="auto"/>
        <w:ind w:left="119" w:right="532" w:firstLine="358"/>
        <w:jc w:val="both"/>
      </w:pPr>
      <w:r>
        <w:t>This</w:t>
      </w:r>
      <w:r>
        <w:rPr>
          <w:spacing w:val="-12"/>
        </w:rPr>
        <w:t xml:space="preserve"> </w:t>
      </w:r>
      <w:r>
        <w:t>definition</w:t>
      </w:r>
      <w:r>
        <w:rPr>
          <w:spacing w:val="-12"/>
        </w:rPr>
        <w:t xml:space="preserve"> </w:t>
      </w:r>
      <w:r>
        <w:t>qualifies</w:t>
      </w:r>
      <w:r>
        <w:rPr>
          <w:spacing w:val="-11"/>
        </w:rPr>
        <w:t xml:space="preserve"> </w:t>
      </w:r>
      <w:r>
        <w:t>as</w:t>
      </w:r>
      <w:r>
        <w:rPr>
          <w:spacing w:val="-12"/>
        </w:rPr>
        <w:t xml:space="preserve"> </w:t>
      </w:r>
      <w:r>
        <w:t>a</w:t>
      </w:r>
      <w:r>
        <w:rPr>
          <w:spacing w:val="-12"/>
        </w:rPr>
        <w:t xml:space="preserve"> </w:t>
      </w:r>
      <w:r>
        <w:t>valid</w:t>
      </w:r>
      <w:r>
        <w:rPr>
          <w:spacing w:val="-12"/>
        </w:rPr>
        <w:t xml:space="preserve"> </w:t>
      </w:r>
      <w:r>
        <w:rPr>
          <w:i/>
        </w:rPr>
        <w:t>comparative</w:t>
      </w:r>
      <w:r>
        <w:rPr>
          <w:i/>
          <w:spacing w:val="-12"/>
        </w:rPr>
        <w:t xml:space="preserve"> </w:t>
      </w:r>
      <w:r>
        <w:rPr>
          <w:i/>
        </w:rPr>
        <w:t xml:space="preserve">concept </w:t>
      </w:r>
      <w:r>
        <w:t>in</w:t>
      </w:r>
      <w:r>
        <w:rPr>
          <w:spacing w:val="-11"/>
        </w:rPr>
        <w:t xml:space="preserve"> </w:t>
      </w:r>
      <w:r>
        <w:t>the</w:t>
      </w:r>
      <w:r>
        <w:rPr>
          <w:spacing w:val="-12"/>
        </w:rPr>
        <w:t xml:space="preserve"> </w:t>
      </w:r>
      <w:r>
        <w:t>sense</w:t>
      </w:r>
      <w:r>
        <w:rPr>
          <w:spacing w:val="-12"/>
        </w:rPr>
        <w:t xml:space="preserve"> </w:t>
      </w:r>
      <w:r>
        <w:t>of</w:t>
      </w:r>
      <w:r>
        <w:rPr>
          <w:spacing w:val="-11"/>
        </w:rPr>
        <w:t xml:space="preserve"> </w:t>
      </w:r>
      <w:r>
        <w:t>Haspelmath</w:t>
      </w:r>
      <w:r>
        <w:rPr>
          <w:spacing w:val="-12"/>
        </w:rPr>
        <w:t xml:space="preserve"> </w:t>
      </w:r>
      <w:r>
        <w:t>(</w:t>
      </w:r>
      <w:hyperlink w:anchor="_bookmark358" w:history="1">
        <w:r>
          <w:rPr>
            <w:color w:val="007FFF"/>
          </w:rPr>
          <w:t>2010a</w:t>
        </w:r>
      </w:hyperlink>
      <w:r>
        <w:t xml:space="preserve">) because it is couched in terms of universal </w:t>
      </w:r>
      <w:r>
        <w:rPr>
          <w:i/>
        </w:rPr>
        <w:t xml:space="preserve">functions </w:t>
      </w:r>
      <w:r>
        <w:t xml:space="preserve">rather than language-specific </w:t>
      </w:r>
      <w:r>
        <w:rPr>
          <w:i/>
        </w:rPr>
        <w:t xml:space="preserve">structures </w:t>
      </w:r>
      <w:r>
        <w:t xml:space="preserve">(Croft </w:t>
      </w:r>
      <w:hyperlink w:anchor="_bookmark297" w:history="1">
        <w:r>
          <w:rPr>
            <w:color w:val="007FFF"/>
          </w:rPr>
          <w:t>2016</w:t>
        </w:r>
      </w:hyperlink>
      <w:r>
        <w:t>). It also has the advantage of being intentionally equivocal with respect to the lexical and cognitive unity of the item, and with respect to the linguistic level (root, stem,</w:t>
      </w:r>
      <w:r>
        <w:rPr>
          <w:spacing w:val="-34"/>
        </w:rPr>
        <w:t xml:space="preserve"> </w:t>
      </w:r>
      <w:r>
        <w:t>or inflected word) at which the flexibility is realized. In some cases when a single lexical form appears</w:t>
      </w:r>
      <w:r>
        <w:rPr>
          <w:spacing w:val="-14"/>
        </w:rPr>
        <w:t xml:space="preserve"> </w:t>
      </w:r>
      <w:r>
        <w:t>in</w:t>
      </w:r>
      <w:r>
        <w:rPr>
          <w:spacing w:val="-14"/>
        </w:rPr>
        <w:t xml:space="preserve"> </w:t>
      </w:r>
      <w:r>
        <w:t>more</w:t>
      </w:r>
      <w:r>
        <w:rPr>
          <w:spacing w:val="-13"/>
        </w:rPr>
        <w:t xml:space="preserve"> </w:t>
      </w:r>
      <w:r>
        <w:t>than</w:t>
      </w:r>
      <w:r>
        <w:rPr>
          <w:spacing w:val="-14"/>
        </w:rPr>
        <w:t xml:space="preserve"> </w:t>
      </w:r>
      <w:r>
        <w:t>one</w:t>
      </w:r>
      <w:r>
        <w:rPr>
          <w:spacing w:val="-13"/>
        </w:rPr>
        <w:t xml:space="preserve"> </w:t>
      </w:r>
      <w:r>
        <w:t>discourse</w:t>
      </w:r>
      <w:r>
        <w:rPr>
          <w:spacing w:val="-14"/>
        </w:rPr>
        <w:t xml:space="preserve"> </w:t>
      </w:r>
      <w:r>
        <w:t>function,</w:t>
      </w:r>
      <w:r>
        <w:rPr>
          <w:spacing w:val="-12"/>
        </w:rPr>
        <w:t xml:space="preserve"> </w:t>
      </w:r>
      <w:r>
        <w:t>speakers</w:t>
      </w:r>
      <w:r>
        <w:rPr>
          <w:spacing w:val="-13"/>
        </w:rPr>
        <w:t xml:space="preserve"> </w:t>
      </w:r>
      <w:r>
        <w:t>may</w:t>
      </w:r>
      <w:r>
        <w:rPr>
          <w:spacing w:val="-14"/>
        </w:rPr>
        <w:t xml:space="preserve"> </w:t>
      </w:r>
      <w:r>
        <w:t>have</w:t>
      </w:r>
      <w:r>
        <w:rPr>
          <w:spacing w:val="-13"/>
        </w:rPr>
        <w:t xml:space="preserve"> </w:t>
      </w:r>
      <w:r>
        <w:t>a</w:t>
      </w:r>
      <w:r>
        <w:rPr>
          <w:spacing w:val="-14"/>
        </w:rPr>
        <w:t xml:space="preserve"> </w:t>
      </w:r>
      <w:r>
        <w:t>close</w:t>
      </w:r>
      <w:r>
        <w:rPr>
          <w:spacing w:val="-13"/>
        </w:rPr>
        <w:t xml:space="preserve"> </w:t>
      </w:r>
      <w:r>
        <w:t>cognitive</w:t>
      </w:r>
      <w:r>
        <w:rPr>
          <w:spacing w:val="-14"/>
        </w:rPr>
        <w:t xml:space="preserve"> </w:t>
      </w:r>
      <w:r>
        <w:t>association between the two uses. This is most likely the case for the predicative and referential uses of the</w:t>
      </w:r>
      <w:r>
        <w:rPr>
          <w:spacing w:val="-8"/>
        </w:rPr>
        <w:t xml:space="preserve"> </w:t>
      </w:r>
      <w:r>
        <w:t>word</w:t>
      </w:r>
      <w:r>
        <w:rPr>
          <w:spacing w:val="-8"/>
        </w:rPr>
        <w:t xml:space="preserve"> </w:t>
      </w:r>
      <w:r>
        <w:rPr>
          <w:i/>
        </w:rPr>
        <w:t>run</w:t>
      </w:r>
      <w:r>
        <w:rPr>
          <w:i/>
          <w:spacing w:val="-7"/>
        </w:rPr>
        <w:t xml:space="preserve"> </w:t>
      </w:r>
      <w:r>
        <w:t>in</w:t>
      </w:r>
      <w:r>
        <w:rPr>
          <w:spacing w:val="-7"/>
        </w:rPr>
        <w:t xml:space="preserve"> </w:t>
      </w:r>
      <w:r>
        <w:t>the</w:t>
      </w:r>
      <w:r>
        <w:rPr>
          <w:spacing w:val="-8"/>
        </w:rPr>
        <w:t xml:space="preserve"> </w:t>
      </w:r>
      <w:r>
        <w:t>phrases</w:t>
      </w:r>
      <w:r>
        <w:rPr>
          <w:spacing w:val="-9"/>
        </w:rPr>
        <w:t xml:space="preserve"> </w:t>
      </w:r>
      <w:r>
        <w:rPr>
          <w:i/>
        </w:rPr>
        <w:t>I</w:t>
      </w:r>
      <w:r>
        <w:rPr>
          <w:i/>
          <w:spacing w:val="-8"/>
        </w:rPr>
        <w:t xml:space="preserve"> </w:t>
      </w:r>
      <w:r>
        <w:rPr>
          <w:i/>
        </w:rPr>
        <w:t>run</w:t>
      </w:r>
      <w:r>
        <w:rPr>
          <w:i/>
          <w:spacing w:val="-7"/>
        </w:rPr>
        <w:t xml:space="preserve"> </w:t>
      </w:r>
      <w:r>
        <w:rPr>
          <w:i/>
        </w:rPr>
        <w:t>every</w:t>
      </w:r>
      <w:r>
        <w:rPr>
          <w:i/>
          <w:spacing w:val="-8"/>
        </w:rPr>
        <w:t xml:space="preserve"> </w:t>
      </w:r>
      <w:r>
        <w:rPr>
          <w:i/>
        </w:rPr>
        <w:t>morning</w:t>
      </w:r>
      <w:r>
        <w:rPr>
          <w:i/>
          <w:spacing w:val="1"/>
        </w:rPr>
        <w:t xml:space="preserve"> </w:t>
      </w:r>
      <w:r>
        <w:t>and</w:t>
      </w:r>
      <w:r>
        <w:rPr>
          <w:spacing w:val="-8"/>
        </w:rPr>
        <w:t xml:space="preserve"> </w:t>
      </w:r>
      <w:r>
        <w:rPr>
          <w:i/>
        </w:rPr>
        <w:t>I’m</w:t>
      </w:r>
      <w:r>
        <w:rPr>
          <w:i/>
          <w:spacing w:val="-8"/>
        </w:rPr>
        <w:t xml:space="preserve"> </w:t>
      </w:r>
      <w:r>
        <w:rPr>
          <w:i/>
        </w:rPr>
        <w:t>going</w:t>
      </w:r>
      <w:r>
        <w:rPr>
          <w:i/>
          <w:spacing w:val="-7"/>
        </w:rPr>
        <w:t xml:space="preserve"> </w:t>
      </w:r>
      <w:r>
        <w:rPr>
          <w:i/>
        </w:rPr>
        <w:t>for</w:t>
      </w:r>
      <w:r>
        <w:rPr>
          <w:i/>
          <w:spacing w:val="-8"/>
        </w:rPr>
        <w:t xml:space="preserve"> </w:t>
      </w:r>
      <w:r>
        <w:rPr>
          <w:i/>
        </w:rPr>
        <w:t>a</w:t>
      </w:r>
      <w:r>
        <w:rPr>
          <w:i/>
          <w:spacing w:val="-8"/>
        </w:rPr>
        <w:t xml:space="preserve"> </w:t>
      </w:r>
      <w:r>
        <w:rPr>
          <w:i/>
        </w:rPr>
        <w:t>run</w:t>
      </w:r>
      <w:r>
        <w:rPr>
          <w:i/>
          <w:spacing w:val="-8"/>
        </w:rPr>
        <w:t xml:space="preserve"> </w:t>
      </w:r>
      <w:r>
        <w:t>respectively.</w:t>
      </w:r>
      <w:r>
        <w:rPr>
          <w:spacing w:val="14"/>
        </w:rPr>
        <w:t xml:space="preserve"> </w:t>
      </w:r>
      <w:r>
        <w:t>In</w:t>
      </w:r>
      <w:r>
        <w:rPr>
          <w:spacing w:val="-7"/>
        </w:rPr>
        <w:t xml:space="preserve"> </w:t>
      </w:r>
      <w:r>
        <w:t>other cases,</w:t>
      </w:r>
      <w:r>
        <w:rPr>
          <w:spacing w:val="-18"/>
        </w:rPr>
        <w:t xml:space="preserve"> </w:t>
      </w:r>
      <w:r>
        <w:t>speakers</w:t>
      </w:r>
      <w:r>
        <w:rPr>
          <w:spacing w:val="-21"/>
        </w:rPr>
        <w:t xml:space="preserve"> </w:t>
      </w:r>
      <w:r>
        <w:t>may</w:t>
      </w:r>
      <w:r>
        <w:rPr>
          <w:spacing w:val="-20"/>
        </w:rPr>
        <w:t xml:space="preserve"> </w:t>
      </w:r>
      <w:r>
        <w:t>have</w:t>
      </w:r>
      <w:r>
        <w:rPr>
          <w:spacing w:val="-21"/>
        </w:rPr>
        <w:t xml:space="preserve"> </w:t>
      </w:r>
      <w:r>
        <w:t>little</w:t>
      </w:r>
      <w:r>
        <w:rPr>
          <w:spacing w:val="-20"/>
        </w:rPr>
        <w:t xml:space="preserve"> </w:t>
      </w:r>
      <w:r>
        <w:t>to</w:t>
      </w:r>
      <w:r>
        <w:rPr>
          <w:spacing w:val="-20"/>
        </w:rPr>
        <w:t xml:space="preserve"> </w:t>
      </w:r>
      <w:r>
        <w:t>no</w:t>
      </w:r>
      <w:r>
        <w:rPr>
          <w:spacing w:val="-21"/>
        </w:rPr>
        <w:t xml:space="preserve"> </w:t>
      </w:r>
      <w:r>
        <w:t>awareness</w:t>
      </w:r>
      <w:r>
        <w:rPr>
          <w:spacing w:val="-20"/>
        </w:rPr>
        <w:t xml:space="preserve"> </w:t>
      </w:r>
      <w:r>
        <w:t>of</w:t>
      </w:r>
      <w:r>
        <w:rPr>
          <w:spacing w:val="-21"/>
        </w:rPr>
        <w:t xml:space="preserve"> </w:t>
      </w:r>
      <w:r>
        <w:t>the</w:t>
      </w:r>
      <w:r>
        <w:rPr>
          <w:spacing w:val="-20"/>
        </w:rPr>
        <w:t xml:space="preserve"> </w:t>
      </w:r>
      <w:r>
        <w:t>diachronic</w:t>
      </w:r>
      <w:r>
        <w:rPr>
          <w:spacing w:val="-21"/>
        </w:rPr>
        <w:t xml:space="preserve"> </w:t>
      </w:r>
      <w:r>
        <w:t>connection</w:t>
      </w:r>
      <w:r>
        <w:rPr>
          <w:spacing w:val="-20"/>
        </w:rPr>
        <w:t xml:space="preserve"> </w:t>
      </w:r>
      <w:r>
        <w:t>between</w:t>
      </w:r>
      <w:r>
        <w:rPr>
          <w:spacing w:val="-21"/>
        </w:rPr>
        <w:t xml:space="preserve"> </w:t>
      </w:r>
      <w:r>
        <w:t>uses</w:t>
      </w:r>
      <w:r>
        <w:rPr>
          <w:spacing w:val="-20"/>
        </w:rPr>
        <w:t xml:space="preserve"> </w:t>
      </w:r>
      <w:r>
        <w:t>of</w:t>
      </w:r>
      <w:r>
        <w:rPr>
          <w:spacing w:val="-21"/>
        </w:rPr>
        <w:t xml:space="preserve"> </w:t>
      </w:r>
      <w:r>
        <w:t>a form.</w:t>
      </w:r>
      <w:r>
        <w:rPr>
          <w:spacing w:val="10"/>
        </w:rPr>
        <w:t xml:space="preserve"> </w:t>
      </w:r>
      <w:r>
        <w:t>For</w:t>
      </w:r>
      <w:r>
        <w:rPr>
          <w:spacing w:val="-18"/>
        </w:rPr>
        <w:t xml:space="preserve"> </w:t>
      </w:r>
      <w:r>
        <w:t>example,</w:t>
      </w:r>
      <w:r>
        <w:rPr>
          <w:spacing w:val="-15"/>
        </w:rPr>
        <w:t xml:space="preserve"> </w:t>
      </w:r>
      <w:r>
        <w:t>the</w:t>
      </w:r>
      <w:r>
        <w:rPr>
          <w:spacing w:val="-18"/>
        </w:rPr>
        <w:t xml:space="preserve"> </w:t>
      </w:r>
      <w:r>
        <w:t>use</w:t>
      </w:r>
      <w:r>
        <w:rPr>
          <w:spacing w:val="-18"/>
        </w:rPr>
        <w:t xml:space="preserve"> </w:t>
      </w:r>
      <w:r>
        <w:t>of</w:t>
      </w:r>
      <w:r>
        <w:rPr>
          <w:spacing w:val="-18"/>
        </w:rPr>
        <w:t xml:space="preserve"> </w:t>
      </w:r>
      <w:r>
        <w:rPr>
          <w:i/>
        </w:rPr>
        <w:t>run</w:t>
      </w:r>
      <w:r>
        <w:rPr>
          <w:i/>
          <w:spacing w:val="-17"/>
        </w:rPr>
        <w:t xml:space="preserve"> </w:t>
      </w:r>
      <w:r>
        <w:t>in</w:t>
      </w:r>
      <w:r>
        <w:rPr>
          <w:spacing w:val="-18"/>
        </w:rPr>
        <w:t xml:space="preserve"> </w:t>
      </w:r>
      <w:r>
        <w:t>the</w:t>
      </w:r>
      <w:r>
        <w:rPr>
          <w:spacing w:val="-18"/>
        </w:rPr>
        <w:t xml:space="preserve"> </w:t>
      </w:r>
      <w:r>
        <w:t>sense</w:t>
      </w:r>
      <w:r>
        <w:rPr>
          <w:spacing w:val="-18"/>
        </w:rPr>
        <w:t xml:space="preserve"> </w:t>
      </w:r>
      <w:r>
        <w:t>of</w:t>
      </w:r>
      <w:r>
        <w:rPr>
          <w:spacing w:val="-18"/>
        </w:rPr>
        <w:t xml:space="preserve"> </w:t>
      </w:r>
      <w:r>
        <w:rPr>
          <w:i/>
        </w:rPr>
        <w:t>to</w:t>
      </w:r>
      <w:r>
        <w:rPr>
          <w:i/>
          <w:spacing w:val="-18"/>
        </w:rPr>
        <w:t xml:space="preserve"> </w:t>
      </w:r>
      <w:r>
        <w:rPr>
          <w:i/>
        </w:rPr>
        <w:t>run</w:t>
      </w:r>
      <w:r>
        <w:rPr>
          <w:i/>
          <w:spacing w:val="-18"/>
        </w:rPr>
        <w:t xml:space="preserve"> </w:t>
      </w:r>
      <w:r>
        <w:rPr>
          <w:i/>
        </w:rPr>
        <w:t>a</w:t>
      </w:r>
      <w:r>
        <w:rPr>
          <w:i/>
          <w:spacing w:val="-18"/>
        </w:rPr>
        <w:t xml:space="preserve"> </w:t>
      </w:r>
      <w:r>
        <w:rPr>
          <w:i/>
        </w:rPr>
        <w:t>print</w:t>
      </w:r>
      <w:r>
        <w:rPr>
          <w:i/>
          <w:spacing w:val="-18"/>
        </w:rPr>
        <w:t xml:space="preserve"> </w:t>
      </w:r>
      <w:r>
        <w:rPr>
          <w:i/>
        </w:rPr>
        <w:t>job</w:t>
      </w:r>
      <w:r>
        <w:rPr>
          <w:i/>
          <w:spacing w:val="-15"/>
        </w:rPr>
        <w:t xml:space="preserve"> </w:t>
      </w:r>
      <w:r>
        <w:t>is</w:t>
      </w:r>
      <w:r>
        <w:rPr>
          <w:spacing w:val="-18"/>
        </w:rPr>
        <w:t xml:space="preserve"> </w:t>
      </w:r>
      <w:r>
        <w:t>extremely</w:t>
      </w:r>
      <w:r>
        <w:rPr>
          <w:spacing w:val="-18"/>
        </w:rPr>
        <w:t xml:space="preserve"> </w:t>
      </w:r>
      <w:r>
        <w:t>distant</w:t>
      </w:r>
      <w:r>
        <w:rPr>
          <w:spacing w:val="-18"/>
        </w:rPr>
        <w:t xml:space="preserve"> </w:t>
      </w:r>
      <w:r>
        <w:t>from</w:t>
      </w:r>
      <w:r>
        <w:rPr>
          <w:spacing w:val="-18"/>
        </w:rPr>
        <w:t xml:space="preserve"> </w:t>
      </w:r>
      <w:r>
        <w:t>the prototypical</w:t>
      </w:r>
      <w:r>
        <w:rPr>
          <w:spacing w:val="-18"/>
        </w:rPr>
        <w:t xml:space="preserve"> </w:t>
      </w:r>
      <w:r>
        <w:t>“fast</w:t>
      </w:r>
      <w:r>
        <w:rPr>
          <w:spacing w:val="-18"/>
        </w:rPr>
        <w:t xml:space="preserve"> </w:t>
      </w:r>
      <w:r>
        <w:t>pedestrian</w:t>
      </w:r>
      <w:r>
        <w:rPr>
          <w:spacing w:val="-17"/>
        </w:rPr>
        <w:t xml:space="preserve"> </w:t>
      </w:r>
      <w:r>
        <w:t>motion”</w:t>
      </w:r>
      <w:r>
        <w:rPr>
          <w:spacing w:val="-17"/>
        </w:rPr>
        <w:t xml:space="preserve"> </w:t>
      </w:r>
      <w:r>
        <w:t>sense</w:t>
      </w:r>
      <w:r>
        <w:rPr>
          <w:spacing w:val="-16"/>
        </w:rPr>
        <w:t xml:space="preserve"> </w:t>
      </w:r>
      <w:r>
        <w:t>in</w:t>
      </w:r>
      <w:r>
        <w:rPr>
          <w:spacing w:val="-18"/>
        </w:rPr>
        <w:t xml:space="preserve"> </w:t>
      </w:r>
      <w:r>
        <w:t>the</w:t>
      </w:r>
      <w:r>
        <w:rPr>
          <w:spacing w:val="-16"/>
        </w:rPr>
        <w:t xml:space="preserve"> </w:t>
      </w:r>
      <w:r>
        <w:t>semantic</w:t>
      </w:r>
      <w:r>
        <w:rPr>
          <w:spacing w:val="-17"/>
        </w:rPr>
        <w:t xml:space="preserve"> </w:t>
      </w:r>
      <w:r>
        <w:t>network</w:t>
      </w:r>
      <w:r>
        <w:rPr>
          <w:spacing w:val="-18"/>
        </w:rPr>
        <w:t xml:space="preserve"> </w:t>
      </w:r>
      <w:r>
        <w:t>for</w:t>
      </w:r>
      <w:r>
        <w:rPr>
          <w:spacing w:val="-16"/>
        </w:rPr>
        <w:t xml:space="preserve"> </w:t>
      </w:r>
      <w:r>
        <w:t>that</w:t>
      </w:r>
      <w:r>
        <w:rPr>
          <w:spacing w:val="-18"/>
        </w:rPr>
        <w:t xml:space="preserve"> </w:t>
      </w:r>
      <w:r>
        <w:t>form</w:t>
      </w:r>
      <w:r>
        <w:rPr>
          <w:spacing w:val="-16"/>
        </w:rPr>
        <w:t xml:space="preserve"> </w:t>
      </w:r>
      <w:r>
        <w:t>(Gries</w:t>
      </w:r>
      <w:r>
        <w:rPr>
          <w:spacing w:val="-21"/>
        </w:rPr>
        <w:t xml:space="preserve"> </w:t>
      </w:r>
      <w:hyperlink w:anchor="_bookmark341" w:history="1">
        <w:r>
          <w:rPr>
            <w:color w:val="007FFF"/>
          </w:rPr>
          <w:t>2006</w:t>
        </w:r>
      </w:hyperlink>
      <w:r>
        <w:t>: 74;</w:t>
      </w:r>
      <w:r>
        <w:rPr>
          <w:spacing w:val="-16"/>
        </w:rPr>
        <w:t xml:space="preserve"> </w:t>
      </w:r>
      <w:r>
        <w:t>see</w:t>
      </w:r>
      <w:r>
        <w:rPr>
          <w:spacing w:val="-20"/>
        </w:rPr>
        <w:t xml:space="preserve"> </w:t>
      </w:r>
      <w:r>
        <w:t>also</w:t>
      </w:r>
      <w:r>
        <w:rPr>
          <w:spacing w:val="-21"/>
        </w:rPr>
        <w:t xml:space="preserve"> </w:t>
      </w:r>
      <w:hyperlink w:anchor="_bookmark137" w:history="1">
        <w:r>
          <w:rPr>
            <w:color w:val="007FFF"/>
          </w:rPr>
          <w:t>Figure</w:t>
        </w:r>
        <w:r>
          <w:rPr>
            <w:color w:val="007FFF"/>
            <w:spacing w:val="-21"/>
          </w:rPr>
          <w:t xml:space="preserve"> </w:t>
        </w:r>
        <w:r>
          <w:rPr>
            <w:color w:val="007FFF"/>
          </w:rPr>
          <w:t>2.4</w:t>
        </w:r>
      </w:hyperlink>
      <w:r>
        <w:t>).</w:t>
      </w:r>
      <w:r>
        <w:rPr>
          <w:spacing w:val="9"/>
        </w:rPr>
        <w:t xml:space="preserve"> </w:t>
      </w:r>
      <w:r>
        <w:t>It</w:t>
      </w:r>
      <w:r>
        <w:rPr>
          <w:spacing w:val="-21"/>
        </w:rPr>
        <w:t xml:space="preserve"> </w:t>
      </w:r>
      <w:r>
        <w:t>is</w:t>
      </w:r>
      <w:r>
        <w:rPr>
          <w:spacing w:val="-21"/>
        </w:rPr>
        <w:t xml:space="preserve"> </w:t>
      </w:r>
      <w:r>
        <w:t>unlikely</w:t>
      </w:r>
      <w:r>
        <w:rPr>
          <w:spacing w:val="-20"/>
        </w:rPr>
        <w:t xml:space="preserve"> </w:t>
      </w:r>
      <w:r>
        <w:t>that</w:t>
      </w:r>
      <w:r>
        <w:rPr>
          <w:spacing w:val="-22"/>
        </w:rPr>
        <w:t xml:space="preserve"> </w:t>
      </w:r>
      <w:r>
        <w:t>these</w:t>
      </w:r>
      <w:r>
        <w:rPr>
          <w:spacing w:val="-21"/>
        </w:rPr>
        <w:t xml:space="preserve"> </w:t>
      </w:r>
      <w:r>
        <w:t>two</w:t>
      </w:r>
      <w:r>
        <w:rPr>
          <w:spacing w:val="-21"/>
        </w:rPr>
        <w:t xml:space="preserve"> </w:t>
      </w:r>
      <w:r>
        <w:t>senses</w:t>
      </w:r>
      <w:r>
        <w:rPr>
          <w:spacing w:val="-20"/>
        </w:rPr>
        <w:t xml:space="preserve"> </w:t>
      </w:r>
      <w:r>
        <w:t>are</w:t>
      </w:r>
      <w:r>
        <w:rPr>
          <w:spacing w:val="-21"/>
        </w:rPr>
        <w:t xml:space="preserve"> </w:t>
      </w:r>
      <w:r>
        <w:t>closely</w:t>
      </w:r>
      <w:r>
        <w:rPr>
          <w:spacing w:val="-21"/>
        </w:rPr>
        <w:t xml:space="preserve"> </w:t>
      </w:r>
      <w:r>
        <w:t>cognitively</w:t>
      </w:r>
      <w:r>
        <w:rPr>
          <w:spacing w:val="-21"/>
        </w:rPr>
        <w:t xml:space="preserve"> </w:t>
      </w:r>
      <w:r>
        <w:t>connected</w:t>
      </w:r>
      <w:r>
        <w:rPr>
          <w:spacing w:val="-21"/>
        </w:rPr>
        <w:t xml:space="preserve"> </w:t>
      </w:r>
      <w:r>
        <w:t>by</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06" w:right="532"/>
        <w:jc w:val="right"/>
      </w:pPr>
      <w:bookmarkStart w:id="188" w:name="_bookmark145"/>
      <w:bookmarkEnd w:id="188"/>
      <w:r>
        <w:lastRenderedPageBreak/>
        <w:t>most speakers, even though they both share a predicating function. The definition</w:t>
      </w:r>
      <w:r>
        <w:rPr>
          <w:spacing w:val="2"/>
        </w:rPr>
        <w:t xml:space="preserve"> </w:t>
      </w:r>
      <w:r>
        <w:t>of</w:t>
      </w:r>
      <w:r>
        <w:rPr>
          <w:spacing w:val="-2"/>
        </w:rPr>
        <w:t xml:space="preserve"> </w:t>
      </w:r>
      <w:r>
        <w:t>lexical</w:t>
      </w:r>
      <w:r>
        <w:rPr>
          <w:w w:val="99"/>
        </w:rPr>
        <w:t xml:space="preserve"> </w:t>
      </w:r>
      <w:r>
        <w:t>flexibility</w:t>
      </w:r>
      <w:r>
        <w:rPr>
          <w:spacing w:val="15"/>
        </w:rPr>
        <w:t xml:space="preserve"> </w:t>
      </w:r>
      <w:r>
        <w:t>given</w:t>
      </w:r>
      <w:r>
        <w:rPr>
          <w:spacing w:val="16"/>
        </w:rPr>
        <w:t xml:space="preserve"> </w:t>
      </w:r>
      <w:r>
        <w:t>here</w:t>
      </w:r>
      <w:r>
        <w:rPr>
          <w:spacing w:val="15"/>
        </w:rPr>
        <w:t xml:space="preserve"> </w:t>
      </w:r>
      <w:r>
        <w:t>allows</w:t>
      </w:r>
      <w:r>
        <w:rPr>
          <w:spacing w:val="16"/>
        </w:rPr>
        <w:t xml:space="preserve"> </w:t>
      </w:r>
      <w:r>
        <w:t>for</w:t>
      </w:r>
      <w:r>
        <w:rPr>
          <w:spacing w:val="16"/>
        </w:rPr>
        <w:t xml:space="preserve"> </w:t>
      </w:r>
      <w:r>
        <w:t>any</w:t>
      </w:r>
      <w:r>
        <w:rPr>
          <w:spacing w:val="17"/>
        </w:rPr>
        <w:t xml:space="preserve"> </w:t>
      </w:r>
      <w:r>
        <w:t>degree</w:t>
      </w:r>
      <w:r>
        <w:rPr>
          <w:spacing w:val="16"/>
        </w:rPr>
        <w:t xml:space="preserve"> </w:t>
      </w:r>
      <w:r>
        <w:t>of</w:t>
      </w:r>
      <w:r>
        <w:rPr>
          <w:spacing w:val="16"/>
        </w:rPr>
        <w:t xml:space="preserve"> </w:t>
      </w:r>
      <w:r>
        <w:t>semantic</w:t>
      </w:r>
      <w:r>
        <w:rPr>
          <w:spacing w:val="17"/>
        </w:rPr>
        <w:t xml:space="preserve"> </w:t>
      </w:r>
      <w:r>
        <w:t>shift.</w:t>
      </w:r>
      <w:r>
        <w:rPr>
          <w:spacing w:val="11"/>
        </w:rPr>
        <w:t xml:space="preserve"> </w:t>
      </w:r>
      <w:hyperlink w:anchor="_bookmark292" w:history="1">
        <w:r>
          <w:rPr>
            <w:color w:val="007FFF"/>
          </w:rPr>
          <w:t>Croft</w:t>
        </w:r>
        <w:r>
          <w:rPr>
            <w:color w:val="007FFF"/>
            <w:spacing w:val="16"/>
          </w:rPr>
          <w:t xml:space="preserve"> </w:t>
        </w:r>
      </w:hyperlink>
      <w:r>
        <w:t>admits</w:t>
      </w:r>
      <w:r>
        <w:rPr>
          <w:spacing w:val="16"/>
        </w:rPr>
        <w:t xml:space="preserve"> </w:t>
      </w:r>
      <w:r>
        <w:t>this</w:t>
      </w:r>
      <w:r>
        <w:rPr>
          <w:spacing w:val="17"/>
        </w:rPr>
        <w:t xml:space="preserve"> </w:t>
      </w:r>
      <w:r>
        <w:t>possibility</w:t>
      </w:r>
      <w:r>
        <w:rPr>
          <w:w w:val="99"/>
        </w:rPr>
        <w:t xml:space="preserve"> </w:t>
      </w:r>
      <w:r>
        <w:t>explicitly: “It of course a priori possible to construct a typological classification</w:t>
      </w:r>
      <w:r>
        <w:rPr>
          <w:spacing w:val="31"/>
        </w:rPr>
        <w:t xml:space="preserve"> </w:t>
      </w:r>
      <w:r>
        <w:t>of</w:t>
      </w:r>
      <w:r>
        <w:rPr>
          <w:spacing w:val="5"/>
        </w:rPr>
        <w:t xml:space="preserve"> </w:t>
      </w:r>
      <w:r>
        <w:t>parts-of-</w:t>
      </w:r>
      <w:r>
        <w:rPr>
          <w:w w:val="99"/>
        </w:rPr>
        <w:t xml:space="preserve"> </w:t>
      </w:r>
      <w:r>
        <w:t>speech</w:t>
      </w:r>
      <w:r>
        <w:rPr>
          <w:spacing w:val="-21"/>
        </w:rPr>
        <w:t xml:space="preserve"> </w:t>
      </w:r>
      <w:r>
        <w:t>systems</w:t>
      </w:r>
      <w:r>
        <w:rPr>
          <w:spacing w:val="-21"/>
        </w:rPr>
        <w:t xml:space="preserve"> </w:t>
      </w:r>
      <w:r>
        <w:t>using</w:t>
      </w:r>
      <w:r>
        <w:rPr>
          <w:spacing w:val="-21"/>
        </w:rPr>
        <w:t xml:space="preserve"> </w:t>
      </w:r>
      <w:r>
        <w:t>only</w:t>
      </w:r>
      <w:r>
        <w:rPr>
          <w:spacing w:val="-21"/>
        </w:rPr>
        <w:t xml:space="preserve"> </w:t>
      </w:r>
      <w:r>
        <w:t>structural</w:t>
      </w:r>
      <w:r>
        <w:rPr>
          <w:spacing w:val="-21"/>
        </w:rPr>
        <w:t xml:space="preserve"> </w:t>
      </w:r>
      <w:r>
        <w:t>coding</w:t>
      </w:r>
      <w:r>
        <w:rPr>
          <w:spacing w:val="-21"/>
        </w:rPr>
        <w:t xml:space="preserve"> </w:t>
      </w:r>
      <w:r>
        <w:t>and</w:t>
      </w:r>
      <w:r>
        <w:rPr>
          <w:spacing w:val="-21"/>
        </w:rPr>
        <w:t xml:space="preserve"> </w:t>
      </w:r>
      <w:r>
        <w:t>allowing</w:t>
      </w:r>
      <w:r>
        <w:rPr>
          <w:spacing w:val="-21"/>
        </w:rPr>
        <w:t xml:space="preserve"> </w:t>
      </w:r>
      <w:r>
        <w:t>any</w:t>
      </w:r>
      <w:r>
        <w:rPr>
          <w:spacing w:val="-21"/>
        </w:rPr>
        <w:t xml:space="preserve"> </w:t>
      </w:r>
      <w:r>
        <w:t>degree</w:t>
      </w:r>
      <w:r>
        <w:rPr>
          <w:spacing w:val="-21"/>
        </w:rPr>
        <w:t xml:space="preserve"> </w:t>
      </w:r>
      <w:r>
        <w:t>of</w:t>
      </w:r>
      <w:r>
        <w:rPr>
          <w:spacing w:val="-21"/>
        </w:rPr>
        <w:t xml:space="preserve"> </w:t>
      </w:r>
      <w:r>
        <w:t>semantic</w:t>
      </w:r>
      <w:r>
        <w:rPr>
          <w:spacing w:val="-21"/>
        </w:rPr>
        <w:t xml:space="preserve"> </w:t>
      </w:r>
      <w:r>
        <w:rPr>
          <w:spacing w:val="-5"/>
        </w:rPr>
        <w:t>shift.”</w:t>
      </w:r>
      <w:r>
        <w:rPr>
          <w:spacing w:val="8"/>
        </w:rPr>
        <w:t xml:space="preserve"> </w:t>
      </w:r>
      <w:r>
        <w:t>(Croft</w:t>
      </w:r>
      <w:r>
        <w:rPr>
          <w:w w:val="96"/>
        </w:rPr>
        <w:t xml:space="preserve"> </w:t>
      </w:r>
      <w:hyperlink w:anchor="_bookmark292" w:history="1">
        <w:r>
          <w:rPr>
            <w:color w:val="007FFF"/>
          </w:rPr>
          <w:t>2001b</w:t>
        </w:r>
      </w:hyperlink>
      <w:r>
        <w:t>:</w:t>
      </w:r>
      <w:r>
        <w:rPr>
          <w:spacing w:val="37"/>
        </w:rPr>
        <w:t xml:space="preserve"> </w:t>
      </w:r>
      <w:r>
        <w:t>68)</w:t>
      </w:r>
      <w:r>
        <w:rPr>
          <w:spacing w:val="8"/>
        </w:rPr>
        <w:t xml:space="preserve"> </w:t>
      </w:r>
      <w:r>
        <w:t>Of</w:t>
      </w:r>
      <w:r>
        <w:rPr>
          <w:spacing w:val="9"/>
        </w:rPr>
        <w:t xml:space="preserve"> </w:t>
      </w:r>
      <w:r>
        <w:t>course,</w:t>
      </w:r>
      <w:r>
        <w:rPr>
          <w:spacing w:val="10"/>
        </w:rPr>
        <w:t xml:space="preserve"> </w:t>
      </w:r>
      <w:r>
        <w:t>I</w:t>
      </w:r>
      <w:r>
        <w:rPr>
          <w:spacing w:val="9"/>
        </w:rPr>
        <w:t xml:space="preserve"> </w:t>
      </w:r>
      <w:r>
        <w:t>am</w:t>
      </w:r>
      <w:r>
        <w:rPr>
          <w:spacing w:val="8"/>
        </w:rPr>
        <w:t xml:space="preserve"> </w:t>
      </w:r>
      <w:r>
        <w:t>not</w:t>
      </w:r>
      <w:r>
        <w:rPr>
          <w:spacing w:val="8"/>
        </w:rPr>
        <w:t xml:space="preserve"> </w:t>
      </w:r>
      <w:r>
        <w:t>concerned</w:t>
      </w:r>
      <w:r>
        <w:rPr>
          <w:spacing w:val="9"/>
        </w:rPr>
        <w:t xml:space="preserve"> </w:t>
      </w:r>
      <w:r>
        <w:t>here</w:t>
      </w:r>
      <w:r>
        <w:rPr>
          <w:spacing w:val="7"/>
        </w:rPr>
        <w:t xml:space="preserve"> </w:t>
      </w:r>
      <w:r>
        <w:t>with</w:t>
      </w:r>
      <w:r>
        <w:rPr>
          <w:spacing w:val="9"/>
        </w:rPr>
        <w:t xml:space="preserve"> </w:t>
      </w:r>
      <w:r>
        <w:t>constructing</w:t>
      </w:r>
      <w:r>
        <w:rPr>
          <w:spacing w:val="8"/>
        </w:rPr>
        <w:t xml:space="preserve"> </w:t>
      </w:r>
      <w:r>
        <w:t>a</w:t>
      </w:r>
      <w:r>
        <w:rPr>
          <w:spacing w:val="8"/>
        </w:rPr>
        <w:t xml:space="preserve"> </w:t>
      </w:r>
      <w:r>
        <w:t>classification</w:t>
      </w:r>
      <w:r>
        <w:rPr>
          <w:spacing w:val="8"/>
        </w:rPr>
        <w:t xml:space="preserve"> </w:t>
      </w:r>
      <w:r>
        <w:t>of</w:t>
      </w:r>
      <w:r>
        <w:rPr>
          <w:spacing w:val="8"/>
        </w:rPr>
        <w:t xml:space="preserve"> </w:t>
      </w:r>
      <w:r>
        <w:t>parts</w:t>
      </w:r>
      <w:r>
        <w:rPr>
          <w:spacing w:val="9"/>
        </w:rPr>
        <w:t xml:space="preserve"> </w:t>
      </w:r>
      <w:r>
        <w:t>of</w:t>
      </w:r>
      <w:r>
        <w:rPr>
          <w:w w:val="99"/>
        </w:rPr>
        <w:t xml:space="preserve"> </w:t>
      </w:r>
      <w:r>
        <w:t>speech—quite the opposite, in fact. This definition of lexical flexibility is intended</w:t>
      </w:r>
      <w:r>
        <w:rPr>
          <w:spacing w:val="17"/>
        </w:rPr>
        <w:t xml:space="preserve"> </w:t>
      </w:r>
      <w:r>
        <w:t>to</w:t>
      </w:r>
      <w:r>
        <w:rPr>
          <w:spacing w:val="-1"/>
        </w:rPr>
        <w:t xml:space="preserve"> </w:t>
      </w:r>
      <w:r>
        <w:t>delimit</w:t>
      </w:r>
      <w:r>
        <w:rPr>
          <w:w w:val="99"/>
        </w:rPr>
        <w:t xml:space="preserve"> </w:t>
      </w:r>
      <w:r>
        <w:t>exactly</w:t>
      </w:r>
      <w:r>
        <w:rPr>
          <w:spacing w:val="-20"/>
        </w:rPr>
        <w:t xml:space="preserve"> </w:t>
      </w:r>
      <w:r>
        <w:t>those</w:t>
      </w:r>
      <w:r>
        <w:rPr>
          <w:spacing w:val="-19"/>
        </w:rPr>
        <w:t xml:space="preserve"> </w:t>
      </w:r>
      <w:r>
        <w:t>cases</w:t>
      </w:r>
      <w:r>
        <w:rPr>
          <w:spacing w:val="-19"/>
        </w:rPr>
        <w:t xml:space="preserve"> </w:t>
      </w:r>
      <w:r>
        <w:t>where</w:t>
      </w:r>
      <w:r>
        <w:rPr>
          <w:spacing w:val="-20"/>
        </w:rPr>
        <w:t xml:space="preserve"> </w:t>
      </w:r>
      <w:r>
        <w:t>a</w:t>
      </w:r>
      <w:r>
        <w:rPr>
          <w:spacing w:val="-19"/>
        </w:rPr>
        <w:t xml:space="preserve"> </w:t>
      </w:r>
      <w:r>
        <w:t>language</w:t>
      </w:r>
      <w:r>
        <w:rPr>
          <w:spacing w:val="-19"/>
        </w:rPr>
        <w:t xml:space="preserve"> </w:t>
      </w:r>
      <w:r>
        <w:t>does</w:t>
      </w:r>
      <w:r>
        <w:rPr>
          <w:spacing w:val="-22"/>
        </w:rPr>
        <w:t xml:space="preserve"> </w:t>
      </w:r>
      <w:r>
        <w:rPr>
          <w:i/>
        </w:rPr>
        <w:t>not</w:t>
      </w:r>
      <w:r>
        <w:rPr>
          <w:i/>
          <w:spacing w:val="-6"/>
        </w:rPr>
        <w:t xml:space="preserve"> </w:t>
      </w:r>
      <w:r>
        <w:t>provide</w:t>
      </w:r>
      <w:r>
        <w:rPr>
          <w:spacing w:val="-19"/>
        </w:rPr>
        <w:t xml:space="preserve"> </w:t>
      </w:r>
      <w:r>
        <w:t>formal</w:t>
      </w:r>
      <w:r>
        <w:rPr>
          <w:spacing w:val="-20"/>
        </w:rPr>
        <w:t xml:space="preserve"> </w:t>
      </w:r>
      <w:r>
        <w:t>indicators</w:t>
      </w:r>
      <w:r>
        <w:rPr>
          <w:spacing w:val="-19"/>
        </w:rPr>
        <w:t xml:space="preserve"> </w:t>
      </w:r>
      <w:r>
        <w:t>of</w:t>
      </w:r>
      <w:r>
        <w:rPr>
          <w:spacing w:val="-20"/>
        </w:rPr>
        <w:t xml:space="preserve"> </w:t>
      </w:r>
      <w:r>
        <w:t>discourse</w:t>
      </w:r>
      <w:r>
        <w:rPr>
          <w:spacing w:val="-19"/>
        </w:rPr>
        <w:t xml:space="preserve"> </w:t>
      </w:r>
      <w:r>
        <w:t>function.</w:t>
      </w:r>
      <w:r>
        <w:rPr>
          <w:w w:val="99"/>
        </w:rPr>
        <w:t xml:space="preserve"> </w:t>
      </w:r>
      <w:r>
        <w:t>Allowing</w:t>
      </w:r>
      <w:r>
        <w:rPr>
          <w:spacing w:val="18"/>
        </w:rPr>
        <w:t xml:space="preserve"> </w:t>
      </w:r>
      <w:r>
        <w:t>for</w:t>
      </w:r>
      <w:r>
        <w:rPr>
          <w:spacing w:val="18"/>
        </w:rPr>
        <w:t xml:space="preserve"> </w:t>
      </w:r>
      <w:r>
        <w:t>any</w:t>
      </w:r>
      <w:r>
        <w:rPr>
          <w:spacing w:val="18"/>
        </w:rPr>
        <w:t xml:space="preserve"> </w:t>
      </w:r>
      <w:r>
        <w:t>degree</w:t>
      </w:r>
      <w:r>
        <w:rPr>
          <w:spacing w:val="18"/>
        </w:rPr>
        <w:t xml:space="preserve"> </w:t>
      </w:r>
      <w:r>
        <w:t>of</w:t>
      </w:r>
      <w:r>
        <w:rPr>
          <w:spacing w:val="18"/>
        </w:rPr>
        <w:t xml:space="preserve"> </w:t>
      </w:r>
      <w:r>
        <w:t>semantic</w:t>
      </w:r>
      <w:r>
        <w:rPr>
          <w:spacing w:val="18"/>
        </w:rPr>
        <w:t xml:space="preserve"> </w:t>
      </w:r>
      <w:r>
        <w:t>shift</w:t>
      </w:r>
      <w:r>
        <w:rPr>
          <w:spacing w:val="18"/>
        </w:rPr>
        <w:t xml:space="preserve"> </w:t>
      </w:r>
      <w:r>
        <w:t>does</w:t>
      </w:r>
      <w:r>
        <w:rPr>
          <w:spacing w:val="16"/>
        </w:rPr>
        <w:t xml:space="preserve"> </w:t>
      </w:r>
      <w:r>
        <w:rPr>
          <w:i/>
        </w:rPr>
        <w:t>not</w:t>
      </w:r>
      <w:r>
        <w:rPr>
          <w:i/>
          <w:spacing w:val="32"/>
        </w:rPr>
        <w:t xml:space="preserve"> </w:t>
      </w:r>
      <w:r>
        <w:t>imply</w:t>
      </w:r>
      <w:r>
        <w:rPr>
          <w:spacing w:val="18"/>
        </w:rPr>
        <w:t xml:space="preserve"> </w:t>
      </w:r>
      <w:r>
        <w:t>that</w:t>
      </w:r>
      <w:r>
        <w:rPr>
          <w:spacing w:val="18"/>
        </w:rPr>
        <w:t xml:space="preserve"> </w:t>
      </w:r>
      <w:r>
        <w:t>semantic</w:t>
      </w:r>
      <w:r>
        <w:rPr>
          <w:spacing w:val="18"/>
        </w:rPr>
        <w:t xml:space="preserve"> </w:t>
      </w:r>
      <w:r>
        <w:t>shift</w:t>
      </w:r>
      <w:r>
        <w:rPr>
          <w:spacing w:val="18"/>
        </w:rPr>
        <w:t xml:space="preserve"> </w:t>
      </w:r>
      <w:r>
        <w:t>is</w:t>
      </w:r>
      <w:r>
        <w:rPr>
          <w:spacing w:val="18"/>
        </w:rPr>
        <w:t xml:space="preserve"> </w:t>
      </w:r>
      <w:r>
        <w:t>in</w:t>
      </w:r>
      <w:r>
        <w:rPr>
          <w:spacing w:val="18"/>
        </w:rPr>
        <w:t xml:space="preserve"> </w:t>
      </w:r>
      <w:r>
        <w:t>any</w:t>
      </w:r>
      <w:r>
        <w:rPr>
          <w:w w:val="99"/>
        </w:rPr>
        <w:t xml:space="preserve"> </w:t>
      </w:r>
      <w:r>
        <w:t>way</w:t>
      </w:r>
      <w:r>
        <w:rPr>
          <w:spacing w:val="13"/>
        </w:rPr>
        <w:t xml:space="preserve"> </w:t>
      </w:r>
      <w:r>
        <w:t>unimportant</w:t>
      </w:r>
      <w:r>
        <w:rPr>
          <w:spacing w:val="13"/>
        </w:rPr>
        <w:t xml:space="preserve"> </w:t>
      </w:r>
      <w:r>
        <w:t>for</w:t>
      </w:r>
      <w:r>
        <w:rPr>
          <w:spacing w:val="13"/>
        </w:rPr>
        <w:t xml:space="preserve"> </w:t>
      </w:r>
      <w:r>
        <w:t>understanding</w:t>
      </w:r>
      <w:r>
        <w:rPr>
          <w:spacing w:val="13"/>
        </w:rPr>
        <w:t xml:space="preserve"> </w:t>
      </w:r>
      <w:r>
        <w:t>lexical</w:t>
      </w:r>
      <w:r>
        <w:rPr>
          <w:spacing w:val="13"/>
        </w:rPr>
        <w:t xml:space="preserve"> </w:t>
      </w:r>
      <w:r>
        <w:t>flexibility.</w:t>
      </w:r>
      <w:r>
        <w:rPr>
          <w:spacing w:val="6"/>
        </w:rPr>
        <w:t xml:space="preserve"> </w:t>
      </w:r>
      <w:r>
        <w:t>On</w:t>
      </w:r>
      <w:r>
        <w:rPr>
          <w:spacing w:val="14"/>
        </w:rPr>
        <w:t xml:space="preserve"> </w:t>
      </w:r>
      <w:r>
        <w:t>the</w:t>
      </w:r>
      <w:r>
        <w:rPr>
          <w:spacing w:val="13"/>
        </w:rPr>
        <w:t xml:space="preserve"> </w:t>
      </w:r>
      <w:r>
        <w:t>contrary,</w:t>
      </w:r>
      <w:r>
        <w:rPr>
          <w:spacing w:val="17"/>
        </w:rPr>
        <w:t xml:space="preserve"> </w:t>
      </w:r>
      <w:r>
        <w:t>semantic</w:t>
      </w:r>
      <w:r>
        <w:rPr>
          <w:spacing w:val="13"/>
        </w:rPr>
        <w:t xml:space="preserve"> </w:t>
      </w:r>
      <w:r>
        <w:t>shift</w:t>
      </w:r>
      <w:r>
        <w:rPr>
          <w:spacing w:val="13"/>
        </w:rPr>
        <w:t xml:space="preserve"> </w:t>
      </w:r>
      <w:r>
        <w:t>is</w:t>
      </w:r>
      <w:r>
        <w:rPr>
          <w:spacing w:val="13"/>
        </w:rPr>
        <w:t xml:space="preserve"> </w:t>
      </w:r>
      <w:r>
        <w:t>a</w:t>
      </w:r>
      <w:r>
        <w:rPr>
          <w:w w:val="99"/>
        </w:rPr>
        <w:t xml:space="preserve"> </w:t>
      </w:r>
      <w:r>
        <w:t>key</w:t>
      </w:r>
      <w:r>
        <w:rPr>
          <w:spacing w:val="23"/>
        </w:rPr>
        <w:t xml:space="preserve"> </w:t>
      </w:r>
      <w:r>
        <w:t>component</w:t>
      </w:r>
      <w:r>
        <w:rPr>
          <w:spacing w:val="25"/>
        </w:rPr>
        <w:t xml:space="preserve"> </w:t>
      </w:r>
      <w:r>
        <w:t>of</w:t>
      </w:r>
      <w:r>
        <w:rPr>
          <w:spacing w:val="24"/>
        </w:rPr>
        <w:t xml:space="preserve"> </w:t>
      </w:r>
      <w:r>
        <w:t>the</w:t>
      </w:r>
      <w:r>
        <w:rPr>
          <w:spacing w:val="25"/>
        </w:rPr>
        <w:t xml:space="preserve"> </w:t>
      </w:r>
      <w:r>
        <w:t>process</w:t>
      </w:r>
      <w:r>
        <w:rPr>
          <w:spacing w:val="24"/>
        </w:rPr>
        <w:t xml:space="preserve"> </w:t>
      </w:r>
      <w:r>
        <w:t>of</w:t>
      </w:r>
      <w:r>
        <w:rPr>
          <w:spacing w:val="25"/>
        </w:rPr>
        <w:t xml:space="preserve"> </w:t>
      </w:r>
      <w:r>
        <w:t>functional</w:t>
      </w:r>
      <w:r>
        <w:rPr>
          <w:spacing w:val="24"/>
        </w:rPr>
        <w:t xml:space="preserve"> </w:t>
      </w:r>
      <w:r>
        <w:t>expansion</w:t>
      </w:r>
      <w:r>
        <w:rPr>
          <w:spacing w:val="25"/>
        </w:rPr>
        <w:t xml:space="preserve"> </w:t>
      </w:r>
      <w:r>
        <w:t>that</w:t>
      </w:r>
      <w:r>
        <w:rPr>
          <w:spacing w:val="25"/>
        </w:rPr>
        <w:t xml:space="preserve"> </w:t>
      </w:r>
      <w:r>
        <w:t>leads</w:t>
      </w:r>
      <w:r>
        <w:rPr>
          <w:spacing w:val="24"/>
        </w:rPr>
        <w:t xml:space="preserve"> </w:t>
      </w:r>
      <w:r>
        <w:t>to</w:t>
      </w:r>
      <w:r>
        <w:rPr>
          <w:spacing w:val="25"/>
        </w:rPr>
        <w:t xml:space="preserve"> </w:t>
      </w:r>
      <w:r>
        <w:t>flexibility</w:t>
      </w:r>
      <w:r>
        <w:rPr>
          <w:spacing w:val="23"/>
        </w:rPr>
        <w:t xml:space="preserve"> </w:t>
      </w:r>
      <w:r>
        <w:t>in</w:t>
      </w:r>
      <w:r>
        <w:rPr>
          <w:spacing w:val="25"/>
        </w:rPr>
        <w:t xml:space="preserve"> </w:t>
      </w:r>
      <w:r>
        <w:t>the</w:t>
      </w:r>
      <w:r>
        <w:rPr>
          <w:spacing w:val="24"/>
        </w:rPr>
        <w:t xml:space="preserve"> </w:t>
      </w:r>
      <w:r>
        <w:t>first</w:t>
      </w:r>
      <w:r>
        <w:rPr>
          <w:w w:val="98"/>
        </w:rPr>
        <w:t xml:space="preserve"> </w:t>
      </w:r>
      <w:r>
        <w:t xml:space="preserve">place (see below). </w:t>
      </w:r>
      <w:r>
        <w:rPr>
          <w:spacing w:val="-3"/>
        </w:rPr>
        <w:t xml:space="preserve">Moreover, </w:t>
      </w:r>
      <w:r>
        <w:t>carefully circumscribing the phenomenon of</w:t>
      </w:r>
      <w:r>
        <w:rPr>
          <w:spacing w:val="57"/>
        </w:rPr>
        <w:t xml:space="preserve"> </w:t>
      </w:r>
      <w:r>
        <w:t>lexical</w:t>
      </w:r>
      <w:r>
        <w:rPr>
          <w:spacing w:val="8"/>
        </w:rPr>
        <w:t xml:space="preserve"> </w:t>
      </w:r>
      <w:r>
        <w:t>flexibility</w:t>
      </w:r>
      <w:r>
        <w:rPr>
          <w:w w:val="99"/>
        </w:rPr>
        <w:t xml:space="preserve"> </w:t>
      </w:r>
      <w:r>
        <w:t>without</w:t>
      </w:r>
      <w:r>
        <w:rPr>
          <w:spacing w:val="-13"/>
        </w:rPr>
        <w:t xml:space="preserve"> </w:t>
      </w:r>
      <w:r>
        <w:t>regard</w:t>
      </w:r>
      <w:r>
        <w:rPr>
          <w:spacing w:val="-14"/>
        </w:rPr>
        <w:t xml:space="preserve"> </w:t>
      </w:r>
      <w:r>
        <w:t>to</w:t>
      </w:r>
      <w:r>
        <w:rPr>
          <w:spacing w:val="-12"/>
        </w:rPr>
        <w:t xml:space="preserve"> </w:t>
      </w:r>
      <w:r>
        <w:t>the</w:t>
      </w:r>
      <w:r>
        <w:rPr>
          <w:spacing w:val="-13"/>
        </w:rPr>
        <w:t xml:space="preserve"> </w:t>
      </w:r>
      <w:r>
        <w:t>degree</w:t>
      </w:r>
      <w:r>
        <w:rPr>
          <w:spacing w:val="-12"/>
        </w:rPr>
        <w:t xml:space="preserve"> </w:t>
      </w:r>
      <w:r>
        <w:t>and</w:t>
      </w:r>
      <w:r>
        <w:rPr>
          <w:spacing w:val="-13"/>
        </w:rPr>
        <w:t xml:space="preserve"> </w:t>
      </w:r>
      <w:r>
        <w:t>type</w:t>
      </w:r>
      <w:r>
        <w:rPr>
          <w:spacing w:val="-12"/>
        </w:rPr>
        <w:t xml:space="preserve"> </w:t>
      </w:r>
      <w:r>
        <w:t>of</w:t>
      </w:r>
      <w:r>
        <w:rPr>
          <w:spacing w:val="-13"/>
        </w:rPr>
        <w:t xml:space="preserve"> </w:t>
      </w:r>
      <w:r>
        <w:t>semantic</w:t>
      </w:r>
      <w:r>
        <w:rPr>
          <w:spacing w:val="-13"/>
        </w:rPr>
        <w:t xml:space="preserve"> </w:t>
      </w:r>
      <w:r>
        <w:t>shifts</w:t>
      </w:r>
      <w:r>
        <w:rPr>
          <w:spacing w:val="-12"/>
        </w:rPr>
        <w:t xml:space="preserve"> </w:t>
      </w:r>
      <w:r>
        <w:t>involved</w:t>
      </w:r>
      <w:r>
        <w:rPr>
          <w:spacing w:val="-13"/>
        </w:rPr>
        <w:t xml:space="preserve"> </w:t>
      </w:r>
      <w:r>
        <w:t>puts</w:t>
      </w:r>
      <w:r>
        <w:rPr>
          <w:spacing w:val="-12"/>
        </w:rPr>
        <w:t xml:space="preserve"> </w:t>
      </w:r>
      <w:r>
        <w:t>us</w:t>
      </w:r>
      <w:r>
        <w:rPr>
          <w:spacing w:val="-13"/>
        </w:rPr>
        <w:t xml:space="preserve"> </w:t>
      </w:r>
      <w:r>
        <w:t>in</w:t>
      </w:r>
      <w:r>
        <w:rPr>
          <w:spacing w:val="-13"/>
        </w:rPr>
        <w:t xml:space="preserve"> </w:t>
      </w:r>
      <w:r>
        <w:t>a</w:t>
      </w:r>
      <w:r>
        <w:rPr>
          <w:spacing w:val="-13"/>
        </w:rPr>
        <w:t xml:space="preserve"> </w:t>
      </w:r>
      <w:r>
        <w:t>position</w:t>
      </w:r>
      <w:r>
        <w:rPr>
          <w:spacing w:val="-13"/>
        </w:rPr>
        <w:t xml:space="preserve"> </w:t>
      </w:r>
      <w:r>
        <w:t>to</w:t>
      </w:r>
      <w:r>
        <w:rPr>
          <w:spacing w:val="-12"/>
        </w:rPr>
        <w:t xml:space="preserve"> </w:t>
      </w:r>
      <w:r>
        <w:t>then</w:t>
      </w:r>
      <w:r>
        <w:rPr>
          <w:w w:val="99"/>
        </w:rPr>
        <w:t xml:space="preserve"> </w:t>
      </w:r>
      <w:r>
        <w:t>compare the semantic shifts that occur in cases of lexical flexibility with those that</w:t>
      </w:r>
      <w:r>
        <w:rPr>
          <w:spacing w:val="24"/>
        </w:rPr>
        <w:t xml:space="preserve"> </w:t>
      </w:r>
      <w:r>
        <w:t>occur</w:t>
      </w:r>
      <w:r>
        <w:rPr>
          <w:spacing w:val="1"/>
        </w:rPr>
        <w:t xml:space="preserve"> </w:t>
      </w:r>
      <w:r>
        <w:t>in</w:t>
      </w:r>
      <w:r>
        <w:rPr>
          <w:w w:val="99"/>
        </w:rPr>
        <w:t xml:space="preserve"> </w:t>
      </w:r>
      <w:r>
        <w:t>cases</w:t>
      </w:r>
      <w:r>
        <w:rPr>
          <w:spacing w:val="11"/>
        </w:rPr>
        <w:t xml:space="preserve"> </w:t>
      </w:r>
      <w:r>
        <w:t>of</w:t>
      </w:r>
      <w:r>
        <w:rPr>
          <w:spacing w:val="12"/>
        </w:rPr>
        <w:t xml:space="preserve"> </w:t>
      </w:r>
      <w:r>
        <w:t>overt</w:t>
      </w:r>
      <w:r>
        <w:rPr>
          <w:spacing w:val="11"/>
        </w:rPr>
        <w:t xml:space="preserve"> </w:t>
      </w:r>
      <w:r>
        <w:t>derivation.</w:t>
      </w:r>
      <w:r>
        <w:rPr>
          <w:spacing w:val="2"/>
        </w:rPr>
        <w:t xml:space="preserve"> </w:t>
      </w:r>
      <w:r>
        <w:t>This</w:t>
      </w:r>
      <w:r>
        <w:rPr>
          <w:spacing w:val="12"/>
        </w:rPr>
        <w:t xml:space="preserve"> </w:t>
      </w:r>
      <w:r>
        <w:t>raises</w:t>
      </w:r>
      <w:r>
        <w:rPr>
          <w:spacing w:val="11"/>
        </w:rPr>
        <w:t xml:space="preserve"> </w:t>
      </w:r>
      <w:r>
        <w:t>the</w:t>
      </w:r>
      <w:r>
        <w:rPr>
          <w:spacing w:val="12"/>
        </w:rPr>
        <w:t xml:space="preserve"> </w:t>
      </w:r>
      <w:r>
        <w:t>intriguing</w:t>
      </w:r>
      <w:r>
        <w:rPr>
          <w:spacing w:val="11"/>
        </w:rPr>
        <w:t xml:space="preserve"> </w:t>
      </w:r>
      <w:r>
        <w:t>question</w:t>
      </w:r>
      <w:r>
        <w:rPr>
          <w:spacing w:val="12"/>
        </w:rPr>
        <w:t xml:space="preserve"> </w:t>
      </w:r>
      <w:r>
        <w:t>of</w:t>
      </w:r>
      <w:r>
        <w:rPr>
          <w:spacing w:val="11"/>
        </w:rPr>
        <w:t xml:space="preserve"> </w:t>
      </w:r>
      <w:r>
        <w:t>whether</w:t>
      </w:r>
      <w:r>
        <w:rPr>
          <w:spacing w:val="12"/>
        </w:rPr>
        <w:t xml:space="preserve"> </w:t>
      </w:r>
      <w:r>
        <w:t>semantic</w:t>
      </w:r>
      <w:r>
        <w:rPr>
          <w:spacing w:val="11"/>
        </w:rPr>
        <w:t xml:space="preserve"> </w:t>
      </w:r>
      <w:r>
        <w:t>shifts</w:t>
      </w:r>
      <w:r>
        <w:rPr>
          <w:spacing w:val="12"/>
        </w:rPr>
        <w:t xml:space="preserve"> </w:t>
      </w:r>
      <w:r>
        <w:t>in</w:t>
      </w:r>
      <w:r>
        <w:rPr>
          <w:w w:val="99"/>
        </w:rPr>
        <w:t xml:space="preserve"> </w:t>
      </w:r>
      <w:r>
        <w:t>flexible cases differ in principled ways from overt derivation. Mithun (</w:t>
      </w:r>
      <w:hyperlink w:anchor="_bookmark423" w:history="1">
        <w:r>
          <w:rPr>
            <w:color w:val="007FFF"/>
          </w:rPr>
          <w:t>2017</w:t>
        </w:r>
      </w:hyperlink>
      <w:r>
        <w:t>: 165)</w:t>
      </w:r>
      <w:r>
        <w:rPr>
          <w:spacing w:val="1"/>
        </w:rPr>
        <w:t xml:space="preserve"> </w:t>
      </w:r>
      <w:r>
        <w:t>shows</w:t>
      </w:r>
      <w:r>
        <w:rPr>
          <w:spacing w:val="-3"/>
        </w:rPr>
        <w:t xml:space="preserve"> </w:t>
      </w:r>
      <w:r>
        <w:t>that</w:t>
      </w:r>
      <w:r>
        <w:rPr>
          <w:w w:val="99"/>
        </w:rPr>
        <w:t xml:space="preserve"> </w:t>
      </w:r>
      <w:r>
        <w:t>for</w:t>
      </w:r>
      <w:r>
        <w:rPr>
          <w:spacing w:val="-13"/>
        </w:rPr>
        <w:t xml:space="preserve"> </w:t>
      </w:r>
      <w:r>
        <w:t>Central</w:t>
      </w:r>
      <w:r>
        <w:rPr>
          <w:spacing w:val="-12"/>
        </w:rPr>
        <w:t xml:space="preserve"> </w:t>
      </w:r>
      <w:r>
        <w:t>Alaskan</w:t>
      </w:r>
      <w:r>
        <w:rPr>
          <w:spacing w:val="-12"/>
        </w:rPr>
        <w:t xml:space="preserve"> </w:t>
      </w:r>
      <w:r>
        <w:rPr>
          <w:spacing w:val="-3"/>
        </w:rPr>
        <w:t>Yup’ik</w:t>
      </w:r>
      <w:r>
        <w:rPr>
          <w:spacing w:val="-13"/>
        </w:rPr>
        <w:t xml:space="preserve"> </w:t>
      </w:r>
      <w:r>
        <w:t>the</w:t>
      </w:r>
      <w:r>
        <w:rPr>
          <w:spacing w:val="-12"/>
        </w:rPr>
        <w:t xml:space="preserve"> </w:t>
      </w:r>
      <w:r>
        <w:t>types</w:t>
      </w:r>
      <w:r>
        <w:rPr>
          <w:spacing w:val="-12"/>
        </w:rPr>
        <w:t xml:space="preserve"> </w:t>
      </w:r>
      <w:r>
        <w:t>of</w:t>
      </w:r>
      <w:r>
        <w:rPr>
          <w:spacing w:val="-13"/>
        </w:rPr>
        <w:t xml:space="preserve"> </w:t>
      </w:r>
      <w:r>
        <w:t>semantic</w:t>
      </w:r>
      <w:r>
        <w:rPr>
          <w:spacing w:val="-12"/>
        </w:rPr>
        <w:t xml:space="preserve"> </w:t>
      </w:r>
      <w:r>
        <w:t>relationships</w:t>
      </w:r>
      <w:r>
        <w:rPr>
          <w:spacing w:val="-12"/>
        </w:rPr>
        <w:t xml:space="preserve"> </w:t>
      </w:r>
      <w:r>
        <w:t>between</w:t>
      </w:r>
      <w:r>
        <w:rPr>
          <w:spacing w:val="-13"/>
        </w:rPr>
        <w:t xml:space="preserve"> </w:t>
      </w:r>
      <w:r>
        <w:t>flexible</w:t>
      </w:r>
      <w:r>
        <w:rPr>
          <w:spacing w:val="-12"/>
        </w:rPr>
        <w:t xml:space="preserve"> </w:t>
      </w:r>
      <w:r>
        <w:t>uses</w:t>
      </w:r>
      <w:r>
        <w:rPr>
          <w:spacing w:val="-12"/>
        </w:rPr>
        <w:t xml:space="preserve"> </w:t>
      </w:r>
      <w:r>
        <w:t>of</w:t>
      </w:r>
      <w:r>
        <w:rPr>
          <w:spacing w:val="-13"/>
        </w:rPr>
        <w:t xml:space="preserve"> </w:t>
      </w:r>
      <w:r>
        <w:t>words</w:t>
      </w:r>
      <w:r>
        <w:rPr>
          <w:w w:val="99"/>
        </w:rPr>
        <w:t xml:space="preserve"> </w:t>
      </w:r>
      <w:r>
        <w:t>mirror</w:t>
      </w:r>
      <w:r>
        <w:rPr>
          <w:spacing w:val="-13"/>
        </w:rPr>
        <w:t xml:space="preserve"> </w:t>
      </w:r>
      <w:r>
        <w:t>those</w:t>
      </w:r>
      <w:r>
        <w:rPr>
          <w:spacing w:val="-13"/>
        </w:rPr>
        <w:t xml:space="preserve"> </w:t>
      </w:r>
      <w:r>
        <w:t>between</w:t>
      </w:r>
      <w:r>
        <w:rPr>
          <w:spacing w:val="-13"/>
        </w:rPr>
        <w:t xml:space="preserve"> </w:t>
      </w:r>
      <w:r>
        <w:t>basic</w:t>
      </w:r>
      <w:r>
        <w:rPr>
          <w:spacing w:val="-13"/>
        </w:rPr>
        <w:t xml:space="preserve"> </w:t>
      </w:r>
      <w:r>
        <w:t>and</w:t>
      </w:r>
      <w:r>
        <w:rPr>
          <w:spacing w:val="-13"/>
        </w:rPr>
        <w:t xml:space="preserve"> </w:t>
      </w:r>
      <w:r>
        <w:t>derived</w:t>
      </w:r>
      <w:r>
        <w:rPr>
          <w:spacing w:val="-13"/>
        </w:rPr>
        <w:t xml:space="preserve"> </w:t>
      </w:r>
      <w:r>
        <w:t>words.</w:t>
      </w:r>
      <w:r>
        <w:rPr>
          <w:spacing w:val="9"/>
        </w:rPr>
        <w:t xml:space="preserve"> </w:t>
      </w:r>
      <w:r>
        <w:t>This</w:t>
      </w:r>
      <w:r>
        <w:rPr>
          <w:spacing w:val="-13"/>
        </w:rPr>
        <w:t xml:space="preserve"> </w:t>
      </w:r>
      <w:r>
        <w:t>would</w:t>
      </w:r>
      <w:r>
        <w:rPr>
          <w:spacing w:val="-13"/>
        </w:rPr>
        <w:t xml:space="preserve"> </w:t>
      </w:r>
      <w:r>
        <w:t>suggest</w:t>
      </w:r>
      <w:r>
        <w:rPr>
          <w:spacing w:val="-13"/>
        </w:rPr>
        <w:t xml:space="preserve"> </w:t>
      </w:r>
      <w:r>
        <w:t>that</w:t>
      </w:r>
      <w:r>
        <w:rPr>
          <w:spacing w:val="-13"/>
        </w:rPr>
        <w:t xml:space="preserve"> </w:t>
      </w:r>
      <w:r>
        <w:t>functional</w:t>
      </w:r>
      <w:r>
        <w:rPr>
          <w:spacing w:val="-12"/>
        </w:rPr>
        <w:t xml:space="preserve"> </w:t>
      </w:r>
      <w:r>
        <w:t>expansion</w:t>
      </w:r>
      <w:r>
        <w:rPr>
          <w:w w:val="99"/>
        </w:rPr>
        <w:t xml:space="preserve"> </w:t>
      </w:r>
      <w:r>
        <w:t xml:space="preserve">follows the same principles as overt derivation. </w:t>
      </w:r>
      <w:r>
        <w:rPr>
          <w:spacing w:val="-3"/>
        </w:rPr>
        <w:t xml:space="preserve">However, </w:t>
      </w:r>
      <w:r>
        <w:t>much more research is needed</w:t>
      </w:r>
      <w:r>
        <w:rPr>
          <w:spacing w:val="32"/>
        </w:rPr>
        <w:t xml:space="preserve"> </w:t>
      </w:r>
      <w:r>
        <w:t>in</w:t>
      </w:r>
    </w:p>
    <w:p w:rsidR="00DD7756" w:rsidRDefault="00AD1397">
      <w:pPr>
        <w:pStyle w:val="BodyText"/>
        <w:spacing w:line="261" w:lineRule="exact"/>
        <w:ind w:left="120"/>
        <w:jc w:val="both"/>
      </w:pPr>
      <w:r>
        <w:t>this area.</w:t>
      </w:r>
    </w:p>
    <w:p w:rsidR="00DD7756" w:rsidRDefault="00AD1397">
      <w:pPr>
        <w:pStyle w:val="BodyText"/>
        <w:spacing w:before="205" w:line="420" w:lineRule="auto"/>
        <w:ind w:left="120" w:right="532" w:firstLine="358"/>
        <w:jc w:val="both"/>
      </w:pPr>
      <w:r>
        <w:t>As we have seen, a great abundance of evidence also shows that the meaning of any given</w:t>
      </w:r>
      <w:r>
        <w:rPr>
          <w:spacing w:val="-12"/>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2"/>
        </w:rPr>
        <w:t xml:space="preserve"> </w:t>
      </w:r>
      <w:r>
        <w:t>discourse</w:t>
      </w:r>
      <w:r>
        <w:rPr>
          <w:spacing w:val="-11"/>
        </w:rPr>
        <w:t xml:space="preserve"> </w:t>
      </w:r>
      <w:r>
        <w:t>function</w:t>
      </w:r>
      <w:r>
        <w:rPr>
          <w:spacing w:val="-11"/>
        </w:rPr>
        <w:t xml:space="preserve"> </w:t>
      </w:r>
      <w:r>
        <w:t>is</w:t>
      </w:r>
      <w:r>
        <w:rPr>
          <w:spacing w:val="-11"/>
        </w:rPr>
        <w:t xml:space="preserve"> </w:t>
      </w:r>
      <w:r>
        <w:t>a</w:t>
      </w:r>
      <w:r>
        <w:rPr>
          <w:spacing w:val="-12"/>
        </w:rPr>
        <w:t xml:space="preserve"> </w:t>
      </w:r>
      <w:r>
        <w:t>matter</w:t>
      </w:r>
      <w:r>
        <w:rPr>
          <w:spacing w:val="-11"/>
        </w:rPr>
        <w:t xml:space="preserve"> </w:t>
      </w:r>
      <w:r>
        <w:t>of</w:t>
      </w:r>
      <w:r>
        <w:rPr>
          <w:spacing w:val="-11"/>
        </w:rPr>
        <w:t xml:space="preserve"> </w:t>
      </w:r>
      <w:r>
        <w:t>convention,</w:t>
      </w:r>
      <w:r>
        <w:rPr>
          <w:spacing w:val="-11"/>
        </w:rPr>
        <w:t xml:space="preserve"> </w:t>
      </w:r>
      <w:r>
        <w:t>and</w:t>
      </w:r>
      <w:r>
        <w:rPr>
          <w:spacing w:val="-11"/>
        </w:rPr>
        <w:t xml:space="preserve"> </w:t>
      </w:r>
      <w:r>
        <w:t>often</w:t>
      </w:r>
      <w:r>
        <w:rPr>
          <w:spacing w:val="-11"/>
        </w:rPr>
        <w:t xml:space="preserve"> </w:t>
      </w:r>
      <w:r>
        <w:t>highly idiosyncratic (§</w:t>
      </w:r>
      <w:hyperlink w:anchor="_bookmark107" w:history="1">
        <w:r>
          <w:rPr>
            <w:color w:val="007FFF"/>
          </w:rPr>
          <w:t>2.3.2.4</w:t>
        </w:r>
      </w:hyperlink>
      <w:r>
        <w:t>; §</w:t>
      </w:r>
      <w:hyperlink w:anchor="_bookmark115" w:history="1">
        <w:r>
          <w:rPr>
            <w:color w:val="007FFF"/>
          </w:rPr>
          <w:t>2.3.3.2</w:t>
        </w:r>
      </w:hyperlink>
      <w:r>
        <w:t xml:space="preserve">). This fact suggests that flexible items are not truly “flexible” in the sense that speakers can use any lexical item for any discourse function and expect hearers to be able to infer their meaning from context. </w:t>
      </w:r>
      <w:r>
        <w:rPr>
          <w:spacing w:val="-10"/>
        </w:rPr>
        <w:t xml:space="preserve">We </w:t>
      </w:r>
      <w:r>
        <w:t xml:space="preserve">know that item-specific gaps in usage exist. Certainly, novel cases of forms being used in new discourse functions do </w:t>
      </w:r>
      <w:r>
        <w:rPr>
          <w:spacing w:val="-3"/>
        </w:rPr>
        <w:t xml:space="preserve">occur, </w:t>
      </w:r>
      <w:r>
        <w:t>or else it would not be possible for functional shift to happen in the first place. But these cases are necessarily restricted by the cognitive limits on our ability to deal with</w:t>
      </w:r>
      <w:r>
        <w:rPr>
          <w:spacing w:val="9"/>
        </w:rPr>
        <w:t xml:space="preserve"> </w:t>
      </w:r>
      <w:r>
        <w:t>ambiguity.</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spacing w:before="84" w:line="420" w:lineRule="auto"/>
        <w:ind w:left="120" w:right="533"/>
        <w:jc w:val="both"/>
        <w:rPr>
          <w:sz w:val="24"/>
        </w:rPr>
      </w:pPr>
      <w:bookmarkStart w:id="189" w:name="_bookmark146"/>
      <w:bookmarkEnd w:id="189"/>
      <w:r>
        <w:rPr>
          <w:sz w:val="24"/>
        </w:rPr>
        <w:lastRenderedPageBreak/>
        <w:t>If it were truly the case that any lexical item could be used in any discourse function at any time,</w:t>
      </w:r>
      <w:r>
        <w:rPr>
          <w:spacing w:val="-17"/>
          <w:sz w:val="24"/>
        </w:rPr>
        <w:t xml:space="preserve"> </w:t>
      </w:r>
      <w:r>
        <w:rPr>
          <w:sz w:val="24"/>
        </w:rPr>
        <w:t>it</w:t>
      </w:r>
      <w:r>
        <w:rPr>
          <w:spacing w:val="-19"/>
          <w:sz w:val="24"/>
        </w:rPr>
        <w:t xml:space="preserve"> </w:t>
      </w:r>
      <w:r>
        <w:rPr>
          <w:sz w:val="24"/>
        </w:rPr>
        <w:t>would</w:t>
      </w:r>
      <w:r>
        <w:rPr>
          <w:spacing w:val="-19"/>
          <w:sz w:val="24"/>
        </w:rPr>
        <w:t xml:space="preserve"> </w:t>
      </w:r>
      <w:r>
        <w:rPr>
          <w:sz w:val="24"/>
        </w:rPr>
        <w:t>barely</w:t>
      </w:r>
      <w:r>
        <w:rPr>
          <w:spacing w:val="-19"/>
          <w:sz w:val="24"/>
        </w:rPr>
        <w:t xml:space="preserve"> </w:t>
      </w:r>
      <w:r>
        <w:rPr>
          <w:sz w:val="24"/>
        </w:rPr>
        <w:t>be</w:t>
      </w:r>
      <w:r>
        <w:rPr>
          <w:spacing w:val="-19"/>
          <w:sz w:val="24"/>
        </w:rPr>
        <w:t xml:space="preserve"> </w:t>
      </w:r>
      <w:r>
        <w:rPr>
          <w:sz w:val="24"/>
        </w:rPr>
        <w:t>possible</w:t>
      </w:r>
      <w:r>
        <w:rPr>
          <w:spacing w:val="-19"/>
          <w:sz w:val="24"/>
        </w:rPr>
        <w:t xml:space="preserve"> </w:t>
      </w:r>
      <w:r>
        <w:rPr>
          <w:sz w:val="24"/>
        </w:rPr>
        <w:t>for</w:t>
      </w:r>
      <w:r>
        <w:rPr>
          <w:spacing w:val="-19"/>
          <w:sz w:val="24"/>
        </w:rPr>
        <w:t xml:space="preserve"> </w:t>
      </w:r>
      <w:r>
        <w:rPr>
          <w:sz w:val="24"/>
        </w:rPr>
        <w:t>hearers</w:t>
      </w:r>
      <w:r>
        <w:rPr>
          <w:spacing w:val="-19"/>
          <w:sz w:val="24"/>
        </w:rPr>
        <w:t xml:space="preserve"> </w:t>
      </w:r>
      <w:r>
        <w:rPr>
          <w:sz w:val="24"/>
        </w:rPr>
        <w:t>to</w:t>
      </w:r>
      <w:r>
        <w:rPr>
          <w:spacing w:val="-19"/>
          <w:sz w:val="24"/>
        </w:rPr>
        <w:t xml:space="preserve"> </w:t>
      </w:r>
      <w:r>
        <w:rPr>
          <w:sz w:val="24"/>
        </w:rPr>
        <w:t>interpret</w:t>
      </w:r>
      <w:r>
        <w:rPr>
          <w:spacing w:val="-19"/>
          <w:sz w:val="24"/>
        </w:rPr>
        <w:t xml:space="preserve"> </w:t>
      </w:r>
      <w:r>
        <w:rPr>
          <w:sz w:val="24"/>
        </w:rPr>
        <w:t>the</w:t>
      </w:r>
      <w:r>
        <w:rPr>
          <w:spacing w:val="-18"/>
          <w:sz w:val="24"/>
        </w:rPr>
        <w:t xml:space="preserve"> </w:t>
      </w:r>
      <w:r>
        <w:rPr>
          <w:sz w:val="24"/>
        </w:rPr>
        <w:t>intended</w:t>
      </w:r>
      <w:r>
        <w:rPr>
          <w:spacing w:val="-19"/>
          <w:sz w:val="24"/>
        </w:rPr>
        <w:t xml:space="preserve"> </w:t>
      </w:r>
      <w:r>
        <w:rPr>
          <w:sz w:val="24"/>
        </w:rPr>
        <w:t>pragmatic</w:t>
      </w:r>
      <w:r>
        <w:rPr>
          <w:spacing w:val="-19"/>
          <w:sz w:val="24"/>
        </w:rPr>
        <w:t xml:space="preserve"> </w:t>
      </w:r>
      <w:r>
        <w:rPr>
          <w:sz w:val="24"/>
        </w:rPr>
        <w:t>effects</w:t>
      </w:r>
      <w:r>
        <w:rPr>
          <w:spacing w:val="-19"/>
          <w:sz w:val="24"/>
        </w:rPr>
        <w:t xml:space="preserve"> </w:t>
      </w:r>
      <w:r>
        <w:rPr>
          <w:sz w:val="24"/>
        </w:rPr>
        <w:t>of</w:t>
      </w:r>
      <w:r>
        <w:rPr>
          <w:spacing w:val="-19"/>
          <w:sz w:val="24"/>
        </w:rPr>
        <w:t xml:space="preserve"> </w:t>
      </w:r>
      <w:r>
        <w:rPr>
          <w:sz w:val="24"/>
        </w:rPr>
        <w:t>each word.</w:t>
      </w:r>
      <w:r>
        <w:rPr>
          <w:spacing w:val="9"/>
          <w:sz w:val="24"/>
        </w:rPr>
        <w:t xml:space="preserve"> </w:t>
      </w:r>
      <w:r>
        <w:rPr>
          <w:sz w:val="24"/>
        </w:rPr>
        <w:t>Instead,</w:t>
      </w:r>
      <w:r>
        <w:rPr>
          <w:spacing w:val="-14"/>
          <w:sz w:val="24"/>
        </w:rPr>
        <w:t xml:space="preserve"> </w:t>
      </w:r>
      <w:r>
        <w:rPr>
          <w:sz w:val="24"/>
        </w:rPr>
        <w:t>flexibility</w:t>
      </w:r>
      <w:r>
        <w:rPr>
          <w:spacing w:val="-15"/>
          <w:sz w:val="24"/>
        </w:rPr>
        <w:t xml:space="preserve"> </w:t>
      </w:r>
      <w:r>
        <w:rPr>
          <w:sz w:val="24"/>
        </w:rPr>
        <w:t>must</w:t>
      </w:r>
      <w:r>
        <w:rPr>
          <w:spacing w:val="-15"/>
          <w:sz w:val="24"/>
        </w:rPr>
        <w:t xml:space="preserve"> </w:t>
      </w:r>
      <w:r>
        <w:rPr>
          <w:sz w:val="24"/>
        </w:rPr>
        <w:t>rely</w:t>
      </w:r>
      <w:r>
        <w:rPr>
          <w:spacing w:val="-16"/>
          <w:sz w:val="24"/>
        </w:rPr>
        <w:t xml:space="preserve"> </w:t>
      </w:r>
      <w:r>
        <w:rPr>
          <w:sz w:val="24"/>
        </w:rPr>
        <w:t>on</w:t>
      </w:r>
      <w:r>
        <w:rPr>
          <w:spacing w:val="-15"/>
          <w:sz w:val="24"/>
        </w:rPr>
        <w:t xml:space="preserve"> </w:t>
      </w:r>
      <w:r>
        <w:rPr>
          <w:sz w:val="24"/>
        </w:rPr>
        <w:t>a</w:t>
      </w:r>
      <w:r>
        <w:rPr>
          <w:spacing w:val="-15"/>
          <w:sz w:val="24"/>
        </w:rPr>
        <w:t xml:space="preserve"> </w:t>
      </w:r>
      <w:r>
        <w:rPr>
          <w:sz w:val="24"/>
        </w:rPr>
        <w:t>degree</w:t>
      </w:r>
      <w:r>
        <w:rPr>
          <w:spacing w:val="-16"/>
          <w:sz w:val="24"/>
        </w:rPr>
        <w:t xml:space="preserve"> </w:t>
      </w:r>
      <w:r>
        <w:rPr>
          <w:sz w:val="24"/>
        </w:rPr>
        <w:t>of</w:t>
      </w:r>
      <w:r>
        <w:rPr>
          <w:spacing w:val="-17"/>
          <w:sz w:val="24"/>
        </w:rPr>
        <w:t xml:space="preserve"> </w:t>
      </w:r>
      <w:r>
        <w:rPr>
          <w:i/>
          <w:sz w:val="24"/>
        </w:rPr>
        <w:t>conventionalization</w:t>
      </w:r>
      <w:r>
        <w:rPr>
          <w:sz w:val="24"/>
        </w:rPr>
        <w:t>.</w:t>
      </w:r>
      <w:r>
        <w:rPr>
          <w:spacing w:val="10"/>
          <w:sz w:val="24"/>
        </w:rPr>
        <w:t xml:space="preserve"> </w:t>
      </w:r>
      <w:r>
        <w:rPr>
          <w:sz w:val="24"/>
        </w:rPr>
        <w:t>Conventionalization</w:t>
      </w:r>
      <w:r>
        <w:rPr>
          <w:spacing w:val="-16"/>
          <w:sz w:val="24"/>
        </w:rPr>
        <w:t xml:space="preserve"> </w:t>
      </w:r>
      <w:r>
        <w:rPr>
          <w:sz w:val="24"/>
        </w:rPr>
        <w:t xml:space="preserve">in turn implies </w:t>
      </w:r>
      <w:r>
        <w:rPr>
          <w:i/>
          <w:sz w:val="24"/>
        </w:rPr>
        <w:t>time</w:t>
      </w:r>
      <w:r>
        <w:rPr>
          <w:sz w:val="24"/>
        </w:rPr>
        <w:t xml:space="preserve">—conventionalization is a diachronic process. Thus, </w:t>
      </w:r>
      <w:r>
        <w:rPr>
          <w:i/>
          <w:sz w:val="24"/>
        </w:rPr>
        <w:t>lexical flexibility is</w:t>
      </w:r>
      <w:r>
        <w:rPr>
          <w:i/>
          <w:spacing w:val="-35"/>
          <w:sz w:val="24"/>
        </w:rPr>
        <w:t xml:space="preserve"> </w:t>
      </w:r>
      <w:r>
        <w:rPr>
          <w:i/>
          <w:sz w:val="24"/>
        </w:rPr>
        <w:t>best understood</w:t>
      </w:r>
      <w:r>
        <w:rPr>
          <w:i/>
          <w:spacing w:val="-17"/>
          <w:sz w:val="24"/>
        </w:rPr>
        <w:t xml:space="preserve"> </w:t>
      </w:r>
      <w:r>
        <w:rPr>
          <w:i/>
          <w:sz w:val="24"/>
        </w:rPr>
        <w:t>as</w:t>
      </w:r>
      <w:r>
        <w:rPr>
          <w:i/>
          <w:spacing w:val="-17"/>
          <w:sz w:val="24"/>
        </w:rPr>
        <w:t xml:space="preserve"> </w:t>
      </w:r>
      <w:r>
        <w:rPr>
          <w:i/>
          <w:sz w:val="24"/>
        </w:rPr>
        <w:t>a</w:t>
      </w:r>
      <w:r>
        <w:rPr>
          <w:i/>
          <w:spacing w:val="-17"/>
          <w:sz w:val="24"/>
        </w:rPr>
        <w:t xml:space="preserve"> </w:t>
      </w:r>
      <w:r>
        <w:rPr>
          <w:i/>
          <w:sz w:val="24"/>
        </w:rPr>
        <w:t>synchronic</w:t>
      </w:r>
      <w:r>
        <w:rPr>
          <w:i/>
          <w:spacing w:val="-17"/>
          <w:sz w:val="24"/>
        </w:rPr>
        <w:t xml:space="preserve"> </w:t>
      </w:r>
      <w:r>
        <w:rPr>
          <w:i/>
          <w:sz w:val="24"/>
        </w:rPr>
        <w:t>pattern</w:t>
      </w:r>
      <w:r>
        <w:rPr>
          <w:i/>
          <w:spacing w:val="-17"/>
          <w:sz w:val="24"/>
        </w:rPr>
        <w:t xml:space="preserve"> </w:t>
      </w:r>
      <w:r>
        <w:rPr>
          <w:i/>
          <w:sz w:val="24"/>
        </w:rPr>
        <w:t>resulting</w:t>
      </w:r>
      <w:r>
        <w:rPr>
          <w:i/>
          <w:spacing w:val="-16"/>
          <w:sz w:val="24"/>
        </w:rPr>
        <w:t xml:space="preserve"> </w:t>
      </w:r>
      <w:r>
        <w:rPr>
          <w:i/>
          <w:sz w:val="24"/>
        </w:rPr>
        <w:t>from</w:t>
      </w:r>
      <w:r>
        <w:rPr>
          <w:i/>
          <w:spacing w:val="-17"/>
          <w:sz w:val="24"/>
        </w:rPr>
        <w:t xml:space="preserve"> </w:t>
      </w:r>
      <w:r>
        <w:rPr>
          <w:i/>
          <w:sz w:val="24"/>
        </w:rPr>
        <w:t>the</w:t>
      </w:r>
      <w:r>
        <w:rPr>
          <w:i/>
          <w:spacing w:val="-17"/>
          <w:sz w:val="24"/>
        </w:rPr>
        <w:t xml:space="preserve"> </w:t>
      </w:r>
      <w:r>
        <w:rPr>
          <w:i/>
          <w:sz w:val="24"/>
        </w:rPr>
        <w:t>diachronic</w:t>
      </w:r>
      <w:r>
        <w:rPr>
          <w:i/>
          <w:spacing w:val="-17"/>
          <w:sz w:val="24"/>
        </w:rPr>
        <w:t xml:space="preserve"> </w:t>
      </w:r>
      <w:r>
        <w:rPr>
          <w:i/>
          <w:sz w:val="24"/>
        </w:rPr>
        <w:t>process</w:t>
      </w:r>
      <w:r>
        <w:rPr>
          <w:i/>
          <w:spacing w:val="-17"/>
          <w:sz w:val="24"/>
        </w:rPr>
        <w:t xml:space="preserve"> </w:t>
      </w:r>
      <w:r>
        <w:rPr>
          <w:i/>
          <w:sz w:val="24"/>
        </w:rPr>
        <w:t>of</w:t>
      </w:r>
      <w:r>
        <w:rPr>
          <w:i/>
          <w:spacing w:val="-16"/>
          <w:sz w:val="24"/>
        </w:rPr>
        <w:t xml:space="preserve"> </w:t>
      </w:r>
      <w:r>
        <w:rPr>
          <w:i/>
          <w:sz w:val="24"/>
        </w:rPr>
        <w:t>functional</w:t>
      </w:r>
      <w:r>
        <w:rPr>
          <w:i/>
          <w:spacing w:val="-17"/>
          <w:sz w:val="24"/>
        </w:rPr>
        <w:t xml:space="preserve"> </w:t>
      </w:r>
      <w:r>
        <w:rPr>
          <w:i/>
          <w:sz w:val="24"/>
        </w:rPr>
        <w:t>expansion</w:t>
      </w:r>
      <w:r>
        <w:rPr>
          <w:sz w:val="24"/>
        </w:rPr>
        <w:t>, where functional expansion is defined as</w:t>
      </w:r>
      <w:r>
        <w:rPr>
          <w:spacing w:val="-9"/>
          <w:sz w:val="24"/>
        </w:rPr>
        <w:t xml:space="preserve"> </w:t>
      </w:r>
      <w:r>
        <w:rPr>
          <w:sz w:val="24"/>
        </w:rPr>
        <w:t>follows:</w:t>
      </w:r>
    </w:p>
    <w:p w:rsidR="00DD7756" w:rsidRDefault="00AD1397">
      <w:pPr>
        <w:pStyle w:val="BodyText"/>
        <w:spacing w:before="140" w:line="420" w:lineRule="auto"/>
        <w:ind w:left="717" w:right="534" w:hanging="598"/>
        <w:jc w:val="both"/>
      </w:pPr>
      <w:r>
        <w:rPr>
          <w:b/>
        </w:rPr>
        <w:t xml:space="preserve">functional expansion </w:t>
      </w:r>
      <w:r>
        <w:t>A diachronic expansion in the use of a lexical item (root, stem, or in- flected word) into a new discourse function (reference, predication, or modification) with no additional structural coding.</w:t>
      </w:r>
    </w:p>
    <w:p w:rsidR="00DD7756" w:rsidRDefault="00AD1397">
      <w:pPr>
        <w:pStyle w:val="BodyText"/>
        <w:spacing w:before="143" w:line="420" w:lineRule="auto"/>
        <w:ind w:left="120" w:right="532"/>
        <w:jc w:val="both"/>
      </w:pPr>
      <w:r>
        <w:t>Cases</w:t>
      </w:r>
      <w:r>
        <w:rPr>
          <w:spacing w:val="-12"/>
        </w:rPr>
        <w:t xml:space="preserve"> </w:t>
      </w:r>
      <w:r>
        <w:t>of</w:t>
      </w:r>
      <w:r>
        <w:rPr>
          <w:spacing w:val="-11"/>
        </w:rPr>
        <w:t xml:space="preserve"> </w:t>
      </w:r>
      <w:r>
        <w:t>lexical</w:t>
      </w:r>
      <w:r>
        <w:rPr>
          <w:spacing w:val="-11"/>
        </w:rPr>
        <w:t xml:space="preserve"> </w:t>
      </w:r>
      <w:r>
        <w:t>flexibility</w:t>
      </w:r>
      <w:r>
        <w:rPr>
          <w:spacing w:val="-11"/>
        </w:rPr>
        <w:t xml:space="preserve"> </w:t>
      </w:r>
      <w:r>
        <w:t>therefore</w:t>
      </w:r>
      <w:r>
        <w:rPr>
          <w:spacing w:val="-11"/>
        </w:rPr>
        <w:t xml:space="preserve"> </w:t>
      </w:r>
      <w:r>
        <w:t>arise</w:t>
      </w:r>
      <w:r>
        <w:rPr>
          <w:spacing w:val="-11"/>
        </w:rPr>
        <w:t xml:space="preserve"> </w:t>
      </w:r>
      <w:r>
        <w:t>whenever</w:t>
      </w:r>
      <w:r>
        <w:rPr>
          <w:spacing w:val="-11"/>
        </w:rPr>
        <w:t xml:space="preserve"> </w:t>
      </w:r>
      <w:r>
        <w:t>a</w:t>
      </w:r>
      <w:r>
        <w:rPr>
          <w:spacing w:val="-11"/>
        </w:rPr>
        <w:t xml:space="preserve"> </w:t>
      </w:r>
      <w:r>
        <w:t>new</w:t>
      </w:r>
      <w:r>
        <w:rPr>
          <w:spacing w:val="-11"/>
        </w:rPr>
        <w:t xml:space="preserve"> </w:t>
      </w:r>
      <w:r>
        <w:t>combination</w:t>
      </w:r>
      <w:r>
        <w:rPr>
          <w:spacing w:val="-11"/>
        </w:rPr>
        <w:t xml:space="preserve"> </w:t>
      </w:r>
      <w:r>
        <w:t>of</w:t>
      </w:r>
      <w:r>
        <w:rPr>
          <w:spacing w:val="-11"/>
        </w:rPr>
        <w:t xml:space="preserve"> </w:t>
      </w:r>
      <w:r>
        <w:t>form</w:t>
      </w:r>
      <w:r>
        <w:rPr>
          <w:spacing w:val="-11"/>
        </w:rPr>
        <w:t xml:space="preserve"> </w:t>
      </w:r>
      <w:r>
        <w:t>and</w:t>
      </w:r>
      <w:r>
        <w:rPr>
          <w:spacing w:val="-11"/>
        </w:rPr>
        <w:t xml:space="preserve"> </w:t>
      </w:r>
      <w:r>
        <w:t>discourse function is conventionalized in a community of speakers. This understanding of lexical</w:t>
      </w:r>
      <w:r>
        <w:rPr>
          <w:spacing w:val="-27"/>
        </w:rPr>
        <w:t xml:space="preserve"> </w:t>
      </w:r>
      <w:r>
        <w:t>flex- ibility is in line with cognitive research on lexicalization and constructional change. Func- tional</w:t>
      </w:r>
      <w:r>
        <w:rPr>
          <w:spacing w:val="-9"/>
        </w:rPr>
        <w:t xml:space="preserve"> </w:t>
      </w:r>
      <w:r>
        <w:t>expansion</w:t>
      </w:r>
      <w:r>
        <w:rPr>
          <w:spacing w:val="-8"/>
        </w:rPr>
        <w:t xml:space="preserve"> </w:t>
      </w:r>
      <w:r>
        <w:t>occurs</w:t>
      </w:r>
      <w:r>
        <w:rPr>
          <w:spacing w:val="-8"/>
        </w:rPr>
        <w:t xml:space="preserve"> </w:t>
      </w:r>
      <w:r>
        <w:t>because</w:t>
      </w:r>
      <w:r>
        <w:rPr>
          <w:spacing w:val="-8"/>
        </w:rPr>
        <w:t xml:space="preserve"> </w:t>
      </w:r>
      <w:r>
        <w:t>of</w:t>
      </w:r>
      <w:r>
        <w:rPr>
          <w:spacing w:val="-8"/>
        </w:rPr>
        <w:t xml:space="preserve"> </w:t>
      </w:r>
      <w:r>
        <w:t>speakers’</w:t>
      </w:r>
      <w:r>
        <w:rPr>
          <w:spacing w:val="-8"/>
        </w:rPr>
        <w:t xml:space="preserve"> </w:t>
      </w:r>
      <w:r>
        <w:t>need</w:t>
      </w:r>
      <w:r>
        <w:rPr>
          <w:spacing w:val="-8"/>
        </w:rPr>
        <w:t xml:space="preserve"> </w:t>
      </w:r>
      <w:r>
        <w:t>to</w:t>
      </w:r>
      <w:r>
        <w:rPr>
          <w:spacing w:val="-8"/>
        </w:rPr>
        <w:t xml:space="preserve"> </w:t>
      </w:r>
      <w:r>
        <w:t>construe</w:t>
      </w:r>
      <w:r>
        <w:rPr>
          <w:spacing w:val="-8"/>
        </w:rPr>
        <w:t xml:space="preserve"> </w:t>
      </w:r>
      <w:r>
        <w:t>concepts</w:t>
      </w:r>
      <w:r>
        <w:rPr>
          <w:spacing w:val="-8"/>
        </w:rPr>
        <w:t xml:space="preserve"> </w:t>
      </w:r>
      <w:r>
        <w:t>in</w:t>
      </w:r>
      <w:r>
        <w:rPr>
          <w:spacing w:val="-8"/>
        </w:rPr>
        <w:t xml:space="preserve"> </w:t>
      </w:r>
      <w:r>
        <w:t>different</w:t>
      </w:r>
      <w:r>
        <w:rPr>
          <w:spacing w:val="-8"/>
        </w:rPr>
        <w:t xml:space="preserve"> </w:t>
      </w:r>
      <w:r>
        <w:t>ways—as objects, actions, or properties. The semantic shifts that occur during functional expansion are</w:t>
      </w:r>
      <w:r>
        <w:rPr>
          <w:spacing w:val="-4"/>
        </w:rPr>
        <w:t xml:space="preserve"> </w:t>
      </w:r>
      <w:r>
        <w:t>the</w:t>
      </w:r>
      <w:r>
        <w:rPr>
          <w:spacing w:val="-4"/>
        </w:rPr>
        <w:t xml:space="preserve"> </w:t>
      </w:r>
      <w:r>
        <w:t>result</w:t>
      </w:r>
      <w:r>
        <w:rPr>
          <w:spacing w:val="-4"/>
        </w:rPr>
        <w:t xml:space="preserve"> </w:t>
      </w:r>
      <w:r>
        <w:t>of</w:t>
      </w:r>
      <w:r>
        <w:rPr>
          <w:spacing w:val="-4"/>
        </w:rPr>
        <w:t xml:space="preserve"> </w:t>
      </w:r>
      <w:r>
        <w:t>coercion</w:t>
      </w:r>
      <w:r>
        <w:rPr>
          <w:spacing w:val="-4"/>
        </w:rPr>
        <w:t xml:space="preserve"> </w:t>
      </w:r>
      <w:r>
        <w:t>by</w:t>
      </w:r>
      <w:r>
        <w:rPr>
          <w:spacing w:val="-4"/>
        </w:rPr>
        <w:t xml:space="preserve"> </w:t>
      </w:r>
      <w:r>
        <w:t>the</w:t>
      </w:r>
      <w:r>
        <w:rPr>
          <w:spacing w:val="-4"/>
        </w:rPr>
        <w:t xml:space="preserve"> </w:t>
      </w:r>
      <w:r>
        <w:t>new</w:t>
      </w:r>
      <w:r>
        <w:rPr>
          <w:spacing w:val="-4"/>
        </w:rPr>
        <w:t xml:space="preserve"> </w:t>
      </w:r>
      <w:r>
        <w:t>constructional</w:t>
      </w:r>
      <w:r>
        <w:rPr>
          <w:spacing w:val="-4"/>
        </w:rPr>
        <w:t xml:space="preserve"> </w:t>
      </w:r>
      <w:r>
        <w:t>context,</w:t>
      </w:r>
      <w:r>
        <w:rPr>
          <w:spacing w:val="-4"/>
        </w:rPr>
        <w:t xml:space="preserve"> </w:t>
      </w:r>
      <w:r>
        <w:t>and</w:t>
      </w:r>
      <w:r>
        <w:rPr>
          <w:spacing w:val="-4"/>
        </w:rPr>
        <w:t xml:space="preserve"> </w:t>
      </w:r>
      <w:r>
        <w:t>the</w:t>
      </w:r>
      <w:r>
        <w:rPr>
          <w:spacing w:val="-3"/>
        </w:rPr>
        <w:t xml:space="preserve"> </w:t>
      </w:r>
      <w:r>
        <w:t>resultant</w:t>
      </w:r>
      <w:r>
        <w:rPr>
          <w:spacing w:val="-4"/>
        </w:rPr>
        <w:t xml:space="preserve"> </w:t>
      </w:r>
      <w:r>
        <w:t>meaning</w:t>
      </w:r>
      <w:r>
        <w:rPr>
          <w:spacing w:val="-4"/>
        </w:rPr>
        <w:t xml:space="preserve"> </w:t>
      </w:r>
      <w:r>
        <w:t>then becomes</w:t>
      </w:r>
      <w:r>
        <w:rPr>
          <w:spacing w:val="-7"/>
        </w:rPr>
        <w:t xml:space="preserve"> </w:t>
      </w:r>
      <w:r>
        <w:t>conventionalized</w:t>
      </w:r>
      <w:r>
        <w:rPr>
          <w:spacing w:val="-6"/>
        </w:rPr>
        <w:t xml:space="preserve"> </w:t>
      </w:r>
      <w:r>
        <w:t>as</w:t>
      </w:r>
      <w:r>
        <w:rPr>
          <w:spacing w:val="-7"/>
        </w:rPr>
        <w:t xml:space="preserve"> </w:t>
      </w:r>
      <w:r>
        <w:t>the</w:t>
      </w:r>
      <w:r>
        <w:rPr>
          <w:spacing w:val="-6"/>
        </w:rPr>
        <w:t xml:space="preserve"> </w:t>
      </w:r>
      <w:r>
        <w:t>meaning</w:t>
      </w:r>
      <w:r>
        <w:rPr>
          <w:spacing w:val="-6"/>
        </w:rPr>
        <w:t xml:space="preserve"> </w:t>
      </w:r>
      <w:r>
        <w:t>of</w:t>
      </w:r>
      <w:r>
        <w:rPr>
          <w:spacing w:val="-8"/>
        </w:rPr>
        <w:t xml:space="preserve"> </w:t>
      </w:r>
      <w:r>
        <w:t>that</w:t>
      </w:r>
      <w:r>
        <w:rPr>
          <w:spacing w:val="-6"/>
        </w:rPr>
        <w:t xml:space="preserve"> </w:t>
      </w:r>
      <w:r>
        <w:t>particular</w:t>
      </w:r>
      <w:r>
        <w:rPr>
          <w:spacing w:val="-7"/>
        </w:rPr>
        <w:t xml:space="preserve"> </w:t>
      </w:r>
      <w:r>
        <w:t>form</w:t>
      </w:r>
      <w:r>
        <w:rPr>
          <w:spacing w:val="-6"/>
        </w:rPr>
        <w:t xml:space="preserve"> </w:t>
      </w:r>
      <w:r>
        <w:t>in</w:t>
      </w:r>
      <w:r>
        <w:rPr>
          <w:spacing w:val="-6"/>
        </w:rPr>
        <w:t xml:space="preserve"> </w:t>
      </w:r>
      <w:r>
        <w:t>that</w:t>
      </w:r>
      <w:r>
        <w:rPr>
          <w:spacing w:val="-7"/>
        </w:rPr>
        <w:t xml:space="preserve"> </w:t>
      </w:r>
      <w:r>
        <w:t>particular</w:t>
      </w:r>
      <w:r>
        <w:rPr>
          <w:spacing w:val="-6"/>
        </w:rPr>
        <w:t xml:space="preserve"> </w:t>
      </w:r>
      <w:r>
        <w:t xml:space="preserve">discourse function (Croft </w:t>
      </w:r>
      <w:hyperlink w:anchor="_bookmark288" w:history="1">
        <w:r>
          <w:rPr>
            <w:color w:val="007FFF"/>
          </w:rPr>
          <w:t>1991</w:t>
        </w:r>
      </w:hyperlink>
      <w:r>
        <w:t>:</w:t>
      </w:r>
      <w:r>
        <w:rPr>
          <w:spacing w:val="15"/>
        </w:rPr>
        <w:t xml:space="preserve"> </w:t>
      </w:r>
      <w:r>
        <w:t>108).</w:t>
      </w:r>
    </w:p>
    <w:p w:rsidR="00DD7756" w:rsidRDefault="00AD1397">
      <w:pPr>
        <w:pStyle w:val="BodyText"/>
        <w:spacing w:line="420" w:lineRule="auto"/>
        <w:ind w:left="120" w:right="532" w:firstLine="358"/>
        <w:jc w:val="both"/>
      </w:pPr>
      <w:r>
        <w:t>If</w:t>
      </w:r>
      <w:r>
        <w:rPr>
          <w:spacing w:val="-12"/>
        </w:rPr>
        <w:t xml:space="preserve"> </w:t>
      </w:r>
      <w:r>
        <w:t>lexical</w:t>
      </w:r>
      <w:r>
        <w:rPr>
          <w:spacing w:val="-13"/>
        </w:rPr>
        <w:t xml:space="preserve"> </w:t>
      </w:r>
      <w:r>
        <w:t>flexibility</w:t>
      </w:r>
      <w:r>
        <w:rPr>
          <w:spacing w:val="-12"/>
        </w:rPr>
        <w:t xml:space="preserve"> </w:t>
      </w:r>
      <w:r>
        <w:t>is</w:t>
      </w:r>
      <w:r>
        <w:rPr>
          <w:spacing w:val="-12"/>
        </w:rPr>
        <w:t xml:space="preserve"> </w:t>
      </w:r>
      <w:r>
        <w:t>the</w:t>
      </w:r>
      <w:r>
        <w:rPr>
          <w:spacing w:val="-12"/>
        </w:rPr>
        <w:t xml:space="preserve"> </w:t>
      </w:r>
      <w:r>
        <w:t>result</w:t>
      </w:r>
      <w:r>
        <w:rPr>
          <w:spacing w:val="-12"/>
        </w:rPr>
        <w:t xml:space="preserve"> </w:t>
      </w:r>
      <w:r>
        <w:t>of</w:t>
      </w:r>
      <w:r>
        <w:rPr>
          <w:spacing w:val="-12"/>
        </w:rPr>
        <w:t xml:space="preserve"> </w:t>
      </w:r>
      <w:r>
        <w:t>a</w:t>
      </w:r>
      <w:r>
        <w:rPr>
          <w:spacing w:val="-12"/>
        </w:rPr>
        <w:t xml:space="preserve"> </w:t>
      </w:r>
      <w:r>
        <w:t>diachronic</w:t>
      </w:r>
      <w:r>
        <w:rPr>
          <w:spacing w:val="-13"/>
        </w:rPr>
        <w:t xml:space="preserve"> </w:t>
      </w:r>
      <w:r>
        <w:t>process,</w:t>
      </w:r>
      <w:r>
        <w:rPr>
          <w:spacing w:val="-10"/>
        </w:rPr>
        <w:t xml:space="preserve"> </w:t>
      </w:r>
      <w:r>
        <w:t>it</w:t>
      </w:r>
      <w:r>
        <w:rPr>
          <w:spacing w:val="-12"/>
        </w:rPr>
        <w:t xml:space="preserve"> </w:t>
      </w:r>
      <w:r>
        <w:t>should</w:t>
      </w:r>
      <w:r>
        <w:rPr>
          <w:spacing w:val="-12"/>
        </w:rPr>
        <w:t xml:space="preserve"> </w:t>
      </w:r>
      <w:r>
        <w:t>be</w:t>
      </w:r>
      <w:r>
        <w:rPr>
          <w:spacing w:val="-11"/>
        </w:rPr>
        <w:t xml:space="preserve"> </w:t>
      </w:r>
      <w:r>
        <w:t>possible</w:t>
      </w:r>
      <w:r>
        <w:rPr>
          <w:spacing w:val="-12"/>
        </w:rPr>
        <w:t xml:space="preserve"> </w:t>
      </w:r>
      <w:r>
        <w:t>to</w:t>
      </w:r>
      <w:r>
        <w:rPr>
          <w:spacing w:val="-12"/>
        </w:rPr>
        <w:t xml:space="preserve"> </w:t>
      </w:r>
      <w:r>
        <w:t>enumerate some</w:t>
      </w:r>
      <w:r>
        <w:rPr>
          <w:spacing w:val="-7"/>
        </w:rPr>
        <w:t xml:space="preserve"> </w:t>
      </w:r>
      <w:r>
        <w:t>of</w:t>
      </w:r>
      <w:r>
        <w:rPr>
          <w:spacing w:val="-7"/>
        </w:rPr>
        <w:t xml:space="preserve"> </w:t>
      </w:r>
      <w:r>
        <w:t>the</w:t>
      </w:r>
      <w:r>
        <w:rPr>
          <w:spacing w:val="-7"/>
        </w:rPr>
        <w:t xml:space="preserve"> </w:t>
      </w:r>
      <w:r>
        <w:t>specific</w:t>
      </w:r>
      <w:r>
        <w:rPr>
          <w:spacing w:val="-7"/>
        </w:rPr>
        <w:t xml:space="preserve"> </w:t>
      </w:r>
      <w:r>
        <w:t>pathways</w:t>
      </w:r>
      <w:r>
        <w:rPr>
          <w:spacing w:val="-7"/>
        </w:rPr>
        <w:t xml:space="preserve"> </w:t>
      </w:r>
      <w:r>
        <w:t>which</w:t>
      </w:r>
      <w:r>
        <w:rPr>
          <w:spacing w:val="-7"/>
        </w:rPr>
        <w:t xml:space="preserve"> </w:t>
      </w:r>
      <w:r>
        <w:t>give</w:t>
      </w:r>
      <w:r>
        <w:rPr>
          <w:spacing w:val="-7"/>
        </w:rPr>
        <w:t xml:space="preserve"> </w:t>
      </w:r>
      <w:r>
        <w:t>rise</w:t>
      </w:r>
      <w:r>
        <w:rPr>
          <w:spacing w:val="-7"/>
        </w:rPr>
        <w:t xml:space="preserve"> </w:t>
      </w:r>
      <w:r>
        <w:t>to</w:t>
      </w:r>
      <w:r>
        <w:rPr>
          <w:spacing w:val="-7"/>
        </w:rPr>
        <w:t xml:space="preserve"> </w:t>
      </w:r>
      <w:r>
        <w:t>it.</w:t>
      </w:r>
      <w:r>
        <w:rPr>
          <w:spacing w:val="15"/>
        </w:rPr>
        <w:t xml:space="preserve"> </w:t>
      </w:r>
      <w:r>
        <w:t>Here</w:t>
      </w:r>
      <w:r>
        <w:rPr>
          <w:spacing w:val="-7"/>
        </w:rPr>
        <w:t xml:space="preserve"> </w:t>
      </w:r>
      <w:r>
        <w:t>I</w:t>
      </w:r>
      <w:r>
        <w:rPr>
          <w:spacing w:val="-6"/>
        </w:rPr>
        <w:t xml:space="preserve"> </w:t>
      </w:r>
      <w:r>
        <w:t>will</w:t>
      </w:r>
      <w:r>
        <w:rPr>
          <w:spacing w:val="-7"/>
        </w:rPr>
        <w:t xml:space="preserve"> </w:t>
      </w:r>
      <w:r>
        <w:t>mention</w:t>
      </w:r>
      <w:r>
        <w:rPr>
          <w:spacing w:val="-7"/>
        </w:rPr>
        <w:t xml:space="preserve"> </w:t>
      </w:r>
      <w:r>
        <w:t>just</w:t>
      </w:r>
      <w:r>
        <w:rPr>
          <w:spacing w:val="-7"/>
        </w:rPr>
        <w:t xml:space="preserve"> </w:t>
      </w:r>
      <w:r>
        <w:t>a</w:t>
      </w:r>
      <w:r>
        <w:rPr>
          <w:spacing w:val="-7"/>
        </w:rPr>
        <w:t xml:space="preserve"> </w:t>
      </w:r>
      <w:r>
        <w:rPr>
          <w:spacing w:val="-4"/>
        </w:rPr>
        <w:t>few.</w:t>
      </w:r>
      <w:r>
        <w:rPr>
          <w:spacing w:val="15"/>
        </w:rPr>
        <w:t xml:space="preserve"> </w:t>
      </w:r>
      <w:r>
        <w:t>One</w:t>
      </w:r>
      <w:r>
        <w:rPr>
          <w:spacing w:val="-7"/>
        </w:rPr>
        <w:t xml:space="preserve"> </w:t>
      </w:r>
      <w:r>
        <w:t xml:space="preserve">path- way is insubordination, whereby subordinate clauses in a language are reanalyzed as main clauses (Evans </w:t>
      </w:r>
      <w:hyperlink w:anchor="_bookmark320" w:history="1">
        <w:r>
          <w:rPr>
            <w:color w:val="007FFF"/>
          </w:rPr>
          <w:t>2007</w:t>
        </w:r>
      </w:hyperlink>
      <w:r>
        <w:t xml:space="preserve">; Mithun </w:t>
      </w:r>
      <w:hyperlink w:anchor="_bookmark422" w:history="1">
        <w:r>
          <w:rPr>
            <w:color w:val="007FFF"/>
          </w:rPr>
          <w:t>2008</w:t>
        </w:r>
      </w:hyperlink>
      <w:r>
        <w:t xml:space="preserve">; Evans &amp; Watanabe </w:t>
      </w:r>
      <w:hyperlink w:anchor="_bookmark322" w:history="1">
        <w:r>
          <w:rPr>
            <w:color w:val="007FFF"/>
          </w:rPr>
          <w:t>2016</w:t>
        </w:r>
      </w:hyperlink>
      <w:r>
        <w:t>) (see also §</w:t>
      </w:r>
      <w:hyperlink w:anchor="_bookmark99" w:history="1">
        <w:r>
          <w:rPr>
            <w:color w:val="007FFF"/>
          </w:rPr>
          <w:t>2.3.2.2</w:t>
        </w:r>
      </w:hyperlink>
      <w:r>
        <w:t>). Insubordi- nation frequently results in formal similarities between noun phrases and verb phrases, and this formal ambiguity can abet the functional expansion of lexical items from referential to predicative uses and vice</w:t>
      </w:r>
      <w:r>
        <w:rPr>
          <w:spacing w:val="-5"/>
        </w:rPr>
        <w:t xml:space="preserve"> </w:t>
      </w:r>
      <w:r>
        <w:t>versa.</w:t>
      </w:r>
    </w:p>
    <w:p w:rsidR="00DD7756" w:rsidRDefault="00AD1397">
      <w:pPr>
        <w:pStyle w:val="BodyText"/>
        <w:spacing w:line="420" w:lineRule="auto"/>
        <w:ind w:left="120" w:right="532" w:firstLine="358"/>
        <w:jc w:val="both"/>
      </w:pPr>
      <w:r>
        <w:t>A second pathway to lexical flexibility is relexicalization (or more precisely, reconven- tionalization). This is the process that occurred in the case of morphological verbs being reanalyzed as nouns in many North American languages (see §</w:t>
      </w:r>
      <w:hyperlink w:anchor="_bookmark102" w:history="1">
        <w:r>
          <w:rPr>
            <w:color w:val="007FFF"/>
          </w:rPr>
          <w:t>2.3.2.3</w:t>
        </w:r>
      </w:hyperlink>
      <w:r>
        <w:t>) and certain English</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20" w:right="533"/>
        <w:jc w:val="both"/>
      </w:pPr>
      <w:bookmarkStart w:id="190" w:name="_bookmark147"/>
      <w:bookmarkEnd w:id="190"/>
      <w:r>
        <w:lastRenderedPageBreak/>
        <w:t xml:space="preserve">plurals like </w:t>
      </w:r>
      <w:r>
        <w:rPr>
          <w:i/>
        </w:rPr>
        <w:t xml:space="preserve">brethren </w:t>
      </w:r>
      <w:r>
        <w:t xml:space="preserve">or </w:t>
      </w:r>
      <w:r>
        <w:rPr>
          <w:i/>
        </w:rPr>
        <w:t>arms</w:t>
      </w:r>
      <w:r>
        <w:t>. In these cases, the conventionalized meaning associated with the form changed (e.g. from Cayuga ‘it hauls logs’ to ‘horse’), so that the meaning more closely reflected its new discourse context.</w:t>
      </w:r>
    </w:p>
    <w:p w:rsidR="00DD7756" w:rsidRDefault="00AD1397">
      <w:pPr>
        <w:pStyle w:val="BodyText"/>
        <w:spacing w:line="420" w:lineRule="auto"/>
        <w:ind w:left="120" w:right="532" w:firstLine="358"/>
        <w:jc w:val="both"/>
      </w:pPr>
      <w:r>
        <w:t>A third pathway is topicalization, exemplified in the Wakashan family. Jacobsen (</w:t>
      </w:r>
      <w:hyperlink w:anchor="_bookmark381" w:history="1">
        <w:r>
          <w:rPr>
            <w:color w:val="007FFF"/>
          </w:rPr>
          <w:t>1979</w:t>
        </w:r>
      </w:hyperlink>
      <w:r>
        <w:t>: 122, 142) observes the formal similarity between the Definite Article and the Third Person Singular Indicative markers in Wakashan languages, and argues for a diachronic</w:t>
      </w:r>
      <w:r>
        <w:rPr>
          <w:spacing w:val="-38"/>
        </w:rPr>
        <w:t xml:space="preserve"> </w:t>
      </w:r>
      <w:r>
        <w:t>connection between the two. It is likely that cleft constructions such as ‘it was the dog that ran’</w:t>
      </w:r>
      <w:r>
        <w:rPr>
          <w:spacing w:val="-18"/>
        </w:rPr>
        <w:t xml:space="preserve"> </w:t>
      </w:r>
      <w:r>
        <w:t>became so common that speakers started to reanalyze the topicalized cleft as a definite noun</w:t>
      </w:r>
      <w:r>
        <w:rPr>
          <w:spacing w:val="-29"/>
        </w:rPr>
        <w:t xml:space="preserve"> </w:t>
      </w:r>
      <w:r>
        <w:t>phrase, ‘the</w:t>
      </w:r>
      <w:r>
        <w:rPr>
          <w:spacing w:val="-7"/>
        </w:rPr>
        <w:t xml:space="preserve"> </w:t>
      </w:r>
      <w:r>
        <w:rPr>
          <w:spacing w:val="-3"/>
        </w:rPr>
        <w:t>dog’,</w:t>
      </w:r>
      <w:r>
        <w:rPr>
          <w:spacing w:val="-5"/>
        </w:rPr>
        <w:t xml:space="preserve"> </w:t>
      </w:r>
      <w:r>
        <w:t>thereby</w:t>
      </w:r>
      <w:r>
        <w:rPr>
          <w:spacing w:val="-7"/>
        </w:rPr>
        <w:t xml:space="preserve"> </w:t>
      </w:r>
      <w:r>
        <w:t>creating</w:t>
      </w:r>
      <w:r>
        <w:rPr>
          <w:spacing w:val="-6"/>
        </w:rPr>
        <w:t xml:space="preserve"> </w:t>
      </w:r>
      <w:r>
        <w:t>a</w:t>
      </w:r>
      <w:r>
        <w:rPr>
          <w:spacing w:val="-5"/>
        </w:rPr>
        <w:t xml:space="preserve"> </w:t>
      </w:r>
      <w:r>
        <w:t>formal</w:t>
      </w:r>
      <w:r>
        <w:rPr>
          <w:spacing w:val="-7"/>
        </w:rPr>
        <w:t xml:space="preserve"> </w:t>
      </w:r>
      <w:r>
        <w:t>similarity</w:t>
      </w:r>
      <w:r>
        <w:rPr>
          <w:spacing w:val="-5"/>
        </w:rPr>
        <w:t xml:space="preserve"> </w:t>
      </w:r>
      <w:r>
        <w:t>between</w:t>
      </w:r>
      <w:r>
        <w:rPr>
          <w:spacing w:val="-6"/>
        </w:rPr>
        <w:t xml:space="preserve"> </w:t>
      </w:r>
      <w:r>
        <w:t>referring</w:t>
      </w:r>
      <w:r>
        <w:rPr>
          <w:spacing w:val="-6"/>
        </w:rPr>
        <w:t xml:space="preserve"> </w:t>
      </w:r>
      <w:r>
        <w:t>expressions</w:t>
      </w:r>
      <w:r>
        <w:rPr>
          <w:spacing w:val="-6"/>
        </w:rPr>
        <w:t xml:space="preserve"> </w:t>
      </w:r>
      <w:r>
        <w:t>and</w:t>
      </w:r>
      <w:r>
        <w:rPr>
          <w:spacing w:val="-6"/>
        </w:rPr>
        <w:t xml:space="preserve"> </w:t>
      </w:r>
      <w:r>
        <w:t>predicating expressions.</w:t>
      </w:r>
    </w:p>
    <w:p w:rsidR="00DD7756" w:rsidRDefault="00AD1397">
      <w:pPr>
        <w:pStyle w:val="BodyText"/>
        <w:spacing w:line="420" w:lineRule="auto"/>
        <w:ind w:left="120" w:right="532" w:firstLine="358"/>
        <w:jc w:val="both"/>
      </w:pPr>
      <w:r>
        <w:t>Each of these pathways results in the functional expansion of lexical items into new dis- course</w:t>
      </w:r>
      <w:r>
        <w:rPr>
          <w:spacing w:val="-19"/>
        </w:rPr>
        <w:t xml:space="preserve"> </w:t>
      </w:r>
      <w:r>
        <w:t>contexts</w:t>
      </w:r>
      <w:r>
        <w:rPr>
          <w:spacing w:val="-19"/>
        </w:rPr>
        <w:t xml:space="preserve"> </w:t>
      </w:r>
      <w:r>
        <w:t>with</w:t>
      </w:r>
      <w:r>
        <w:rPr>
          <w:spacing w:val="-18"/>
        </w:rPr>
        <w:t xml:space="preserve"> </w:t>
      </w:r>
      <w:r>
        <w:t>no</w:t>
      </w:r>
      <w:r>
        <w:rPr>
          <w:spacing w:val="-19"/>
        </w:rPr>
        <w:t xml:space="preserve"> </w:t>
      </w:r>
      <w:r>
        <w:t>new</w:t>
      </w:r>
      <w:r>
        <w:rPr>
          <w:spacing w:val="-19"/>
        </w:rPr>
        <w:t xml:space="preserve"> </w:t>
      </w:r>
      <w:r>
        <w:t>overt</w:t>
      </w:r>
      <w:r>
        <w:rPr>
          <w:spacing w:val="-19"/>
        </w:rPr>
        <w:t xml:space="preserve"> </w:t>
      </w:r>
      <w:r>
        <w:t>structural</w:t>
      </w:r>
      <w:r>
        <w:rPr>
          <w:spacing w:val="-18"/>
        </w:rPr>
        <w:t xml:space="preserve"> </w:t>
      </w:r>
      <w:r>
        <w:t>coding.</w:t>
      </w:r>
      <w:r>
        <w:rPr>
          <w:spacing w:val="9"/>
        </w:rPr>
        <w:t xml:space="preserve"> </w:t>
      </w:r>
      <w:r>
        <w:t>Of</w:t>
      </w:r>
      <w:r>
        <w:rPr>
          <w:spacing w:val="-19"/>
        </w:rPr>
        <w:t xml:space="preserve"> </w:t>
      </w:r>
      <w:r>
        <w:t>course,</w:t>
      </w:r>
      <w:r>
        <w:rPr>
          <w:spacing w:val="-16"/>
        </w:rPr>
        <w:t xml:space="preserve"> </w:t>
      </w:r>
      <w:r>
        <w:t>functional</w:t>
      </w:r>
      <w:r>
        <w:rPr>
          <w:spacing w:val="-18"/>
        </w:rPr>
        <w:t xml:space="preserve"> </w:t>
      </w:r>
      <w:r>
        <w:t>expansion</w:t>
      </w:r>
      <w:r>
        <w:rPr>
          <w:spacing w:val="-19"/>
        </w:rPr>
        <w:t xml:space="preserve"> </w:t>
      </w:r>
      <w:r>
        <w:t>can</w:t>
      </w:r>
      <w:r>
        <w:rPr>
          <w:spacing w:val="-18"/>
        </w:rPr>
        <w:t xml:space="preserve"> </w:t>
      </w:r>
      <w:r>
        <w:t xml:space="preserve">also occur without any other accompanying grammatical changes. This happens in any instance where speakers simply use stems in new discourse functions. Lexical flexibility is the natu- ral and expected result of the fact that non-prototypical uses of lexical items are </w:t>
      </w:r>
      <w:r>
        <w:rPr>
          <w:i/>
        </w:rPr>
        <w:t xml:space="preserve">not </w:t>
      </w:r>
      <w:r>
        <w:t>always structurally marked—as allowed for by the fact that typological markedness is implicational and not absolute—even if they are marked in other ways. The use of additional structural coding in cases of functional expansion is not obligatory, but merely a statistical tendency. Lexical flexibility occupies the theoretical space where structural coding asymmetries fail</w:t>
      </w:r>
      <w:r>
        <w:rPr>
          <w:spacing w:val="-15"/>
        </w:rPr>
        <w:t xml:space="preserve"> </w:t>
      </w:r>
      <w:r>
        <w:t xml:space="preserve">to </w:t>
      </w:r>
      <w:r>
        <w:rPr>
          <w:spacing w:val="-3"/>
        </w:rPr>
        <w:t>apply.</w:t>
      </w:r>
    </w:p>
    <w:p w:rsidR="00DD7756" w:rsidRDefault="00AD1397">
      <w:pPr>
        <w:pStyle w:val="BodyText"/>
        <w:spacing w:line="420" w:lineRule="auto"/>
        <w:ind w:left="120" w:right="532" w:firstLine="358"/>
        <w:jc w:val="both"/>
      </w:pPr>
      <w:r>
        <w:t xml:space="preserve">When viewed in this light, </w:t>
      </w:r>
      <w:r>
        <w:rPr>
          <w:i/>
        </w:rPr>
        <w:t>lexical flexibility is not so much a problem as it is a design feature of language</w:t>
      </w:r>
      <w:r>
        <w:t xml:space="preserve">. The presence of lexical flexibility should be </w:t>
      </w:r>
      <w:r>
        <w:rPr>
          <w:i/>
        </w:rPr>
        <w:t xml:space="preserve">expected </w:t>
      </w:r>
      <w:r>
        <w:t>in every language, not</w:t>
      </w:r>
      <w:r>
        <w:rPr>
          <w:spacing w:val="-6"/>
        </w:rPr>
        <w:t xml:space="preserve"> </w:t>
      </w:r>
      <w:r>
        <w:t>treated</w:t>
      </w:r>
      <w:r>
        <w:rPr>
          <w:spacing w:val="-6"/>
        </w:rPr>
        <w:t xml:space="preserve"> </w:t>
      </w:r>
      <w:r>
        <w:t>as</w:t>
      </w:r>
      <w:r>
        <w:rPr>
          <w:spacing w:val="-5"/>
        </w:rPr>
        <w:t xml:space="preserve"> </w:t>
      </w:r>
      <w:r>
        <w:t>exotic.</w:t>
      </w:r>
      <w:r>
        <w:rPr>
          <w:spacing w:val="12"/>
        </w:rPr>
        <w:t xml:space="preserve"> </w:t>
      </w:r>
      <w:r>
        <w:t>The</w:t>
      </w:r>
      <w:r>
        <w:rPr>
          <w:spacing w:val="-5"/>
        </w:rPr>
        <w:t xml:space="preserve"> </w:t>
      </w:r>
      <w:r>
        <w:t>cognitive-typological</w:t>
      </w:r>
      <w:r>
        <w:rPr>
          <w:spacing w:val="-6"/>
        </w:rPr>
        <w:t xml:space="preserve"> </w:t>
      </w:r>
      <w:r>
        <w:t>approach</w:t>
      </w:r>
      <w:r>
        <w:rPr>
          <w:spacing w:val="-6"/>
        </w:rPr>
        <w:t xml:space="preserve"> </w:t>
      </w:r>
      <w:r>
        <w:t>outlined</w:t>
      </w:r>
      <w:r>
        <w:rPr>
          <w:spacing w:val="-5"/>
        </w:rPr>
        <w:t xml:space="preserve"> </w:t>
      </w:r>
      <w:r>
        <w:t>in</w:t>
      </w:r>
      <w:r>
        <w:rPr>
          <w:spacing w:val="-6"/>
        </w:rPr>
        <w:t xml:space="preserve"> </w:t>
      </w:r>
      <w:r>
        <w:t>this</w:t>
      </w:r>
      <w:r>
        <w:rPr>
          <w:spacing w:val="-6"/>
        </w:rPr>
        <w:t xml:space="preserve"> </w:t>
      </w:r>
      <w:r>
        <w:t>chapter</w:t>
      </w:r>
      <w:r>
        <w:rPr>
          <w:spacing w:val="-5"/>
        </w:rPr>
        <w:t xml:space="preserve"> </w:t>
      </w:r>
      <w:r>
        <w:t>inverts</w:t>
      </w:r>
      <w:r>
        <w:rPr>
          <w:spacing w:val="-6"/>
        </w:rPr>
        <w:t xml:space="preserve"> </w:t>
      </w:r>
      <w:r>
        <w:t>the lexical flexibility question: the interesting question is not why some languages fail to make distinctions</w:t>
      </w:r>
      <w:r>
        <w:rPr>
          <w:spacing w:val="-20"/>
        </w:rPr>
        <w:t xml:space="preserve"> </w:t>
      </w:r>
      <w:r>
        <w:t>in</w:t>
      </w:r>
      <w:r>
        <w:rPr>
          <w:spacing w:val="-20"/>
        </w:rPr>
        <w:t xml:space="preserve"> </w:t>
      </w:r>
      <w:r>
        <w:t>parts</w:t>
      </w:r>
      <w:r>
        <w:rPr>
          <w:spacing w:val="-20"/>
        </w:rPr>
        <w:t xml:space="preserve"> </w:t>
      </w:r>
      <w:r>
        <w:t>of</w:t>
      </w:r>
      <w:r>
        <w:rPr>
          <w:spacing w:val="-20"/>
        </w:rPr>
        <w:t xml:space="preserve"> </w:t>
      </w:r>
      <w:r>
        <w:t>speech</w:t>
      </w:r>
      <w:r>
        <w:rPr>
          <w:spacing w:val="-20"/>
        </w:rPr>
        <w:t xml:space="preserve"> </w:t>
      </w:r>
      <w:r>
        <w:t>(thereby</w:t>
      </w:r>
      <w:r>
        <w:rPr>
          <w:spacing w:val="-21"/>
        </w:rPr>
        <w:t xml:space="preserve"> </w:t>
      </w:r>
      <w:r>
        <w:t>framing</w:t>
      </w:r>
      <w:r>
        <w:rPr>
          <w:spacing w:val="-20"/>
        </w:rPr>
        <w:t xml:space="preserve"> </w:t>
      </w:r>
      <w:r>
        <w:t>lexical</w:t>
      </w:r>
      <w:r>
        <w:rPr>
          <w:spacing w:val="-21"/>
        </w:rPr>
        <w:t xml:space="preserve"> </w:t>
      </w:r>
      <w:r>
        <w:t>flexibility</w:t>
      </w:r>
      <w:r>
        <w:rPr>
          <w:spacing w:val="-20"/>
        </w:rPr>
        <w:t xml:space="preserve"> </w:t>
      </w:r>
      <w:r>
        <w:t>as</w:t>
      </w:r>
      <w:r>
        <w:rPr>
          <w:spacing w:val="-20"/>
        </w:rPr>
        <w:t xml:space="preserve"> </w:t>
      </w:r>
      <w:r>
        <w:t>a</w:t>
      </w:r>
      <w:r>
        <w:rPr>
          <w:spacing w:val="-24"/>
        </w:rPr>
        <w:t xml:space="preserve"> </w:t>
      </w:r>
      <w:r>
        <w:rPr>
          <w:i/>
        </w:rPr>
        <w:t>deficit</w:t>
      </w:r>
      <w:r>
        <w:rPr>
          <w:i/>
          <w:spacing w:val="-7"/>
        </w:rPr>
        <w:t xml:space="preserve"> </w:t>
      </w:r>
      <w:r>
        <w:t>in</w:t>
      </w:r>
      <w:r>
        <w:rPr>
          <w:spacing w:val="-20"/>
        </w:rPr>
        <w:t xml:space="preserve"> </w:t>
      </w:r>
      <w:r>
        <w:t>a</w:t>
      </w:r>
      <w:r>
        <w:rPr>
          <w:spacing w:val="-20"/>
        </w:rPr>
        <w:t xml:space="preserve"> </w:t>
      </w:r>
      <w:r>
        <w:t>way</w:t>
      </w:r>
      <w:r>
        <w:rPr>
          <w:spacing w:val="-20"/>
        </w:rPr>
        <w:t xml:space="preserve"> </w:t>
      </w:r>
      <w:r>
        <w:t>similar</w:t>
      </w:r>
      <w:r>
        <w:rPr>
          <w:spacing w:val="-20"/>
        </w:rPr>
        <w:t xml:space="preserve"> </w:t>
      </w:r>
      <w:r>
        <w:t>to colonial</w:t>
      </w:r>
      <w:r>
        <w:rPr>
          <w:spacing w:val="-25"/>
        </w:rPr>
        <w:t xml:space="preserve"> </w:t>
      </w:r>
      <w:r>
        <w:t>researchers),</w:t>
      </w:r>
      <w:r>
        <w:rPr>
          <w:spacing w:val="-21"/>
        </w:rPr>
        <w:t xml:space="preserve"> </w:t>
      </w:r>
      <w:r>
        <w:t>but</w:t>
      </w:r>
      <w:r>
        <w:rPr>
          <w:spacing w:val="-25"/>
        </w:rPr>
        <w:t xml:space="preserve"> </w:t>
      </w:r>
      <w:r>
        <w:t>rather</w:t>
      </w:r>
      <w:r>
        <w:rPr>
          <w:spacing w:val="-24"/>
        </w:rPr>
        <w:t xml:space="preserve"> </w:t>
      </w:r>
      <w:r>
        <w:t>why</w:t>
      </w:r>
      <w:r>
        <w:rPr>
          <w:spacing w:val="-25"/>
        </w:rPr>
        <w:t xml:space="preserve"> </w:t>
      </w:r>
      <w:r>
        <w:t>languages</w:t>
      </w:r>
      <w:r>
        <w:rPr>
          <w:spacing w:val="-24"/>
        </w:rPr>
        <w:t xml:space="preserve"> </w:t>
      </w:r>
      <w:r>
        <w:t>develop</w:t>
      </w:r>
      <w:r>
        <w:rPr>
          <w:spacing w:val="-25"/>
        </w:rPr>
        <w:t xml:space="preserve"> </w:t>
      </w:r>
      <w:r>
        <w:t>specialized</w:t>
      </w:r>
      <w:r>
        <w:rPr>
          <w:spacing w:val="-24"/>
        </w:rPr>
        <w:t xml:space="preserve"> </w:t>
      </w:r>
      <w:r>
        <w:t>constructions</w:t>
      </w:r>
      <w:r>
        <w:rPr>
          <w:spacing w:val="-25"/>
        </w:rPr>
        <w:t xml:space="preserve"> </w:t>
      </w:r>
      <w:r>
        <w:t>for</w:t>
      </w:r>
      <w:r>
        <w:rPr>
          <w:spacing w:val="-24"/>
        </w:rPr>
        <w:t xml:space="preserve"> </w:t>
      </w:r>
      <w:r>
        <w:t>different discourse</w:t>
      </w:r>
      <w:r>
        <w:rPr>
          <w:spacing w:val="-12"/>
        </w:rPr>
        <w:t xml:space="preserve"> </w:t>
      </w:r>
      <w:r>
        <w:t>functions</w:t>
      </w:r>
      <w:r>
        <w:rPr>
          <w:spacing w:val="-12"/>
        </w:rPr>
        <w:t xml:space="preserve"> </w:t>
      </w:r>
      <w:r>
        <w:t>in</w:t>
      </w:r>
      <w:r>
        <w:rPr>
          <w:spacing w:val="-12"/>
        </w:rPr>
        <w:t xml:space="preserve"> </w:t>
      </w:r>
      <w:r>
        <w:t>the</w:t>
      </w:r>
      <w:r>
        <w:rPr>
          <w:spacing w:val="-12"/>
        </w:rPr>
        <w:t xml:space="preserve"> </w:t>
      </w:r>
      <w:r>
        <w:t>first</w:t>
      </w:r>
      <w:r>
        <w:rPr>
          <w:spacing w:val="-12"/>
        </w:rPr>
        <w:t xml:space="preserve"> </w:t>
      </w:r>
      <w:r>
        <w:t>place</w:t>
      </w:r>
      <w:r>
        <w:rPr>
          <w:spacing w:val="-12"/>
        </w:rPr>
        <w:t xml:space="preserve"> </w:t>
      </w:r>
      <w:r>
        <w:t>(see</w:t>
      </w:r>
      <w:r>
        <w:rPr>
          <w:spacing w:val="-12"/>
        </w:rPr>
        <w:t xml:space="preserve"> </w:t>
      </w:r>
      <w:r>
        <w:t>Gil</w:t>
      </w:r>
      <w:r>
        <w:rPr>
          <w:spacing w:val="-12"/>
        </w:rPr>
        <w:t xml:space="preserve"> </w:t>
      </w:r>
      <w:r>
        <w:t>[</w:t>
      </w:r>
      <w:hyperlink w:anchor="_bookmark337" w:history="1">
        <w:r>
          <w:rPr>
            <w:color w:val="007FFF"/>
          </w:rPr>
          <w:t>2012</w:t>
        </w:r>
      </w:hyperlink>
      <w:r>
        <w:t>]</w:t>
      </w:r>
      <w:r>
        <w:rPr>
          <w:spacing w:val="-12"/>
        </w:rPr>
        <w:t xml:space="preserve"> </w:t>
      </w:r>
      <w:r>
        <w:t>for</w:t>
      </w:r>
      <w:r>
        <w:rPr>
          <w:spacing w:val="-12"/>
        </w:rPr>
        <w:t xml:space="preserve"> </w:t>
      </w:r>
      <w:r>
        <w:t>an</w:t>
      </w:r>
      <w:r>
        <w:rPr>
          <w:spacing w:val="-12"/>
        </w:rPr>
        <w:t xml:space="preserve"> </w:t>
      </w:r>
      <w:r>
        <w:t>attempt</w:t>
      </w:r>
      <w:r>
        <w:rPr>
          <w:spacing w:val="-12"/>
        </w:rPr>
        <w:t xml:space="preserve"> </w:t>
      </w:r>
      <w:r>
        <w:t>to</w:t>
      </w:r>
      <w:r>
        <w:rPr>
          <w:spacing w:val="-11"/>
        </w:rPr>
        <w:t xml:space="preserve"> </w:t>
      </w:r>
      <w:r>
        <w:t>answer</w:t>
      </w:r>
      <w:r>
        <w:rPr>
          <w:spacing w:val="-12"/>
        </w:rPr>
        <w:t xml:space="preserve"> </w:t>
      </w:r>
      <w:r>
        <w:t>this</w:t>
      </w:r>
      <w:r>
        <w:rPr>
          <w:spacing w:val="-12"/>
        </w:rPr>
        <w:t xml:space="preserve"> </w:t>
      </w:r>
      <w:r>
        <w:t>question</w:t>
      </w:r>
      <w:r>
        <w:rPr>
          <w:spacing w:val="-12"/>
        </w:rPr>
        <w:t xml:space="preserve"> </w:t>
      </w:r>
      <w:r>
        <w:t>for</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AD1397">
      <w:pPr>
        <w:pStyle w:val="BodyText"/>
        <w:spacing w:before="84" w:line="420" w:lineRule="auto"/>
        <w:ind w:left="119" w:right="533"/>
        <w:jc w:val="both"/>
      </w:pPr>
      <w:bookmarkStart w:id="191" w:name="_bookmark148"/>
      <w:bookmarkEnd w:id="191"/>
      <w:r>
        <w:lastRenderedPageBreak/>
        <w:t>predication).</w:t>
      </w:r>
      <w:r>
        <w:rPr>
          <w:spacing w:val="11"/>
        </w:rPr>
        <w:t xml:space="preserve"> </w:t>
      </w:r>
      <w:r>
        <w:t>Lexical</w:t>
      </w:r>
      <w:r>
        <w:rPr>
          <w:spacing w:val="-11"/>
        </w:rPr>
        <w:t xml:space="preserve"> </w:t>
      </w:r>
      <w:r>
        <w:t>flexibility</w:t>
      </w:r>
      <w:r>
        <w:rPr>
          <w:spacing w:val="-10"/>
        </w:rPr>
        <w:t xml:space="preserve"> </w:t>
      </w:r>
      <w:r>
        <w:t>exists</w:t>
      </w:r>
      <w:r>
        <w:rPr>
          <w:spacing w:val="-11"/>
        </w:rPr>
        <w:t xml:space="preserve"> </w:t>
      </w:r>
      <w:r>
        <w:t>in</w:t>
      </w:r>
      <w:r>
        <w:rPr>
          <w:spacing w:val="-11"/>
        </w:rPr>
        <w:t xml:space="preserve"> </w:t>
      </w:r>
      <w:r>
        <w:t>any</w:t>
      </w:r>
      <w:r>
        <w:rPr>
          <w:spacing w:val="-10"/>
        </w:rPr>
        <w:t xml:space="preserve"> </w:t>
      </w:r>
      <w:r>
        <w:t>area</w:t>
      </w:r>
      <w:r>
        <w:rPr>
          <w:spacing w:val="-11"/>
        </w:rPr>
        <w:t xml:space="preserve"> </w:t>
      </w:r>
      <w:r>
        <w:t>of</w:t>
      </w:r>
      <w:r>
        <w:rPr>
          <w:spacing w:val="-11"/>
        </w:rPr>
        <w:t xml:space="preserve"> </w:t>
      </w:r>
      <w:r>
        <w:t>the</w:t>
      </w:r>
      <w:r>
        <w:rPr>
          <w:spacing w:val="-10"/>
        </w:rPr>
        <w:t xml:space="preserve"> </w:t>
      </w:r>
      <w:r>
        <w:t>grammar</w:t>
      </w:r>
      <w:r>
        <w:rPr>
          <w:spacing w:val="-11"/>
        </w:rPr>
        <w:t xml:space="preserve"> </w:t>
      </w:r>
      <w:r>
        <w:t>where</w:t>
      </w:r>
      <w:r>
        <w:rPr>
          <w:spacing w:val="-11"/>
        </w:rPr>
        <w:t xml:space="preserve"> </w:t>
      </w:r>
      <w:r>
        <w:t>specialized</w:t>
      </w:r>
      <w:r>
        <w:rPr>
          <w:spacing w:val="-10"/>
        </w:rPr>
        <w:t xml:space="preserve"> </w:t>
      </w:r>
      <w:r>
        <w:t>function- indicating morphology has yet to develop, or where such distinctions have been leveled via diachronic changes. Flexibility should therefore be considered the default state of affairs for language.</w:t>
      </w:r>
      <w:r>
        <w:rPr>
          <w:spacing w:val="10"/>
        </w:rPr>
        <w:t xml:space="preserve"> </w:t>
      </w:r>
      <w:r>
        <w:t>Gil</w:t>
      </w:r>
      <w:r>
        <w:rPr>
          <w:spacing w:val="-15"/>
        </w:rPr>
        <w:t xml:space="preserve"> </w:t>
      </w:r>
      <w:r>
        <w:t>(</w:t>
      </w:r>
      <w:hyperlink w:anchor="_bookmark335" w:history="1">
        <w:r>
          <w:rPr>
            <w:color w:val="007FFF"/>
          </w:rPr>
          <w:t>2005</w:t>
        </w:r>
      </w:hyperlink>
      <w:r>
        <w:t>;</w:t>
      </w:r>
      <w:r>
        <w:rPr>
          <w:spacing w:val="-12"/>
        </w:rPr>
        <w:t xml:space="preserve"> </w:t>
      </w:r>
      <w:hyperlink w:anchor="_bookmark336" w:history="1">
        <w:r>
          <w:rPr>
            <w:color w:val="007FFF"/>
          </w:rPr>
          <w:t>2006</w:t>
        </w:r>
      </w:hyperlink>
      <w:r>
        <w:t>)</w:t>
      </w:r>
      <w:r>
        <w:rPr>
          <w:spacing w:val="-14"/>
        </w:rPr>
        <w:t xml:space="preserve"> </w:t>
      </w:r>
      <w:r>
        <w:t>has</w:t>
      </w:r>
      <w:r>
        <w:rPr>
          <w:spacing w:val="-15"/>
        </w:rPr>
        <w:t xml:space="preserve"> </w:t>
      </w:r>
      <w:r>
        <w:t>in</w:t>
      </w:r>
      <w:r>
        <w:rPr>
          <w:spacing w:val="-15"/>
        </w:rPr>
        <w:t xml:space="preserve"> </w:t>
      </w:r>
      <w:r>
        <w:t>fact</w:t>
      </w:r>
      <w:r>
        <w:rPr>
          <w:spacing w:val="-15"/>
        </w:rPr>
        <w:t xml:space="preserve"> </w:t>
      </w:r>
      <w:r>
        <w:t>argued,</w:t>
      </w:r>
      <w:r>
        <w:rPr>
          <w:spacing w:val="-13"/>
        </w:rPr>
        <w:t xml:space="preserve"> </w:t>
      </w:r>
      <w:r>
        <w:t>partially</w:t>
      </w:r>
      <w:r>
        <w:rPr>
          <w:spacing w:val="-15"/>
        </w:rPr>
        <w:t xml:space="preserve"> </w:t>
      </w:r>
      <w:r>
        <w:t>on</w:t>
      </w:r>
      <w:r>
        <w:rPr>
          <w:spacing w:val="-14"/>
        </w:rPr>
        <w:t xml:space="preserve"> </w:t>
      </w:r>
      <w:r>
        <w:t>the</w:t>
      </w:r>
      <w:r>
        <w:rPr>
          <w:spacing w:val="-15"/>
        </w:rPr>
        <w:t xml:space="preserve"> </w:t>
      </w:r>
      <w:r>
        <w:t>basis</w:t>
      </w:r>
      <w:r>
        <w:rPr>
          <w:spacing w:val="-15"/>
        </w:rPr>
        <w:t xml:space="preserve"> </w:t>
      </w:r>
      <w:r>
        <w:t>of</w:t>
      </w:r>
      <w:r>
        <w:rPr>
          <w:spacing w:val="-15"/>
        </w:rPr>
        <w:t xml:space="preserve"> </w:t>
      </w:r>
      <w:r>
        <w:t>data</w:t>
      </w:r>
      <w:r>
        <w:rPr>
          <w:spacing w:val="-15"/>
        </w:rPr>
        <w:t xml:space="preserve"> </w:t>
      </w:r>
      <w:r>
        <w:t>from</w:t>
      </w:r>
      <w:r>
        <w:rPr>
          <w:spacing w:val="-15"/>
        </w:rPr>
        <w:t xml:space="preserve"> </w:t>
      </w:r>
      <w:r>
        <w:t>highly</w:t>
      </w:r>
      <w:r>
        <w:rPr>
          <w:spacing w:val="-15"/>
        </w:rPr>
        <w:t xml:space="preserve"> </w:t>
      </w:r>
      <w:r>
        <w:t>flexible languages,</w:t>
      </w:r>
      <w:r>
        <w:rPr>
          <w:spacing w:val="-6"/>
        </w:rPr>
        <w:t xml:space="preserve"> </w:t>
      </w:r>
      <w:r>
        <w:t>that</w:t>
      </w:r>
      <w:r>
        <w:rPr>
          <w:spacing w:val="-6"/>
        </w:rPr>
        <w:t xml:space="preserve"> </w:t>
      </w:r>
      <w:r>
        <w:t>early</w:t>
      </w:r>
      <w:r>
        <w:rPr>
          <w:spacing w:val="-5"/>
        </w:rPr>
        <w:t xml:space="preserve"> </w:t>
      </w:r>
      <w:r>
        <w:t>human</w:t>
      </w:r>
      <w:r>
        <w:rPr>
          <w:spacing w:val="-6"/>
        </w:rPr>
        <w:t xml:space="preserve"> </w:t>
      </w:r>
      <w:r>
        <w:t>language</w:t>
      </w:r>
      <w:r>
        <w:rPr>
          <w:spacing w:val="-5"/>
        </w:rPr>
        <w:t xml:space="preserve"> </w:t>
      </w:r>
      <w:r>
        <w:t>must</w:t>
      </w:r>
      <w:r>
        <w:rPr>
          <w:spacing w:val="-6"/>
        </w:rPr>
        <w:t xml:space="preserve"> </w:t>
      </w:r>
      <w:r>
        <w:t>have</w:t>
      </w:r>
      <w:r>
        <w:rPr>
          <w:spacing w:val="-5"/>
        </w:rPr>
        <w:t xml:space="preserve"> </w:t>
      </w:r>
      <w:r>
        <w:t>been</w:t>
      </w:r>
      <w:r>
        <w:rPr>
          <w:spacing w:val="-8"/>
        </w:rPr>
        <w:t xml:space="preserve"> </w:t>
      </w:r>
      <w:r>
        <w:rPr>
          <w:i/>
        </w:rPr>
        <w:t xml:space="preserve">isolating-monocategorial-associational </w:t>
      </w:r>
      <w:r>
        <w:t>before the development of dedicated function-indicating</w:t>
      </w:r>
      <w:r>
        <w:rPr>
          <w:spacing w:val="-12"/>
        </w:rPr>
        <w:t xml:space="preserve"> </w:t>
      </w:r>
      <w:r>
        <w:t>morphology.</w:t>
      </w:r>
    </w:p>
    <w:p w:rsidR="00DD7756" w:rsidRDefault="00AD1397">
      <w:pPr>
        <w:pStyle w:val="BodyText"/>
        <w:spacing w:line="420" w:lineRule="auto"/>
        <w:ind w:left="120" w:right="532" w:firstLine="358"/>
        <w:jc w:val="right"/>
      </w:pPr>
      <w:r>
        <w:t>The</w:t>
      </w:r>
      <w:r>
        <w:rPr>
          <w:spacing w:val="-11"/>
        </w:rPr>
        <w:t xml:space="preserve"> </w:t>
      </w:r>
      <w:r>
        <w:t>idea</w:t>
      </w:r>
      <w:r>
        <w:rPr>
          <w:spacing w:val="-10"/>
        </w:rPr>
        <w:t xml:space="preserve"> </w:t>
      </w:r>
      <w:r>
        <w:t>that</w:t>
      </w:r>
      <w:r>
        <w:rPr>
          <w:spacing w:val="-11"/>
        </w:rPr>
        <w:t xml:space="preserve"> </w:t>
      </w:r>
      <w:r>
        <w:t>the</w:t>
      </w:r>
      <w:r>
        <w:rPr>
          <w:spacing w:val="-10"/>
        </w:rPr>
        <w:t xml:space="preserve"> </w:t>
      </w:r>
      <w:r>
        <w:t>“natural</w:t>
      </w:r>
      <w:r>
        <w:rPr>
          <w:spacing w:val="-10"/>
        </w:rPr>
        <w:t xml:space="preserve"> </w:t>
      </w:r>
      <w:r>
        <w:t>state”</w:t>
      </w:r>
      <w:r>
        <w:rPr>
          <w:spacing w:val="-11"/>
        </w:rPr>
        <w:t xml:space="preserve"> </w:t>
      </w:r>
      <w:r>
        <w:t>of</w:t>
      </w:r>
      <w:r>
        <w:rPr>
          <w:spacing w:val="-10"/>
        </w:rPr>
        <w:t xml:space="preserve"> </w:t>
      </w:r>
      <w:r>
        <w:t>language</w:t>
      </w:r>
      <w:r>
        <w:rPr>
          <w:spacing w:val="-10"/>
        </w:rPr>
        <w:t xml:space="preserve"> </w:t>
      </w:r>
      <w:r>
        <w:t>is</w:t>
      </w:r>
      <w:r>
        <w:rPr>
          <w:spacing w:val="-11"/>
        </w:rPr>
        <w:t xml:space="preserve"> </w:t>
      </w:r>
      <w:r>
        <w:t>monocategorial</w:t>
      </w:r>
      <w:r>
        <w:rPr>
          <w:spacing w:val="-10"/>
        </w:rPr>
        <w:t xml:space="preserve"> </w:t>
      </w:r>
      <w:r>
        <w:t>or</w:t>
      </w:r>
      <w:r>
        <w:rPr>
          <w:spacing w:val="-10"/>
        </w:rPr>
        <w:t xml:space="preserve"> </w:t>
      </w:r>
      <w:r>
        <w:t>acategorial</w:t>
      </w:r>
      <w:r>
        <w:rPr>
          <w:spacing w:val="-11"/>
        </w:rPr>
        <w:t xml:space="preserve"> </w:t>
      </w:r>
      <w:r>
        <w:t>would</w:t>
      </w:r>
      <w:r>
        <w:rPr>
          <w:spacing w:val="-10"/>
        </w:rPr>
        <w:t xml:space="preserve"> </w:t>
      </w:r>
      <w:r>
        <w:t>seem</w:t>
      </w:r>
      <w:r>
        <w:rPr>
          <w:w w:val="99"/>
        </w:rPr>
        <w:t xml:space="preserve"> </w:t>
      </w:r>
      <w:r>
        <w:t>to conflict with the point made above that lexical flexibility can result from</w:t>
      </w:r>
      <w:r>
        <w:rPr>
          <w:spacing w:val="48"/>
        </w:rPr>
        <w:t xml:space="preserve"> </w:t>
      </w:r>
      <w:r>
        <w:t>diachronic</w:t>
      </w:r>
      <w:r>
        <w:rPr>
          <w:spacing w:val="4"/>
        </w:rPr>
        <w:t xml:space="preserve"> </w:t>
      </w:r>
      <w:r>
        <w:t>pro-</w:t>
      </w:r>
      <w:r>
        <w:rPr>
          <w:w w:val="99"/>
        </w:rPr>
        <w:t xml:space="preserve"> </w:t>
      </w:r>
      <w:r>
        <w:t>cesses,</w:t>
      </w:r>
      <w:r>
        <w:rPr>
          <w:spacing w:val="15"/>
        </w:rPr>
        <w:t xml:space="preserve"> </w:t>
      </w:r>
      <w:r>
        <w:t>but</w:t>
      </w:r>
      <w:r>
        <w:rPr>
          <w:spacing w:val="11"/>
        </w:rPr>
        <w:t xml:space="preserve"> </w:t>
      </w:r>
      <w:r>
        <w:t>the</w:t>
      </w:r>
      <w:r>
        <w:rPr>
          <w:spacing w:val="11"/>
        </w:rPr>
        <w:t xml:space="preserve"> </w:t>
      </w:r>
      <w:r>
        <w:t>two</w:t>
      </w:r>
      <w:r>
        <w:rPr>
          <w:spacing w:val="11"/>
        </w:rPr>
        <w:t xml:space="preserve"> </w:t>
      </w:r>
      <w:r>
        <w:t>positions</w:t>
      </w:r>
      <w:r>
        <w:rPr>
          <w:spacing w:val="11"/>
        </w:rPr>
        <w:t xml:space="preserve"> </w:t>
      </w:r>
      <w:r>
        <w:t>are</w:t>
      </w:r>
      <w:r>
        <w:rPr>
          <w:spacing w:val="12"/>
        </w:rPr>
        <w:t xml:space="preserve"> </w:t>
      </w:r>
      <w:r>
        <w:t>not</w:t>
      </w:r>
      <w:r>
        <w:rPr>
          <w:spacing w:val="11"/>
        </w:rPr>
        <w:t xml:space="preserve"> </w:t>
      </w:r>
      <w:r>
        <w:t>mutually</w:t>
      </w:r>
      <w:r>
        <w:rPr>
          <w:spacing w:val="11"/>
        </w:rPr>
        <w:t xml:space="preserve"> </w:t>
      </w:r>
      <w:r>
        <w:t>exclusive.</w:t>
      </w:r>
      <w:r>
        <w:rPr>
          <w:spacing w:val="1"/>
        </w:rPr>
        <w:t xml:space="preserve"> </w:t>
      </w:r>
      <w:r>
        <w:t>Languages</w:t>
      </w:r>
      <w:r>
        <w:rPr>
          <w:spacing w:val="11"/>
        </w:rPr>
        <w:t xml:space="preserve"> </w:t>
      </w:r>
      <w:r>
        <w:t>develop</w:t>
      </w:r>
      <w:r>
        <w:rPr>
          <w:spacing w:val="11"/>
        </w:rPr>
        <w:t xml:space="preserve"> </w:t>
      </w:r>
      <w:r>
        <w:t>constructions</w:t>
      </w:r>
      <w:r>
        <w:rPr>
          <w:w w:val="99"/>
        </w:rPr>
        <w:t xml:space="preserve"> </w:t>
      </w:r>
      <w:r>
        <w:t>which indicate different discourse functions, but languages are also subject</w:t>
      </w:r>
      <w:r>
        <w:rPr>
          <w:spacing w:val="-22"/>
        </w:rPr>
        <w:t xml:space="preserve"> </w:t>
      </w:r>
      <w:r>
        <w:t>to</w:t>
      </w:r>
      <w:r>
        <w:rPr>
          <w:spacing w:val="-2"/>
        </w:rPr>
        <w:t xml:space="preserve"> </w:t>
      </w:r>
      <w:r>
        <w:t>counteracting</w:t>
      </w:r>
      <w:r>
        <w:rPr>
          <w:w w:val="99"/>
        </w:rPr>
        <w:t xml:space="preserve"> </w:t>
      </w:r>
      <w:r>
        <w:t>pressures.</w:t>
      </w:r>
      <w:r>
        <w:rPr>
          <w:spacing w:val="30"/>
        </w:rPr>
        <w:t xml:space="preserve"> </w:t>
      </w:r>
      <w:r>
        <w:t>This is a classic case of competing motivations: on the one hand, the</w:t>
      </w:r>
      <w:r>
        <w:rPr>
          <w:spacing w:val="10"/>
        </w:rPr>
        <w:t xml:space="preserve"> </w:t>
      </w:r>
      <w:r>
        <w:t>frequency</w:t>
      </w:r>
      <w:r>
        <w:rPr>
          <w:w w:val="99"/>
        </w:rPr>
        <w:t xml:space="preserve"> </w:t>
      </w:r>
      <w:r>
        <w:t>with which speakers need to perform the discourse functions of reference, predication,</w:t>
      </w:r>
      <w:r>
        <w:rPr>
          <w:spacing w:val="8"/>
        </w:rPr>
        <w:t xml:space="preserve"> </w:t>
      </w:r>
      <w:r>
        <w:t>and</w:t>
      </w:r>
      <w:r>
        <w:rPr>
          <w:w w:val="99"/>
        </w:rPr>
        <w:t xml:space="preserve"> </w:t>
      </w:r>
      <w:r>
        <w:t>modification all but ensures the development of constructions dedicated to</w:t>
      </w:r>
      <w:r>
        <w:rPr>
          <w:spacing w:val="42"/>
        </w:rPr>
        <w:t xml:space="preserve"> </w:t>
      </w:r>
      <w:r>
        <w:t>indicating</w:t>
      </w:r>
      <w:r>
        <w:rPr>
          <w:spacing w:val="5"/>
        </w:rPr>
        <w:t xml:space="preserve"> </w:t>
      </w:r>
      <w:r>
        <w:t>those</w:t>
      </w:r>
      <w:r>
        <w:rPr>
          <w:w w:val="99"/>
        </w:rPr>
        <w:t xml:space="preserve"> </w:t>
      </w:r>
      <w:r>
        <w:t>functions;</w:t>
      </w:r>
      <w:r>
        <w:rPr>
          <w:spacing w:val="23"/>
        </w:rPr>
        <w:t xml:space="preserve"> </w:t>
      </w:r>
      <w:r>
        <w:t>on</w:t>
      </w:r>
      <w:r>
        <w:rPr>
          <w:spacing w:val="14"/>
        </w:rPr>
        <w:t xml:space="preserve"> </w:t>
      </w:r>
      <w:r>
        <w:t>the</w:t>
      </w:r>
      <w:r>
        <w:rPr>
          <w:spacing w:val="15"/>
        </w:rPr>
        <w:t xml:space="preserve"> </w:t>
      </w:r>
      <w:r>
        <w:t>other</w:t>
      </w:r>
      <w:r>
        <w:rPr>
          <w:spacing w:val="14"/>
        </w:rPr>
        <w:t xml:space="preserve"> </w:t>
      </w:r>
      <w:r>
        <w:t>hand,</w:t>
      </w:r>
      <w:r>
        <w:rPr>
          <w:spacing w:val="20"/>
        </w:rPr>
        <w:t xml:space="preserve"> </w:t>
      </w:r>
      <w:r>
        <w:t>speakers</w:t>
      </w:r>
      <w:r>
        <w:rPr>
          <w:spacing w:val="14"/>
        </w:rPr>
        <w:t xml:space="preserve"> </w:t>
      </w:r>
      <w:r>
        <w:t>need</w:t>
      </w:r>
      <w:r>
        <w:rPr>
          <w:spacing w:val="14"/>
        </w:rPr>
        <w:t xml:space="preserve"> </w:t>
      </w:r>
      <w:r>
        <w:t>to</w:t>
      </w:r>
      <w:r>
        <w:rPr>
          <w:spacing w:val="15"/>
        </w:rPr>
        <w:t xml:space="preserve"> </w:t>
      </w:r>
      <w:r>
        <w:t>construe</w:t>
      </w:r>
      <w:r>
        <w:rPr>
          <w:spacing w:val="14"/>
        </w:rPr>
        <w:t xml:space="preserve"> </w:t>
      </w:r>
      <w:r>
        <w:t>states</w:t>
      </w:r>
      <w:r>
        <w:rPr>
          <w:spacing w:val="15"/>
        </w:rPr>
        <w:t xml:space="preserve"> </w:t>
      </w:r>
      <w:r>
        <w:t>of</w:t>
      </w:r>
      <w:r>
        <w:rPr>
          <w:spacing w:val="14"/>
        </w:rPr>
        <w:t xml:space="preserve"> </w:t>
      </w:r>
      <w:r>
        <w:t>affairs</w:t>
      </w:r>
      <w:r>
        <w:rPr>
          <w:spacing w:val="15"/>
        </w:rPr>
        <w:t xml:space="preserve"> </w:t>
      </w:r>
      <w:r>
        <w:t>in</w:t>
      </w:r>
      <w:r>
        <w:rPr>
          <w:spacing w:val="14"/>
        </w:rPr>
        <w:t xml:space="preserve"> </w:t>
      </w:r>
      <w:r>
        <w:t>various</w:t>
      </w:r>
      <w:r>
        <w:rPr>
          <w:spacing w:val="15"/>
        </w:rPr>
        <w:t xml:space="preserve"> </w:t>
      </w:r>
      <w:r>
        <w:t>ways—</w:t>
      </w:r>
      <w:r>
        <w:rPr>
          <w:w w:val="99"/>
        </w:rPr>
        <w:t xml:space="preserve"> </w:t>
      </w:r>
      <w:r>
        <w:t>as objects, actions, or properties—creating pressures which have the potential to level</w:t>
      </w:r>
      <w:r>
        <w:rPr>
          <w:spacing w:val="-14"/>
        </w:rPr>
        <w:t xml:space="preserve"> </w:t>
      </w:r>
      <w:r>
        <w:t>or</w:t>
      </w:r>
      <w:r>
        <w:rPr>
          <w:spacing w:val="-1"/>
        </w:rPr>
        <w:t xml:space="preserve"> </w:t>
      </w:r>
      <w:r>
        <w:t>cut</w:t>
      </w:r>
      <w:r>
        <w:rPr>
          <w:w w:val="99"/>
        </w:rPr>
        <w:t xml:space="preserve"> </w:t>
      </w:r>
      <w:r>
        <w:t>across those formally marked distinctions. Reconventionalization and the reanalysis</w:t>
      </w:r>
      <w:r>
        <w:rPr>
          <w:spacing w:val="-34"/>
        </w:rPr>
        <w:t xml:space="preserve"> </w:t>
      </w:r>
      <w:r>
        <w:t>of cleft</w:t>
      </w:r>
      <w:r>
        <w:rPr>
          <w:w w:val="97"/>
        </w:rPr>
        <w:t xml:space="preserve"> </w:t>
      </w:r>
      <w:r>
        <w:t>constructions</w:t>
      </w:r>
      <w:r>
        <w:rPr>
          <w:spacing w:val="-11"/>
        </w:rPr>
        <w:t xml:space="preserve"> </w:t>
      </w:r>
      <w:r>
        <w:t>could</w:t>
      </w:r>
      <w:r>
        <w:rPr>
          <w:spacing w:val="-11"/>
        </w:rPr>
        <w:t xml:space="preserve"> </w:t>
      </w:r>
      <w:r>
        <w:t>both</w:t>
      </w:r>
      <w:r>
        <w:rPr>
          <w:spacing w:val="-10"/>
        </w:rPr>
        <w:t xml:space="preserve"> </w:t>
      </w:r>
      <w:r>
        <w:t>be</w:t>
      </w:r>
      <w:r>
        <w:rPr>
          <w:spacing w:val="-11"/>
        </w:rPr>
        <w:t xml:space="preserve"> </w:t>
      </w:r>
      <w:r>
        <w:t>viewed</w:t>
      </w:r>
      <w:r>
        <w:rPr>
          <w:spacing w:val="-11"/>
        </w:rPr>
        <w:t xml:space="preserve"> </w:t>
      </w:r>
      <w:r>
        <w:t>as</w:t>
      </w:r>
      <w:r>
        <w:rPr>
          <w:spacing w:val="-10"/>
        </w:rPr>
        <w:t xml:space="preserve"> </w:t>
      </w:r>
      <w:r>
        <w:t>diachronic</w:t>
      </w:r>
      <w:r>
        <w:rPr>
          <w:spacing w:val="-11"/>
        </w:rPr>
        <w:t xml:space="preserve"> </w:t>
      </w:r>
      <w:r>
        <w:t>processes</w:t>
      </w:r>
      <w:r>
        <w:rPr>
          <w:spacing w:val="-11"/>
        </w:rPr>
        <w:t xml:space="preserve"> </w:t>
      </w:r>
      <w:r>
        <w:t>motivated</w:t>
      </w:r>
      <w:r>
        <w:rPr>
          <w:spacing w:val="-10"/>
        </w:rPr>
        <w:t xml:space="preserve"> </w:t>
      </w:r>
      <w:r>
        <w:t>by</w:t>
      </w:r>
      <w:r>
        <w:rPr>
          <w:spacing w:val="-11"/>
        </w:rPr>
        <w:t xml:space="preserve"> </w:t>
      </w:r>
      <w:r>
        <w:t>this</w:t>
      </w:r>
      <w:r>
        <w:rPr>
          <w:spacing w:val="-11"/>
        </w:rPr>
        <w:t xml:space="preserve"> </w:t>
      </w:r>
      <w:r>
        <w:t>latter</w:t>
      </w:r>
      <w:r>
        <w:rPr>
          <w:spacing w:val="-10"/>
        </w:rPr>
        <w:t xml:space="preserve"> </w:t>
      </w:r>
      <w:r>
        <w:t>pressure.</w:t>
      </w:r>
    </w:p>
    <w:p w:rsidR="00DD7756" w:rsidRDefault="00AD1397">
      <w:pPr>
        <w:pStyle w:val="BodyText"/>
        <w:spacing w:line="420" w:lineRule="auto"/>
        <w:ind w:left="120" w:right="532" w:firstLine="358"/>
        <w:jc w:val="both"/>
      </w:pPr>
      <w:r>
        <w:t>In sum, then, lexical flexibility is a natural result of the cognitive and diachronic forces at work in language. Defining lexical flexibility in terms of typological markedness (or</w:t>
      </w:r>
      <w:r>
        <w:rPr>
          <w:spacing w:val="-35"/>
        </w:rPr>
        <w:t xml:space="preserve"> </w:t>
      </w:r>
      <w:r>
        <w:t>more accurately, the lack of formal marking for otherwise marked uses) provides a crosslinguis- tically applicable definition of the phenomenon which avoids methodological opportunism while</w:t>
      </w:r>
      <w:r>
        <w:rPr>
          <w:spacing w:val="-6"/>
        </w:rPr>
        <w:t xml:space="preserve"> </w:t>
      </w:r>
      <w:r>
        <w:t>still</w:t>
      </w:r>
      <w:r>
        <w:rPr>
          <w:spacing w:val="-5"/>
        </w:rPr>
        <w:t xml:space="preserve"> </w:t>
      </w:r>
      <w:r>
        <w:t>recognizing</w:t>
      </w:r>
      <w:r>
        <w:rPr>
          <w:spacing w:val="-5"/>
        </w:rPr>
        <w:t xml:space="preserve"> </w:t>
      </w:r>
      <w:r>
        <w:t>that</w:t>
      </w:r>
      <w:r>
        <w:rPr>
          <w:spacing w:val="-5"/>
        </w:rPr>
        <w:t xml:space="preserve"> </w:t>
      </w:r>
      <w:r>
        <w:t>lexical</w:t>
      </w:r>
      <w:r>
        <w:rPr>
          <w:spacing w:val="-5"/>
        </w:rPr>
        <w:t xml:space="preserve"> </w:t>
      </w:r>
      <w:r>
        <w:t>flexibility</w:t>
      </w:r>
      <w:r>
        <w:rPr>
          <w:spacing w:val="-5"/>
        </w:rPr>
        <w:t xml:space="preserve"> </w:t>
      </w:r>
      <w:r>
        <w:t>requires</w:t>
      </w:r>
      <w:r>
        <w:rPr>
          <w:spacing w:val="-5"/>
        </w:rPr>
        <w:t xml:space="preserve"> </w:t>
      </w:r>
      <w:r>
        <w:t>some</w:t>
      </w:r>
      <w:r>
        <w:rPr>
          <w:spacing w:val="-6"/>
        </w:rPr>
        <w:t xml:space="preserve"> </w:t>
      </w:r>
      <w:r>
        <w:t>degree</w:t>
      </w:r>
      <w:r>
        <w:rPr>
          <w:spacing w:val="-5"/>
        </w:rPr>
        <w:t xml:space="preserve"> </w:t>
      </w:r>
      <w:r>
        <w:t>of</w:t>
      </w:r>
      <w:r>
        <w:rPr>
          <w:spacing w:val="-5"/>
        </w:rPr>
        <w:t xml:space="preserve"> </w:t>
      </w:r>
      <w:r>
        <w:t>semantic</w:t>
      </w:r>
      <w:r>
        <w:rPr>
          <w:spacing w:val="-5"/>
        </w:rPr>
        <w:t xml:space="preserve"> </w:t>
      </w:r>
      <w:r>
        <w:t>shift</w:t>
      </w:r>
      <w:r>
        <w:rPr>
          <w:spacing w:val="-5"/>
        </w:rPr>
        <w:t xml:space="preserve"> </w:t>
      </w:r>
      <w:r>
        <w:t>and</w:t>
      </w:r>
      <w:r>
        <w:rPr>
          <w:spacing w:val="-5"/>
        </w:rPr>
        <w:t xml:space="preserve"> </w:t>
      </w:r>
      <w:r>
        <w:t>con- ventionalization.</w:t>
      </w:r>
      <w:r>
        <w:rPr>
          <w:spacing w:val="6"/>
        </w:rPr>
        <w:t xml:space="preserve"> </w:t>
      </w:r>
      <w:r>
        <w:t>This</w:t>
      </w:r>
      <w:r>
        <w:rPr>
          <w:spacing w:val="-14"/>
        </w:rPr>
        <w:t xml:space="preserve"> </w:t>
      </w:r>
      <w:r>
        <w:t>cognitive-typological</w:t>
      </w:r>
      <w:r>
        <w:rPr>
          <w:spacing w:val="-15"/>
        </w:rPr>
        <w:t xml:space="preserve"> </w:t>
      </w:r>
      <w:r>
        <w:t>definition</w:t>
      </w:r>
      <w:r>
        <w:rPr>
          <w:spacing w:val="-14"/>
        </w:rPr>
        <w:t xml:space="preserve"> </w:t>
      </w:r>
      <w:r>
        <w:t>of</w:t>
      </w:r>
      <w:r>
        <w:rPr>
          <w:spacing w:val="-15"/>
        </w:rPr>
        <w:t xml:space="preserve"> </w:t>
      </w:r>
      <w:r>
        <w:t>lexical</w:t>
      </w:r>
      <w:r>
        <w:rPr>
          <w:spacing w:val="-15"/>
        </w:rPr>
        <w:t xml:space="preserve"> </w:t>
      </w:r>
      <w:r>
        <w:t>flexibility</w:t>
      </w:r>
      <w:r>
        <w:rPr>
          <w:spacing w:val="-16"/>
        </w:rPr>
        <w:t xml:space="preserve"> </w:t>
      </w:r>
      <w:r>
        <w:t>is</w:t>
      </w:r>
      <w:r>
        <w:rPr>
          <w:spacing w:val="-14"/>
        </w:rPr>
        <w:t xml:space="preserve"> </w:t>
      </w:r>
      <w:r>
        <w:t>the</w:t>
      </w:r>
      <w:r>
        <w:rPr>
          <w:spacing w:val="-15"/>
        </w:rPr>
        <w:t xml:space="preserve"> </w:t>
      </w:r>
      <w:r>
        <w:t>primary</w:t>
      </w:r>
      <w:r>
        <w:rPr>
          <w:spacing w:val="-14"/>
        </w:rPr>
        <w:t xml:space="preserve"> </w:t>
      </w:r>
      <w:r>
        <w:t>the- oretical contribution of this thesis. With this definition in place, the remainder of this thesis turns to exploring the prevalence of lexical flexibility in English and Nuuchahnulth and the semantic behavior of lexical items in cases of functional</w:t>
      </w:r>
      <w:r>
        <w:rPr>
          <w:spacing w:val="-14"/>
        </w:rPr>
        <w:t xml:space="preserve"> </w:t>
      </w:r>
      <w:r>
        <w:t>expansion.</w:t>
      </w:r>
    </w:p>
    <w:p w:rsidR="00DD7756" w:rsidRDefault="00DD7756">
      <w:pPr>
        <w:spacing w:line="420" w:lineRule="auto"/>
        <w:jc w:val="both"/>
        <w:sectPr w:rsidR="00DD7756">
          <w:pgSz w:w="12240" w:h="15840"/>
          <w:pgMar w:top="1380" w:right="900" w:bottom="1040" w:left="1680" w:header="0" w:footer="717"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2"/>
        <w:rPr>
          <w:sz w:val="22"/>
        </w:rPr>
      </w:pPr>
    </w:p>
    <w:p w:rsidR="00DD7756" w:rsidRDefault="00AD1397">
      <w:pPr>
        <w:pStyle w:val="Heading1"/>
        <w:rPr>
          <w:b/>
        </w:rPr>
      </w:pPr>
      <w:bookmarkStart w:id="192" w:name="3_Data_&amp;_Methods"/>
      <w:bookmarkStart w:id="193" w:name="_bookmark149"/>
      <w:bookmarkEnd w:id="192"/>
      <w:bookmarkEnd w:id="193"/>
      <w:r>
        <w:rPr>
          <w:b/>
        </w:rPr>
        <w:t>Chapter 3</w:t>
      </w:r>
    </w:p>
    <w:p w:rsidR="00DD7756" w:rsidRDefault="00DD7756">
      <w:pPr>
        <w:pStyle w:val="BodyText"/>
        <w:spacing w:before="8"/>
        <w:rPr>
          <w:b/>
          <w:sz w:val="72"/>
        </w:rPr>
      </w:pPr>
    </w:p>
    <w:p w:rsidR="00DD7756" w:rsidRDefault="00AD1397">
      <w:pPr>
        <w:spacing w:before="1"/>
        <w:ind w:left="120"/>
        <w:rPr>
          <w:b/>
          <w:sz w:val="49"/>
        </w:rPr>
      </w:pPr>
      <w:r>
        <w:rPr>
          <w:b/>
          <w:sz w:val="49"/>
        </w:rPr>
        <w:t>Data &amp; Methods</w:t>
      </w:r>
    </w:p>
    <w:p w:rsidR="00DD7756" w:rsidRDefault="00DD7756">
      <w:pPr>
        <w:pStyle w:val="BodyText"/>
        <w:spacing w:before="4"/>
        <w:rPr>
          <w:b/>
          <w:sz w:val="82"/>
        </w:rPr>
      </w:pPr>
    </w:p>
    <w:p w:rsidR="00DD7756" w:rsidRDefault="00AD1397">
      <w:pPr>
        <w:pStyle w:val="BodyText"/>
        <w:spacing w:before="1" w:line="417" w:lineRule="auto"/>
        <w:ind w:left="120" w:right="532"/>
        <w:jc w:val="both"/>
      </w:pPr>
      <w:r>
        <w:t>This chapter describes the data used for this study and how those data were analyzed. It covers the languages chosen, the corpora used, and how samples from each corpus were created</w:t>
      </w:r>
      <w:r>
        <w:rPr>
          <w:spacing w:val="-12"/>
        </w:rPr>
        <w:t xml:space="preserve"> </w:t>
      </w:r>
      <w:r>
        <w:t>and</w:t>
      </w:r>
      <w:r>
        <w:rPr>
          <w:spacing w:val="-11"/>
        </w:rPr>
        <w:t xml:space="preserve"> </w:t>
      </w:r>
      <w:r>
        <w:t>annotated</w:t>
      </w:r>
      <w:r>
        <w:rPr>
          <w:spacing w:val="-11"/>
        </w:rPr>
        <w:t xml:space="preserve"> </w:t>
      </w:r>
      <w:r>
        <w:t>(</w:t>
      </w:r>
      <w:hyperlink w:anchor="_bookmark152" w:history="1">
        <w:r>
          <w:rPr>
            <w:color w:val="007FFF"/>
          </w:rPr>
          <w:t>Section</w:t>
        </w:r>
        <w:r>
          <w:rPr>
            <w:color w:val="007FFF"/>
            <w:spacing w:val="-11"/>
          </w:rPr>
          <w:t xml:space="preserve"> </w:t>
        </w:r>
        <w:r>
          <w:rPr>
            <w:color w:val="007FFF"/>
          </w:rPr>
          <w:t>3.2</w:t>
        </w:r>
      </w:hyperlink>
      <w:r>
        <w:t>).</w:t>
      </w:r>
      <w:r>
        <w:rPr>
          <w:spacing w:val="14"/>
        </w:rPr>
        <w:t xml:space="preserve"> </w:t>
      </w:r>
      <w:r>
        <w:t>I</w:t>
      </w:r>
      <w:r>
        <w:rPr>
          <w:spacing w:val="-12"/>
        </w:rPr>
        <w:t xml:space="preserve"> </w:t>
      </w:r>
      <w:r>
        <w:t>describe</w:t>
      </w:r>
      <w:r>
        <w:rPr>
          <w:spacing w:val="-12"/>
        </w:rPr>
        <w:t xml:space="preserve"> </w:t>
      </w:r>
      <w:r>
        <w:t>the</w:t>
      </w:r>
      <w:r>
        <w:rPr>
          <w:spacing w:val="-11"/>
        </w:rPr>
        <w:t xml:space="preserve"> </w:t>
      </w:r>
      <w:r>
        <w:t>methods</w:t>
      </w:r>
      <w:r>
        <w:rPr>
          <w:spacing w:val="-11"/>
        </w:rPr>
        <w:t xml:space="preserve"> </w:t>
      </w:r>
      <w:r>
        <w:t>used</w:t>
      </w:r>
      <w:r>
        <w:rPr>
          <w:spacing w:val="-11"/>
        </w:rPr>
        <w:t xml:space="preserve"> </w:t>
      </w:r>
      <w:r>
        <w:t>to</w:t>
      </w:r>
      <w:r>
        <w:rPr>
          <w:spacing w:val="-12"/>
        </w:rPr>
        <w:t xml:space="preserve"> </w:t>
      </w:r>
      <w:r>
        <w:t>annotate</w:t>
      </w:r>
      <w:r>
        <w:rPr>
          <w:spacing w:val="-11"/>
        </w:rPr>
        <w:t xml:space="preserve"> </w:t>
      </w:r>
      <w:r>
        <w:t>the</w:t>
      </w:r>
      <w:r>
        <w:rPr>
          <w:spacing w:val="-12"/>
        </w:rPr>
        <w:t xml:space="preserve"> </w:t>
      </w:r>
      <w:r>
        <w:t>data,</w:t>
      </w:r>
      <w:r>
        <w:rPr>
          <w:spacing w:val="-10"/>
        </w:rPr>
        <w:t xml:space="preserve"> </w:t>
      </w:r>
      <w:r>
        <w:t>and</w:t>
      </w:r>
      <w:r>
        <w:rPr>
          <w:spacing w:val="-10"/>
        </w:rPr>
        <w:t xml:space="preserve"> </w:t>
      </w:r>
      <w:r>
        <w:t>the factors</w:t>
      </w:r>
      <w:r>
        <w:rPr>
          <w:spacing w:val="-11"/>
        </w:rPr>
        <w:t xml:space="preserve"> </w:t>
      </w:r>
      <w:r>
        <w:t>that</w:t>
      </w:r>
      <w:r>
        <w:rPr>
          <w:spacing w:val="-10"/>
        </w:rPr>
        <w:t xml:space="preserve"> </w:t>
      </w:r>
      <w:r>
        <w:t>influenced</w:t>
      </w:r>
      <w:r>
        <w:rPr>
          <w:spacing w:val="-11"/>
        </w:rPr>
        <w:t xml:space="preserve"> </w:t>
      </w:r>
      <w:r>
        <w:t>annotation</w:t>
      </w:r>
      <w:r>
        <w:rPr>
          <w:spacing w:val="-10"/>
        </w:rPr>
        <w:t xml:space="preserve"> </w:t>
      </w:r>
      <w:r>
        <w:t>decisions</w:t>
      </w:r>
      <w:r>
        <w:rPr>
          <w:spacing w:val="-10"/>
        </w:rPr>
        <w:t xml:space="preserve"> </w:t>
      </w:r>
      <w:r>
        <w:t>(</w:t>
      </w:r>
      <w:hyperlink w:anchor="_bookmark157" w:history="1">
        <w:r>
          <w:rPr>
            <w:color w:val="007FFF"/>
          </w:rPr>
          <w:t>Section</w:t>
        </w:r>
        <w:r>
          <w:rPr>
            <w:color w:val="007FFF"/>
            <w:spacing w:val="-11"/>
          </w:rPr>
          <w:t xml:space="preserve"> </w:t>
        </w:r>
        <w:r>
          <w:rPr>
            <w:color w:val="007FFF"/>
          </w:rPr>
          <w:t>3.3</w:t>
        </w:r>
      </w:hyperlink>
      <w:r>
        <w:t>).</w:t>
      </w:r>
      <w:r>
        <w:rPr>
          <w:spacing w:val="12"/>
        </w:rPr>
        <w:t xml:space="preserve"> </w:t>
      </w:r>
      <w:r>
        <w:t>I</w:t>
      </w:r>
      <w:r>
        <w:rPr>
          <w:spacing w:val="-10"/>
        </w:rPr>
        <w:t xml:space="preserve"> </w:t>
      </w:r>
      <w:r>
        <w:t>also</w:t>
      </w:r>
      <w:r>
        <w:rPr>
          <w:spacing w:val="-11"/>
        </w:rPr>
        <w:t xml:space="preserve"> </w:t>
      </w:r>
      <w:r>
        <w:t>discuss</w:t>
      </w:r>
      <w:r>
        <w:rPr>
          <w:spacing w:val="-10"/>
        </w:rPr>
        <w:t xml:space="preserve"> </w:t>
      </w:r>
      <w:r>
        <w:t>the</w:t>
      </w:r>
      <w:r>
        <w:rPr>
          <w:spacing w:val="-10"/>
        </w:rPr>
        <w:t xml:space="preserve"> </w:t>
      </w:r>
      <w:r>
        <w:t>specific</w:t>
      </w:r>
      <w:r>
        <w:rPr>
          <w:spacing w:val="-11"/>
        </w:rPr>
        <w:t xml:space="preserve"> </w:t>
      </w:r>
      <w:r>
        <w:t xml:space="preserve">statistical measures used in this study in </w:t>
      </w:r>
      <w:hyperlink w:anchor="_bookmark164" w:history="1">
        <w:r>
          <w:rPr>
            <w:color w:val="007FFF"/>
          </w:rPr>
          <w:t>Section 3.4</w:t>
        </w:r>
      </w:hyperlink>
      <w:r>
        <w:t xml:space="preserve">. </w:t>
      </w:r>
      <w:hyperlink w:anchor="_bookmark165" w:history="1">
        <w:r>
          <w:rPr>
            <w:color w:val="007FFF"/>
          </w:rPr>
          <w:t xml:space="preserve">Section 3.4.1 </w:t>
        </w:r>
      </w:hyperlink>
      <w:r>
        <w:t xml:space="preserve">introduces a metric for quantifying the flexibility of individual lexical items in a corpus. This formulation of lexical flexibility  is a key methodological contribution of this thesis. </w:t>
      </w:r>
      <w:hyperlink w:anchor="_bookmark169" w:history="1">
        <w:r>
          <w:rPr>
            <w:color w:val="007FFF"/>
          </w:rPr>
          <w:t xml:space="preserve">Section 3.4.2 </w:t>
        </w:r>
      </w:hyperlink>
      <w:r>
        <w:t xml:space="preserve">explains how I examine  the relationship between lexical flexibility and corpus size, by comparing average flexibility ratings for differently-sized portions of the same corpus. Finally, </w:t>
      </w:r>
      <w:hyperlink w:anchor="_bookmark170" w:history="1">
        <w:r>
          <w:rPr>
            <w:color w:val="007FFF"/>
          </w:rPr>
          <w:t xml:space="preserve">Section 3.4.3 </w:t>
        </w:r>
      </w:hyperlink>
      <w:r>
        <w:t>presents and motivates</w:t>
      </w:r>
      <w:r>
        <w:rPr>
          <w:spacing w:val="-20"/>
        </w:rPr>
        <w:t xml:space="preserve"> </w:t>
      </w:r>
      <w:r>
        <w:t>a</w:t>
      </w:r>
      <w:r>
        <w:rPr>
          <w:spacing w:val="-20"/>
        </w:rPr>
        <w:t xml:space="preserve"> </w:t>
      </w:r>
      <w:r>
        <w:t>measure</w:t>
      </w:r>
      <w:r>
        <w:rPr>
          <w:spacing w:val="-19"/>
        </w:rPr>
        <w:t xml:space="preserve"> </w:t>
      </w:r>
      <w:r>
        <w:t>of</w:t>
      </w:r>
      <w:r>
        <w:rPr>
          <w:spacing w:val="-20"/>
        </w:rPr>
        <w:t xml:space="preserve"> </w:t>
      </w:r>
      <w:r>
        <w:t>corpus</w:t>
      </w:r>
      <w:r>
        <w:rPr>
          <w:spacing w:val="-20"/>
        </w:rPr>
        <w:t xml:space="preserve"> </w:t>
      </w:r>
      <w:r>
        <w:t>dispersion</w:t>
      </w:r>
      <w:r>
        <w:rPr>
          <w:spacing w:val="-19"/>
        </w:rPr>
        <w:t xml:space="preserve"> </w:t>
      </w:r>
      <w:r>
        <w:t>(Deviation</w:t>
      </w:r>
      <w:r>
        <w:rPr>
          <w:spacing w:val="-20"/>
        </w:rPr>
        <w:t xml:space="preserve"> </w:t>
      </w:r>
      <w:r>
        <w:t>of</w:t>
      </w:r>
      <w:r>
        <w:rPr>
          <w:spacing w:val="-19"/>
        </w:rPr>
        <w:t xml:space="preserve"> </w:t>
      </w:r>
      <w:r>
        <w:t>Proportions,</w:t>
      </w:r>
      <w:r>
        <w:rPr>
          <w:spacing w:val="-16"/>
        </w:rPr>
        <w:t xml:space="preserve"> </w:t>
      </w:r>
      <w:r>
        <w:t>or</w:t>
      </w:r>
      <w:r>
        <w:rPr>
          <w:spacing w:val="-24"/>
        </w:rPr>
        <w:t xml:space="preserve"> </w:t>
      </w:r>
      <w:r>
        <w:rPr>
          <w:rFonts w:ascii="Bookman Old Style"/>
          <w:i/>
          <w:spacing w:val="3"/>
        </w:rPr>
        <w:t>DP</w:t>
      </w:r>
      <w:r>
        <w:rPr>
          <w:rFonts w:ascii="Bookman Old Style"/>
          <w:i/>
          <w:spacing w:val="-40"/>
        </w:rPr>
        <w:t xml:space="preserve"> </w:t>
      </w:r>
      <w:r>
        <w:t>)</w:t>
      </w:r>
      <w:r>
        <w:rPr>
          <w:spacing w:val="-20"/>
        </w:rPr>
        <w:t xml:space="preserve"> </w:t>
      </w:r>
      <w:r>
        <w:t>that</w:t>
      </w:r>
      <w:r>
        <w:rPr>
          <w:spacing w:val="-19"/>
        </w:rPr>
        <w:t xml:space="preserve"> </w:t>
      </w:r>
      <w:r>
        <w:t>is</w:t>
      </w:r>
      <w:r>
        <w:rPr>
          <w:spacing w:val="-20"/>
        </w:rPr>
        <w:t xml:space="preserve"> </w:t>
      </w:r>
      <w:r>
        <w:t>used</w:t>
      </w:r>
      <w:r>
        <w:rPr>
          <w:spacing w:val="-19"/>
        </w:rPr>
        <w:t xml:space="preserve"> </w:t>
      </w:r>
      <w:r>
        <w:t>partly in place of, and partly as a complement to, raw token</w:t>
      </w:r>
      <w:r>
        <w:rPr>
          <w:spacing w:val="-17"/>
        </w:rPr>
        <w:t xml:space="preserve"> </w:t>
      </w:r>
      <w:r>
        <w:t>frequencies.</w:t>
      </w:r>
    </w:p>
    <w:p w:rsidR="00DD7756" w:rsidRDefault="00DD7756">
      <w:pPr>
        <w:pStyle w:val="BodyText"/>
        <w:rPr>
          <w:sz w:val="26"/>
        </w:rPr>
      </w:pPr>
    </w:p>
    <w:p w:rsidR="00DD7756" w:rsidRDefault="00AD1397">
      <w:pPr>
        <w:pStyle w:val="Heading2"/>
        <w:numPr>
          <w:ilvl w:val="1"/>
          <w:numId w:val="8"/>
        </w:numPr>
        <w:tabs>
          <w:tab w:val="left" w:pos="885"/>
          <w:tab w:val="left" w:pos="886"/>
        </w:tabs>
        <w:spacing w:before="227"/>
        <w:rPr>
          <w:b/>
        </w:rPr>
      </w:pPr>
      <w:bookmarkStart w:id="194" w:name="3.1_Introduction"/>
      <w:bookmarkStart w:id="195" w:name="_bookmark150"/>
      <w:bookmarkEnd w:id="194"/>
      <w:bookmarkEnd w:id="195"/>
      <w:r>
        <w:rPr>
          <w:b/>
        </w:rPr>
        <w:t>Introduction</w:t>
      </w:r>
    </w:p>
    <w:p w:rsidR="00DD7756" w:rsidRDefault="00DD7756">
      <w:pPr>
        <w:pStyle w:val="BodyText"/>
        <w:spacing w:before="6"/>
        <w:rPr>
          <w:b/>
          <w:sz w:val="36"/>
        </w:rPr>
      </w:pPr>
    </w:p>
    <w:p w:rsidR="00DD7756" w:rsidRDefault="00AD1397">
      <w:pPr>
        <w:pStyle w:val="BodyText"/>
        <w:spacing w:line="420" w:lineRule="auto"/>
        <w:ind w:left="120" w:right="531"/>
        <w:jc w:val="both"/>
      </w:pPr>
      <w:r>
        <w:t>The</w:t>
      </w:r>
      <w:r>
        <w:rPr>
          <w:spacing w:val="-11"/>
        </w:rPr>
        <w:t xml:space="preserve"> </w:t>
      </w:r>
      <w:r>
        <w:t>process</w:t>
      </w:r>
      <w:r>
        <w:rPr>
          <w:spacing w:val="-12"/>
        </w:rPr>
        <w:t xml:space="preserve"> </w:t>
      </w:r>
      <w:r>
        <w:t>of</w:t>
      </w:r>
      <w:r>
        <w:rPr>
          <w:spacing w:val="-11"/>
        </w:rPr>
        <w:t xml:space="preserve"> </w:t>
      </w:r>
      <w:r>
        <w:t>collecting,</w:t>
      </w:r>
      <w:r>
        <w:rPr>
          <w:spacing w:val="-10"/>
        </w:rPr>
        <w:t xml:space="preserve"> </w:t>
      </w:r>
      <w:r>
        <w:t>annotating,</w:t>
      </w:r>
      <w:r>
        <w:rPr>
          <w:spacing w:val="-10"/>
        </w:rPr>
        <w:t xml:space="preserve"> </w:t>
      </w:r>
      <w:r>
        <w:t>and</w:t>
      </w:r>
      <w:r>
        <w:rPr>
          <w:spacing w:val="-11"/>
        </w:rPr>
        <w:t xml:space="preserve"> </w:t>
      </w:r>
      <w:r>
        <w:t>analyzing</w:t>
      </w:r>
      <w:r>
        <w:rPr>
          <w:spacing w:val="-11"/>
        </w:rPr>
        <w:t xml:space="preserve"> </w:t>
      </w:r>
      <w:r>
        <w:t>the</w:t>
      </w:r>
      <w:r>
        <w:rPr>
          <w:spacing w:val="-11"/>
        </w:rPr>
        <w:t xml:space="preserve"> </w:t>
      </w:r>
      <w:r>
        <w:t>data</w:t>
      </w:r>
      <w:r>
        <w:rPr>
          <w:spacing w:val="-11"/>
        </w:rPr>
        <w:t xml:space="preserve"> </w:t>
      </w:r>
      <w:r>
        <w:t>for</w:t>
      </w:r>
      <w:r>
        <w:rPr>
          <w:spacing w:val="-11"/>
        </w:rPr>
        <w:t xml:space="preserve"> </w:t>
      </w:r>
      <w:r>
        <w:t>this</w:t>
      </w:r>
      <w:r>
        <w:rPr>
          <w:spacing w:val="-11"/>
        </w:rPr>
        <w:t xml:space="preserve"> </w:t>
      </w:r>
      <w:r>
        <w:t>study</w:t>
      </w:r>
      <w:r>
        <w:rPr>
          <w:spacing w:val="-11"/>
        </w:rPr>
        <w:t xml:space="preserve"> </w:t>
      </w:r>
      <w:r>
        <w:t>adheres</w:t>
      </w:r>
      <w:r>
        <w:rPr>
          <w:spacing w:val="-11"/>
        </w:rPr>
        <w:t xml:space="preserve"> </w:t>
      </w:r>
      <w:r>
        <w:t>to</w:t>
      </w:r>
      <w:r>
        <w:rPr>
          <w:spacing w:val="-11"/>
        </w:rPr>
        <w:t xml:space="preserve"> </w:t>
      </w:r>
      <w:r>
        <w:t>several self-imposed principles. First and foremost, the data in this study consist of naturalistic dis- course</w:t>
      </w:r>
      <w:r>
        <w:rPr>
          <w:spacing w:val="-17"/>
        </w:rPr>
        <w:t xml:space="preserve"> </w:t>
      </w:r>
      <w:r>
        <w:t>data</w:t>
      </w:r>
      <w:r>
        <w:rPr>
          <w:spacing w:val="-16"/>
        </w:rPr>
        <w:t xml:space="preserve"> </w:t>
      </w:r>
      <w:r>
        <w:t>rather</w:t>
      </w:r>
      <w:r>
        <w:rPr>
          <w:spacing w:val="-16"/>
        </w:rPr>
        <w:t xml:space="preserve"> </w:t>
      </w:r>
      <w:r>
        <w:t>than</w:t>
      </w:r>
      <w:r>
        <w:rPr>
          <w:spacing w:val="-17"/>
        </w:rPr>
        <w:t xml:space="preserve"> </w:t>
      </w:r>
      <w:r>
        <w:t>elicited</w:t>
      </w:r>
      <w:r>
        <w:rPr>
          <w:spacing w:val="-16"/>
        </w:rPr>
        <w:t xml:space="preserve"> </w:t>
      </w:r>
      <w:r>
        <w:t>data.</w:t>
      </w:r>
      <w:r>
        <w:rPr>
          <w:spacing w:val="10"/>
        </w:rPr>
        <w:t xml:space="preserve"> </w:t>
      </w:r>
      <w:r>
        <w:t>This</w:t>
      </w:r>
      <w:r>
        <w:rPr>
          <w:spacing w:val="-17"/>
        </w:rPr>
        <w:t xml:space="preserve"> </w:t>
      </w:r>
      <w:r>
        <w:t>principle</w:t>
      </w:r>
      <w:r>
        <w:rPr>
          <w:spacing w:val="-16"/>
        </w:rPr>
        <w:t xml:space="preserve"> </w:t>
      </w:r>
      <w:r>
        <w:t>has</w:t>
      </w:r>
      <w:r>
        <w:rPr>
          <w:spacing w:val="-16"/>
        </w:rPr>
        <w:t xml:space="preserve"> </w:t>
      </w:r>
      <w:r>
        <w:t>two</w:t>
      </w:r>
      <w:r>
        <w:rPr>
          <w:spacing w:val="-17"/>
        </w:rPr>
        <w:t xml:space="preserve"> </w:t>
      </w:r>
      <w:r>
        <w:t>motivations:</w:t>
      </w:r>
      <w:r>
        <w:rPr>
          <w:spacing w:val="8"/>
        </w:rPr>
        <w:t xml:space="preserve"> </w:t>
      </w:r>
      <w:r>
        <w:t>First,</w:t>
      </w:r>
      <w:r>
        <w:rPr>
          <w:spacing w:val="-13"/>
        </w:rPr>
        <w:t xml:space="preserve"> </w:t>
      </w:r>
      <w:r>
        <w:t>as</w:t>
      </w:r>
      <w:r>
        <w:rPr>
          <w:spacing w:val="-17"/>
        </w:rPr>
        <w:t xml:space="preserve"> </w:t>
      </w:r>
      <w:r>
        <w:t>discussed</w:t>
      </w:r>
      <w:r>
        <w:rPr>
          <w:spacing w:val="-16"/>
        </w:rPr>
        <w:t xml:space="preserve"> </w:t>
      </w:r>
      <w:r>
        <w:t xml:space="preserve">in </w:t>
      </w:r>
      <w:hyperlink w:anchor="_bookmark29" w:history="1">
        <w:r>
          <w:rPr>
            <w:color w:val="007FFF"/>
          </w:rPr>
          <w:t>Section</w:t>
        </w:r>
        <w:r>
          <w:rPr>
            <w:color w:val="007FFF"/>
            <w:spacing w:val="-19"/>
          </w:rPr>
          <w:t xml:space="preserve"> </w:t>
        </w:r>
        <w:r>
          <w:rPr>
            <w:color w:val="007FFF"/>
          </w:rPr>
          <w:t>1.2</w:t>
        </w:r>
      </w:hyperlink>
      <w:r>
        <w:t>,</w:t>
      </w:r>
      <w:r>
        <w:rPr>
          <w:spacing w:val="-16"/>
        </w:rPr>
        <w:t xml:space="preserve"> </w:t>
      </w:r>
      <w:r>
        <w:t>few</w:t>
      </w:r>
      <w:r>
        <w:rPr>
          <w:spacing w:val="-19"/>
        </w:rPr>
        <w:t xml:space="preserve"> </w:t>
      </w:r>
      <w:r>
        <w:t>studies</w:t>
      </w:r>
      <w:r>
        <w:rPr>
          <w:spacing w:val="-18"/>
        </w:rPr>
        <w:t xml:space="preserve"> </w:t>
      </w:r>
      <w:r>
        <w:t>examine</w:t>
      </w:r>
      <w:r>
        <w:rPr>
          <w:spacing w:val="-19"/>
        </w:rPr>
        <w:t xml:space="preserve"> </w:t>
      </w:r>
      <w:r>
        <w:t>token</w:t>
      </w:r>
      <w:r>
        <w:rPr>
          <w:spacing w:val="-18"/>
        </w:rPr>
        <w:t xml:space="preserve"> </w:t>
      </w:r>
      <w:r>
        <w:t>frequencies</w:t>
      </w:r>
      <w:r>
        <w:rPr>
          <w:spacing w:val="-19"/>
        </w:rPr>
        <w:t xml:space="preserve"> </w:t>
      </w:r>
      <w:r>
        <w:t>of</w:t>
      </w:r>
      <w:r>
        <w:rPr>
          <w:spacing w:val="-19"/>
        </w:rPr>
        <w:t xml:space="preserve"> </w:t>
      </w:r>
      <w:r>
        <w:t>lexical</w:t>
      </w:r>
      <w:r>
        <w:rPr>
          <w:spacing w:val="-18"/>
        </w:rPr>
        <w:t xml:space="preserve"> </w:t>
      </w:r>
      <w:r>
        <w:t>items</w:t>
      </w:r>
      <w:r>
        <w:rPr>
          <w:spacing w:val="-19"/>
        </w:rPr>
        <w:t xml:space="preserve"> </w:t>
      </w:r>
      <w:r>
        <w:t>used</w:t>
      </w:r>
      <w:r>
        <w:rPr>
          <w:spacing w:val="-18"/>
        </w:rPr>
        <w:t xml:space="preserve"> </w:t>
      </w:r>
      <w:r>
        <w:t>for</w:t>
      </w:r>
      <w:r>
        <w:rPr>
          <w:spacing w:val="-19"/>
        </w:rPr>
        <w:t xml:space="preserve"> </w:t>
      </w:r>
      <w:r>
        <w:t>different</w:t>
      </w:r>
      <w:r>
        <w:rPr>
          <w:spacing w:val="-19"/>
        </w:rPr>
        <w:t xml:space="preserve"> </w:t>
      </w:r>
      <w:r>
        <w:t>discourse</w:t>
      </w:r>
    </w:p>
    <w:p w:rsidR="00DD7756" w:rsidRDefault="00DD7756">
      <w:pPr>
        <w:spacing w:line="420" w:lineRule="auto"/>
        <w:jc w:val="both"/>
        <w:sectPr w:rsidR="00DD7756">
          <w:footerReference w:type="default" r:id="rId46"/>
          <w:pgSz w:w="12240" w:h="15840"/>
          <w:pgMar w:top="1500" w:right="900" w:bottom="1040" w:left="1680" w:header="0" w:footer="856" w:gutter="0"/>
          <w:cols w:space="720"/>
        </w:sectPr>
      </w:pPr>
    </w:p>
    <w:p w:rsidR="00DD7756" w:rsidRDefault="00AD1397">
      <w:pPr>
        <w:pStyle w:val="BodyText"/>
        <w:spacing w:before="84" w:line="420" w:lineRule="auto"/>
        <w:ind w:left="120" w:right="532"/>
        <w:jc w:val="both"/>
      </w:pPr>
      <w:r>
        <w:lastRenderedPageBreak/>
        <w:t xml:space="preserve">functions, and those that do only report aggregated results. Most extant research consists of lexicon-based counts. This study therefore explores a previously unexamined aspect of lexi- cal flexibility. Second, corpus-based methods study real-world instances of language in use, rather than made-up examples or examples produced by introspection, which are subject to various cognitive and social biases (P. Baker </w:t>
      </w:r>
      <w:hyperlink w:anchor="_bookmark254" w:history="1">
        <w:r>
          <w:rPr>
            <w:color w:val="007FFF"/>
          </w:rPr>
          <w:t>2018</w:t>
        </w:r>
      </w:hyperlink>
      <w:r>
        <w:t xml:space="preserve">: 168). Corpus data are also more likely to reveal prototype effects through statistical tendencies. For this </w:t>
      </w:r>
      <w:r>
        <w:rPr>
          <w:spacing w:val="-3"/>
        </w:rPr>
        <w:t xml:space="preserve">study, </w:t>
      </w:r>
      <w:r>
        <w:t>I rely on specialized corpora</w:t>
      </w:r>
      <w:r>
        <w:rPr>
          <w:spacing w:val="-12"/>
        </w:rPr>
        <w:t xml:space="preserve"> </w:t>
      </w:r>
      <w:r>
        <w:t>of</w:t>
      </w:r>
      <w:r>
        <w:rPr>
          <w:spacing w:val="-11"/>
        </w:rPr>
        <w:t xml:space="preserve"> </w:t>
      </w:r>
      <w:r>
        <w:t>spoken</w:t>
      </w:r>
      <w:r>
        <w:rPr>
          <w:spacing w:val="-11"/>
        </w:rPr>
        <w:t xml:space="preserve"> </w:t>
      </w:r>
      <w:r>
        <w:t>narratives</w:t>
      </w:r>
      <w:r>
        <w:rPr>
          <w:spacing w:val="-11"/>
        </w:rPr>
        <w:t xml:space="preserve"> </w:t>
      </w:r>
      <w:r>
        <w:t>and</w:t>
      </w:r>
      <w:r>
        <w:rPr>
          <w:spacing w:val="-11"/>
        </w:rPr>
        <w:t xml:space="preserve"> </w:t>
      </w:r>
      <w:r>
        <w:t>conversational</w:t>
      </w:r>
      <w:r>
        <w:rPr>
          <w:spacing w:val="-11"/>
        </w:rPr>
        <w:t xml:space="preserve"> </w:t>
      </w:r>
      <w:r>
        <w:t>texts</w:t>
      </w:r>
      <w:r>
        <w:rPr>
          <w:spacing w:val="-11"/>
        </w:rPr>
        <w:t xml:space="preserve"> </w:t>
      </w:r>
      <w:r>
        <w:rPr>
          <w:spacing w:val="-3"/>
        </w:rPr>
        <w:t>only.</w:t>
      </w:r>
      <w:r>
        <w:rPr>
          <w:spacing w:val="10"/>
        </w:rPr>
        <w:t xml:space="preserve"> </w:t>
      </w:r>
      <w:r>
        <w:t>This</w:t>
      </w:r>
      <w:r>
        <w:rPr>
          <w:spacing w:val="-11"/>
        </w:rPr>
        <w:t xml:space="preserve"> </w:t>
      </w:r>
      <w:r>
        <w:t>ensures</w:t>
      </w:r>
      <w:r>
        <w:rPr>
          <w:spacing w:val="-11"/>
        </w:rPr>
        <w:t xml:space="preserve"> </w:t>
      </w:r>
      <w:r>
        <w:t>greater</w:t>
      </w:r>
      <w:r>
        <w:rPr>
          <w:spacing w:val="-11"/>
        </w:rPr>
        <w:t xml:space="preserve"> </w:t>
      </w:r>
      <w:r>
        <w:t>comparabil- ity</w:t>
      </w:r>
      <w:r>
        <w:rPr>
          <w:spacing w:val="-18"/>
        </w:rPr>
        <w:t xml:space="preserve"> </w:t>
      </w:r>
      <w:r>
        <w:t>between</w:t>
      </w:r>
      <w:r>
        <w:rPr>
          <w:spacing w:val="-17"/>
        </w:rPr>
        <w:t xml:space="preserve"> </w:t>
      </w:r>
      <w:r>
        <w:t>the</w:t>
      </w:r>
      <w:r>
        <w:rPr>
          <w:spacing w:val="-17"/>
        </w:rPr>
        <w:t xml:space="preserve"> </w:t>
      </w:r>
      <w:r>
        <w:t>corpora</w:t>
      </w:r>
      <w:r>
        <w:rPr>
          <w:spacing w:val="-17"/>
        </w:rPr>
        <w:t xml:space="preserve"> </w:t>
      </w:r>
      <w:r>
        <w:t>used</w:t>
      </w:r>
      <w:r>
        <w:rPr>
          <w:spacing w:val="-17"/>
        </w:rPr>
        <w:t xml:space="preserve"> </w:t>
      </w:r>
      <w:r>
        <w:t>in</w:t>
      </w:r>
      <w:r>
        <w:rPr>
          <w:spacing w:val="-17"/>
        </w:rPr>
        <w:t xml:space="preserve"> </w:t>
      </w:r>
      <w:r>
        <w:t>this</w:t>
      </w:r>
      <w:r>
        <w:rPr>
          <w:spacing w:val="-16"/>
        </w:rPr>
        <w:t xml:space="preserve"> </w:t>
      </w:r>
      <w:r>
        <w:t>study</w:t>
      </w:r>
      <w:r>
        <w:rPr>
          <w:spacing w:val="-17"/>
        </w:rPr>
        <w:t xml:space="preserve"> </w:t>
      </w:r>
      <w:r>
        <w:t>and</w:t>
      </w:r>
      <w:r>
        <w:rPr>
          <w:spacing w:val="-16"/>
        </w:rPr>
        <w:t xml:space="preserve"> </w:t>
      </w:r>
      <w:r>
        <w:t>other</w:t>
      </w:r>
      <w:r>
        <w:rPr>
          <w:spacing w:val="-18"/>
        </w:rPr>
        <w:t xml:space="preserve"> </w:t>
      </w:r>
      <w:r>
        <w:t>documentary</w:t>
      </w:r>
      <w:r>
        <w:rPr>
          <w:spacing w:val="-16"/>
        </w:rPr>
        <w:t xml:space="preserve"> </w:t>
      </w:r>
      <w:r>
        <w:t>corpora</w:t>
      </w:r>
      <w:r>
        <w:rPr>
          <w:spacing w:val="-17"/>
        </w:rPr>
        <w:t xml:space="preserve"> </w:t>
      </w:r>
      <w:r>
        <w:t>that</w:t>
      </w:r>
      <w:r>
        <w:rPr>
          <w:spacing w:val="-18"/>
        </w:rPr>
        <w:t xml:space="preserve"> </w:t>
      </w:r>
      <w:r>
        <w:t>these</w:t>
      </w:r>
      <w:r>
        <w:rPr>
          <w:spacing w:val="-16"/>
        </w:rPr>
        <w:t xml:space="preserve"> </w:t>
      </w:r>
      <w:r>
        <w:t>methods may be applied to in the future, since most documentary corpora likewise consist of spoken narratives and</w:t>
      </w:r>
      <w:r>
        <w:rPr>
          <w:spacing w:val="-3"/>
        </w:rPr>
        <w:t xml:space="preserve"> </w:t>
      </w:r>
      <w:r>
        <w:t>conversations.</w:t>
      </w:r>
    </w:p>
    <w:p w:rsidR="00DD7756" w:rsidRDefault="00AD1397">
      <w:pPr>
        <w:pStyle w:val="BodyText"/>
        <w:spacing w:line="420" w:lineRule="auto"/>
        <w:ind w:left="120" w:right="534" w:firstLine="358"/>
        <w:jc w:val="both"/>
      </w:pPr>
      <w:r>
        <w:t>The</w:t>
      </w:r>
      <w:r>
        <w:rPr>
          <w:spacing w:val="-7"/>
        </w:rPr>
        <w:t xml:space="preserve"> </w:t>
      </w:r>
      <w:r>
        <w:t>second</w:t>
      </w:r>
      <w:r>
        <w:rPr>
          <w:spacing w:val="-6"/>
        </w:rPr>
        <w:t xml:space="preserve"> </w:t>
      </w:r>
      <w:r>
        <w:t>self-imposed</w:t>
      </w:r>
      <w:r>
        <w:rPr>
          <w:spacing w:val="-6"/>
        </w:rPr>
        <w:t xml:space="preserve"> </w:t>
      </w:r>
      <w:r>
        <w:t>requirement</w:t>
      </w:r>
      <w:r>
        <w:rPr>
          <w:spacing w:val="-6"/>
        </w:rPr>
        <w:t xml:space="preserve"> </w:t>
      </w:r>
      <w:r>
        <w:t>for</w:t>
      </w:r>
      <w:r>
        <w:rPr>
          <w:spacing w:val="-6"/>
        </w:rPr>
        <w:t xml:space="preserve"> </w:t>
      </w:r>
      <w:r>
        <w:t>this</w:t>
      </w:r>
      <w:r>
        <w:rPr>
          <w:spacing w:val="-6"/>
        </w:rPr>
        <w:t xml:space="preserve"> </w:t>
      </w:r>
      <w:r>
        <w:t>study</w:t>
      </w:r>
      <w:r>
        <w:rPr>
          <w:spacing w:val="-6"/>
        </w:rPr>
        <w:t xml:space="preserve"> </w:t>
      </w:r>
      <w:r>
        <w:t>is</w:t>
      </w:r>
      <w:r>
        <w:rPr>
          <w:spacing w:val="-6"/>
        </w:rPr>
        <w:t xml:space="preserve"> </w:t>
      </w:r>
      <w:r>
        <w:t>adherence</w:t>
      </w:r>
      <w:r>
        <w:rPr>
          <w:spacing w:val="-7"/>
        </w:rPr>
        <w:t xml:space="preserve"> </w:t>
      </w:r>
      <w:r>
        <w:t>to</w:t>
      </w:r>
      <w:r>
        <w:rPr>
          <w:spacing w:val="-6"/>
        </w:rPr>
        <w:t xml:space="preserve"> </w:t>
      </w:r>
      <w:r>
        <w:t>the</w:t>
      </w:r>
      <w:r>
        <w:rPr>
          <w:spacing w:val="-9"/>
        </w:rPr>
        <w:t xml:space="preserve"> </w:t>
      </w:r>
      <w:hyperlink r:id="rId47">
        <w:r>
          <w:rPr>
            <w:color w:val="0000FF"/>
          </w:rPr>
          <w:t>Austin</w:t>
        </w:r>
        <w:r>
          <w:rPr>
            <w:color w:val="0000FF"/>
            <w:spacing w:val="-6"/>
          </w:rPr>
          <w:t xml:space="preserve"> </w:t>
        </w:r>
        <w:r>
          <w:rPr>
            <w:color w:val="0000FF"/>
          </w:rPr>
          <w:t>principles</w:t>
        </w:r>
      </w:hyperlink>
      <w:r>
        <w:rPr>
          <w:color w:val="0000FF"/>
        </w:rPr>
        <w:t xml:space="preserve"> </w:t>
      </w:r>
      <w:hyperlink r:id="rId48">
        <w:r>
          <w:rPr>
            <w:color w:val="0000FF"/>
          </w:rPr>
          <w:t xml:space="preserve">of data citation in linguistics </w:t>
        </w:r>
      </w:hyperlink>
      <w:r>
        <w:t xml:space="preserve">(Berez-Kroeker et al. </w:t>
      </w:r>
      <w:hyperlink w:anchor="_bookmark257" w:history="1">
        <w:r>
          <w:rPr>
            <w:color w:val="007FFF"/>
          </w:rPr>
          <w:t>2018</w:t>
        </w:r>
      </w:hyperlink>
      <w:r>
        <w:t xml:space="preserve">). In particular, the source for each data point discussed in this thesis is uniquely identified with its location in the corpus, and the data used in this study are made freely available on GitHub at </w:t>
      </w:r>
      <w:hyperlink r:id="rId49">
        <w:r>
          <w:rPr>
            <w:rFonts w:ascii="Linux Libertine Mono"/>
            <w:color w:val="0000FF"/>
            <w:sz w:val="20"/>
          </w:rPr>
          <w:t>https://github.com/</w:t>
        </w:r>
      </w:hyperlink>
      <w:r>
        <w:rPr>
          <w:rFonts w:ascii="Linux Libertine Mono"/>
          <w:color w:val="0000FF"/>
          <w:sz w:val="20"/>
        </w:rPr>
        <w:t xml:space="preserve"> </w:t>
      </w:r>
      <w:hyperlink r:id="rId50">
        <w:r>
          <w:rPr>
            <w:rFonts w:ascii="Linux Libertine Mono"/>
            <w:color w:val="0000FF"/>
            <w:sz w:val="20"/>
          </w:rPr>
          <w:t>dwhieb/dissertation</w:t>
        </w:r>
      </w:hyperlink>
      <w:r>
        <w:t>. All of the data and my annotations on that data may be viewed there.</w:t>
      </w:r>
    </w:p>
    <w:p w:rsidR="00DD7756" w:rsidRDefault="00AD1397">
      <w:pPr>
        <w:pStyle w:val="BodyText"/>
        <w:spacing w:line="420" w:lineRule="auto"/>
        <w:ind w:left="120" w:right="532" w:firstLine="358"/>
        <w:jc w:val="right"/>
      </w:pPr>
      <w:r>
        <w:t>Finally,</w:t>
      </w:r>
      <w:r>
        <w:rPr>
          <w:spacing w:val="-16"/>
        </w:rPr>
        <w:t xml:space="preserve"> </w:t>
      </w:r>
      <w:r>
        <w:t>as</w:t>
      </w:r>
      <w:r>
        <w:rPr>
          <w:spacing w:val="-18"/>
        </w:rPr>
        <w:t xml:space="preserve"> </w:t>
      </w:r>
      <w:r>
        <w:t>a</w:t>
      </w:r>
      <w:r>
        <w:rPr>
          <w:spacing w:val="-18"/>
        </w:rPr>
        <w:t xml:space="preserve"> </w:t>
      </w:r>
      <w:r>
        <w:t>matter</w:t>
      </w:r>
      <w:r>
        <w:rPr>
          <w:spacing w:val="-18"/>
        </w:rPr>
        <w:t xml:space="preserve"> </w:t>
      </w:r>
      <w:r>
        <w:t>of</w:t>
      </w:r>
      <w:r>
        <w:rPr>
          <w:spacing w:val="-18"/>
        </w:rPr>
        <w:t xml:space="preserve"> </w:t>
      </w:r>
      <w:r>
        <w:t>scientific</w:t>
      </w:r>
      <w:r>
        <w:rPr>
          <w:spacing w:val="-17"/>
        </w:rPr>
        <w:t xml:space="preserve"> </w:t>
      </w:r>
      <w:r>
        <w:t>accountability,</w:t>
      </w:r>
      <w:r>
        <w:rPr>
          <w:spacing w:val="-16"/>
        </w:rPr>
        <w:t xml:space="preserve"> </w:t>
      </w:r>
      <w:r>
        <w:t>this</w:t>
      </w:r>
      <w:r>
        <w:rPr>
          <w:spacing w:val="-18"/>
        </w:rPr>
        <w:t xml:space="preserve"> </w:t>
      </w:r>
      <w:r>
        <w:t>study</w:t>
      </w:r>
      <w:r>
        <w:rPr>
          <w:spacing w:val="-18"/>
        </w:rPr>
        <w:t xml:space="preserve"> </w:t>
      </w:r>
      <w:r>
        <w:t>is</w:t>
      </w:r>
      <w:r>
        <w:rPr>
          <w:spacing w:val="-18"/>
        </w:rPr>
        <w:t xml:space="preserve"> </w:t>
      </w:r>
      <w:r>
        <w:t>designed</w:t>
      </w:r>
      <w:r>
        <w:rPr>
          <w:spacing w:val="-18"/>
        </w:rPr>
        <w:t xml:space="preserve"> </w:t>
      </w:r>
      <w:r>
        <w:t>to</w:t>
      </w:r>
      <w:r>
        <w:rPr>
          <w:spacing w:val="-17"/>
        </w:rPr>
        <w:t xml:space="preserve"> </w:t>
      </w:r>
      <w:r>
        <w:t>be</w:t>
      </w:r>
      <w:r>
        <w:rPr>
          <w:spacing w:val="-18"/>
        </w:rPr>
        <w:t xml:space="preserve"> </w:t>
      </w:r>
      <w:r>
        <w:t>replicable</w:t>
      </w:r>
      <w:r>
        <w:rPr>
          <w:spacing w:val="-19"/>
        </w:rPr>
        <w:t xml:space="preserve"> </w:t>
      </w:r>
      <w:r>
        <w:t>using</w:t>
      </w:r>
      <w:r>
        <w:rPr>
          <w:w w:val="99"/>
        </w:rPr>
        <w:t xml:space="preserve"> </w:t>
      </w:r>
      <w:r>
        <w:t>the</w:t>
      </w:r>
      <w:r>
        <w:rPr>
          <w:spacing w:val="-7"/>
        </w:rPr>
        <w:t xml:space="preserve"> </w:t>
      </w:r>
      <w:r>
        <w:t>same</w:t>
      </w:r>
      <w:r>
        <w:rPr>
          <w:spacing w:val="-6"/>
        </w:rPr>
        <w:t xml:space="preserve"> </w:t>
      </w:r>
      <w:r>
        <w:t>or</w:t>
      </w:r>
      <w:r>
        <w:rPr>
          <w:spacing w:val="-6"/>
        </w:rPr>
        <w:t xml:space="preserve"> </w:t>
      </w:r>
      <w:r>
        <w:t>other</w:t>
      </w:r>
      <w:r>
        <w:rPr>
          <w:spacing w:val="-7"/>
        </w:rPr>
        <w:t xml:space="preserve"> </w:t>
      </w:r>
      <w:r>
        <w:t>datasets.</w:t>
      </w:r>
      <w:r>
        <w:rPr>
          <w:spacing w:val="15"/>
        </w:rPr>
        <w:t xml:space="preserve"> </w:t>
      </w:r>
      <w:r>
        <w:t>All</w:t>
      </w:r>
      <w:r>
        <w:rPr>
          <w:spacing w:val="-6"/>
        </w:rPr>
        <w:t xml:space="preserve"> </w:t>
      </w:r>
      <w:r>
        <w:t>of</w:t>
      </w:r>
      <w:r>
        <w:rPr>
          <w:spacing w:val="-6"/>
        </w:rPr>
        <w:t xml:space="preserve"> </w:t>
      </w:r>
      <w:r>
        <w:t>the</w:t>
      </w:r>
      <w:r>
        <w:rPr>
          <w:spacing w:val="-7"/>
        </w:rPr>
        <w:t xml:space="preserve"> </w:t>
      </w:r>
      <w:r>
        <w:t>technical</w:t>
      </w:r>
      <w:r>
        <w:rPr>
          <w:spacing w:val="-6"/>
        </w:rPr>
        <w:t xml:space="preserve"> </w:t>
      </w:r>
      <w:r>
        <w:t>details</w:t>
      </w:r>
      <w:r>
        <w:rPr>
          <w:spacing w:val="-6"/>
        </w:rPr>
        <w:t xml:space="preserve"> </w:t>
      </w:r>
      <w:r>
        <w:t>regarding</w:t>
      </w:r>
      <w:r>
        <w:rPr>
          <w:spacing w:val="-6"/>
        </w:rPr>
        <w:t xml:space="preserve"> </w:t>
      </w:r>
      <w:r>
        <w:t>how</w:t>
      </w:r>
      <w:r>
        <w:rPr>
          <w:spacing w:val="-7"/>
        </w:rPr>
        <w:t xml:space="preserve"> </w:t>
      </w:r>
      <w:r>
        <w:t>to</w:t>
      </w:r>
      <w:r>
        <w:rPr>
          <w:spacing w:val="-6"/>
        </w:rPr>
        <w:t xml:space="preserve"> </w:t>
      </w:r>
      <w:r>
        <w:t>acquire</w:t>
      </w:r>
      <w:r>
        <w:rPr>
          <w:spacing w:val="-6"/>
        </w:rPr>
        <w:t xml:space="preserve"> </w:t>
      </w:r>
      <w:r>
        <w:t>the</w:t>
      </w:r>
      <w:r>
        <w:rPr>
          <w:spacing w:val="-6"/>
        </w:rPr>
        <w:t xml:space="preserve"> </w:t>
      </w:r>
      <w:r>
        <w:t>data,</w:t>
      </w:r>
      <w:r>
        <w:rPr>
          <w:spacing w:val="-6"/>
        </w:rPr>
        <w:t xml:space="preserve"> </w:t>
      </w:r>
      <w:r>
        <w:t>an-</w:t>
      </w:r>
      <w:r>
        <w:rPr>
          <w:w w:val="99"/>
        </w:rPr>
        <w:t xml:space="preserve"> </w:t>
      </w:r>
      <w:r>
        <w:t>notate</w:t>
      </w:r>
      <w:r>
        <w:rPr>
          <w:spacing w:val="-9"/>
        </w:rPr>
        <w:t xml:space="preserve"> </w:t>
      </w:r>
      <w:r>
        <w:t>it,</w:t>
      </w:r>
      <w:r>
        <w:rPr>
          <w:spacing w:val="-7"/>
        </w:rPr>
        <w:t xml:space="preserve"> </w:t>
      </w:r>
      <w:r>
        <w:t>and</w:t>
      </w:r>
      <w:r>
        <w:rPr>
          <w:spacing w:val="-8"/>
        </w:rPr>
        <w:t xml:space="preserve"> </w:t>
      </w:r>
      <w:r>
        <w:t>run</w:t>
      </w:r>
      <w:r>
        <w:rPr>
          <w:spacing w:val="-8"/>
        </w:rPr>
        <w:t xml:space="preserve"> </w:t>
      </w:r>
      <w:r>
        <w:t>statistical</w:t>
      </w:r>
      <w:r>
        <w:rPr>
          <w:spacing w:val="-8"/>
        </w:rPr>
        <w:t xml:space="preserve"> </w:t>
      </w:r>
      <w:r>
        <w:t>analyses</w:t>
      </w:r>
      <w:r>
        <w:rPr>
          <w:spacing w:val="-8"/>
        </w:rPr>
        <w:t xml:space="preserve"> </w:t>
      </w:r>
      <w:r>
        <w:t>for</w:t>
      </w:r>
      <w:r>
        <w:rPr>
          <w:spacing w:val="-8"/>
        </w:rPr>
        <w:t xml:space="preserve"> </w:t>
      </w:r>
      <w:r>
        <w:t>those</w:t>
      </w:r>
      <w:r>
        <w:rPr>
          <w:spacing w:val="-8"/>
        </w:rPr>
        <w:t xml:space="preserve"> </w:t>
      </w:r>
      <w:r>
        <w:t>data</w:t>
      </w:r>
      <w:r>
        <w:rPr>
          <w:spacing w:val="-8"/>
        </w:rPr>
        <w:t xml:space="preserve"> </w:t>
      </w:r>
      <w:r>
        <w:t>are</w:t>
      </w:r>
      <w:r>
        <w:rPr>
          <w:spacing w:val="-8"/>
        </w:rPr>
        <w:t xml:space="preserve"> </w:t>
      </w:r>
      <w:r>
        <w:t>documented</w:t>
      </w:r>
      <w:r>
        <w:rPr>
          <w:spacing w:val="-8"/>
        </w:rPr>
        <w:t xml:space="preserve"> </w:t>
      </w:r>
      <w:r>
        <w:t>in</w:t>
      </w:r>
      <w:r>
        <w:rPr>
          <w:spacing w:val="-8"/>
        </w:rPr>
        <w:t xml:space="preserve"> </w:t>
      </w:r>
      <w:r>
        <w:t>the</w:t>
      </w:r>
      <w:r>
        <w:rPr>
          <w:spacing w:val="-8"/>
        </w:rPr>
        <w:t xml:space="preserve"> </w:t>
      </w:r>
      <w:r>
        <w:t>GitHub</w:t>
      </w:r>
      <w:r>
        <w:rPr>
          <w:spacing w:val="-8"/>
        </w:rPr>
        <w:t xml:space="preserve"> </w:t>
      </w:r>
      <w:r>
        <w:t>repository</w:t>
      </w:r>
      <w:r>
        <w:rPr>
          <w:w w:val="99"/>
        </w:rPr>
        <w:t xml:space="preserve"> </w:t>
      </w:r>
      <w:r>
        <w:t>for this project, which may be viewed</w:t>
      </w:r>
      <w:r>
        <w:rPr>
          <w:spacing w:val="4"/>
        </w:rPr>
        <w:t xml:space="preserve"> </w:t>
      </w:r>
      <w:r>
        <w:t>at</w:t>
      </w:r>
      <w:r>
        <w:rPr>
          <w:spacing w:val="6"/>
        </w:rPr>
        <w:t xml:space="preserve"> </w:t>
      </w:r>
      <w:hyperlink r:id="rId51">
        <w:r>
          <w:rPr>
            <w:rFonts w:ascii="Linux Libertine Mono" w:hAnsi="Linux Libertine Mono"/>
            <w:color w:val="0000FF"/>
            <w:sz w:val="20"/>
          </w:rPr>
          <w:t>https://github.com/dwhieb/dissertation</w:t>
        </w:r>
      </w:hyperlink>
      <w:r>
        <w:t>.</w:t>
      </w:r>
      <w:r>
        <w:rPr>
          <w:w w:val="99"/>
        </w:rPr>
        <w:t xml:space="preserve"> </w:t>
      </w:r>
      <w:r>
        <w:t>The</w:t>
      </w:r>
      <w:r>
        <w:rPr>
          <w:spacing w:val="6"/>
        </w:rPr>
        <w:t xml:space="preserve"> </w:t>
      </w:r>
      <w:r>
        <w:t>remainder</w:t>
      </w:r>
      <w:r>
        <w:rPr>
          <w:spacing w:val="6"/>
        </w:rPr>
        <w:t xml:space="preserve"> </w:t>
      </w:r>
      <w:r>
        <w:t>of</w:t>
      </w:r>
      <w:r>
        <w:rPr>
          <w:spacing w:val="7"/>
        </w:rPr>
        <w:t xml:space="preserve"> </w:t>
      </w:r>
      <w:r>
        <w:t>this</w:t>
      </w:r>
      <w:r>
        <w:rPr>
          <w:spacing w:val="6"/>
        </w:rPr>
        <w:t xml:space="preserve"> </w:t>
      </w:r>
      <w:r>
        <w:t>chapter</w:t>
      </w:r>
      <w:r>
        <w:rPr>
          <w:spacing w:val="7"/>
        </w:rPr>
        <w:t xml:space="preserve"> </w:t>
      </w:r>
      <w:r>
        <w:t>details</w:t>
      </w:r>
      <w:r>
        <w:rPr>
          <w:spacing w:val="6"/>
        </w:rPr>
        <w:t xml:space="preserve"> </w:t>
      </w:r>
      <w:r>
        <w:t>the</w:t>
      </w:r>
      <w:r>
        <w:rPr>
          <w:spacing w:val="7"/>
        </w:rPr>
        <w:t xml:space="preserve"> </w:t>
      </w:r>
      <w:r>
        <w:t>methods</w:t>
      </w:r>
      <w:r>
        <w:rPr>
          <w:spacing w:val="6"/>
        </w:rPr>
        <w:t xml:space="preserve"> </w:t>
      </w:r>
      <w:r>
        <w:t>used</w:t>
      </w:r>
      <w:r>
        <w:rPr>
          <w:spacing w:val="7"/>
        </w:rPr>
        <w:t xml:space="preserve"> </w:t>
      </w:r>
      <w:r>
        <w:t>to</w:t>
      </w:r>
      <w:r>
        <w:rPr>
          <w:spacing w:val="6"/>
        </w:rPr>
        <w:t xml:space="preserve"> </w:t>
      </w:r>
      <w:r>
        <w:t>answer</w:t>
      </w:r>
      <w:r>
        <w:rPr>
          <w:spacing w:val="7"/>
        </w:rPr>
        <w:t xml:space="preserve"> </w:t>
      </w:r>
      <w:r>
        <w:t>each</w:t>
      </w:r>
      <w:r>
        <w:rPr>
          <w:spacing w:val="6"/>
        </w:rPr>
        <w:t xml:space="preserve"> </w:t>
      </w:r>
      <w:r>
        <w:t>of</w:t>
      </w:r>
      <w:r>
        <w:rPr>
          <w:spacing w:val="6"/>
        </w:rPr>
        <w:t xml:space="preserve"> </w:t>
      </w:r>
      <w:r>
        <w:t>the</w:t>
      </w:r>
      <w:r>
        <w:rPr>
          <w:spacing w:val="7"/>
        </w:rPr>
        <w:t xml:space="preserve"> </w:t>
      </w:r>
      <w:r>
        <w:t>major</w:t>
      </w:r>
      <w:r>
        <w:rPr>
          <w:spacing w:val="6"/>
        </w:rPr>
        <w:t xml:space="preserve"> </w:t>
      </w:r>
      <w:r>
        <w:t>re-</w:t>
      </w:r>
      <w:r>
        <w:rPr>
          <w:w w:val="99"/>
        </w:rPr>
        <w:t xml:space="preserve"> </w:t>
      </w:r>
      <w:r>
        <w:t>search</w:t>
      </w:r>
      <w:r>
        <w:rPr>
          <w:spacing w:val="-12"/>
        </w:rPr>
        <w:t xml:space="preserve"> </w:t>
      </w:r>
      <w:r>
        <w:t>questions</w:t>
      </w:r>
      <w:r>
        <w:rPr>
          <w:spacing w:val="-11"/>
        </w:rPr>
        <w:t xml:space="preserve"> </w:t>
      </w:r>
      <w:r>
        <w:t>presented</w:t>
      </w:r>
      <w:r>
        <w:rPr>
          <w:spacing w:val="-11"/>
        </w:rPr>
        <w:t xml:space="preserve"> </w:t>
      </w:r>
      <w:r>
        <w:t>in</w:t>
      </w:r>
      <w:r>
        <w:rPr>
          <w:spacing w:val="-13"/>
        </w:rPr>
        <w:t xml:space="preserve"> </w:t>
      </w:r>
      <w:hyperlink w:anchor="_bookmark13" w:history="1">
        <w:r>
          <w:rPr>
            <w:color w:val="007FFF"/>
          </w:rPr>
          <w:t>Chapter</w:t>
        </w:r>
        <w:r>
          <w:rPr>
            <w:color w:val="007FFF"/>
            <w:spacing w:val="-11"/>
          </w:rPr>
          <w:t xml:space="preserve"> </w:t>
        </w:r>
        <w:r>
          <w:rPr>
            <w:color w:val="007FFF"/>
          </w:rPr>
          <w:t>1</w:t>
        </w:r>
      </w:hyperlink>
      <w:r>
        <w:t>.</w:t>
      </w:r>
      <w:r>
        <w:rPr>
          <w:spacing w:val="11"/>
        </w:rPr>
        <w:t xml:space="preserve"> </w:t>
      </w:r>
      <w:r>
        <w:t>The</w:t>
      </w:r>
      <w:r>
        <w:rPr>
          <w:spacing w:val="-11"/>
        </w:rPr>
        <w:t xml:space="preserve"> </w:t>
      </w:r>
      <w:r>
        <w:t>core</w:t>
      </w:r>
      <w:r>
        <w:rPr>
          <w:spacing w:val="-12"/>
        </w:rPr>
        <w:t xml:space="preserve"> </w:t>
      </w:r>
      <w:r>
        <w:t>empirical</w:t>
      </w:r>
      <w:r>
        <w:rPr>
          <w:spacing w:val="-11"/>
        </w:rPr>
        <w:t xml:space="preserve"> </w:t>
      </w:r>
      <w:r>
        <w:t>question</w:t>
      </w:r>
      <w:r>
        <w:rPr>
          <w:spacing w:val="-11"/>
        </w:rPr>
        <w:t xml:space="preserve"> </w:t>
      </w:r>
      <w:r>
        <w:t>addressed</w:t>
      </w:r>
      <w:r>
        <w:rPr>
          <w:spacing w:val="-12"/>
        </w:rPr>
        <w:t xml:space="preserve"> </w:t>
      </w:r>
      <w:r>
        <w:t>by</w:t>
      </w:r>
      <w:r>
        <w:rPr>
          <w:spacing w:val="-11"/>
        </w:rPr>
        <w:t xml:space="preserve"> </w:t>
      </w:r>
      <w:r>
        <w:t>this</w:t>
      </w:r>
      <w:r>
        <w:rPr>
          <w:spacing w:val="-11"/>
        </w:rPr>
        <w:t xml:space="preserve"> </w:t>
      </w:r>
      <w:r>
        <w:t>study</w:t>
      </w:r>
      <w:r>
        <w:rPr>
          <w:w w:val="99"/>
        </w:rPr>
        <w:t xml:space="preserve"> </w:t>
      </w:r>
      <w:r>
        <w:t>is</w:t>
      </w:r>
      <w:r>
        <w:rPr>
          <w:spacing w:val="-9"/>
        </w:rPr>
        <w:t xml:space="preserve"> </w:t>
      </w:r>
      <w:hyperlink w:anchor="_bookmark40" w:history="1">
        <w:r>
          <w:rPr>
            <w:color w:val="007FFF"/>
          </w:rPr>
          <w:t>R1</w:t>
        </w:r>
      </w:hyperlink>
      <w:r>
        <w:t>:</w:t>
      </w:r>
      <w:r>
        <w:rPr>
          <w:spacing w:val="12"/>
        </w:rPr>
        <w:t xml:space="preserve"> </w:t>
      </w:r>
      <w:r>
        <w:t>“How</w:t>
      </w:r>
      <w:r>
        <w:rPr>
          <w:spacing w:val="-8"/>
        </w:rPr>
        <w:t xml:space="preserve"> </w:t>
      </w:r>
      <w:r>
        <w:t>flexible</w:t>
      </w:r>
      <w:r>
        <w:rPr>
          <w:spacing w:val="-9"/>
        </w:rPr>
        <w:t xml:space="preserve"> </w:t>
      </w:r>
      <w:r>
        <w:t>are</w:t>
      </w:r>
      <w:r>
        <w:rPr>
          <w:spacing w:val="-8"/>
        </w:rPr>
        <w:t xml:space="preserve"> </w:t>
      </w:r>
      <w:r>
        <w:t>lexical</w:t>
      </w:r>
      <w:r>
        <w:rPr>
          <w:spacing w:val="-8"/>
        </w:rPr>
        <w:t xml:space="preserve"> </w:t>
      </w:r>
      <w:r>
        <w:t>items</w:t>
      </w:r>
      <w:r>
        <w:rPr>
          <w:spacing w:val="-8"/>
        </w:rPr>
        <w:t xml:space="preserve"> </w:t>
      </w:r>
      <w:r>
        <w:t>in</w:t>
      </w:r>
      <w:r>
        <w:rPr>
          <w:spacing w:val="-8"/>
        </w:rPr>
        <w:t xml:space="preserve"> </w:t>
      </w:r>
      <w:r>
        <w:t>English</w:t>
      </w:r>
      <w:r>
        <w:rPr>
          <w:spacing w:val="-8"/>
        </w:rPr>
        <w:t xml:space="preserve"> </w:t>
      </w:r>
      <w:r>
        <w:t>and</w:t>
      </w:r>
      <w:r>
        <w:rPr>
          <w:spacing w:val="-8"/>
        </w:rPr>
        <w:t xml:space="preserve"> </w:t>
      </w:r>
      <w:r>
        <w:t>Nuuchahnulth?”</w:t>
      </w:r>
      <w:r>
        <w:rPr>
          <w:spacing w:val="11"/>
        </w:rPr>
        <w:t xml:space="preserve"> </w:t>
      </w:r>
      <w:r>
        <w:t>The</w:t>
      </w:r>
      <w:r>
        <w:rPr>
          <w:spacing w:val="-8"/>
        </w:rPr>
        <w:t xml:space="preserve"> </w:t>
      </w:r>
      <w:r>
        <w:t>other</w:t>
      </w:r>
      <w:r>
        <w:rPr>
          <w:spacing w:val="-8"/>
        </w:rPr>
        <w:t xml:space="preserve"> </w:t>
      </w:r>
      <w:r>
        <w:t>two</w:t>
      </w:r>
      <w:r>
        <w:rPr>
          <w:spacing w:val="-8"/>
        </w:rPr>
        <w:t xml:space="preserve"> </w:t>
      </w:r>
      <w:r>
        <w:t>research</w:t>
      </w:r>
      <w:r>
        <w:rPr>
          <w:w w:val="99"/>
        </w:rPr>
        <w:t xml:space="preserve"> </w:t>
      </w:r>
      <w:r>
        <w:t xml:space="preserve">questions build on this one. </w:t>
      </w:r>
      <w:r>
        <w:rPr>
          <w:spacing w:val="-8"/>
        </w:rPr>
        <w:t xml:space="preserve">To </w:t>
      </w:r>
      <w:r>
        <w:t>answer this core question, I count the frequency</w:t>
      </w:r>
      <w:r>
        <w:rPr>
          <w:spacing w:val="-31"/>
        </w:rPr>
        <w:t xml:space="preserve"> </w:t>
      </w:r>
      <w:r>
        <w:t>with</w:t>
      </w:r>
      <w:r>
        <w:rPr>
          <w:spacing w:val="-1"/>
        </w:rPr>
        <w:t xml:space="preserve"> </w:t>
      </w:r>
      <w:r>
        <w:t>which</w:t>
      </w:r>
      <w:r>
        <w:rPr>
          <w:w w:val="99"/>
        </w:rPr>
        <w:t xml:space="preserve"> </w:t>
      </w:r>
      <w:r>
        <w:t>stems are used for each of the three functions of reference, predication, and</w:t>
      </w:r>
      <w:r>
        <w:rPr>
          <w:spacing w:val="39"/>
        </w:rPr>
        <w:t xml:space="preserve"> </w:t>
      </w:r>
      <w:r>
        <w:t>modification</w:t>
      </w:r>
      <w:r>
        <w:rPr>
          <w:spacing w:val="3"/>
        </w:rPr>
        <w:t xml:space="preserve"> </w:t>
      </w:r>
      <w:r>
        <w:t>in</w:t>
      </w:r>
      <w:r>
        <w:rPr>
          <w:w w:val="99"/>
        </w:rPr>
        <w:t xml:space="preserve"> </w:t>
      </w:r>
      <w:r>
        <w:t>corpora</w:t>
      </w:r>
      <w:r>
        <w:rPr>
          <w:spacing w:val="-6"/>
        </w:rPr>
        <w:t xml:space="preserve"> </w:t>
      </w:r>
      <w:r>
        <w:t>for</w:t>
      </w:r>
      <w:r>
        <w:rPr>
          <w:spacing w:val="-5"/>
        </w:rPr>
        <w:t xml:space="preserve"> </w:t>
      </w:r>
      <w:r>
        <w:t>each</w:t>
      </w:r>
      <w:r>
        <w:rPr>
          <w:spacing w:val="-5"/>
        </w:rPr>
        <w:t xml:space="preserve"> </w:t>
      </w:r>
      <w:r>
        <w:t>language.</w:t>
      </w:r>
      <w:r>
        <w:rPr>
          <w:spacing w:val="14"/>
        </w:rPr>
        <w:t xml:space="preserve"> </w:t>
      </w:r>
      <w:hyperlink w:anchor="_bookmark152" w:history="1">
        <w:r>
          <w:rPr>
            <w:color w:val="007FFF"/>
          </w:rPr>
          <w:t>Section</w:t>
        </w:r>
        <w:r>
          <w:rPr>
            <w:color w:val="007FFF"/>
            <w:spacing w:val="-5"/>
          </w:rPr>
          <w:t xml:space="preserve"> </w:t>
        </w:r>
        <w:r>
          <w:rPr>
            <w:color w:val="007FFF"/>
          </w:rPr>
          <w:t>3.2</w:t>
        </w:r>
        <w:r>
          <w:rPr>
            <w:color w:val="007FFF"/>
            <w:spacing w:val="-6"/>
          </w:rPr>
          <w:t xml:space="preserve"> </w:t>
        </w:r>
      </w:hyperlink>
      <w:r>
        <w:t>describes</w:t>
      </w:r>
      <w:r>
        <w:rPr>
          <w:spacing w:val="-5"/>
        </w:rPr>
        <w:t xml:space="preserve"> </w:t>
      </w:r>
      <w:r>
        <w:t>the</w:t>
      </w:r>
      <w:r>
        <w:rPr>
          <w:spacing w:val="-5"/>
        </w:rPr>
        <w:t xml:space="preserve"> </w:t>
      </w:r>
      <w:r>
        <w:t>corpora</w:t>
      </w:r>
      <w:r>
        <w:rPr>
          <w:spacing w:val="-5"/>
        </w:rPr>
        <w:t xml:space="preserve"> </w:t>
      </w:r>
      <w:r>
        <w:t>used,</w:t>
      </w:r>
      <w:r>
        <w:rPr>
          <w:spacing w:val="-6"/>
        </w:rPr>
        <w:t xml:space="preserve"> </w:t>
      </w:r>
      <w:r>
        <w:t>where</w:t>
      </w:r>
      <w:r>
        <w:rPr>
          <w:spacing w:val="-6"/>
        </w:rPr>
        <w:t xml:space="preserve"> </w:t>
      </w:r>
      <w:r>
        <w:t>to</w:t>
      </w:r>
      <w:r>
        <w:rPr>
          <w:spacing w:val="-5"/>
        </w:rPr>
        <w:t xml:space="preserve"> </w:t>
      </w:r>
      <w:r>
        <w:t>acquire</w:t>
      </w:r>
      <w:r>
        <w:rPr>
          <w:spacing w:val="-6"/>
        </w:rPr>
        <w:t xml:space="preserve"> </w:t>
      </w:r>
      <w:r>
        <w:t>the</w:t>
      </w:r>
      <w:r>
        <w:rPr>
          <w:spacing w:val="-5"/>
        </w:rPr>
        <w:t xml:space="preserve"> </w:t>
      </w:r>
      <w:r>
        <w:t>data,</w:t>
      </w:r>
      <w:r>
        <w:rPr>
          <w:w w:val="99"/>
        </w:rPr>
        <w:t xml:space="preserve"> </w:t>
      </w:r>
      <w:r>
        <w:t xml:space="preserve">and how lexical items in the corpora were selected for annotation. </w:t>
      </w:r>
      <w:hyperlink w:anchor="_bookmark157" w:history="1">
        <w:r>
          <w:rPr>
            <w:color w:val="007FFF"/>
          </w:rPr>
          <w:t xml:space="preserve">Section 3.3 </w:t>
        </w:r>
      </w:hyperlink>
      <w:r>
        <w:t>describes</w:t>
      </w:r>
      <w:r>
        <w:rPr>
          <w:spacing w:val="2"/>
        </w:rPr>
        <w:t xml:space="preserve"> </w:t>
      </w:r>
      <w:r>
        <w:t>the</w:t>
      </w:r>
    </w:p>
    <w:p w:rsidR="00DD7756" w:rsidRDefault="00DD7756">
      <w:pPr>
        <w:spacing w:line="420" w:lineRule="auto"/>
        <w:jc w:val="right"/>
        <w:sectPr w:rsidR="00DD7756">
          <w:footerReference w:type="default" r:id="rId52"/>
          <w:pgSz w:w="12240" w:h="15840"/>
          <w:pgMar w:top="1380" w:right="900" w:bottom="1040" w:left="1680" w:header="0" w:footer="856" w:gutter="0"/>
          <w:cols w:space="720"/>
        </w:sectPr>
      </w:pPr>
    </w:p>
    <w:p w:rsidR="00DD7756" w:rsidRDefault="00AD1397">
      <w:pPr>
        <w:pStyle w:val="BodyText"/>
        <w:spacing w:before="84" w:line="417" w:lineRule="auto"/>
        <w:ind w:left="119" w:right="533"/>
        <w:jc w:val="both"/>
      </w:pPr>
      <w:bookmarkStart w:id="196" w:name="_bookmark151"/>
      <w:bookmarkEnd w:id="196"/>
      <w:r>
        <w:lastRenderedPageBreak/>
        <w:t xml:space="preserve">details of this annotation procedure. Finally, </w:t>
      </w:r>
      <w:hyperlink w:anchor="_bookmark164" w:history="1">
        <w:r>
          <w:rPr>
            <w:color w:val="007FFF"/>
          </w:rPr>
          <w:t xml:space="preserve">Section 3.4 </w:t>
        </w:r>
      </w:hyperlink>
      <w:r>
        <w:t>explains the specific statistical</w:t>
      </w:r>
      <w:r>
        <w:rPr>
          <w:spacing w:val="-30"/>
        </w:rPr>
        <w:t xml:space="preserve"> </w:t>
      </w:r>
      <w:r>
        <w:t xml:space="preserve">mea- sures used in this </w:t>
      </w:r>
      <w:r>
        <w:rPr>
          <w:spacing w:val="-3"/>
        </w:rPr>
        <w:t xml:space="preserve">study.  </w:t>
      </w:r>
      <w:hyperlink w:anchor="_bookmark165" w:history="1">
        <w:r>
          <w:rPr>
            <w:color w:val="007FFF"/>
          </w:rPr>
          <w:t xml:space="preserve">Section 3.4.1 </w:t>
        </w:r>
      </w:hyperlink>
      <w:r>
        <w:t xml:space="preserve">describes how to use the annotated data to calculate  a measure of lexical flexibility for each of the lexical items in the sample. This procedure  for quantifying lexical flexibility based on corpus data is the primary methodological con- tribution of this thesis. </w:t>
      </w:r>
      <w:hyperlink w:anchor="_bookmark170" w:history="1">
        <w:r>
          <w:rPr>
            <w:color w:val="007FFF"/>
          </w:rPr>
          <w:t xml:space="preserve">Section 3.4.3 </w:t>
        </w:r>
      </w:hyperlink>
      <w:r>
        <w:t xml:space="preserve">then discusses some shortcomings in the use of token frequencies, and presents a measure of corpus dispersion (Deviation of Proportions, or </w:t>
      </w:r>
      <w:r>
        <w:rPr>
          <w:rFonts w:ascii="Bookman Old Style"/>
          <w:i/>
          <w:spacing w:val="3"/>
        </w:rPr>
        <w:t xml:space="preserve">DP </w:t>
      </w:r>
      <w:r>
        <w:t>) as an</w:t>
      </w:r>
      <w:r>
        <w:rPr>
          <w:spacing w:val="-3"/>
        </w:rPr>
        <w:t xml:space="preserve"> </w:t>
      </w:r>
      <w:r>
        <w:t>alternative.</w:t>
      </w:r>
    </w:p>
    <w:p w:rsidR="00DD7756" w:rsidRDefault="00DD7756">
      <w:pPr>
        <w:pStyle w:val="BodyText"/>
        <w:rPr>
          <w:sz w:val="26"/>
        </w:rPr>
      </w:pPr>
    </w:p>
    <w:p w:rsidR="00DD7756" w:rsidRDefault="00AD1397">
      <w:pPr>
        <w:pStyle w:val="Heading2"/>
        <w:numPr>
          <w:ilvl w:val="1"/>
          <w:numId w:val="8"/>
        </w:numPr>
        <w:tabs>
          <w:tab w:val="left" w:pos="886"/>
        </w:tabs>
        <w:spacing w:before="219"/>
        <w:jc w:val="both"/>
        <w:rPr>
          <w:b/>
        </w:rPr>
      </w:pPr>
      <w:bookmarkStart w:id="197" w:name="3.2_Data"/>
      <w:bookmarkStart w:id="198" w:name="_bookmark152"/>
      <w:bookmarkEnd w:id="197"/>
      <w:bookmarkEnd w:id="198"/>
      <w:r>
        <w:rPr>
          <w:b/>
        </w:rPr>
        <w:t>Data</w:t>
      </w:r>
    </w:p>
    <w:p w:rsidR="00DD7756" w:rsidRDefault="00DD7756">
      <w:pPr>
        <w:pStyle w:val="BodyText"/>
        <w:spacing w:before="6"/>
        <w:rPr>
          <w:b/>
          <w:sz w:val="36"/>
        </w:rPr>
      </w:pPr>
    </w:p>
    <w:p w:rsidR="00DD7756" w:rsidRDefault="00AD1397">
      <w:pPr>
        <w:pStyle w:val="BodyText"/>
        <w:spacing w:before="1" w:line="420" w:lineRule="auto"/>
        <w:ind w:left="120" w:right="532"/>
        <w:jc w:val="both"/>
      </w:pPr>
      <w:r>
        <w:t xml:space="preserve">In </w:t>
      </w:r>
      <w:hyperlink w:anchor="_bookmark39" w:history="1">
        <w:r>
          <w:rPr>
            <w:color w:val="007FFF"/>
          </w:rPr>
          <w:t>Section 1.3</w:t>
        </w:r>
      </w:hyperlink>
      <w:r>
        <w:t xml:space="preserve">, I discussed the motivations for using English and Nuuchahnulth as the lan- guages of focus in this </w:t>
      </w:r>
      <w:r>
        <w:rPr>
          <w:spacing w:val="-3"/>
        </w:rPr>
        <w:t xml:space="preserve">study. </w:t>
      </w:r>
      <w:r>
        <w:t xml:space="preserve">Both languages have featured prominently in the literature on lexical flexibility. Some researchers have called these languages flexible, while others have claimed that they are rigid. For English, I opted to use the </w:t>
      </w:r>
      <w:hyperlink r:id="rId53">
        <w:r>
          <w:rPr>
            <w:color w:val="0000FF"/>
          </w:rPr>
          <w:t>Open American National Corpus</w:t>
        </w:r>
      </w:hyperlink>
      <w:r>
        <w:rPr>
          <w:color w:val="0000FF"/>
        </w:rPr>
        <w:t xml:space="preserve"> </w:t>
      </w:r>
      <w:r>
        <w:t>(OANC),</w:t>
      </w:r>
      <w:r>
        <w:rPr>
          <w:spacing w:val="-7"/>
        </w:rPr>
        <w:t xml:space="preserve"> </w:t>
      </w:r>
      <w:r>
        <w:t>a</w:t>
      </w:r>
      <w:r>
        <w:rPr>
          <w:spacing w:val="-6"/>
        </w:rPr>
        <w:t xml:space="preserve"> </w:t>
      </w:r>
      <w:r>
        <w:t>15-million-token</w:t>
      </w:r>
      <w:r>
        <w:rPr>
          <w:spacing w:val="-6"/>
        </w:rPr>
        <w:t xml:space="preserve"> </w:t>
      </w:r>
      <w:r>
        <w:t>open</w:t>
      </w:r>
      <w:r>
        <w:rPr>
          <w:spacing w:val="-6"/>
        </w:rPr>
        <w:t xml:space="preserve"> </w:t>
      </w:r>
      <w:r>
        <w:t>access</w:t>
      </w:r>
      <w:r>
        <w:rPr>
          <w:spacing w:val="-6"/>
        </w:rPr>
        <w:t xml:space="preserve"> </w:t>
      </w:r>
      <w:r>
        <w:t>corpus</w:t>
      </w:r>
      <w:r>
        <w:rPr>
          <w:spacing w:val="-6"/>
        </w:rPr>
        <w:t xml:space="preserve"> </w:t>
      </w:r>
      <w:r>
        <w:t>of</w:t>
      </w:r>
      <w:r>
        <w:rPr>
          <w:spacing w:val="-7"/>
        </w:rPr>
        <w:t xml:space="preserve"> </w:t>
      </w:r>
      <w:r>
        <w:t>American</w:t>
      </w:r>
      <w:r>
        <w:rPr>
          <w:spacing w:val="-6"/>
        </w:rPr>
        <w:t xml:space="preserve"> </w:t>
      </w:r>
      <w:r>
        <w:t>English</w:t>
      </w:r>
      <w:r>
        <w:rPr>
          <w:spacing w:val="-6"/>
        </w:rPr>
        <w:t xml:space="preserve"> </w:t>
      </w:r>
      <w:r>
        <w:t>(Ide</w:t>
      </w:r>
      <w:r>
        <w:rPr>
          <w:spacing w:val="-6"/>
        </w:rPr>
        <w:t xml:space="preserve"> </w:t>
      </w:r>
      <w:r>
        <w:t>&amp;</w:t>
      </w:r>
      <w:r>
        <w:rPr>
          <w:spacing w:val="-6"/>
        </w:rPr>
        <w:t xml:space="preserve"> </w:t>
      </w:r>
      <w:r>
        <w:t>Suderman</w:t>
      </w:r>
      <w:r>
        <w:rPr>
          <w:spacing w:val="-9"/>
        </w:rPr>
        <w:t xml:space="preserve"> </w:t>
      </w:r>
      <w:hyperlink w:anchor="_bookmark380" w:history="1">
        <w:r>
          <w:rPr>
            <w:color w:val="007FFF"/>
          </w:rPr>
          <w:t>2005</w:t>
        </w:r>
      </w:hyperlink>
      <w:r>
        <w:t>). I restricted my analysis to just the spoken portion of the corpus,</w:t>
      </w:r>
      <w:r>
        <w:rPr>
          <w:spacing w:val="14"/>
        </w:rPr>
        <w:t xml:space="preserve"> </w:t>
      </w:r>
      <w:r>
        <w:t>comprising approximately</w:t>
      </w:r>
    </w:p>
    <w:p w:rsidR="00DD7756" w:rsidRDefault="00AD1397">
      <w:pPr>
        <w:pStyle w:val="ListParagraph"/>
        <w:numPr>
          <w:ilvl w:val="1"/>
          <w:numId w:val="7"/>
        </w:numPr>
        <w:tabs>
          <w:tab w:val="left" w:pos="463"/>
        </w:tabs>
        <w:spacing w:line="420" w:lineRule="auto"/>
        <w:ind w:right="534" w:firstLine="0"/>
        <w:jc w:val="both"/>
        <w:rPr>
          <w:sz w:val="24"/>
        </w:rPr>
      </w:pPr>
      <w:r>
        <w:rPr>
          <w:sz w:val="24"/>
        </w:rPr>
        <w:t xml:space="preserve">million tokens, so that the data would be comparable to the spoken corpus of Nuuchah- nulth and other documentary corpora. The spoken portion of the corpus itself consists of two distinct subcorpora—the </w:t>
      </w:r>
      <w:hyperlink r:id="rId54">
        <w:r>
          <w:rPr>
            <w:color w:val="0000FF"/>
            <w:sz w:val="24"/>
          </w:rPr>
          <w:t xml:space="preserve">Charlotte Narrative &amp; Conversation Collection </w:t>
        </w:r>
      </w:hyperlink>
      <w:r>
        <w:rPr>
          <w:sz w:val="24"/>
        </w:rPr>
        <w:t>(the “Charlotte corpus”)</w:t>
      </w:r>
      <w:r>
        <w:rPr>
          <w:spacing w:val="-6"/>
          <w:sz w:val="24"/>
        </w:rPr>
        <w:t xml:space="preserve"> </w:t>
      </w:r>
      <w:r>
        <w:rPr>
          <w:sz w:val="24"/>
        </w:rPr>
        <w:t>and</w:t>
      </w:r>
      <w:r>
        <w:rPr>
          <w:spacing w:val="-6"/>
          <w:sz w:val="24"/>
        </w:rPr>
        <w:t xml:space="preserve"> </w:t>
      </w:r>
      <w:r>
        <w:rPr>
          <w:sz w:val="24"/>
        </w:rPr>
        <w:t>the</w:t>
      </w:r>
      <w:r>
        <w:rPr>
          <w:spacing w:val="-7"/>
          <w:sz w:val="24"/>
        </w:rPr>
        <w:t xml:space="preserve"> </w:t>
      </w:r>
      <w:hyperlink r:id="rId55">
        <w:r>
          <w:rPr>
            <w:color w:val="0000FF"/>
            <w:sz w:val="24"/>
          </w:rPr>
          <w:t>Switchboard</w:t>
        </w:r>
        <w:r>
          <w:rPr>
            <w:color w:val="0000FF"/>
            <w:spacing w:val="-6"/>
            <w:sz w:val="24"/>
          </w:rPr>
          <w:t xml:space="preserve"> </w:t>
        </w:r>
        <w:r>
          <w:rPr>
            <w:color w:val="0000FF"/>
            <w:sz w:val="24"/>
          </w:rPr>
          <w:t>Corpus</w:t>
        </w:r>
      </w:hyperlink>
      <w:r>
        <w:rPr>
          <w:sz w:val="24"/>
        </w:rPr>
        <w:t>.</w:t>
      </w:r>
      <w:r>
        <w:rPr>
          <w:spacing w:val="14"/>
          <w:sz w:val="24"/>
        </w:rPr>
        <w:t xml:space="preserve"> </w:t>
      </w:r>
      <w:r>
        <w:rPr>
          <w:sz w:val="24"/>
        </w:rPr>
        <w:t>The</w:t>
      </w:r>
      <w:r>
        <w:rPr>
          <w:spacing w:val="-6"/>
          <w:sz w:val="24"/>
        </w:rPr>
        <w:t xml:space="preserve"> </w:t>
      </w:r>
      <w:r>
        <w:rPr>
          <w:sz w:val="24"/>
        </w:rPr>
        <w:t>Open</w:t>
      </w:r>
      <w:r>
        <w:rPr>
          <w:spacing w:val="-6"/>
          <w:sz w:val="24"/>
        </w:rPr>
        <w:t xml:space="preserve"> </w:t>
      </w:r>
      <w:r>
        <w:rPr>
          <w:sz w:val="24"/>
        </w:rPr>
        <w:t>American</w:t>
      </w:r>
      <w:r>
        <w:rPr>
          <w:spacing w:val="-6"/>
          <w:sz w:val="24"/>
        </w:rPr>
        <w:t xml:space="preserve"> </w:t>
      </w:r>
      <w:r>
        <w:rPr>
          <w:sz w:val="24"/>
        </w:rPr>
        <w:t>National</w:t>
      </w:r>
      <w:r>
        <w:rPr>
          <w:spacing w:val="-5"/>
          <w:sz w:val="24"/>
        </w:rPr>
        <w:t xml:space="preserve"> </w:t>
      </w:r>
      <w:r>
        <w:rPr>
          <w:sz w:val="24"/>
        </w:rPr>
        <w:t>Corpus</w:t>
      </w:r>
      <w:r>
        <w:rPr>
          <w:spacing w:val="-6"/>
          <w:sz w:val="24"/>
        </w:rPr>
        <w:t xml:space="preserve"> </w:t>
      </w:r>
      <w:r>
        <w:rPr>
          <w:sz w:val="24"/>
        </w:rPr>
        <w:t>can</w:t>
      </w:r>
      <w:r>
        <w:rPr>
          <w:spacing w:val="-6"/>
          <w:sz w:val="24"/>
        </w:rPr>
        <w:t xml:space="preserve"> </w:t>
      </w:r>
      <w:r>
        <w:rPr>
          <w:sz w:val="24"/>
        </w:rPr>
        <w:t>be</w:t>
      </w:r>
      <w:r>
        <w:rPr>
          <w:spacing w:val="-6"/>
          <w:sz w:val="24"/>
        </w:rPr>
        <w:t xml:space="preserve"> </w:t>
      </w:r>
      <w:r>
        <w:rPr>
          <w:sz w:val="24"/>
        </w:rPr>
        <w:t>obtained for free at</w:t>
      </w:r>
      <w:r>
        <w:rPr>
          <w:spacing w:val="-1"/>
          <w:sz w:val="24"/>
        </w:rPr>
        <w:t xml:space="preserve"> </w:t>
      </w:r>
      <w:hyperlink r:id="rId56">
        <w:r>
          <w:rPr>
            <w:rFonts w:ascii="Linux Libertine Mono" w:hAnsi="Linux Libertine Mono"/>
            <w:color w:val="0000FF"/>
            <w:sz w:val="20"/>
          </w:rPr>
          <w:t>http://www.anc.org/</w:t>
        </w:r>
      </w:hyperlink>
      <w:r>
        <w:rPr>
          <w:sz w:val="24"/>
        </w:rPr>
        <w:t>.</w:t>
      </w:r>
    </w:p>
    <w:p w:rsidR="00DD7756" w:rsidRDefault="00AD1397">
      <w:pPr>
        <w:pStyle w:val="BodyText"/>
        <w:spacing w:line="420" w:lineRule="auto"/>
        <w:ind w:left="120" w:right="533" w:firstLine="358"/>
        <w:jc w:val="both"/>
      </w:pPr>
      <w:r>
        <w:t>The data for Nuuchahnulth come from a documentary corpus compiled by Toshihide Nakayama and published in Little (</w:t>
      </w:r>
      <w:hyperlink w:anchor="_bookmark403" w:history="1">
        <w:r>
          <w:rPr>
            <w:color w:val="007FFF"/>
          </w:rPr>
          <w:t>2003</w:t>
        </w:r>
      </w:hyperlink>
      <w:r>
        <w:t>) and Louie (</w:t>
      </w:r>
      <w:hyperlink w:anchor="_bookmark406" w:history="1">
        <w:r>
          <w:rPr>
            <w:color w:val="007FFF"/>
          </w:rPr>
          <w:t>2003</w:t>
        </w:r>
      </w:hyperlink>
      <w:r>
        <w:t>). The corpus consists of 24 texts by two speakers (Caroline Little and George Louie), containing 2,081 utterances and 8,366 tokens.</w:t>
      </w:r>
      <w:r>
        <w:rPr>
          <w:spacing w:val="9"/>
        </w:rPr>
        <w:t xml:space="preserve"> </w:t>
      </w:r>
      <w:r>
        <w:t>The</w:t>
      </w:r>
      <w:r>
        <w:rPr>
          <w:spacing w:val="-14"/>
        </w:rPr>
        <w:t xml:space="preserve"> </w:t>
      </w:r>
      <w:r>
        <w:t>texts</w:t>
      </w:r>
      <w:r>
        <w:rPr>
          <w:spacing w:val="-15"/>
        </w:rPr>
        <w:t xml:space="preserve"> </w:t>
      </w:r>
      <w:r>
        <w:t>are</w:t>
      </w:r>
      <w:r>
        <w:rPr>
          <w:spacing w:val="-14"/>
        </w:rPr>
        <w:t xml:space="preserve"> </w:t>
      </w:r>
      <w:r>
        <w:t>personal</w:t>
      </w:r>
      <w:r>
        <w:rPr>
          <w:spacing w:val="-14"/>
        </w:rPr>
        <w:t xml:space="preserve"> </w:t>
      </w:r>
      <w:r>
        <w:t>narratives,</w:t>
      </w:r>
      <w:r>
        <w:rPr>
          <w:spacing w:val="-12"/>
        </w:rPr>
        <w:t xml:space="preserve"> </w:t>
      </w:r>
      <w:r>
        <w:t>traditional</w:t>
      </w:r>
      <w:r>
        <w:rPr>
          <w:spacing w:val="-14"/>
        </w:rPr>
        <w:t xml:space="preserve"> </w:t>
      </w:r>
      <w:r>
        <w:t>stories,</w:t>
      </w:r>
      <w:r>
        <w:rPr>
          <w:spacing w:val="-12"/>
        </w:rPr>
        <w:t xml:space="preserve"> </w:t>
      </w:r>
      <w:r>
        <w:t>and</w:t>
      </w:r>
      <w:r>
        <w:rPr>
          <w:spacing w:val="-13"/>
        </w:rPr>
        <w:t xml:space="preserve"> </w:t>
      </w:r>
      <w:r>
        <w:t>procedural</w:t>
      </w:r>
      <w:r>
        <w:rPr>
          <w:spacing w:val="-14"/>
        </w:rPr>
        <w:t xml:space="preserve"> </w:t>
      </w:r>
      <w:r>
        <w:t>texts.</w:t>
      </w:r>
      <w:r>
        <w:rPr>
          <w:spacing w:val="9"/>
        </w:rPr>
        <w:t xml:space="preserve"> </w:t>
      </w:r>
      <w:r>
        <w:t>I</w:t>
      </w:r>
      <w:r>
        <w:rPr>
          <w:spacing w:val="-13"/>
        </w:rPr>
        <w:t xml:space="preserve"> </w:t>
      </w:r>
      <w:r>
        <w:t xml:space="preserve">manually retyped the corpus in </w:t>
      </w:r>
      <w:hyperlink r:id="rId57">
        <w:r>
          <w:rPr>
            <w:color w:val="0000FF"/>
          </w:rPr>
          <w:t xml:space="preserve">scription </w:t>
        </w:r>
      </w:hyperlink>
      <w:r>
        <w:t xml:space="preserve">format (Hieber </w:t>
      </w:r>
      <w:hyperlink w:anchor="_bookmark373" w:history="1">
        <w:r>
          <w:rPr>
            <w:color w:val="007FFF"/>
          </w:rPr>
          <w:t>2021a</w:t>
        </w:r>
      </w:hyperlink>
      <w:r>
        <w:t>), which is a simple way of formatting interlinear texts so as to make them computationally parsable.</w:t>
      </w:r>
      <w:r>
        <w:rPr>
          <w:spacing w:val="16"/>
        </w:rPr>
        <w:t xml:space="preserve"> </w:t>
      </w:r>
      <w:r>
        <w:t>I then converted the corpus</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bookmarkStart w:id="199" w:name="_bookmark153"/>
      <w:bookmarkEnd w:id="199"/>
      <w:r>
        <w:lastRenderedPageBreak/>
        <w:t>to</w:t>
      </w:r>
      <w:r>
        <w:rPr>
          <w:spacing w:val="-9"/>
        </w:rPr>
        <w:t xml:space="preserve"> </w:t>
      </w:r>
      <w:r>
        <w:t>the</w:t>
      </w:r>
      <w:r>
        <w:rPr>
          <w:spacing w:val="-8"/>
        </w:rPr>
        <w:t xml:space="preserve"> </w:t>
      </w:r>
      <w:r>
        <w:t>Data</w:t>
      </w:r>
      <w:r>
        <w:rPr>
          <w:spacing w:val="-7"/>
        </w:rPr>
        <w:t xml:space="preserve"> </w:t>
      </w:r>
      <w:r>
        <w:t>Format</w:t>
      </w:r>
      <w:r>
        <w:rPr>
          <w:spacing w:val="-8"/>
        </w:rPr>
        <w:t xml:space="preserve"> </w:t>
      </w:r>
      <w:r>
        <w:t>for</w:t>
      </w:r>
      <w:r>
        <w:rPr>
          <w:spacing w:val="-8"/>
        </w:rPr>
        <w:t xml:space="preserve"> </w:t>
      </w:r>
      <w:r>
        <w:t>Digital</w:t>
      </w:r>
      <w:r>
        <w:rPr>
          <w:spacing w:val="-8"/>
        </w:rPr>
        <w:t xml:space="preserve"> </w:t>
      </w:r>
      <w:r>
        <w:t>Linguistics</w:t>
      </w:r>
      <w:r>
        <w:rPr>
          <w:spacing w:val="-8"/>
        </w:rPr>
        <w:t xml:space="preserve"> </w:t>
      </w:r>
      <w:r>
        <w:t>(DaFoDiL)</w:t>
      </w:r>
      <w:r>
        <w:rPr>
          <w:spacing w:val="-8"/>
        </w:rPr>
        <w:t xml:space="preserve"> </w:t>
      </w:r>
      <w:r>
        <w:t>(Hieber</w:t>
      </w:r>
      <w:r>
        <w:rPr>
          <w:spacing w:val="-10"/>
        </w:rPr>
        <w:t xml:space="preserve"> </w:t>
      </w:r>
      <w:hyperlink w:anchor="_bookmark374" w:history="1">
        <w:r>
          <w:rPr>
            <w:color w:val="007FFF"/>
          </w:rPr>
          <w:t>2021b</w:t>
        </w:r>
      </w:hyperlink>
      <w:r>
        <w:t>),</w:t>
      </w:r>
      <w:r>
        <w:rPr>
          <w:spacing w:val="-7"/>
        </w:rPr>
        <w:t xml:space="preserve"> </w:t>
      </w:r>
      <w:r>
        <w:t>which</w:t>
      </w:r>
      <w:r>
        <w:rPr>
          <w:spacing w:val="-8"/>
        </w:rPr>
        <w:t xml:space="preserve"> </w:t>
      </w:r>
      <w:r>
        <w:t>is</w:t>
      </w:r>
      <w:r>
        <w:rPr>
          <w:spacing w:val="-8"/>
        </w:rPr>
        <w:t xml:space="preserve"> </w:t>
      </w:r>
      <w:r>
        <w:t>a</w:t>
      </w:r>
      <w:r>
        <w:rPr>
          <w:spacing w:val="-8"/>
        </w:rPr>
        <w:t xml:space="preserve"> </w:t>
      </w:r>
      <w:r>
        <w:t>way</w:t>
      </w:r>
      <w:r>
        <w:rPr>
          <w:spacing w:val="-8"/>
        </w:rPr>
        <w:t xml:space="preserve"> </w:t>
      </w:r>
      <w:r>
        <w:t>of</w:t>
      </w:r>
      <w:r>
        <w:rPr>
          <w:spacing w:val="-7"/>
        </w:rPr>
        <w:t xml:space="preserve"> </w:t>
      </w:r>
      <w:r>
        <w:t xml:space="preserve">repre- senting interlinearized data in JSON, allowing programmers to easily and programmatically work with linguistic data. The resulting corpus is available in both formats on GitHub at </w:t>
      </w:r>
      <w:hyperlink r:id="rId58">
        <w:r>
          <w:rPr>
            <w:rFonts w:ascii="Linux Libertine Mono"/>
            <w:color w:val="0000FF"/>
            <w:sz w:val="20"/>
          </w:rPr>
          <w:t>https://github.com/dwhieb/Nuuchahnulth</w:t>
        </w:r>
      </w:hyperlink>
      <w:r>
        <w:t>.</w:t>
      </w:r>
    </w:p>
    <w:p w:rsidR="00DD7756" w:rsidRDefault="00AD1397">
      <w:pPr>
        <w:pStyle w:val="BodyText"/>
        <w:spacing w:line="415" w:lineRule="auto"/>
        <w:ind w:left="120" w:right="533" w:firstLine="358"/>
        <w:jc w:val="both"/>
      </w:pPr>
      <w:r>
        <w:t>The sheer size of the Open American National Corpus—even when considering just the smaller, spoken portion of 3.2 million tokens—made it practically impossible to tag every</w:t>
      </w:r>
      <w:r>
        <w:rPr>
          <w:spacing w:val="-43"/>
        </w:rPr>
        <w:t xml:space="preserve"> </w:t>
      </w:r>
      <w:r>
        <w:t>to- ken in the corpus for its discourse function for the time being. At the opposite end of the spectrum, the Nuuchahnulth corpus is small enough (</w:t>
      </w:r>
      <w:r>
        <w:rPr>
          <w:rFonts w:ascii="DejaVu Serif Condensed" w:hAnsi="DejaVu Serif Condensed"/>
          <w:i/>
        </w:rPr>
        <w:t>∼</w:t>
      </w:r>
      <w:r>
        <w:t>8,300 tokens) that it was possible to tag every single lexical token in the corpus. Given this size disparity, it was important to sample</w:t>
      </w:r>
      <w:r>
        <w:rPr>
          <w:spacing w:val="-13"/>
        </w:rPr>
        <w:t xml:space="preserve"> </w:t>
      </w:r>
      <w:r>
        <w:t>lexical</w:t>
      </w:r>
      <w:r>
        <w:rPr>
          <w:spacing w:val="-13"/>
        </w:rPr>
        <w:t xml:space="preserve"> </w:t>
      </w:r>
      <w:r>
        <w:t>items</w:t>
      </w:r>
      <w:r>
        <w:rPr>
          <w:spacing w:val="-12"/>
        </w:rPr>
        <w:t xml:space="preserve"> </w:t>
      </w:r>
      <w:r>
        <w:t>from</w:t>
      </w:r>
      <w:r>
        <w:rPr>
          <w:spacing w:val="-13"/>
        </w:rPr>
        <w:t xml:space="preserve"> </w:t>
      </w:r>
      <w:r>
        <w:t>each</w:t>
      </w:r>
      <w:r>
        <w:rPr>
          <w:spacing w:val="-12"/>
        </w:rPr>
        <w:t xml:space="preserve"> </w:t>
      </w:r>
      <w:r>
        <w:t>corpus</w:t>
      </w:r>
      <w:r>
        <w:rPr>
          <w:spacing w:val="-13"/>
        </w:rPr>
        <w:t xml:space="preserve"> </w:t>
      </w:r>
      <w:r>
        <w:t>in</w:t>
      </w:r>
      <w:r>
        <w:rPr>
          <w:spacing w:val="-13"/>
        </w:rPr>
        <w:t xml:space="preserve"> </w:t>
      </w:r>
      <w:r>
        <w:t>such</w:t>
      </w:r>
      <w:r>
        <w:rPr>
          <w:spacing w:val="-12"/>
        </w:rPr>
        <w:t xml:space="preserve"> </w:t>
      </w:r>
      <w:r>
        <w:t>a</w:t>
      </w:r>
      <w:r>
        <w:rPr>
          <w:spacing w:val="-13"/>
        </w:rPr>
        <w:t xml:space="preserve"> </w:t>
      </w:r>
      <w:r>
        <w:t>way</w:t>
      </w:r>
      <w:r>
        <w:rPr>
          <w:spacing w:val="-13"/>
        </w:rPr>
        <w:t xml:space="preserve"> </w:t>
      </w:r>
      <w:r>
        <w:t>as</w:t>
      </w:r>
      <w:r>
        <w:rPr>
          <w:spacing w:val="-12"/>
        </w:rPr>
        <w:t xml:space="preserve"> </w:t>
      </w:r>
      <w:r>
        <w:t>to</w:t>
      </w:r>
      <w:r>
        <w:rPr>
          <w:spacing w:val="-13"/>
        </w:rPr>
        <w:t xml:space="preserve"> </w:t>
      </w:r>
      <w:r>
        <w:t>make</w:t>
      </w:r>
      <w:r>
        <w:rPr>
          <w:spacing w:val="-12"/>
        </w:rPr>
        <w:t xml:space="preserve"> </w:t>
      </w:r>
      <w:r>
        <w:t>them</w:t>
      </w:r>
      <w:r>
        <w:rPr>
          <w:spacing w:val="-13"/>
        </w:rPr>
        <w:t xml:space="preserve"> </w:t>
      </w:r>
      <w:r>
        <w:t>reasonably</w:t>
      </w:r>
      <w:r>
        <w:rPr>
          <w:spacing w:val="-13"/>
        </w:rPr>
        <w:t xml:space="preserve"> </w:t>
      </w:r>
      <w:r>
        <w:t>comparable. I did this by extracting two kinds of samples from each corpus: 1) a 100-item sample of lex- emes</w:t>
      </w:r>
      <w:r>
        <w:rPr>
          <w:spacing w:val="-10"/>
        </w:rPr>
        <w:t xml:space="preserve"> </w:t>
      </w:r>
      <w:r>
        <w:t>randomly</w:t>
      </w:r>
      <w:r>
        <w:rPr>
          <w:spacing w:val="-10"/>
        </w:rPr>
        <w:t xml:space="preserve"> </w:t>
      </w:r>
      <w:r>
        <w:t>selected</w:t>
      </w:r>
      <w:r>
        <w:rPr>
          <w:spacing w:val="-10"/>
        </w:rPr>
        <w:t xml:space="preserve"> </w:t>
      </w:r>
      <w:r>
        <w:t>from</w:t>
      </w:r>
      <w:r>
        <w:rPr>
          <w:spacing w:val="-9"/>
        </w:rPr>
        <w:t xml:space="preserve"> </w:t>
      </w:r>
      <w:r>
        <w:t>different</w:t>
      </w:r>
      <w:r>
        <w:rPr>
          <w:spacing w:val="-10"/>
        </w:rPr>
        <w:t xml:space="preserve"> </w:t>
      </w:r>
      <w:r>
        <w:t>frequency</w:t>
      </w:r>
      <w:r>
        <w:rPr>
          <w:spacing w:val="-10"/>
        </w:rPr>
        <w:t xml:space="preserve"> </w:t>
      </w:r>
      <w:r>
        <w:t>bins,</w:t>
      </w:r>
      <w:r>
        <w:rPr>
          <w:spacing w:val="-7"/>
        </w:rPr>
        <w:t xml:space="preserve"> </w:t>
      </w:r>
      <w:r>
        <w:t>and</w:t>
      </w:r>
      <w:r>
        <w:rPr>
          <w:spacing w:val="-10"/>
        </w:rPr>
        <w:t xml:space="preserve"> </w:t>
      </w:r>
      <w:r>
        <w:t>2)</w:t>
      </w:r>
      <w:r>
        <w:rPr>
          <w:spacing w:val="-10"/>
        </w:rPr>
        <w:t xml:space="preserve"> </w:t>
      </w:r>
      <w:r>
        <w:t>a</w:t>
      </w:r>
      <w:r>
        <w:rPr>
          <w:spacing w:val="-9"/>
        </w:rPr>
        <w:t xml:space="preserve"> </w:t>
      </w:r>
      <w:r>
        <w:t>small</w:t>
      </w:r>
      <w:r>
        <w:rPr>
          <w:spacing w:val="-9"/>
        </w:rPr>
        <w:t xml:space="preserve"> </w:t>
      </w:r>
      <w:r>
        <w:t>corpus</w:t>
      </w:r>
      <w:r>
        <w:rPr>
          <w:spacing w:val="-10"/>
        </w:rPr>
        <w:t xml:space="preserve"> </w:t>
      </w:r>
      <w:r>
        <w:t>sample</w:t>
      </w:r>
      <w:r>
        <w:rPr>
          <w:spacing w:val="-10"/>
        </w:rPr>
        <w:t xml:space="preserve"> </w:t>
      </w:r>
      <w:r>
        <w:t>(</w:t>
      </w:r>
      <w:r>
        <w:rPr>
          <w:rFonts w:ascii="Bookman Old Style" w:hAnsi="Bookman Old Style"/>
          <w:i/>
        </w:rPr>
        <w:t>&lt;</w:t>
      </w:r>
      <w:r>
        <w:t>10,000 tokens) for which all lexical items in the sample were</w:t>
      </w:r>
      <w:r>
        <w:rPr>
          <w:spacing w:val="-15"/>
        </w:rPr>
        <w:t xml:space="preserve"> </w:t>
      </w:r>
      <w:r>
        <w:t>annotated.</w:t>
      </w:r>
    </w:p>
    <w:p w:rsidR="00DD7756" w:rsidRDefault="00AD1397">
      <w:pPr>
        <w:pStyle w:val="BodyText"/>
        <w:spacing w:before="11" w:line="420" w:lineRule="auto"/>
        <w:ind w:left="119" w:right="533" w:firstLine="358"/>
        <w:jc w:val="both"/>
      </w:pPr>
      <w:r>
        <w:rPr>
          <w:spacing w:val="-8"/>
        </w:rPr>
        <w:t xml:space="preserve">To </w:t>
      </w:r>
      <w:r>
        <w:t xml:space="preserve">create the 100-item samples, I first </w:t>
      </w:r>
      <w:r>
        <w:rPr>
          <w:i/>
        </w:rPr>
        <w:t xml:space="preserve">lemmatized </w:t>
      </w:r>
      <w:r>
        <w:t xml:space="preserve">each corpus.  For every lexical to-  ken in the corpus, I programmatically determined the lemma associated with that partic- ular wordform. For example, the English wordforms </w:t>
      </w:r>
      <w:r>
        <w:rPr>
          <w:i/>
        </w:rPr>
        <w:t xml:space="preserve">knows </w:t>
      </w:r>
      <w:r>
        <w:t xml:space="preserve">and </w:t>
      </w:r>
      <w:r>
        <w:rPr>
          <w:i/>
        </w:rPr>
        <w:t xml:space="preserve">knew </w:t>
      </w:r>
      <w:r>
        <w:t xml:space="preserve">are associated with the lemma </w:t>
      </w:r>
      <w:r>
        <w:rPr>
          <w:i/>
        </w:rPr>
        <w:t>know</w:t>
      </w:r>
      <w:r>
        <w:t xml:space="preserve">. For English, lemmatization was accomplished with the </w:t>
      </w:r>
      <w:hyperlink r:id="rId59">
        <w:r>
          <w:rPr>
            <w:color w:val="0000FF"/>
          </w:rPr>
          <w:t>Natural Language</w:t>
        </w:r>
      </w:hyperlink>
      <w:r>
        <w:rPr>
          <w:color w:val="0000FF"/>
        </w:rPr>
        <w:t xml:space="preserve"> </w:t>
      </w:r>
      <w:hyperlink r:id="rId60">
        <w:r>
          <w:rPr>
            <w:color w:val="0000FF"/>
          </w:rPr>
          <w:t xml:space="preserve">Toolkit </w:t>
        </w:r>
      </w:hyperlink>
      <w:r>
        <w:t xml:space="preserve">for Python (Bird, Klein &amp; Loper </w:t>
      </w:r>
      <w:hyperlink w:anchor="_bookmark259" w:history="1">
        <w:r>
          <w:rPr>
            <w:color w:val="007FFF"/>
          </w:rPr>
          <w:t>2009</w:t>
        </w:r>
      </w:hyperlink>
      <w:r>
        <w:t xml:space="preserve">), using the </w:t>
      </w:r>
      <w:r>
        <w:rPr>
          <w:spacing w:val="-3"/>
        </w:rPr>
        <w:t xml:space="preserve">Wordnet </w:t>
      </w:r>
      <w:r>
        <w:t xml:space="preserve">lemmatizer. The OANC includes Penn tags for parts of speech, so I was able to use those part-of-speech tags with </w:t>
      </w:r>
      <w:r>
        <w:rPr>
          <w:spacing w:val="-3"/>
        </w:rPr>
        <w:t xml:space="preserve">Wordnet’s </w:t>
      </w:r>
      <w:r>
        <w:rPr>
          <w:rFonts w:ascii="Linux Libertine Mono" w:hAnsi="Linux Libertine Mono"/>
          <w:sz w:val="20"/>
        </w:rPr>
        <w:t xml:space="preserve">lemmatize() </w:t>
      </w:r>
      <w:r>
        <w:t>method to improve lemmatization. For Nuuchahnulth, lemmati- zation simply involved programmatically stripping away the inflectional morphology from each token, leaving just the stem. For example, token in (</w:t>
      </w:r>
      <w:hyperlink w:anchor="_bookmark154" w:history="1">
        <w:r>
          <w:rPr>
            <w:color w:val="007FFF"/>
          </w:rPr>
          <w:t>31</w:t>
        </w:r>
      </w:hyperlink>
      <w:r>
        <w:t>) is lemmatized as an instance  of</w:t>
      </w:r>
      <w:r>
        <w:rPr>
          <w:spacing w:val="-9"/>
        </w:rPr>
        <w:t xml:space="preserve"> </w:t>
      </w:r>
      <w:r>
        <w:t>the</w:t>
      </w:r>
      <w:r>
        <w:rPr>
          <w:spacing w:val="-8"/>
        </w:rPr>
        <w:t xml:space="preserve"> </w:t>
      </w:r>
      <w:r>
        <w:t>stem</w:t>
      </w:r>
      <w:r>
        <w:rPr>
          <w:spacing w:val="-8"/>
        </w:rPr>
        <w:t xml:space="preserve"> </w:t>
      </w:r>
      <w:r>
        <w:rPr>
          <w:i/>
        </w:rPr>
        <w:t>ʔam‑umɬ‑</w:t>
      </w:r>
      <w:r>
        <w:rPr>
          <w:i/>
          <w:spacing w:val="-3"/>
        </w:rPr>
        <w:t xml:space="preserve"> </w:t>
      </w:r>
      <w:r>
        <w:t>‘first‑be.born’.</w:t>
      </w:r>
      <w:r>
        <w:rPr>
          <w:spacing w:val="12"/>
        </w:rPr>
        <w:t xml:space="preserve"> </w:t>
      </w:r>
      <w:r>
        <w:t>Since</w:t>
      </w:r>
      <w:r>
        <w:rPr>
          <w:spacing w:val="-8"/>
        </w:rPr>
        <w:t xml:space="preserve"> </w:t>
      </w:r>
      <w:r>
        <w:t>the</w:t>
      </w:r>
      <w:r>
        <w:rPr>
          <w:spacing w:val="-8"/>
        </w:rPr>
        <w:t xml:space="preserve"> </w:t>
      </w:r>
      <w:r>
        <w:t>entire</w:t>
      </w:r>
      <w:r>
        <w:rPr>
          <w:spacing w:val="-8"/>
        </w:rPr>
        <w:t xml:space="preserve"> </w:t>
      </w:r>
      <w:r>
        <w:t>Nuuchahnulth</w:t>
      </w:r>
      <w:r>
        <w:rPr>
          <w:spacing w:val="-8"/>
        </w:rPr>
        <w:t xml:space="preserve"> </w:t>
      </w:r>
      <w:r>
        <w:t>corpus</w:t>
      </w:r>
      <w:r>
        <w:rPr>
          <w:spacing w:val="-8"/>
        </w:rPr>
        <w:t xml:space="preserve"> </w:t>
      </w:r>
      <w:r>
        <w:t>is</w:t>
      </w:r>
      <w:r>
        <w:rPr>
          <w:spacing w:val="-8"/>
        </w:rPr>
        <w:t xml:space="preserve"> </w:t>
      </w:r>
      <w:r>
        <w:t xml:space="preserve">interlinearized with glosses and stored in DLx JSON format (Hieber </w:t>
      </w:r>
      <w:hyperlink w:anchor="_bookmark374" w:history="1">
        <w:r>
          <w:rPr>
            <w:color w:val="007FFF"/>
          </w:rPr>
          <w:t>2021b</w:t>
        </w:r>
      </w:hyperlink>
      <w:r>
        <w:t>), this was accomplished with a simple Node (JavaScript)</w:t>
      </w:r>
      <w:r>
        <w:rPr>
          <w:spacing w:val="-3"/>
        </w:rPr>
        <w:t xml:space="preserve"> </w:t>
      </w:r>
      <w:r>
        <w:t>script.</w:t>
      </w:r>
    </w:p>
    <w:p w:rsidR="00DD7756" w:rsidRDefault="00AD1397">
      <w:pPr>
        <w:pStyle w:val="ListParagraph"/>
        <w:numPr>
          <w:ilvl w:val="0"/>
          <w:numId w:val="12"/>
        </w:numPr>
        <w:tabs>
          <w:tab w:val="left" w:pos="835"/>
        </w:tabs>
        <w:spacing w:before="91"/>
        <w:ind w:left="834" w:hanging="604"/>
        <w:jc w:val="both"/>
        <w:rPr>
          <w:sz w:val="24"/>
        </w:rPr>
      </w:pPr>
      <w:bookmarkStart w:id="200" w:name="_bookmark154"/>
      <w:bookmarkEnd w:id="200"/>
      <w:r>
        <w:rPr>
          <w:sz w:val="24"/>
          <w:u w:val="single"/>
        </w:rPr>
        <w:t>Nuuchahnulth (Wakashan &gt; Southern</w:t>
      </w:r>
      <w:r>
        <w:rPr>
          <w:spacing w:val="-7"/>
          <w:sz w:val="24"/>
          <w:u w:val="single"/>
        </w:rPr>
        <w:t xml:space="preserve"> </w:t>
      </w:r>
      <w:r>
        <w:rPr>
          <w:sz w:val="24"/>
          <w:u w:val="single"/>
        </w:rPr>
        <w:t>Wakashan)</w:t>
      </w:r>
    </w:p>
    <w:p w:rsidR="00DD7756" w:rsidRDefault="00DD7756">
      <w:pPr>
        <w:jc w:val="both"/>
        <w:rPr>
          <w:sz w:val="24"/>
        </w:rPr>
        <w:sectPr w:rsidR="00DD7756">
          <w:pgSz w:w="12240" w:h="15840"/>
          <w:pgMar w:top="1380" w:right="900" w:bottom="1040" w:left="1680" w:header="0" w:footer="856" w:gutter="0"/>
          <w:cols w:space="720"/>
        </w:sectPr>
      </w:pPr>
    </w:p>
    <w:p w:rsidR="00DD7756" w:rsidRDefault="00AD1397">
      <w:pPr>
        <w:pStyle w:val="BodyText"/>
        <w:spacing w:before="84" w:line="254" w:lineRule="auto"/>
        <w:ind w:left="834" w:right="6065"/>
      </w:pPr>
      <w:bookmarkStart w:id="201" w:name="_bookmark155"/>
      <w:bookmarkEnd w:id="201"/>
      <w:r>
        <w:lastRenderedPageBreak/>
        <w:t>ʔaamumɬʔaƛquu ʔam‑umɬ‑ʼaƛ‑quː first‑be.born‑fin‑cond when.first.born</w:t>
      </w:r>
    </w:p>
    <w:p w:rsidR="00DD7756" w:rsidRDefault="00AD1397">
      <w:pPr>
        <w:tabs>
          <w:tab w:val="left" w:pos="7085"/>
        </w:tabs>
        <w:spacing w:before="29"/>
        <w:ind w:left="834"/>
        <w:rPr>
          <w:sz w:val="20"/>
        </w:rPr>
      </w:pPr>
      <w:r>
        <w:rPr>
          <w:sz w:val="24"/>
        </w:rPr>
        <w:t>‘when [a baby]</w:t>
      </w:r>
      <w:r>
        <w:rPr>
          <w:spacing w:val="-10"/>
          <w:sz w:val="24"/>
        </w:rPr>
        <w:t xml:space="preserve"> </w:t>
      </w:r>
      <w:r>
        <w:rPr>
          <w:sz w:val="24"/>
        </w:rPr>
        <w:t>was</w:t>
      </w:r>
      <w:r>
        <w:rPr>
          <w:spacing w:val="-3"/>
          <w:sz w:val="24"/>
        </w:rPr>
        <w:t xml:space="preserve"> </w:t>
      </w:r>
      <w:r>
        <w:rPr>
          <w:sz w:val="24"/>
        </w:rPr>
        <w:t>born’</w:t>
      </w:r>
      <w:r>
        <w:rPr>
          <w:sz w:val="24"/>
        </w:rPr>
        <w:tab/>
      </w:r>
      <w:r>
        <w:rPr>
          <w:sz w:val="20"/>
        </w:rPr>
        <w:t xml:space="preserve">(Little </w:t>
      </w:r>
      <w:hyperlink w:anchor="_bookmark403" w:history="1">
        <w:r>
          <w:rPr>
            <w:color w:val="007FFF"/>
            <w:sz w:val="20"/>
          </w:rPr>
          <w:t>2003</w:t>
        </w:r>
      </w:hyperlink>
      <w:r>
        <w:rPr>
          <w:sz w:val="20"/>
        </w:rPr>
        <w:t>: Afterbirth</w:t>
      </w:r>
      <w:r>
        <w:rPr>
          <w:spacing w:val="10"/>
          <w:sz w:val="20"/>
        </w:rPr>
        <w:t xml:space="preserve"> </w:t>
      </w:r>
      <w:r>
        <w:rPr>
          <w:sz w:val="20"/>
        </w:rPr>
        <w:t>1)</w:t>
      </w:r>
    </w:p>
    <w:p w:rsidR="00DD7756" w:rsidRDefault="00DD7756">
      <w:pPr>
        <w:pStyle w:val="BodyText"/>
        <w:spacing w:before="4"/>
        <w:rPr>
          <w:sz w:val="35"/>
        </w:rPr>
      </w:pPr>
    </w:p>
    <w:p w:rsidR="00DD7756" w:rsidRDefault="00AD1397">
      <w:pPr>
        <w:pStyle w:val="BodyText"/>
        <w:spacing w:before="1" w:line="420" w:lineRule="auto"/>
        <w:ind w:left="120" w:right="532"/>
        <w:jc w:val="both"/>
      </w:pPr>
      <w:r>
        <w:t>It is important to mention that annotating the Nuuchahnulth corpus for discourse function would</w:t>
      </w:r>
      <w:r>
        <w:rPr>
          <w:spacing w:val="-13"/>
        </w:rPr>
        <w:t xml:space="preserve"> </w:t>
      </w:r>
      <w:r>
        <w:t>not</w:t>
      </w:r>
      <w:r>
        <w:rPr>
          <w:spacing w:val="-11"/>
        </w:rPr>
        <w:t xml:space="preserve"> </w:t>
      </w:r>
      <w:r>
        <w:t>have</w:t>
      </w:r>
      <w:r>
        <w:rPr>
          <w:spacing w:val="-12"/>
        </w:rPr>
        <w:t xml:space="preserve"> </w:t>
      </w:r>
      <w:r>
        <w:t>been</w:t>
      </w:r>
      <w:r>
        <w:rPr>
          <w:spacing w:val="-12"/>
        </w:rPr>
        <w:t xml:space="preserve"> </w:t>
      </w:r>
      <w:r>
        <w:t>practical</w:t>
      </w:r>
      <w:r>
        <w:rPr>
          <w:spacing w:val="-11"/>
        </w:rPr>
        <w:t xml:space="preserve"> </w:t>
      </w:r>
      <w:r>
        <w:t>without</w:t>
      </w:r>
      <w:r>
        <w:rPr>
          <w:spacing w:val="-11"/>
        </w:rPr>
        <w:t xml:space="preserve"> </w:t>
      </w:r>
      <w:r>
        <w:t>the</w:t>
      </w:r>
      <w:r>
        <w:rPr>
          <w:spacing w:val="-12"/>
        </w:rPr>
        <w:t xml:space="preserve"> </w:t>
      </w:r>
      <w:r>
        <w:t>detailed</w:t>
      </w:r>
      <w:r>
        <w:rPr>
          <w:spacing w:val="-11"/>
        </w:rPr>
        <w:t xml:space="preserve"> </w:t>
      </w:r>
      <w:r>
        <w:t>descriptive</w:t>
      </w:r>
      <w:r>
        <w:rPr>
          <w:spacing w:val="-12"/>
        </w:rPr>
        <w:t xml:space="preserve"> </w:t>
      </w:r>
      <w:r>
        <w:t>work</w:t>
      </w:r>
      <w:r>
        <w:rPr>
          <w:spacing w:val="-12"/>
        </w:rPr>
        <w:t xml:space="preserve"> </w:t>
      </w:r>
      <w:r>
        <w:t>of</w:t>
      </w:r>
      <w:r>
        <w:rPr>
          <w:spacing w:val="-11"/>
        </w:rPr>
        <w:t xml:space="preserve"> </w:t>
      </w:r>
      <w:r>
        <w:t>Toshihide</w:t>
      </w:r>
      <w:r>
        <w:rPr>
          <w:spacing w:val="-13"/>
        </w:rPr>
        <w:t xml:space="preserve"> </w:t>
      </w:r>
      <w:r>
        <w:t>Nakayama. The</w:t>
      </w:r>
      <w:r>
        <w:rPr>
          <w:spacing w:val="-19"/>
        </w:rPr>
        <w:t xml:space="preserve"> </w:t>
      </w:r>
      <w:r>
        <w:t>creation</w:t>
      </w:r>
      <w:r>
        <w:rPr>
          <w:spacing w:val="-19"/>
        </w:rPr>
        <w:t xml:space="preserve"> </w:t>
      </w:r>
      <w:r>
        <w:t>of</w:t>
      </w:r>
      <w:r>
        <w:rPr>
          <w:spacing w:val="-17"/>
        </w:rPr>
        <w:t xml:space="preserve"> </w:t>
      </w:r>
      <w:r>
        <w:t>text</w:t>
      </w:r>
      <w:r>
        <w:rPr>
          <w:spacing w:val="-19"/>
        </w:rPr>
        <w:t xml:space="preserve"> </w:t>
      </w:r>
      <w:r>
        <w:t>collections</w:t>
      </w:r>
      <w:r>
        <w:rPr>
          <w:spacing w:val="-18"/>
        </w:rPr>
        <w:t xml:space="preserve"> </w:t>
      </w:r>
      <w:r>
        <w:t>is</w:t>
      </w:r>
      <w:r>
        <w:rPr>
          <w:spacing w:val="-18"/>
        </w:rPr>
        <w:t xml:space="preserve"> </w:t>
      </w:r>
      <w:r>
        <w:t>often</w:t>
      </w:r>
      <w:r>
        <w:rPr>
          <w:spacing w:val="-19"/>
        </w:rPr>
        <w:t xml:space="preserve"> </w:t>
      </w:r>
      <w:r>
        <w:t>underappreciated</w:t>
      </w:r>
      <w:r>
        <w:rPr>
          <w:spacing w:val="-18"/>
        </w:rPr>
        <w:t xml:space="preserve"> </w:t>
      </w:r>
      <w:r>
        <w:t>as</w:t>
      </w:r>
      <w:r>
        <w:rPr>
          <w:spacing w:val="-18"/>
        </w:rPr>
        <w:t xml:space="preserve"> </w:t>
      </w:r>
      <w:r>
        <w:t>a</w:t>
      </w:r>
      <w:r>
        <w:rPr>
          <w:spacing w:val="-18"/>
        </w:rPr>
        <w:t xml:space="preserve"> </w:t>
      </w:r>
      <w:r>
        <w:t>worthwhile</w:t>
      </w:r>
      <w:r>
        <w:rPr>
          <w:spacing w:val="-19"/>
        </w:rPr>
        <w:t xml:space="preserve"> </w:t>
      </w:r>
      <w:r>
        <w:t>academic</w:t>
      </w:r>
      <w:r>
        <w:rPr>
          <w:spacing w:val="-18"/>
        </w:rPr>
        <w:t xml:space="preserve"> </w:t>
      </w:r>
      <w:r>
        <w:t>endeavor, but</w:t>
      </w:r>
      <w:r>
        <w:rPr>
          <w:spacing w:val="-21"/>
        </w:rPr>
        <w:t xml:space="preserve"> </w:t>
      </w:r>
      <w:r>
        <w:t>this</w:t>
      </w:r>
      <w:r>
        <w:rPr>
          <w:spacing w:val="-21"/>
        </w:rPr>
        <w:t xml:space="preserve"> </w:t>
      </w:r>
      <w:r>
        <w:t>process</w:t>
      </w:r>
      <w:r>
        <w:rPr>
          <w:spacing w:val="-21"/>
        </w:rPr>
        <w:t xml:space="preserve"> </w:t>
      </w:r>
      <w:r>
        <w:t>requires</w:t>
      </w:r>
      <w:r>
        <w:rPr>
          <w:spacing w:val="-21"/>
        </w:rPr>
        <w:t xml:space="preserve"> </w:t>
      </w:r>
      <w:r>
        <w:t>a</w:t>
      </w:r>
      <w:r>
        <w:rPr>
          <w:spacing w:val="-21"/>
        </w:rPr>
        <w:t xml:space="preserve"> </w:t>
      </w:r>
      <w:r>
        <w:t>high</w:t>
      </w:r>
      <w:r>
        <w:rPr>
          <w:spacing w:val="-21"/>
        </w:rPr>
        <w:t xml:space="preserve"> </w:t>
      </w:r>
      <w:r>
        <w:t>level</w:t>
      </w:r>
      <w:r>
        <w:rPr>
          <w:spacing w:val="-21"/>
        </w:rPr>
        <w:t xml:space="preserve"> </w:t>
      </w:r>
      <w:r>
        <w:t>of</w:t>
      </w:r>
      <w:r>
        <w:rPr>
          <w:spacing w:val="-20"/>
        </w:rPr>
        <w:t xml:space="preserve"> </w:t>
      </w:r>
      <w:r>
        <w:t>analytical</w:t>
      </w:r>
      <w:r>
        <w:rPr>
          <w:spacing w:val="-21"/>
        </w:rPr>
        <w:t xml:space="preserve"> </w:t>
      </w:r>
      <w:r>
        <w:t>skill</w:t>
      </w:r>
      <w:r>
        <w:rPr>
          <w:spacing w:val="-21"/>
        </w:rPr>
        <w:t xml:space="preserve"> </w:t>
      </w:r>
      <w:r>
        <w:t>and</w:t>
      </w:r>
      <w:r>
        <w:rPr>
          <w:spacing w:val="-21"/>
        </w:rPr>
        <w:t xml:space="preserve"> </w:t>
      </w:r>
      <w:r>
        <w:t>theory</w:t>
      </w:r>
      <w:r>
        <w:rPr>
          <w:spacing w:val="-21"/>
        </w:rPr>
        <w:t xml:space="preserve"> </w:t>
      </w:r>
      <w:r>
        <w:t>creation</w:t>
      </w:r>
      <w:r>
        <w:rPr>
          <w:spacing w:val="-21"/>
        </w:rPr>
        <w:t xml:space="preserve"> </w:t>
      </w:r>
      <w:r>
        <w:t>/</w:t>
      </w:r>
      <w:r>
        <w:rPr>
          <w:spacing w:val="-21"/>
        </w:rPr>
        <w:t xml:space="preserve"> </w:t>
      </w:r>
      <w:r>
        <w:t>testing.</w:t>
      </w:r>
      <w:r>
        <w:rPr>
          <w:spacing w:val="10"/>
        </w:rPr>
        <w:t xml:space="preserve"> </w:t>
      </w:r>
      <w:r>
        <w:rPr>
          <w:spacing w:val="-3"/>
        </w:rPr>
        <w:t xml:space="preserve">Moreover, </w:t>
      </w:r>
      <w:r>
        <w:t>this</w:t>
      </w:r>
      <w:r>
        <w:rPr>
          <w:spacing w:val="-20"/>
        </w:rPr>
        <w:t xml:space="preserve"> </w:t>
      </w:r>
      <w:r>
        <w:t>is</w:t>
      </w:r>
      <w:r>
        <w:rPr>
          <w:spacing w:val="-19"/>
        </w:rPr>
        <w:t xml:space="preserve"> </w:t>
      </w:r>
      <w:r>
        <w:t>the</w:t>
      </w:r>
      <w:r>
        <w:rPr>
          <w:spacing w:val="-19"/>
        </w:rPr>
        <w:t xml:space="preserve"> </w:t>
      </w:r>
      <w:r>
        <w:t>only</w:t>
      </w:r>
      <w:r>
        <w:rPr>
          <w:spacing w:val="-19"/>
        </w:rPr>
        <w:t xml:space="preserve"> </w:t>
      </w:r>
      <w:r>
        <w:t>way</w:t>
      </w:r>
      <w:r>
        <w:rPr>
          <w:spacing w:val="-19"/>
        </w:rPr>
        <w:t xml:space="preserve"> </w:t>
      </w:r>
      <w:r>
        <w:t>we</w:t>
      </w:r>
      <w:r>
        <w:rPr>
          <w:spacing w:val="-18"/>
        </w:rPr>
        <w:t xml:space="preserve"> </w:t>
      </w:r>
      <w:r>
        <w:t>gain</w:t>
      </w:r>
      <w:r>
        <w:rPr>
          <w:spacing w:val="-19"/>
        </w:rPr>
        <w:t xml:space="preserve"> </w:t>
      </w:r>
      <w:r>
        <w:t>new</w:t>
      </w:r>
      <w:r>
        <w:rPr>
          <w:spacing w:val="-19"/>
        </w:rPr>
        <w:t xml:space="preserve"> </w:t>
      </w:r>
      <w:r>
        <w:t>corpora</w:t>
      </w:r>
      <w:r>
        <w:rPr>
          <w:spacing w:val="-19"/>
        </w:rPr>
        <w:t xml:space="preserve"> </w:t>
      </w:r>
      <w:r>
        <w:t>of</w:t>
      </w:r>
      <w:r>
        <w:rPr>
          <w:spacing w:val="-19"/>
        </w:rPr>
        <w:t xml:space="preserve"> </w:t>
      </w:r>
      <w:r>
        <w:t>naturalistic</w:t>
      </w:r>
      <w:r>
        <w:rPr>
          <w:spacing w:val="-19"/>
        </w:rPr>
        <w:t xml:space="preserve"> </w:t>
      </w:r>
      <w:r>
        <w:t>discourse</w:t>
      </w:r>
      <w:r>
        <w:rPr>
          <w:spacing w:val="-18"/>
        </w:rPr>
        <w:t xml:space="preserve"> </w:t>
      </w:r>
      <w:r>
        <w:t>for</w:t>
      </w:r>
      <w:r>
        <w:rPr>
          <w:spacing w:val="-19"/>
        </w:rPr>
        <w:t xml:space="preserve"> </w:t>
      </w:r>
      <w:r>
        <w:t>minority</w:t>
      </w:r>
      <w:r>
        <w:rPr>
          <w:spacing w:val="-18"/>
        </w:rPr>
        <w:t xml:space="preserve"> </w:t>
      </w:r>
      <w:r>
        <w:t>languages.</w:t>
      </w:r>
      <w:r>
        <w:rPr>
          <w:spacing w:val="8"/>
        </w:rPr>
        <w:t xml:space="preserve"> </w:t>
      </w:r>
      <w:r>
        <w:t>The empirical and theoretical findings of this project would not have been possible without this important</w:t>
      </w:r>
      <w:r>
        <w:rPr>
          <w:spacing w:val="-2"/>
        </w:rPr>
        <w:t xml:space="preserve"> </w:t>
      </w:r>
      <w:r>
        <w:t>work.</w:t>
      </w:r>
    </w:p>
    <w:p w:rsidR="00DD7756" w:rsidRDefault="00AD1397">
      <w:pPr>
        <w:pStyle w:val="BodyText"/>
        <w:spacing w:line="417" w:lineRule="auto"/>
        <w:ind w:left="120" w:right="533" w:firstLine="358"/>
        <w:jc w:val="both"/>
      </w:pPr>
      <w:r>
        <w:t>After lemmatizing each corpus, I calculated the raw frequencies for each lexeme. I then grouped</w:t>
      </w:r>
      <w:r>
        <w:rPr>
          <w:spacing w:val="-8"/>
        </w:rPr>
        <w:t xml:space="preserve"> </w:t>
      </w:r>
      <w:r>
        <w:t>lexemes</w:t>
      </w:r>
      <w:r>
        <w:rPr>
          <w:spacing w:val="-8"/>
        </w:rPr>
        <w:t xml:space="preserve"> </w:t>
      </w:r>
      <w:r>
        <w:t>into</w:t>
      </w:r>
      <w:r>
        <w:rPr>
          <w:spacing w:val="-8"/>
        </w:rPr>
        <w:t xml:space="preserve"> </w:t>
      </w:r>
      <w:r>
        <w:t>100</w:t>
      </w:r>
      <w:r>
        <w:rPr>
          <w:spacing w:val="-7"/>
        </w:rPr>
        <w:t xml:space="preserve"> </w:t>
      </w:r>
      <w:r>
        <w:t>bins</w:t>
      </w:r>
      <w:r>
        <w:rPr>
          <w:spacing w:val="-8"/>
        </w:rPr>
        <w:t xml:space="preserve"> </w:t>
      </w:r>
      <w:r>
        <w:t>based</w:t>
      </w:r>
      <w:r>
        <w:rPr>
          <w:spacing w:val="-7"/>
        </w:rPr>
        <w:t xml:space="preserve"> </w:t>
      </w:r>
      <w:r>
        <w:t>on</w:t>
      </w:r>
      <w:r>
        <w:rPr>
          <w:spacing w:val="-8"/>
        </w:rPr>
        <w:t xml:space="preserve"> </w:t>
      </w:r>
      <w:r>
        <w:t>their</w:t>
      </w:r>
      <w:r>
        <w:rPr>
          <w:spacing w:val="-7"/>
        </w:rPr>
        <w:t xml:space="preserve"> </w:t>
      </w:r>
      <w:r>
        <w:t>frequencies,</w:t>
      </w:r>
      <w:r>
        <w:rPr>
          <w:spacing w:val="-8"/>
        </w:rPr>
        <w:t xml:space="preserve"> </w:t>
      </w:r>
      <w:r>
        <w:t>and</w:t>
      </w:r>
      <w:r>
        <w:rPr>
          <w:spacing w:val="-7"/>
        </w:rPr>
        <w:t xml:space="preserve"> </w:t>
      </w:r>
      <w:r>
        <w:t>randomly</w:t>
      </w:r>
      <w:r>
        <w:rPr>
          <w:spacing w:val="-8"/>
        </w:rPr>
        <w:t xml:space="preserve"> </w:t>
      </w:r>
      <w:r>
        <w:t>selected</w:t>
      </w:r>
      <w:r>
        <w:rPr>
          <w:spacing w:val="-7"/>
        </w:rPr>
        <w:t xml:space="preserve"> </w:t>
      </w:r>
      <w:r>
        <w:t>one</w:t>
      </w:r>
      <w:r>
        <w:rPr>
          <w:spacing w:val="-8"/>
        </w:rPr>
        <w:t xml:space="preserve"> </w:t>
      </w:r>
      <w:r>
        <w:t>lexeme from</w:t>
      </w:r>
      <w:r>
        <w:rPr>
          <w:spacing w:val="-7"/>
        </w:rPr>
        <w:t xml:space="preserve"> </w:t>
      </w:r>
      <w:r>
        <w:t>each</w:t>
      </w:r>
      <w:r>
        <w:rPr>
          <w:spacing w:val="-6"/>
        </w:rPr>
        <w:t xml:space="preserve"> </w:t>
      </w:r>
      <w:r>
        <w:t>bin.</w:t>
      </w:r>
      <w:r>
        <w:rPr>
          <w:spacing w:val="13"/>
        </w:rPr>
        <w:t xml:space="preserve"> </w:t>
      </w:r>
      <w:r>
        <w:t>This</w:t>
      </w:r>
      <w:r>
        <w:rPr>
          <w:spacing w:val="-7"/>
        </w:rPr>
        <w:t xml:space="preserve"> </w:t>
      </w:r>
      <w:r>
        <w:t>produced</w:t>
      </w:r>
      <w:r>
        <w:rPr>
          <w:spacing w:val="-6"/>
        </w:rPr>
        <w:t xml:space="preserve"> </w:t>
      </w:r>
      <w:r>
        <w:t>a</w:t>
      </w:r>
      <w:r>
        <w:rPr>
          <w:spacing w:val="-6"/>
        </w:rPr>
        <w:t xml:space="preserve"> </w:t>
      </w:r>
      <w:r>
        <w:t>sample</w:t>
      </w:r>
      <w:r>
        <w:rPr>
          <w:spacing w:val="-6"/>
        </w:rPr>
        <w:t xml:space="preserve"> </w:t>
      </w:r>
      <w:r>
        <w:t>of</w:t>
      </w:r>
      <w:r>
        <w:rPr>
          <w:spacing w:val="-6"/>
        </w:rPr>
        <w:t xml:space="preserve"> </w:t>
      </w:r>
      <w:r>
        <w:t>lexemes</w:t>
      </w:r>
      <w:r>
        <w:rPr>
          <w:spacing w:val="-7"/>
        </w:rPr>
        <w:t xml:space="preserve"> </w:t>
      </w:r>
      <w:r>
        <w:t>from</w:t>
      </w:r>
      <w:r>
        <w:rPr>
          <w:spacing w:val="-7"/>
        </w:rPr>
        <w:t xml:space="preserve"> </w:t>
      </w:r>
      <w:r>
        <w:t>a</w:t>
      </w:r>
      <w:r>
        <w:rPr>
          <w:spacing w:val="-6"/>
        </w:rPr>
        <w:t xml:space="preserve"> </w:t>
      </w:r>
      <w:r>
        <w:t>range</w:t>
      </w:r>
      <w:r>
        <w:rPr>
          <w:spacing w:val="-6"/>
        </w:rPr>
        <w:t xml:space="preserve"> </w:t>
      </w:r>
      <w:r>
        <w:t>of</w:t>
      </w:r>
      <w:r>
        <w:rPr>
          <w:spacing w:val="-5"/>
        </w:rPr>
        <w:t xml:space="preserve"> </w:t>
      </w:r>
      <w:r>
        <w:t>different</w:t>
      </w:r>
      <w:r>
        <w:rPr>
          <w:spacing w:val="-7"/>
        </w:rPr>
        <w:t xml:space="preserve"> </w:t>
      </w:r>
      <w:r>
        <w:t>frequencies.</w:t>
      </w:r>
      <w:r>
        <w:rPr>
          <w:spacing w:val="12"/>
        </w:rPr>
        <w:t xml:space="preserve"> </w:t>
      </w:r>
      <w:r>
        <w:t xml:space="preserve">The frequencies of lexemes in the English sample, for instance, ranged from 44,687 for the word </w:t>
      </w:r>
      <w:r>
        <w:rPr>
          <w:i/>
        </w:rPr>
        <w:t xml:space="preserve">know </w:t>
      </w:r>
      <w:r>
        <w:t xml:space="preserve">to 53 for the word </w:t>
      </w:r>
      <w:r>
        <w:rPr>
          <w:i/>
        </w:rPr>
        <w:t>central</w:t>
      </w:r>
      <w:r>
        <w:t xml:space="preserve">. Lexemes with a frequency </w:t>
      </w:r>
      <w:r>
        <w:rPr>
          <w:rFonts w:ascii="Bookman Old Style"/>
          <w:i/>
        </w:rPr>
        <w:t>&lt;</w:t>
      </w:r>
      <w:r>
        <w:t xml:space="preserve">4 were excluded, because the lexical flexibility measure described in </w:t>
      </w:r>
      <w:hyperlink w:anchor="_bookmark165" w:history="1">
        <w:r>
          <w:rPr>
            <w:color w:val="007FFF"/>
          </w:rPr>
          <w:t xml:space="preserve">Section 3.4.1 </w:t>
        </w:r>
      </w:hyperlink>
      <w:r>
        <w:t>requires a minimum token frequency of 4 in order to return a statistically significant</w:t>
      </w:r>
      <w:r>
        <w:rPr>
          <w:spacing w:val="-11"/>
        </w:rPr>
        <w:t xml:space="preserve"> </w:t>
      </w:r>
      <w:r>
        <w:t>value.</w:t>
      </w:r>
    </w:p>
    <w:p w:rsidR="00DD7756" w:rsidRDefault="00AD1397">
      <w:pPr>
        <w:pStyle w:val="BodyText"/>
        <w:spacing w:line="270" w:lineRule="exact"/>
        <w:ind w:left="478"/>
        <w:jc w:val="both"/>
      </w:pPr>
      <w:r>
        <w:t>Various other types of words were excluded from this process as well:</w:t>
      </w:r>
    </w:p>
    <w:p w:rsidR="00DD7756" w:rsidRDefault="00DD7756">
      <w:pPr>
        <w:pStyle w:val="BodyText"/>
        <w:spacing w:before="2"/>
        <w:rPr>
          <w:sz w:val="26"/>
        </w:rPr>
      </w:pPr>
    </w:p>
    <w:p w:rsidR="00DD7756" w:rsidRDefault="00AD1397">
      <w:pPr>
        <w:pStyle w:val="ListParagraph"/>
        <w:numPr>
          <w:ilvl w:val="0"/>
          <w:numId w:val="6"/>
        </w:numPr>
        <w:tabs>
          <w:tab w:val="left" w:pos="718"/>
        </w:tabs>
        <w:spacing w:before="1"/>
        <w:rPr>
          <w:sz w:val="24"/>
        </w:rPr>
      </w:pPr>
      <w:r>
        <w:rPr>
          <w:sz w:val="24"/>
        </w:rPr>
        <w:t xml:space="preserve">words written using numeric characters (e.g. </w:t>
      </w:r>
      <w:r>
        <w:rPr>
          <w:i/>
          <w:sz w:val="24"/>
        </w:rPr>
        <w:t xml:space="preserve">12% </w:t>
      </w:r>
      <w:r>
        <w:rPr>
          <w:sz w:val="24"/>
        </w:rPr>
        <w:t xml:space="preserve">or </w:t>
      </w:r>
      <w:r>
        <w:rPr>
          <w:i/>
          <w:sz w:val="24"/>
        </w:rPr>
        <w:t>117</w:t>
      </w:r>
      <w:r>
        <w:rPr>
          <w:i/>
          <w:spacing w:val="-32"/>
          <w:sz w:val="24"/>
        </w:rPr>
        <w:t xml:space="preserve"> </w:t>
      </w:r>
      <w:r>
        <w:rPr>
          <w:sz w:val="24"/>
        </w:rPr>
        <w:t>)</w:t>
      </w:r>
    </w:p>
    <w:p w:rsidR="00DD7756" w:rsidRDefault="00AD1397">
      <w:pPr>
        <w:pStyle w:val="ListParagraph"/>
        <w:numPr>
          <w:ilvl w:val="0"/>
          <w:numId w:val="6"/>
        </w:numPr>
        <w:tabs>
          <w:tab w:val="left" w:pos="718"/>
        </w:tabs>
        <w:spacing w:before="214" w:line="254" w:lineRule="auto"/>
        <w:ind w:right="537"/>
        <w:rPr>
          <w:sz w:val="24"/>
        </w:rPr>
      </w:pPr>
      <w:r>
        <w:rPr>
          <w:sz w:val="24"/>
        </w:rPr>
        <w:t xml:space="preserve">obvious cases of code-switching or code-mixing (e.g. </w:t>
      </w:r>
      <w:r>
        <w:rPr>
          <w:i/>
          <w:sz w:val="24"/>
        </w:rPr>
        <w:t xml:space="preserve">union mančiʔaƛ </w:t>
      </w:r>
      <w:r>
        <w:rPr>
          <w:sz w:val="24"/>
        </w:rPr>
        <w:t>‘became a</w:t>
      </w:r>
      <w:r>
        <w:rPr>
          <w:spacing w:val="-19"/>
          <w:sz w:val="24"/>
        </w:rPr>
        <w:t xml:space="preserve"> </w:t>
      </w:r>
      <w:r>
        <w:rPr>
          <w:sz w:val="24"/>
        </w:rPr>
        <w:t>union man’)</w:t>
      </w:r>
    </w:p>
    <w:p w:rsidR="00DD7756" w:rsidRDefault="00AD1397">
      <w:pPr>
        <w:pStyle w:val="ListParagraph"/>
        <w:numPr>
          <w:ilvl w:val="0"/>
          <w:numId w:val="6"/>
        </w:numPr>
        <w:tabs>
          <w:tab w:val="left" w:pos="718"/>
        </w:tabs>
        <w:spacing w:before="197"/>
        <w:rPr>
          <w:sz w:val="24"/>
        </w:rPr>
      </w:pPr>
      <w:r>
        <w:rPr>
          <w:sz w:val="24"/>
        </w:rPr>
        <w:t xml:space="preserve">transcategorial words (those with both lexical and grammatical uses) (e.g. </w:t>
      </w:r>
      <w:r>
        <w:rPr>
          <w:i/>
          <w:sz w:val="24"/>
        </w:rPr>
        <w:t>be</w:t>
      </w:r>
      <w:r>
        <w:rPr>
          <w:sz w:val="24"/>
        </w:rPr>
        <w:t>,</w:t>
      </w:r>
      <w:r>
        <w:rPr>
          <w:spacing w:val="-6"/>
          <w:sz w:val="24"/>
        </w:rPr>
        <w:t xml:space="preserve"> </w:t>
      </w:r>
      <w:r>
        <w:rPr>
          <w:i/>
          <w:sz w:val="24"/>
        </w:rPr>
        <w:t>do</w:t>
      </w:r>
      <w:r>
        <w:rPr>
          <w:sz w:val="24"/>
        </w:rPr>
        <w:t>)</w:t>
      </w:r>
    </w:p>
    <w:p w:rsidR="00DD7756" w:rsidRDefault="00AD1397">
      <w:pPr>
        <w:pStyle w:val="ListParagraph"/>
        <w:numPr>
          <w:ilvl w:val="0"/>
          <w:numId w:val="6"/>
        </w:numPr>
        <w:tabs>
          <w:tab w:val="left" w:pos="718"/>
        </w:tabs>
        <w:spacing w:before="215"/>
        <w:rPr>
          <w:sz w:val="24"/>
        </w:rPr>
      </w:pPr>
      <w:r>
        <w:rPr>
          <w:sz w:val="24"/>
        </w:rPr>
        <w:t xml:space="preserve">discourse markers (e.g. </w:t>
      </w:r>
      <w:r>
        <w:rPr>
          <w:i/>
          <w:sz w:val="24"/>
        </w:rPr>
        <w:t>uh</w:t>
      </w:r>
      <w:r>
        <w:rPr>
          <w:sz w:val="24"/>
        </w:rPr>
        <w:t>,</w:t>
      </w:r>
      <w:r>
        <w:rPr>
          <w:spacing w:val="14"/>
          <w:sz w:val="24"/>
        </w:rPr>
        <w:t xml:space="preserve"> </w:t>
      </w:r>
      <w:r>
        <w:rPr>
          <w:i/>
          <w:sz w:val="24"/>
        </w:rPr>
        <w:t>well</w:t>
      </w:r>
      <w:r>
        <w:rPr>
          <w:sz w:val="24"/>
        </w:rPr>
        <w:t>)</w:t>
      </w:r>
    </w:p>
    <w:p w:rsidR="00DD7756" w:rsidRDefault="00DD7756">
      <w:pPr>
        <w:pStyle w:val="BodyText"/>
        <w:rPr>
          <w:sz w:val="26"/>
        </w:rPr>
      </w:pPr>
    </w:p>
    <w:p w:rsidR="00DD7756" w:rsidRDefault="00AD1397">
      <w:pPr>
        <w:pStyle w:val="BodyText"/>
        <w:spacing w:before="167" w:line="420" w:lineRule="auto"/>
        <w:ind w:left="120" w:right="534"/>
        <w:jc w:val="both"/>
      </w:pPr>
      <w:r>
        <w:t xml:space="preserve">Some types of items that were </w:t>
      </w:r>
      <w:r>
        <w:rPr>
          <w:i/>
        </w:rPr>
        <w:t xml:space="preserve">not </w:t>
      </w:r>
      <w:r>
        <w:t xml:space="preserve">excluded are compounds written as a single word (e.g. </w:t>
      </w:r>
      <w:r>
        <w:rPr>
          <w:i/>
        </w:rPr>
        <w:t>guidepost</w:t>
      </w:r>
      <w:r>
        <w:t xml:space="preserve">) and proper names (e.g. </w:t>
      </w:r>
      <w:r>
        <w:rPr>
          <w:i/>
        </w:rPr>
        <w:t>San Francisco</w:t>
      </w:r>
      <w:r>
        <w:t>), although neither of these wound up in the final list.</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3" w:firstLine="358"/>
        <w:jc w:val="both"/>
      </w:pPr>
      <w:bookmarkStart w:id="202" w:name="_bookmark156"/>
      <w:bookmarkEnd w:id="202"/>
      <w:r>
        <w:lastRenderedPageBreak/>
        <w:t xml:space="preserve">The output of this selection process was a list of 100 lexical items in each language to  be examined for lexical flexibility. The list of 100 lexical items for each corpus is given in </w:t>
      </w:r>
      <w:hyperlink w:anchor="_bookmark232" w:history="1">
        <w:r>
          <w:rPr>
            <w:color w:val="007FFF"/>
          </w:rPr>
          <w:t>Appendix B</w:t>
        </w:r>
      </w:hyperlink>
      <w:r>
        <w:t>, along with statistics about their frequencies, corpus dispersions, and</w:t>
      </w:r>
      <w:r>
        <w:rPr>
          <w:spacing w:val="-26"/>
        </w:rPr>
        <w:t xml:space="preserve"> </w:t>
      </w:r>
      <w:r>
        <w:t>flexibility. I then created a list of every instance of these 100 lexical items in each corpus. For English, this resulted in a list of 382,512 tokens to be annotated. For Nuuchahnulth, there were just 1,632</w:t>
      </w:r>
      <w:r>
        <w:rPr>
          <w:spacing w:val="-16"/>
        </w:rPr>
        <w:t xml:space="preserve"> </w:t>
      </w:r>
      <w:r>
        <w:t>tokens</w:t>
      </w:r>
      <w:r>
        <w:rPr>
          <w:spacing w:val="-16"/>
        </w:rPr>
        <w:t xml:space="preserve"> </w:t>
      </w:r>
      <w:r>
        <w:t>to</w:t>
      </w:r>
      <w:r>
        <w:rPr>
          <w:spacing w:val="-16"/>
        </w:rPr>
        <w:t xml:space="preserve"> </w:t>
      </w:r>
      <w:r>
        <w:t>annotate.</w:t>
      </w:r>
      <w:r>
        <w:rPr>
          <w:spacing w:val="11"/>
        </w:rPr>
        <w:t xml:space="preserve"> </w:t>
      </w:r>
      <w:r>
        <w:t>I</w:t>
      </w:r>
      <w:r>
        <w:rPr>
          <w:spacing w:val="-16"/>
        </w:rPr>
        <w:t xml:space="preserve"> </w:t>
      </w:r>
      <w:r>
        <w:t>annotated</w:t>
      </w:r>
      <w:r>
        <w:rPr>
          <w:spacing w:val="-16"/>
        </w:rPr>
        <w:t xml:space="preserve"> </w:t>
      </w:r>
      <w:r>
        <w:t>each</w:t>
      </w:r>
      <w:r>
        <w:rPr>
          <w:spacing w:val="-15"/>
        </w:rPr>
        <w:t xml:space="preserve"> </w:t>
      </w:r>
      <w:r>
        <w:t>one</w:t>
      </w:r>
      <w:r>
        <w:rPr>
          <w:spacing w:val="-16"/>
        </w:rPr>
        <w:t xml:space="preserve"> </w:t>
      </w:r>
      <w:r>
        <w:t>of</w:t>
      </w:r>
      <w:r>
        <w:rPr>
          <w:spacing w:val="-16"/>
        </w:rPr>
        <w:t xml:space="preserve"> </w:t>
      </w:r>
      <w:r>
        <w:t>these</w:t>
      </w:r>
      <w:r>
        <w:rPr>
          <w:spacing w:val="-16"/>
        </w:rPr>
        <w:t xml:space="preserve"> </w:t>
      </w:r>
      <w:r>
        <w:t>approximately</w:t>
      </w:r>
      <w:r>
        <w:rPr>
          <w:spacing w:val="-15"/>
        </w:rPr>
        <w:t xml:space="preserve"> </w:t>
      </w:r>
      <w:r>
        <w:t>four</w:t>
      </w:r>
      <w:r>
        <w:rPr>
          <w:spacing w:val="-16"/>
        </w:rPr>
        <w:t xml:space="preserve"> </w:t>
      </w:r>
      <w:r>
        <w:t>hundred</w:t>
      </w:r>
      <w:r>
        <w:rPr>
          <w:spacing w:val="-16"/>
        </w:rPr>
        <w:t xml:space="preserve"> </w:t>
      </w:r>
      <w:r>
        <w:t>thousand tokens for discourse function by hand. This procedure is described in the following</w:t>
      </w:r>
      <w:r>
        <w:rPr>
          <w:spacing w:val="-38"/>
        </w:rPr>
        <w:t xml:space="preserve"> </w:t>
      </w:r>
      <w:r>
        <w:t>section.</w:t>
      </w:r>
    </w:p>
    <w:p w:rsidR="00DD7756" w:rsidRDefault="00AD1397">
      <w:pPr>
        <w:pStyle w:val="BodyText"/>
        <w:spacing w:line="269" w:lineRule="exact"/>
        <w:ind w:left="478"/>
        <w:jc w:val="both"/>
      </w:pPr>
      <w:r>
        <w:t>Having created the 100-item samples, I next created a small corpus sample (</w:t>
      </w:r>
      <w:r>
        <w:rPr>
          <w:rFonts w:ascii="Bookman Old Style"/>
          <w:i/>
        </w:rPr>
        <w:t>&lt;</w:t>
      </w:r>
      <w:r>
        <w:t>10,000 to-</w:t>
      </w:r>
    </w:p>
    <w:p w:rsidR="00DD7756" w:rsidRDefault="00AD1397">
      <w:pPr>
        <w:pStyle w:val="BodyText"/>
        <w:spacing w:before="205" w:line="415" w:lineRule="auto"/>
        <w:ind w:left="119" w:right="532"/>
        <w:jc w:val="both"/>
      </w:pPr>
      <w:r>
        <w:t>kens)</w:t>
      </w:r>
      <w:r>
        <w:rPr>
          <w:spacing w:val="-22"/>
        </w:rPr>
        <w:t xml:space="preserve"> </w:t>
      </w:r>
      <w:r>
        <w:t>for</w:t>
      </w:r>
      <w:r>
        <w:rPr>
          <w:spacing w:val="-22"/>
        </w:rPr>
        <w:t xml:space="preserve"> </w:t>
      </w:r>
      <w:r>
        <w:t>each</w:t>
      </w:r>
      <w:r>
        <w:rPr>
          <w:spacing w:val="-21"/>
        </w:rPr>
        <w:t xml:space="preserve"> </w:t>
      </w:r>
      <w:r>
        <w:t>language.</w:t>
      </w:r>
      <w:r>
        <w:rPr>
          <w:spacing w:val="6"/>
        </w:rPr>
        <w:t xml:space="preserve"> </w:t>
      </w:r>
      <w:r>
        <w:t>The</w:t>
      </w:r>
      <w:r>
        <w:rPr>
          <w:spacing w:val="-22"/>
        </w:rPr>
        <w:t xml:space="preserve"> </w:t>
      </w:r>
      <w:r>
        <w:t>smaller</w:t>
      </w:r>
      <w:r>
        <w:rPr>
          <w:spacing w:val="-21"/>
        </w:rPr>
        <w:t xml:space="preserve"> </w:t>
      </w:r>
      <w:r>
        <w:t>size</w:t>
      </w:r>
      <w:r>
        <w:rPr>
          <w:spacing w:val="-22"/>
        </w:rPr>
        <w:t xml:space="preserve"> </w:t>
      </w:r>
      <w:r>
        <w:t>of</w:t>
      </w:r>
      <w:r>
        <w:rPr>
          <w:spacing w:val="-22"/>
        </w:rPr>
        <w:t xml:space="preserve"> </w:t>
      </w:r>
      <w:r>
        <w:t>these</w:t>
      </w:r>
      <w:r>
        <w:rPr>
          <w:spacing w:val="-21"/>
        </w:rPr>
        <w:t xml:space="preserve"> </w:t>
      </w:r>
      <w:r>
        <w:t>samples</w:t>
      </w:r>
      <w:r>
        <w:rPr>
          <w:spacing w:val="-22"/>
        </w:rPr>
        <w:t xml:space="preserve"> </w:t>
      </w:r>
      <w:r>
        <w:t>allowed</w:t>
      </w:r>
      <w:r>
        <w:rPr>
          <w:spacing w:val="-22"/>
        </w:rPr>
        <w:t xml:space="preserve"> </w:t>
      </w:r>
      <w:r>
        <w:t>me</w:t>
      </w:r>
      <w:r>
        <w:rPr>
          <w:spacing w:val="-21"/>
        </w:rPr>
        <w:t xml:space="preserve"> </w:t>
      </w:r>
      <w:r>
        <w:t>to</w:t>
      </w:r>
      <w:r>
        <w:rPr>
          <w:spacing w:val="-22"/>
        </w:rPr>
        <w:t xml:space="preserve"> </w:t>
      </w:r>
      <w:r>
        <w:t>annotate</w:t>
      </w:r>
      <w:r>
        <w:rPr>
          <w:spacing w:val="-22"/>
        </w:rPr>
        <w:t xml:space="preserve"> </w:t>
      </w:r>
      <w:r>
        <w:t>every</w:t>
      </w:r>
      <w:r>
        <w:rPr>
          <w:spacing w:val="-21"/>
        </w:rPr>
        <w:t xml:space="preserve"> </w:t>
      </w:r>
      <w:r>
        <w:t>single lexical item in the sample for its discourse function. The Nuuchahnulth sample simply con- sists</w:t>
      </w:r>
      <w:r>
        <w:rPr>
          <w:spacing w:val="-9"/>
        </w:rPr>
        <w:t xml:space="preserve"> </w:t>
      </w:r>
      <w:r>
        <w:t>of</w:t>
      </w:r>
      <w:r>
        <w:rPr>
          <w:spacing w:val="-8"/>
        </w:rPr>
        <w:t xml:space="preserve"> </w:t>
      </w:r>
      <w:r>
        <w:t>the</w:t>
      </w:r>
      <w:r>
        <w:rPr>
          <w:spacing w:val="-8"/>
        </w:rPr>
        <w:t xml:space="preserve"> </w:t>
      </w:r>
      <w:r>
        <w:t>entirety</w:t>
      </w:r>
      <w:r>
        <w:rPr>
          <w:spacing w:val="-10"/>
        </w:rPr>
        <w:t xml:space="preserve"> </w:t>
      </w:r>
      <w:r>
        <w:t>of</w:t>
      </w:r>
      <w:r>
        <w:rPr>
          <w:spacing w:val="-8"/>
        </w:rPr>
        <w:t xml:space="preserve"> </w:t>
      </w:r>
      <w:r>
        <w:t>the</w:t>
      </w:r>
      <w:r>
        <w:rPr>
          <w:spacing w:val="-8"/>
        </w:rPr>
        <w:t xml:space="preserve"> </w:t>
      </w:r>
      <w:r>
        <w:t>corpus</w:t>
      </w:r>
      <w:r>
        <w:rPr>
          <w:spacing w:val="-9"/>
        </w:rPr>
        <w:t xml:space="preserve"> </w:t>
      </w:r>
      <w:r>
        <w:t>(8,300</w:t>
      </w:r>
      <w:r>
        <w:rPr>
          <w:spacing w:val="-8"/>
        </w:rPr>
        <w:t xml:space="preserve"> </w:t>
      </w:r>
      <w:r>
        <w:t>tokens),</w:t>
      </w:r>
      <w:r>
        <w:rPr>
          <w:spacing w:val="-7"/>
        </w:rPr>
        <w:t xml:space="preserve"> </w:t>
      </w:r>
      <w:r>
        <w:t>while</w:t>
      </w:r>
      <w:r>
        <w:rPr>
          <w:spacing w:val="-9"/>
        </w:rPr>
        <w:t xml:space="preserve"> </w:t>
      </w:r>
      <w:r>
        <w:t>the</w:t>
      </w:r>
      <w:r>
        <w:rPr>
          <w:spacing w:val="-8"/>
        </w:rPr>
        <w:t xml:space="preserve"> </w:t>
      </w:r>
      <w:r>
        <w:t>English</w:t>
      </w:r>
      <w:r>
        <w:rPr>
          <w:spacing w:val="-8"/>
        </w:rPr>
        <w:t xml:space="preserve"> </w:t>
      </w:r>
      <w:r>
        <w:t>sample</w:t>
      </w:r>
      <w:r>
        <w:rPr>
          <w:spacing w:val="-9"/>
        </w:rPr>
        <w:t xml:space="preserve"> </w:t>
      </w:r>
      <w:r>
        <w:t>consists</w:t>
      </w:r>
      <w:r>
        <w:rPr>
          <w:spacing w:val="-8"/>
        </w:rPr>
        <w:t xml:space="preserve"> </w:t>
      </w:r>
      <w:r>
        <w:t>of</w:t>
      </w:r>
      <w:r>
        <w:rPr>
          <w:spacing w:val="-8"/>
        </w:rPr>
        <w:t xml:space="preserve"> </w:t>
      </w:r>
      <w:r>
        <w:t>the</w:t>
      </w:r>
      <w:r>
        <w:rPr>
          <w:spacing w:val="-9"/>
        </w:rPr>
        <w:t xml:space="preserve"> </w:t>
      </w:r>
      <w:r>
        <w:t xml:space="preserve">first four texts in the corpus, totaling </w:t>
      </w:r>
      <w:r>
        <w:rPr>
          <w:rFonts w:ascii="DejaVu Serif Condensed" w:hAnsi="DejaVu Serif Condensed"/>
          <w:i/>
        </w:rPr>
        <w:t>∼</w:t>
      </w:r>
      <w:r>
        <w:t>9,700 tokens. These two subcorpora are both available in the</w:t>
      </w:r>
      <w:r>
        <w:rPr>
          <w:spacing w:val="17"/>
        </w:rPr>
        <w:t xml:space="preserve"> </w:t>
      </w:r>
      <w:r>
        <w:t>GitHub</w:t>
      </w:r>
      <w:r>
        <w:rPr>
          <w:spacing w:val="18"/>
        </w:rPr>
        <w:t xml:space="preserve"> </w:t>
      </w:r>
      <w:r>
        <w:t>repository</w:t>
      </w:r>
      <w:r>
        <w:rPr>
          <w:spacing w:val="18"/>
        </w:rPr>
        <w:t xml:space="preserve"> </w:t>
      </w:r>
      <w:r>
        <w:t>for</w:t>
      </w:r>
      <w:r>
        <w:rPr>
          <w:spacing w:val="18"/>
        </w:rPr>
        <w:t xml:space="preserve"> </w:t>
      </w:r>
      <w:r>
        <w:t>this</w:t>
      </w:r>
      <w:r>
        <w:rPr>
          <w:spacing w:val="18"/>
        </w:rPr>
        <w:t xml:space="preserve"> </w:t>
      </w:r>
      <w:r>
        <w:t>study</w:t>
      </w:r>
      <w:r>
        <w:rPr>
          <w:spacing w:val="18"/>
        </w:rPr>
        <w:t xml:space="preserve"> </w:t>
      </w:r>
      <w:r>
        <w:t>at</w:t>
      </w:r>
      <w:r>
        <w:rPr>
          <w:spacing w:val="15"/>
        </w:rPr>
        <w:t xml:space="preserve"> </w:t>
      </w:r>
      <w:hyperlink r:id="rId61">
        <w:r>
          <w:rPr>
            <w:rFonts w:ascii="Linux Libertine Mono" w:hAnsi="Linux Libertine Mono"/>
            <w:color w:val="0000FF"/>
            <w:sz w:val="20"/>
          </w:rPr>
          <w:t>https://github.com/dwhieb/dissertation</w:t>
        </w:r>
      </w:hyperlink>
      <w:r>
        <w:t>.</w:t>
      </w:r>
    </w:p>
    <w:p w:rsidR="00DD7756" w:rsidRDefault="00AD1397">
      <w:pPr>
        <w:pStyle w:val="BodyText"/>
        <w:spacing w:before="11" w:line="420" w:lineRule="auto"/>
        <w:ind w:left="120" w:right="533" w:firstLine="358"/>
        <w:jc w:val="both"/>
      </w:pPr>
      <w:r>
        <w:t>With the two samples prepared, I next turned to the process of annotating each lexical item in the sample for its discourse function. This annotation procedure is described in the following section.</w:t>
      </w:r>
    </w:p>
    <w:p w:rsidR="00DD7756" w:rsidRDefault="00DD7756">
      <w:pPr>
        <w:pStyle w:val="BodyText"/>
        <w:rPr>
          <w:sz w:val="26"/>
        </w:rPr>
      </w:pPr>
    </w:p>
    <w:p w:rsidR="00DD7756" w:rsidRDefault="00AD1397">
      <w:pPr>
        <w:pStyle w:val="Heading2"/>
        <w:numPr>
          <w:ilvl w:val="1"/>
          <w:numId w:val="7"/>
        </w:numPr>
        <w:tabs>
          <w:tab w:val="left" w:pos="885"/>
          <w:tab w:val="left" w:pos="886"/>
        </w:tabs>
        <w:spacing w:before="220"/>
        <w:ind w:left="885" w:hanging="766"/>
        <w:rPr>
          <w:b/>
        </w:rPr>
      </w:pPr>
      <w:bookmarkStart w:id="203" w:name="3.3_Methods"/>
      <w:bookmarkStart w:id="204" w:name="_bookmark157"/>
      <w:bookmarkEnd w:id="203"/>
      <w:bookmarkEnd w:id="204"/>
      <w:r>
        <w:rPr>
          <w:b/>
        </w:rPr>
        <w:t>Methods</w:t>
      </w:r>
    </w:p>
    <w:p w:rsidR="00DD7756" w:rsidRDefault="00DD7756">
      <w:pPr>
        <w:pStyle w:val="BodyText"/>
        <w:spacing w:before="7"/>
        <w:rPr>
          <w:b/>
          <w:sz w:val="36"/>
        </w:rPr>
      </w:pPr>
    </w:p>
    <w:p w:rsidR="00DD7756" w:rsidRDefault="00AD1397">
      <w:pPr>
        <w:pStyle w:val="BodyText"/>
        <w:spacing w:line="420" w:lineRule="auto"/>
        <w:ind w:left="120" w:right="532"/>
        <w:jc w:val="both"/>
      </w:pPr>
      <w:r>
        <w:t>Within each of the samples, not every token was annotated for its discourse function. This section discusses the various reasons why tokens might be excluded from the analysis, and the factors that contribute to the determination of the discourse function for each token.</w:t>
      </w:r>
    </w:p>
    <w:p w:rsidR="00DD7756" w:rsidRDefault="00AD1397">
      <w:pPr>
        <w:pStyle w:val="BodyText"/>
        <w:spacing w:line="420" w:lineRule="auto"/>
        <w:ind w:left="120" w:right="532" w:firstLine="358"/>
        <w:jc w:val="both"/>
      </w:pPr>
      <w:r>
        <w:t>First,</w:t>
      </w:r>
      <w:r>
        <w:rPr>
          <w:spacing w:val="-14"/>
        </w:rPr>
        <w:t xml:space="preserve"> </w:t>
      </w:r>
      <w:r>
        <w:t>I</w:t>
      </w:r>
      <w:r>
        <w:rPr>
          <w:spacing w:val="-15"/>
        </w:rPr>
        <w:t xml:space="preserve"> </w:t>
      </w:r>
      <w:r>
        <w:t>only</w:t>
      </w:r>
      <w:r>
        <w:rPr>
          <w:spacing w:val="-15"/>
        </w:rPr>
        <w:t xml:space="preserve"> </w:t>
      </w:r>
      <w:r>
        <w:t>annotated</w:t>
      </w:r>
      <w:r>
        <w:rPr>
          <w:spacing w:val="-16"/>
        </w:rPr>
        <w:t xml:space="preserve"> </w:t>
      </w:r>
      <w:r>
        <w:t>lexical</w:t>
      </w:r>
      <w:r>
        <w:rPr>
          <w:spacing w:val="-15"/>
        </w:rPr>
        <w:t xml:space="preserve"> </w:t>
      </w:r>
      <w:r>
        <w:t>uses</w:t>
      </w:r>
      <w:r>
        <w:rPr>
          <w:spacing w:val="-15"/>
        </w:rPr>
        <w:t xml:space="preserve"> </w:t>
      </w:r>
      <w:r>
        <w:t>of</w:t>
      </w:r>
      <w:r>
        <w:rPr>
          <w:spacing w:val="-16"/>
        </w:rPr>
        <w:t xml:space="preserve"> </w:t>
      </w:r>
      <w:r>
        <w:t>words.</w:t>
      </w:r>
      <w:r>
        <w:rPr>
          <w:spacing w:val="10"/>
        </w:rPr>
        <w:t xml:space="preserve"> </w:t>
      </w:r>
      <w:r>
        <w:t>Grammatical/functional</w:t>
      </w:r>
      <w:r>
        <w:rPr>
          <w:spacing w:val="-15"/>
        </w:rPr>
        <w:t xml:space="preserve"> </w:t>
      </w:r>
      <w:r>
        <w:t>words</w:t>
      </w:r>
      <w:r>
        <w:rPr>
          <w:spacing w:val="-15"/>
        </w:rPr>
        <w:t xml:space="preserve"> </w:t>
      </w:r>
      <w:r>
        <w:t>and</w:t>
      </w:r>
      <w:r>
        <w:rPr>
          <w:spacing w:val="-16"/>
        </w:rPr>
        <w:t xml:space="preserve"> </w:t>
      </w:r>
      <w:r>
        <w:t xml:space="preserve">discourse markers were ignored. Among lexical words, adverbial uses were also excluded. Ignoring adverbial uses of words sometimes results in lexical items with a very high overall corpus frequency, but very low occurrences of use for reference, predication, or modification. For example, the English word </w:t>
      </w:r>
      <w:r>
        <w:rPr>
          <w:i/>
        </w:rPr>
        <w:t xml:space="preserve">never </w:t>
      </w:r>
      <w:r>
        <w:t>has a high overall frequency (3,024 tokens), but has</w:t>
      </w:r>
      <w:r>
        <w:rPr>
          <w:spacing w:val="-34"/>
        </w:rPr>
        <w:t xml:space="preserve"> </w:t>
      </w:r>
      <w:r>
        <w:t>exactly</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3"/>
        <w:jc w:val="both"/>
      </w:pPr>
      <w:bookmarkStart w:id="205" w:name="_bookmark158"/>
      <w:bookmarkEnd w:id="205"/>
      <w:r>
        <w:lastRenderedPageBreak/>
        <w:t>1 modifying use (</w:t>
      </w:r>
      <w:r>
        <w:rPr>
          <w:i/>
        </w:rPr>
        <w:t xml:space="preserve">that’s a </w:t>
      </w:r>
      <w:r>
        <w:rPr>
          <w:b/>
          <w:i/>
          <w:color w:val="FF0000"/>
        </w:rPr>
        <w:t xml:space="preserve">never </w:t>
      </w:r>
      <w:r>
        <w:rPr>
          <w:i/>
        </w:rPr>
        <w:t>touch</w:t>
      </w:r>
      <w:r>
        <w:t xml:space="preserve">). The rest of its uses are adverbial. Proper names </w:t>
      </w:r>
      <w:r>
        <w:rPr>
          <w:i/>
        </w:rPr>
        <w:t xml:space="preserve">were </w:t>
      </w:r>
      <w:r>
        <w:t>included,</w:t>
      </w:r>
      <w:r>
        <w:rPr>
          <w:spacing w:val="-5"/>
        </w:rPr>
        <w:t xml:space="preserve"> </w:t>
      </w:r>
      <w:r>
        <w:t>a</w:t>
      </w:r>
      <w:r>
        <w:rPr>
          <w:spacing w:val="-4"/>
        </w:rPr>
        <w:t xml:space="preserve"> </w:t>
      </w:r>
      <w:r>
        <w:t>decision</w:t>
      </w:r>
      <w:r>
        <w:rPr>
          <w:spacing w:val="-4"/>
        </w:rPr>
        <w:t xml:space="preserve"> </w:t>
      </w:r>
      <w:r>
        <w:t>which</w:t>
      </w:r>
      <w:r>
        <w:rPr>
          <w:spacing w:val="-4"/>
        </w:rPr>
        <w:t xml:space="preserve"> </w:t>
      </w:r>
      <w:r>
        <w:t>turned</w:t>
      </w:r>
      <w:r>
        <w:rPr>
          <w:spacing w:val="-4"/>
        </w:rPr>
        <w:t xml:space="preserve"> </w:t>
      </w:r>
      <w:r>
        <w:t>out</w:t>
      </w:r>
      <w:r>
        <w:rPr>
          <w:spacing w:val="-4"/>
        </w:rPr>
        <w:t xml:space="preserve"> </w:t>
      </w:r>
      <w:r>
        <w:t>to</w:t>
      </w:r>
      <w:r>
        <w:rPr>
          <w:spacing w:val="-4"/>
        </w:rPr>
        <w:t xml:space="preserve"> </w:t>
      </w:r>
      <w:r>
        <w:t>be</w:t>
      </w:r>
      <w:r>
        <w:rPr>
          <w:spacing w:val="-4"/>
        </w:rPr>
        <w:t xml:space="preserve"> </w:t>
      </w:r>
      <w:r>
        <w:t>fortuitous</w:t>
      </w:r>
      <w:r>
        <w:rPr>
          <w:spacing w:val="-4"/>
        </w:rPr>
        <w:t xml:space="preserve"> </w:t>
      </w:r>
      <w:r>
        <w:t>since</w:t>
      </w:r>
      <w:r>
        <w:rPr>
          <w:spacing w:val="-4"/>
        </w:rPr>
        <w:t xml:space="preserve"> </w:t>
      </w:r>
      <w:r>
        <w:t>proper</w:t>
      </w:r>
      <w:r>
        <w:rPr>
          <w:spacing w:val="-4"/>
        </w:rPr>
        <w:t xml:space="preserve"> </w:t>
      </w:r>
      <w:r>
        <w:t>names</w:t>
      </w:r>
      <w:r>
        <w:rPr>
          <w:spacing w:val="-4"/>
        </w:rPr>
        <w:t xml:space="preserve"> </w:t>
      </w:r>
      <w:r>
        <w:t>displayed</w:t>
      </w:r>
      <w:r>
        <w:rPr>
          <w:spacing w:val="-4"/>
        </w:rPr>
        <w:t xml:space="preserve"> </w:t>
      </w:r>
      <w:r>
        <w:t>flexible, non-referential uses in both English and Nuuchahnulth, as in (</w:t>
      </w:r>
      <w:hyperlink w:anchor="_bookmark159" w:history="1">
        <w:r>
          <w:rPr>
            <w:color w:val="007FFF"/>
          </w:rPr>
          <w:t>32</w:t>
        </w:r>
      </w:hyperlink>
      <w:r>
        <w:t>) and</w:t>
      </w:r>
      <w:r>
        <w:rPr>
          <w:spacing w:val="-20"/>
        </w:rPr>
        <w:t xml:space="preserve"> </w:t>
      </w:r>
      <w:r>
        <w:t>(</w:t>
      </w:r>
      <w:hyperlink w:anchor="_bookmark160" w:history="1">
        <w:r>
          <w:rPr>
            <w:color w:val="007FFF"/>
          </w:rPr>
          <w:t>33</w:t>
        </w:r>
      </w:hyperlink>
      <w:r>
        <w:t>).</w:t>
      </w:r>
    </w:p>
    <w:p w:rsidR="00DD7756" w:rsidRDefault="00AD1397">
      <w:pPr>
        <w:pStyle w:val="ListParagraph"/>
        <w:numPr>
          <w:ilvl w:val="0"/>
          <w:numId w:val="12"/>
        </w:numPr>
        <w:tabs>
          <w:tab w:val="left" w:pos="835"/>
        </w:tabs>
        <w:spacing w:before="98" w:after="22"/>
        <w:ind w:left="834" w:hanging="604"/>
        <w:jc w:val="both"/>
        <w:rPr>
          <w:sz w:val="24"/>
        </w:rPr>
      </w:pPr>
      <w:bookmarkStart w:id="206" w:name="_bookmark159"/>
      <w:bookmarkEnd w:id="206"/>
      <w:r>
        <w:rPr>
          <w:sz w:val="24"/>
        </w:rPr>
        <w:t>English (Indo-European &gt;</w:t>
      </w:r>
      <w:r>
        <w:rPr>
          <w:spacing w:val="-4"/>
          <w:sz w:val="24"/>
        </w:rPr>
        <w:t xml:space="preserve"> </w:t>
      </w:r>
      <w:r>
        <w:rPr>
          <w:sz w:val="24"/>
        </w:rPr>
        <w:t>Germanic)</w:t>
      </w:r>
    </w:p>
    <w:p w:rsidR="00DD7756" w:rsidRDefault="00DD7756">
      <w:pPr>
        <w:pStyle w:val="BodyText"/>
        <w:spacing w:line="20" w:lineRule="exact"/>
        <w:ind w:left="830"/>
        <w:rPr>
          <w:sz w:val="2"/>
        </w:rPr>
      </w:pPr>
      <w:r>
        <w:rPr>
          <w:sz w:val="2"/>
        </w:rPr>
      </w:r>
      <w:r>
        <w:rPr>
          <w:sz w:val="2"/>
        </w:rPr>
        <w:pict>
          <v:group id="_x0000_s1128" style="width:180.05pt;height:.4pt;mso-position-horizontal-relative:char;mso-position-vertical-relative:line" coordsize="3601,8">
            <v:line id="_x0000_s1129" style="position:absolute" from="0,4" to="3600,4" strokeweight=".14058mm"/>
            <w10:wrap type="none"/>
            <w10:anchorlock/>
          </v:group>
        </w:pict>
      </w:r>
    </w:p>
    <w:p w:rsidR="00DD7756" w:rsidRDefault="00AD1397">
      <w:pPr>
        <w:tabs>
          <w:tab w:val="left" w:pos="6029"/>
        </w:tabs>
        <w:ind w:left="834"/>
        <w:jc w:val="both"/>
        <w:rPr>
          <w:sz w:val="20"/>
        </w:rPr>
      </w:pPr>
      <w:r>
        <w:rPr>
          <w:sz w:val="24"/>
        </w:rPr>
        <w:t>they settled down in the</w:t>
      </w:r>
      <w:r>
        <w:rPr>
          <w:spacing w:val="-20"/>
          <w:sz w:val="24"/>
        </w:rPr>
        <w:t xml:space="preserve"> </w:t>
      </w:r>
      <w:r>
        <w:rPr>
          <w:b/>
          <w:color w:val="FF0000"/>
          <w:sz w:val="24"/>
        </w:rPr>
        <w:t>Chicago</w:t>
      </w:r>
      <w:r>
        <w:rPr>
          <w:b/>
          <w:color w:val="FF0000"/>
          <w:spacing w:val="-5"/>
          <w:sz w:val="24"/>
        </w:rPr>
        <w:t xml:space="preserve"> </w:t>
      </w:r>
      <w:r>
        <w:rPr>
          <w:sz w:val="24"/>
        </w:rPr>
        <w:t>suburbs</w:t>
      </w:r>
      <w:r>
        <w:rPr>
          <w:sz w:val="24"/>
        </w:rPr>
        <w:tab/>
      </w:r>
      <w:r>
        <w:rPr>
          <w:sz w:val="20"/>
        </w:rPr>
        <w:t xml:space="preserve">(Ide &amp; Suderman </w:t>
      </w:r>
      <w:hyperlink w:anchor="_bookmark380" w:history="1">
        <w:r>
          <w:rPr>
            <w:color w:val="007FFF"/>
            <w:sz w:val="20"/>
          </w:rPr>
          <w:t>2005</w:t>
        </w:r>
      </w:hyperlink>
      <w:r>
        <w:rPr>
          <w:sz w:val="20"/>
        </w:rPr>
        <w:t>:</w:t>
      </w:r>
      <w:r>
        <w:rPr>
          <w:spacing w:val="10"/>
          <w:sz w:val="20"/>
        </w:rPr>
        <w:t xml:space="preserve"> </w:t>
      </w:r>
      <w:r>
        <w:rPr>
          <w:sz w:val="20"/>
        </w:rPr>
        <w:t>JamiesonSean)</w:t>
      </w:r>
    </w:p>
    <w:p w:rsidR="00DD7756" w:rsidRDefault="00DD7756">
      <w:pPr>
        <w:pStyle w:val="BodyText"/>
        <w:spacing w:before="10"/>
        <w:rPr>
          <w:sz w:val="23"/>
        </w:rPr>
      </w:pPr>
    </w:p>
    <w:p w:rsidR="00DD7756" w:rsidRDefault="00AD1397">
      <w:pPr>
        <w:pStyle w:val="ListParagraph"/>
        <w:numPr>
          <w:ilvl w:val="0"/>
          <w:numId w:val="12"/>
        </w:numPr>
        <w:tabs>
          <w:tab w:val="left" w:pos="835"/>
        </w:tabs>
        <w:ind w:left="834" w:hanging="604"/>
        <w:jc w:val="both"/>
        <w:rPr>
          <w:sz w:val="24"/>
        </w:rPr>
      </w:pPr>
      <w:bookmarkStart w:id="207" w:name="_bookmark160"/>
      <w:bookmarkEnd w:id="207"/>
      <w:r>
        <w:rPr>
          <w:sz w:val="24"/>
          <w:u w:val="single"/>
        </w:rPr>
        <w:t>Nuuchahnulth (Wakashan &gt; Southern</w:t>
      </w:r>
      <w:r>
        <w:rPr>
          <w:spacing w:val="-7"/>
          <w:sz w:val="24"/>
          <w:u w:val="single"/>
        </w:rPr>
        <w:t xml:space="preserve"> </w:t>
      </w:r>
      <w:r>
        <w:rPr>
          <w:sz w:val="24"/>
          <w:u w:val="single"/>
        </w:rPr>
        <w:t>Wakashan)</w:t>
      </w:r>
    </w:p>
    <w:p w:rsidR="00DD7756" w:rsidRDefault="00DD7756">
      <w:pPr>
        <w:jc w:val="both"/>
        <w:rPr>
          <w:sz w:val="24"/>
        </w:rPr>
        <w:sectPr w:rsidR="00DD7756">
          <w:pgSz w:w="12240" w:h="15840"/>
          <w:pgMar w:top="1380" w:right="900" w:bottom="1040" w:left="1680" w:header="0" w:footer="856" w:gutter="0"/>
          <w:cols w:space="720"/>
        </w:sectPr>
      </w:pPr>
    </w:p>
    <w:p w:rsidR="00DD7756" w:rsidRDefault="00AD1397">
      <w:pPr>
        <w:pStyle w:val="BodyText"/>
        <w:spacing w:before="58" w:line="254" w:lineRule="auto"/>
        <w:ind w:left="834"/>
        <w:jc w:val="both"/>
      </w:pPr>
      <w:r>
        <w:rPr>
          <w:w w:val="95"/>
        </w:rPr>
        <w:lastRenderedPageBreak/>
        <w:t xml:space="preserve">qʷaa </w:t>
      </w:r>
      <w:r>
        <w:t>qʷaː thus thus</w:t>
      </w:r>
    </w:p>
    <w:p w:rsidR="00DD7756" w:rsidRDefault="00AD1397">
      <w:pPr>
        <w:pStyle w:val="BodyText"/>
        <w:spacing w:before="48" w:line="249" w:lineRule="auto"/>
        <w:ind w:left="258" w:right="51"/>
      </w:pPr>
      <w:r>
        <w:br w:type="column"/>
      </w:r>
      <w:r>
        <w:rPr>
          <w:spacing w:val="-19"/>
        </w:rPr>
        <w:lastRenderedPageBreak/>
        <w:t>y</w:t>
      </w:r>
      <w:r>
        <w:rPr>
          <w:spacing w:val="-19"/>
          <w:position w:val="1"/>
        </w:rPr>
        <w:t xml:space="preserve">̓ </w:t>
      </w:r>
      <w:r>
        <w:rPr>
          <w:spacing w:val="-3"/>
        </w:rPr>
        <w:t xml:space="preserve">uuqʷaa </w:t>
      </w:r>
      <w:r>
        <w:rPr>
          <w:spacing w:val="-19"/>
        </w:rPr>
        <w:t>y</w:t>
      </w:r>
      <w:r>
        <w:rPr>
          <w:spacing w:val="-19"/>
          <w:position w:val="1"/>
        </w:rPr>
        <w:t xml:space="preserve">̓ </w:t>
      </w:r>
      <w:r>
        <w:t>uːqʷaː also also</w:t>
      </w:r>
    </w:p>
    <w:p w:rsidR="00DD7756" w:rsidRDefault="00AD1397">
      <w:pPr>
        <w:pStyle w:val="BodyText"/>
        <w:spacing w:before="58" w:line="254" w:lineRule="auto"/>
        <w:ind w:left="258" w:right="4007"/>
        <w:rPr>
          <w:b/>
        </w:rPr>
      </w:pPr>
      <w:r>
        <w:br w:type="column"/>
      </w:r>
      <w:r>
        <w:rPr>
          <w:b/>
          <w:color w:val="FF0000"/>
        </w:rPr>
        <w:lastRenderedPageBreak/>
        <w:t xml:space="preserve">w̓iikinanišitquu </w:t>
      </w:r>
      <w:r>
        <w:rPr>
          <w:b/>
          <w:color w:val="FF0000"/>
          <w:w w:val="95"/>
        </w:rPr>
        <w:t>w̓iːkinaniš‑it‑quː</w:t>
      </w:r>
    </w:p>
    <w:p w:rsidR="00DD7756" w:rsidRDefault="00AD1397">
      <w:pPr>
        <w:pStyle w:val="BodyText"/>
        <w:spacing w:before="17" w:line="218" w:lineRule="auto"/>
        <w:ind w:left="258" w:right="4007"/>
        <w:rPr>
          <w:b/>
        </w:rPr>
      </w:pPr>
      <w:r>
        <w:rPr>
          <w:b/>
          <w:color w:val="FF0000"/>
          <w:w w:val="105"/>
        </w:rPr>
        <w:t xml:space="preserve">name‑past‑cond.3 </w:t>
      </w:r>
      <w:r>
        <w:rPr>
          <w:b/>
          <w:color w:val="FF0000"/>
          <w:w w:val="99"/>
        </w:rPr>
        <w:t>wh</w:t>
      </w:r>
      <w:r>
        <w:rPr>
          <w:b/>
          <w:color w:val="FF0000"/>
          <w:spacing w:val="-3"/>
          <w:w w:val="99"/>
        </w:rPr>
        <w:t>o</w:t>
      </w:r>
      <w:r>
        <w:rPr>
          <w:b/>
          <w:color w:val="FF0000"/>
          <w:w w:val="99"/>
        </w:rPr>
        <w:t>.was</w:t>
      </w:r>
      <w:r>
        <w:rPr>
          <w:b/>
          <w:color w:val="FF0000"/>
          <w:spacing w:val="-18"/>
          <w:w w:val="99"/>
        </w:rPr>
        <w:t>.</w:t>
      </w:r>
      <w:r>
        <w:rPr>
          <w:b/>
          <w:color w:val="FF0000"/>
          <w:spacing w:val="-99"/>
          <w:w w:val="99"/>
        </w:rPr>
        <w:t>W</w:t>
      </w:r>
      <w:r>
        <w:rPr>
          <w:b/>
          <w:color w:val="FF0000"/>
          <w:w w:val="99"/>
          <w:position w:val="5"/>
        </w:rPr>
        <w:t>̓</w:t>
      </w:r>
      <w:r>
        <w:rPr>
          <w:b/>
          <w:color w:val="FF0000"/>
          <w:position w:val="5"/>
        </w:rPr>
        <w:t xml:space="preserve">  </w:t>
      </w:r>
      <w:r>
        <w:rPr>
          <w:b/>
          <w:color w:val="FF0000"/>
          <w:spacing w:val="-2"/>
          <w:w w:val="99"/>
        </w:rPr>
        <w:t>iikinaniš</w:t>
      </w:r>
    </w:p>
    <w:p w:rsidR="00DD7756" w:rsidRDefault="00DD7756">
      <w:pPr>
        <w:spacing w:line="218" w:lineRule="auto"/>
        <w:sectPr w:rsidR="00DD7756">
          <w:type w:val="continuous"/>
          <w:pgSz w:w="12240" w:h="15840"/>
          <w:pgMar w:top="1300" w:right="900" w:bottom="280" w:left="1680" w:header="720" w:footer="720" w:gutter="0"/>
          <w:cols w:num="3" w:space="720" w:equalWidth="0">
            <w:col w:w="1284" w:space="40"/>
            <w:col w:w="1084" w:space="39"/>
            <w:col w:w="7213"/>
          </w:cols>
        </w:sectPr>
      </w:pPr>
    </w:p>
    <w:p w:rsidR="00DD7756" w:rsidRDefault="00AD1397">
      <w:pPr>
        <w:tabs>
          <w:tab w:val="left" w:pos="7536"/>
        </w:tabs>
        <w:spacing w:line="328" w:lineRule="exact"/>
        <w:ind w:left="834"/>
        <w:rPr>
          <w:sz w:val="20"/>
        </w:rPr>
      </w:pPr>
      <w:r>
        <w:rPr>
          <w:sz w:val="24"/>
        </w:rPr>
        <w:lastRenderedPageBreak/>
        <w:t>‘So was the one whose name was</w:t>
      </w:r>
      <w:r>
        <w:rPr>
          <w:spacing w:val="-7"/>
          <w:sz w:val="24"/>
        </w:rPr>
        <w:t xml:space="preserve"> </w:t>
      </w:r>
      <w:r>
        <w:rPr>
          <w:i/>
          <w:spacing w:val="-39"/>
          <w:sz w:val="24"/>
        </w:rPr>
        <w:t>W</w:t>
      </w:r>
      <w:r>
        <w:rPr>
          <w:i/>
          <w:spacing w:val="-39"/>
          <w:position w:val="6"/>
          <w:sz w:val="24"/>
        </w:rPr>
        <w:t xml:space="preserve">̓  </w:t>
      </w:r>
      <w:r>
        <w:rPr>
          <w:i/>
          <w:spacing w:val="-24"/>
          <w:position w:val="6"/>
          <w:sz w:val="24"/>
        </w:rPr>
        <w:t xml:space="preserve"> </w:t>
      </w:r>
      <w:r>
        <w:rPr>
          <w:i/>
          <w:sz w:val="24"/>
        </w:rPr>
        <w:t>iikinaniš</w:t>
      </w:r>
      <w:r>
        <w:rPr>
          <w:sz w:val="24"/>
        </w:rPr>
        <w:t>’</w:t>
      </w:r>
      <w:r>
        <w:rPr>
          <w:sz w:val="24"/>
        </w:rPr>
        <w:tab/>
      </w:r>
      <w:r>
        <w:rPr>
          <w:sz w:val="20"/>
        </w:rPr>
        <w:t xml:space="preserve">(Louie </w:t>
      </w:r>
      <w:hyperlink w:anchor="_bookmark406" w:history="1">
        <w:r>
          <w:rPr>
            <w:color w:val="007FFF"/>
            <w:sz w:val="20"/>
          </w:rPr>
          <w:t>2003</w:t>
        </w:r>
      </w:hyperlink>
      <w:r>
        <w:rPr>
          <w:sz w:val="20"/>
        </w:rPr>
        <w:t>: GL</w:t>
      </w:r>
      <w:r>
        <w:rPr>
          <w:spacing w:val="13"/>
          <w:sz w:val="20"/>
        </w:rPr>
        <w:t xml:space="preserve"> </w:t>
      </w:r>
      <w:r>
        <w:rPr>
          <w:sz w:val="20"/>
        </w:rPr>
        <w:t>19)</w:t>
      </w:r>
    </w:p>
    <w:p w:rsidR="00DD7756" w:rsidRDefault="00DD7756">
      <w:pPr>
        <w:pStyle w:val="BodyText"/>
        <w:spacing w:before="1"/>
        <w:rPr>
          <w:sz w:val="34"/>
        </w:rPr>
      </w:pPr>
    </w:p>
    <w:p w:rsidR="00DD7756" w:rsidRDefault="00AD1397">
      <w:pPr>
        <w:spacing w:line="420" w:lineRule="auto"/>
        <w:ind w:left="119" w:right="534" w:firstLine="358"/>
        <w:jc w:val="both"/>
        <w:rPr>
          <w:sz w:val="24"/>
        </w:rPr>
      </w:pPr>
      <w:r>
        <w:rPr>
          <w:sz w:val="24"/>
        </w:rPr>
        <w:t>The function of each lexical item was determined in relation to its most immediate syn- tactic</w:t>
      </w:r>
      <w:r>
        <w:rPr>
          <w:spacing w:val="-8"/>
          <w:sz w:val="24"/>
        </w:rPr>
        <w:t xml:space="preserve"> </w:t>
      </w:r>
      <w:r>
        <w:rPr>
          <w:sz w:val="24"/>
        </w:rPr>
        <w:t>constituent.</w:t>
      </w:r>
      <w:r>
        <w:rPr>
          <w:spacing w:val="15"/>
          <w:sz w:val="24"/>
        </w:rPr>
        <w:t xml:space="preserve"> </w:t>
      </w:r>
      <w:r>
        <w:rPr>
          <w:sz w:val="24"/>
        </w:rPr>
        <w:t>As</w:t>
      </w:r>
      <w:r>
        <w:rPr>
          <w:spacing w:val="-8"/>
          <w:sz w:val="24"/>
        </w:rPr>
        <w:t xml:space="preserve"> </w:t>
      </w:r>
      <w:r>
        <w:rPr>
          <w:sz w:val="24"/>
        </w:rPr>
        <w:t>an</w:t>
      </w:r>
      <w:r>
        <w:rPr>
          <w:spacing w:val="-7"/>
          <w:sz w:val="24"/>
        </w:rPr>
        <w:t xml:space="preserve"> </w:t>
      </w:r>
      <w:r>
        <w:rPr>
          <w:sz w:val="24"/>
        </w:rPr>
        <w:t>illustration,</w:t>
      </w:r>
      <w:r>
        <w:rPr>
          <w:spacing w:val="-6"/>
          <w:sz w:val="24"/>
        </w:rPr>
        <w:t xml:space="preserve"> </w:t>
      </w:r>
      <w:r>
        <w:rPr>
          <w:sz w:val="24"/>
        </w:rPr>
        <w:t>consider</w:t>
      </w:r>
      <w:r>
        <w:rPr>
          <w:spacing w:val="-7"/>
          <w:sz w:val="24"/>
        </w:rPr>
        <w:t xml:space="preserve"> </w:t>
      </w:r>
      <w:r>
        <w:rPr>
          <w:sz w:val="24"/>
        </w:rPr>
        <w:t>how</w:t>
      </w:r>
      <w:r>
        <w:rPr>
          <w:spacing w:val="-7"/>
          <w:sz w:val="24"/>
        </w:rPr>
        <w:t xml:space="preserve"> </w:t>
      </w:r>
      <w:r>
        <w:rPr>
          <w:sz w:val="24"/>
        </w:rPr>
        <w:t>to</w:t>
      </w:r>
      <w:r>
        <w:rPr>
          <w:spacing w:val="-8"/>
          <w:sz w:val="24"/>
        </w:rPr>
        <w:t xml:space="preserve"> </w:t>
      </w:r>
      <w:r>
        <w:rPr>
          <w:sz w:val="24"/>
        </w:rPr>
        <w:t>analyze</w:t>
      </w:r>
      <w:r>
        <w:rPr>
          <w:spacing w:val="-6"/>
          <w:sz w:val="24"/>
        </w:rPr>
        <w:t xml:space="preserve"> </w:t>
      </w:r>
      <w:r>
        <w:rPr>
          <w:sz w:val="24"/>
        </w:rPr>
        <w:t>the</w:t>
      </w:r>
      <w:r>
        <w:rPr>
          <w:spacing w:val="-8"/>
          <w:sz w:val="24"/>
        </w:rPr>
        <w:t xml:space="preserve"> </w:t>
      </w:r>
      <w:r>
        <w:rPr>
          <w:sz w:val="24"/>
        </w:rPr>
        <w:t>word</w:t>
      </w:r>
      <w:r>
        <w:rPr>
          <w:spacing w:val="-10"/>
          <w:sz w:val="24"/>
        </w:rPr>
        <w:t xml:space="preserve"> </w:t>
      </w:r>
      <w:r>
        <w:rPr>
          <w:i/>
          <w:sz w:val="24"/>
        </w:rPr>
        <w:t>time</w:t>
      </w:r>
      <w:r>
        <w:rPr>
          <w:i/>
          <w:spacing w:val="-2"/>
          <w:sz w:val="24"/>
        </w:rPr>
        <w:t xml:space="preserve"> </w:t>
      </w:r>
      <w:r>
        <w:rPr>
          <w:sz w:val="24"/>
        </w:rPr>
        <w:t>in</w:t>
      </w:r>
      <w:r>
        <w:rPr>
          <w:spacing w:val="-7"/>
          <w:sz w:val="24"/>
        </w:rPr>
        <w:t xml:space="preserve"> </w:t>
      </w:r>
      <w:r>
        <w:rPr>
          <w:sz w:val="24"/>
        </w:rPr>
        <w:t>the</w:t>
      </w:r>
      <w:r>
        <w:rPr>
          <w:spacing w:val="-8"/>
          <w:sz w:val="24"/>
        </w:rPr>
        <w:t xml:space="preserve"> </w:t>
      </w:r>
      <w:r>
        <w:rPr>
          <w:sz w:val="24"/>
        </w:rPr>
        <w:t>phrase</w:t>
      </w:r>
      <w:r>
        <w:rPr>
          <w:spacing w:val="-7"/>
          <w:sz w:val="24"/>
        </w:rPr>
        <w:t xml:space="preserve"> </w:t>
      </w:r>
      <w:r>
        <w:rPr>
          <w:i/>
          <w:sz w:val="24"/>
        </w:rPr>
        <w:t>all time favorite</w:t>
      </w:r>
      <w:r>
        <w:rPr>
          <w:sz w:val="24"/>
        </w:rPr>
        <w:t xml:space="preserve">. The phrase </w:t>
      </w:r>
      <w:r>
        <w:rPr>
          <w:i/>
          <w:sz w:val="24"/>
        </w:rPr>
        <w:t xml:space="preserve">all time </w:t>
      </w:r>
      <w:r>
        <w:rPr>
          <w:sz w:val="24"/>
        </w:rPr>
        <w:t xml:space="preserve">is functioning to modify the referring expression </w:t>
      </w:r>
      <w:r>
        <w:rPr>
          <w:i/>
          <w:sz w:val="24"/>
        </w:rPr>
        <w:t>favorite</w:t>
      </w:r>
      <w:r>
        <w:rPr>
          <w:sz w:val="24"/>
        </w:rPr>
        <w:t xml:space="preserve">, with the syntactic structure </w:t>
      </w:r>
      <w:r>
        <w:rPr>
          <w:i/>
          <w:sz w:val="24"/>
        </w:rPr>
        <w:t>[[all time] favorite]</w:t>
      </w:r>
      <w:r>
        <w:rPr>
          <w:sz w:val="24"/>
        </w:rPr>
        <w:t xml:space="preserve">. </w:t>
      </w:r>
      <w:r>
        <w:rPr>
          <w:spacing w:val="-3"/>
          <w:sz w:val="24"/>
        </w:rPr>
        <w:t xml:space="preserve">However, </w:t>
      </w:r>
      <w:r>
        <w:rPr>
          <w:sz w:val="24"/>
        </w:rPr>
        <w:t xml:space="preserve">within the context of </w:t>
      </w:r>
      <w:r>
        <w:rPr>
          <w:i/>
          <w:sz w:val="24"/>
        </w:rPr>
        <w:t>all time</w:t>
      </w:r>
      <w:r>
        <w:rPr>
          <w:sz w:val="24"/>
        </w:rPr>
        <w:t xml:space="preserve">, the word </w:t>
      </w:r>
      <w:r>
        <w:rPr>
          <w:i/>
          <w:sz w:val="24"/>
        </w:rPr>
        <w:t xml:space="preserve">time </w:t>
      </w:r>
      <w:r>
        <w:rPr>
          <w:sz w:val="24"/>
        </w:rPr>
        <w:t xml:space="preserve">is a referent, not a modifier. Compare this to the expression </w:t>
      </w:r>
      <w:r>
        <w:rPr>
          <w:i/>
          <w:sz w:val="24"/>
        </w:rPr>
        <w:t>all time slots</w:t>
      </w:r>
      <w:r>
        <w:rPr>
          <w:sz w:val="24"/>
        </w:rPr>
        <w:t>, which has</w:t>
      </w:r>
      <w:r>
        <w:rPr>
          <w:spacing w:val="-15"/>
          <w:sz w:val="24"/>
        </w:rPr>
        <w:t xml:space="preserve"> </w:t>
      </w:r>
      <w:r>
        <w:rPr>
          <w:sz w:val="24"/>
        </w:rPr>
        <w:t>the</w:t>
      </w:r>
      <w:r>
        <w:rPr>
          <w:spacing w:val="-14"/>
          <w:sz w:val="24"/>
        </w:rPr>
        <w:t xml:space="preserve"> </w:t>
      </w:r>
      <w:r>
        <w:rPr>
          <w:sz w:val="24"/>
        </w:rPr>
        <w:t>syntactic</w:t>
      </w:r>
      <w:r>
        <w:rPr>
          <w:spacing w:val="-14"/>
          <w:sz w:val="24"/>
        </w:rPr>
        <w:t xml:space="preserve"> </w:t>
      </w:r>
      <w:r>
        <w:rPr>
          <w:sz w:val="24"/>
        </w:rPr>
        <w:t>structure</w:t>
      </w:r>
      <w:r>
        <w:rPr>
          <w:spacing w:val="-15"/>
          <w:sz w:val="24"/>
        </w:rPr>
        <w:t xml:space="preserve"> </w:t>
      </w:r>
      <w:r>
        <w:rPr>
          <w:i/>
          <w:sz w:val="24"/>
        </w:rPr>
        <w:t>[all</w:t>
      </w:r>
      <w:r>
        <w:rPr>
          <w:i/>
          <w:spacing w:val="-14"/>
          <w:sz w:val="24"/>
        </w:rPr>
        <w:t xml:space="preserve"> </w:t>
      </w:r>
      <w:r>
        <w:rPr>
          <w:i/>
          <w:sz w:val="24"/>
        </w:rPr>
        <w:t>[time</w:t>
      </w:r>
      <w:r>
        <w:rPr>
          <w:i/>
          <w:spacing w:val="-15"/>
          <w:sz w:val="24"/>
        </w:rPr>
        <w:t xml:space="preserve"> </w:t>
      </w:r>
      <w:r>
        <w:rPr>
          <w:i/>
          <w:sz w:val="24"/>
        </w:rPr>
        <w:t>[slots]]]</w:t>
      </w:r>
      <w:r>
        <w:rPr>
          <w:sz w:val="24"/>
        </w:rPr>
        <w:t>,</w:t>
      </w:r>
      <w:r>
        <w:rPr>
          <w:spacing w:val="-12"/>
          <w:sz w:val="24"/>
        </w:rPr>
        <w:t xml:space="preserve"> </w:t>
      </w:r>
      <w:r>
        <w:rPr>
          <w:sz w:val="24"/>
        </w:rPr>
        <w:t>and</w:t>
      </w:r>
      <w:r>
        <w:rPr>
          <w:spacing w:val="-14"/>
          <w:sz w:val="24"/>
        </w:rPr>
        <w:t xml:space="preserve"> </w:t>
      </w:r>
      <w:r>
        <w:rPr>
          <w:sz w:val="24"/>
        </w:rPr>
        <w:t>where</w:t>
      </w:r>
      <w:r>
        <w:rPr>
          <w:spacing w:val="-15"/>
          <w:sz w:val="24"/>
        </w:rPr>
        <w:t xml:space="preserve"> </w:t>
      </w:r>
      <w:r>
        <w:rPr>
          <w:i/>
          <w:sz w:val="24"/>
        </w:rPr>
        <w:t>time</w:t>
      </w:r>
      <w:r>
        <w:rPr>
          <w:i/>
          <w:spacing w:val="-9"/>
          <w:sz w:val="24"/>
        </w:rPr>
        <w:t xml:space="preserve"> </w:t>
      </w:r>
      <w:r>
        <w:rPr>
          <w:sz w:val="24"/>
        </w:rPr>
        <w:t>is</w:t>
      </w:r>
      <w:r>
        <w:rPr>
          <w:spacing w:val="-14"/>
          <w:sz w:val="24"/>
        </w:rPr>
        <w:t xml:space="preserve"> </w:t>
      </w:r>
      <w:r>
        <w:rPr>
          <w:sz w:val="24"/>
        </w:rPr>
        <w:t>indeed</w:t>
      </w:r>
      <w:r>
        <w:rPr>
          <w:spacing w:val="-14"/>
          <w:sz w:val="24"/>
        </w:rPr>
        <w:t xml:space="preserve"> </w:t>
      </w:r>
      <w:r>
        <w:rPr>
          <w:sz w:val="24"/>
        </w:rPr>
        <w:t>modifying</w:t>
      </w:r>
      <w:r>
        <w:rPr>
          <w:spacing w:val="-14"/>
          <w:sz w:val="24"/>
        </w:rPr>
        <w:t xml:space="preserve"> </w:t>
      </w:r>
      <w:r>
        <w:rPr>
          <w:sz w:val="24"/>
        </w:rPr>
        <w:t>the</w:t>
      </w:r>
      <w:r>
        <w:rPr>
          <w:spacing w:val="-14"/>
          <w:sz w:val="24"/>
        </w:rPr>
        <w:t xml:space="preserve"> </w:t>
      </w:r>
      <w:r>
        <w:rPr>
          <w:sz w:val="24"/>
        </w:rPr>
        <w:t xml:space="preserve">referent </w:t>
      </w:r>
      <w:r>
        <w:rPr>
          <w:i/>
          <w:sz w:val="24"/>
        </w:rPr>
        <w:t xml:space="preserve">slots </w:t>
      </w:r>
      <w:r>
        <w:rPr>
          <w:sz w:val="24"/>
        </w:rPr>
        <w:t xml:space="preserve">directly. Thefore I annotated </w:t>
      </w:r>
      <w:r>
        <w:rPr>
          <w:i/>
          <w:sz w:val="24"/>
        </w:rPr>
        <w:t xml:space="preserve">time </w:t>
      </w:r>
      <w:r>
        <w:rPr>
          <w:sz w:val="24"/>
        </w:rPr>
        <w:t xml:space="preserve">as a referent in the phrase </w:t>
      </w:r>
      <w:r>
        <w:rPr>
          <w:i/>
          <w:sz w:val="24"/>
        </w:rPr>
        <w:t>all time</w:t>
      </w:r>
      <w:r>
        <w:rPr>
          <w:i/>
          <w:sz w:val="24"/>
          <w:vertAlign w:val="subscript"/>
        </w:rPr>
        <w:t>Ref</w:t>
      </w:r>
      <w:r>
        <w:rPr>
          <w:i/>
          <w:sz w:val="24"/>
        </w:rPr>
        <w:t xml:space="preserve"> favorite </w:t>
      </w:r>
      <w:r>
        <w:rPr>
          <w:sz w:val="24"/>
        </w:rPr>
        <w:t xml:space="preserve">and as a modifier in the phrase </w:t>
      </w:r>
      <w:r>
        <w:rPr>
          <w:i/>
          <w:sz w:val="24"/>
        </w:rPr>
        <w:t>all time</w:t>
      </w:r>
      <w:r>
        <w:rPr>
          <w:i/>
          <w:sz w:val="24"/>
          <w:vertAlign w:val="subscript"/>
        </w:rPr>
        <w:t>mod</w:t>
      </w:r>
      <w:r>
        <w:rPr>
          <w:i/>
          <w:sz w:val="24"/>
        </w:rPr>
        <w:t xml:space="preserve"> slots</w:t>
      </w:r>
      <w:r>
        <w:rPr>
          <w:sz w:val="24"/>
        </w:rPr>
        <w:t xml:space="preserve">. As another example, when annotating tokens of the word </w:t>
      </w:r>
      <w:r>
        <w:rPr>
          <w:i/>
          <w:sz w:val="24"/>
        </w:rPr>
        <w:t xml:space="preserve">woman </w:t>
      </w:r>
      <w:r>
        <w:rPr>
          <w:sz w:val="24"/>
        </w:rPr>
        <w:t xml:space="preserve">I excluded its appearance in the phrase </w:t>
      </w:r>
      <w:r>
        <w:rPr>
          <w:i/>
          <w:sz w:val="24"/>
        </w:rPr>
        <w:t>anti‑women statements</w:t>
      </w:r>
      <w:r>
        <w:rPr>
          <w:sz w:val="24"/>
        </w:rPr>
        <w:t xml:space="preserve">, because it forms one part of the complex word </w:t>
      </w:r>
      <w:r>
        <w:rPr>
          <w:i/>
          <w:sz w:val="24"/>
        </w:rPr>
        <w:t>anti‑women</w:t>
      </w:r>
      <w:r>
        <w:rPr>
          <w:sz w:val="24"/>
        </w:rPr>
        <w:t xml:space="preserve">, with the structure </w:t>
      </w:r>
      <w:r>
        <w:rPr>
          <w:i/>
          <w:sz w:val="24"/>
        </w:rPr>
        <w:t>[[anti-women]</w:t>
      </w:r>
      <w:r>
        <w:rPr>
          <w:i/>
          <w:sz w:val="24"/>
          <w:vertAlign w:val="subscript"/>
        </w:rPr>
        <w:t>mod</w:t>
      </w:r>
      <w:r>
        <w:rPr>
          <w:i/>
          <w:sz w:val="24"/>
        </w:rPr>
        <w:t xml:space="preserve"> state- ments]</w:t>
      </w:r>
      <w:r>
        <w:rPr>
          <w:sz w:val="24"/>
        </w:rPr>
        <w:t xml:space="preserve">. If the phrase had been just </w:t>
      </w:r>
      <w:r>
        <w:rPr>
          <w:i/>
          <w:sz w:val="24"/>
        </w:rPr>
        <w:t xml:space="preserve">women statements </w:t>
      </w:r>
      <w:r>
        <w:rPr>
          <w:sz w:val="24"/>
        </w:rPr>
        <w:t xml:space="preserve">instead, I would have analyzed </w:t>
      </w:r>
      <w:r>
        <w:rPr>
          <w:i/>
          <w:sz w:val="24"/>
        </w:rPr>
        <w:t xml:space="preserve">women </w:t>
      </w:r>
      <w:r>
        <w:rPr>
          <w:sz w:val="24"/>
        </w:rPr>
        <w:t>as a</w:t>
      </w:r>
      <w:r>
        <w:rPr>
          <w:spacing w:val="-3"/>
          <w:sz w:val="24"/>
        </w:rPr>
        <w:t xml:space="preserve"> </w:t>
      </w:r>
      <w:r>
        <w:rPr>
          <w:sz w:val="24"/>
        </w:rPr>
        <w:t>modifier.</w:t>
      </w:r>
    </w:p>
    <w:p w:rsidR="00DD7756" w:rsidRDefault="00AD1397">
      <w:pPr>
        <w:pStyle w:val="BodyText"/>
        <w:spacing w:line="420" w:lineRule="auto"/>
        <w:ind w:left="119" w:right="533" w:firstLine="358"/>
        <w:jc w:val="both"/>
      </w:pPr>
      <w:r>
        <w:t>In the remainder of this section I discuss some analytical issues specific to English and Nuuchahnulth respectively. The following points are specific to English:</w:t>
      </w:r>
    </w:p>
    <w:p w:rsidR="00DD7756" w:rsidRDefault="00AD1397">
      <w:pPr>
        <w:pStyle w:val="ListParagraph"/>
        <w:numPr>
          <w:ilvl w:val="0"/>
          <w:numId w:val="5"/>
        </w:numPr>
        <w:tabs>
          <w:tab w:val="left" w:pos="718"/>
        </w:tabs>
        <w:spacing w:before="90" w:line="254" w:lineRule="auto"/>
        <w:ind w:right="533"/>
        <w:jc w:val="both"/>
        <w:rPr>
          <w:sz w:val="24"/>
        </w:rPr>
      </w:pPr>
      <w:r>
        <w:rPr>
          <w:spacing w:val="-5"/>
          <w:sz w:val="24"/>
        </w:rPr>
        <w:t>Words</w:t>
      </w:r>
      <w:r>
        <w:rPr>
          <w:spacing w:val="-8"/>
          <w:sz w:val="24"/>
        </w:rPr>
        <w:t xml:space="preserve"> </w:t>
      </w:r>
      <w:r>
        <w:rPr>
          <w:sz w:val="24"/>
        </w:rPr>
        <w:t>related</w:t>
      </w:r>
      <w:r>
        <w:rPr>
          <w:spacing w:val="-8"/>
          <w:sz w:val="24"/>
        </w:rPr>
        <w:t xml:space="preserve"> </w:t>
      </w:r>
      <w:r>
        <w:rPr>
          <w:sz w:val="24"/>
        </w:rPr>
        <w:t>through</w:t>
      </w:r>
      <w:r>
        <w:rPr>
          <w:spacing w:val="-8"/>
          <w:sz w:val="24"/>
        </w:rPr>
        <w:t xml:space="preserve"> </w:t>
      </w:r>
      <w:r>
        <w:rPr>
          <w:sz w:val="24"/>
        </w:rPr>
        <w:t>stress</w:t>
      </w:r>
      <w:r>
        <w:rPr>
          <w:spacing w:val="-8"/>
          <w:sz w:val="24"/>
        </w:rPr>
        <w:t xml:space="preserve"> </w:t>
      </w:r>
      <w:r>
        <w:rPr>
          <w:sz w:val="24"/>
        </w:rPr>
        <w:t>shifts</w:t>
      </w:r>
      <w:r>
        <w:rPr>
          <w:spacing w:val="-7"/>
          <w:sz w:val="24"/>
        </w:rPr>
        <w:t xml:space="preserve"> </w:t>
      </w:r>
      <w:r>
        <w:rPr>
          <w:sz w:val="24"/>
        </w:rPr>
        <w:t>(e.g.</w:t>
      </w:r>
      <w:r>
        <w:rPr>
          <w:spacing w:val="12"/>
          <w:sz w:val="24"/>
        </w:rPr>
        <w:t xml:space="preserve"> </w:t>
      </w:r>
      <w:r>
        <w:rPr>
          <w:i/>
          <w:sz w:val="24"/>
        </w:rPr>
        <w:t>conˈduct</w:t>
      </w:r>
      <w:r>
        <w:rPr>
          <w:i/>
          <w:spacing w:val="5"/>
          <w:sz w:val="24"/>
        </w:rPr>
        <w:t xml:space="preserve"> </w:t>
      </w:r>
      <w:r>
        <w:rPr>
          <w:sz w:val="24"/>
        </w:rPr>
        <w:t>and</w:t>
      </w:r>
      <w:r>
        <w:rPr>
          <w:spacing w:val="-8"/>
          <w:sz w:val="24"/>
        </w:rPr>
        <w:t xml:space="preserve"> </w:t>
      </w:r>
      <w:r>
        <w:rPr>
          <w:i/>
          <w:sz w:val="24"/>
        </w:rPr>
        <w:t>ˈconduct</w:t>
      </w:r>
      <w:r>
        <w:rPr>
          <w:sz w:val="24"/>
        </w:rPr>
        <w:t>)</w:t>
      </w:r>
      <w:r>
        <w:rPr>
          <w:spacing w:val="-7"/>
          <w:sz w:val="24"/>
        </w:rPr>
        <w:t xml:space="preserve"> </w:t>
      </w:r>
      <w:r>
        <w:rPr>
          <w:sz w:val="24"/>
        </w:rPr>
        <w:t>were</w:t>
      </w:r>
      <w:r>
        <w:rPr>
          <w:spacing w:val="-8"/>
          <w:sz w:val="24"/>
        </w:rPr>
        <w:t xml:space="preserve"> </w:t>
      </w:r>
      <w:r>
        <w:rPr>
          <w:sz w:val="24"/>
        </w:rPr>
        <w:t>treated</w:t>
      </w:r>
      <w:r>
        <w:rPr>
          <w:spacing w:val="-8"/>
          <w:sz w:val="24"/>
        </w:rPr>
        <w:t xml:space="preserve"> </w:t>
      </w:r>
      <w:r>
        <w:rPr>
          <w:sz w:val="24"/>
        </w:rPr>
        <w:t>as</w:t>
      </w:r>
      <w:r>
        <w:rPr>
          <w:spacing w:val="-8"/>
          <w:sz w:val="24"/>
        </w:rPr>
        <w:t xml:space="preserve"> </w:t>
      </w:r>
      <w:r>
        <w:rPr>
          <w:sz w:val="24"/>
        </w:rPr>
        <w:t>separate lexical items since their phonological forms are distinct. In the corpus, context always made it possible to determine which use was</w:t>
      </w:r>
      <w:r>
        <w:rPr>
          <w:spacing w:val="-11"/>
          <w:sz w:val="24"/>
        </w:rPr>
        <w:t xml:space="preserve"> </w:t>
      </w:r>
      <w:r>
        <w:rPr>
          <w:sz w:val="24"/>
        </w:rPr>
        <w:t>intended.</w:t>
      </w:r>
    </w:p>
    <w:p w:rsidR="00DD7756" w:rsidRDefault="00AD1397">
      <w:pPr>
        <w:pStyle w:val="ListParagraph"/>
        <w:numPr>
          <w:ilvl w:val="0"/>
          <w:numId w:val="5"/>
        </w:numPr>
        <w:tabs>
          <w:tab w:val="left" w:pos="718"/>
        </w:tabs>
        <w:spacing w:before="190" w:line="254" w:lineRule="auto"/>
        <w:ind w:right="535"/>
        <w:jc w:val="both"/>
        <w:rPr>
          <w:sz w:val="24"/>
        </w:rPr>
      </w:pPr>
      <w:r>
        <w:rPr>
          <w:sz w:val="24"/>
        </w:rPr>
        <w:t xml:space="preserve">Compound words were included in the analysis, but individual components of com- </w:t>
      </w:r>
      <w:r>
        <w:rPr>
          <w:sz w:val="24"/>
        </w:rPr>
        <w:lastRenderedPageBreak/>
        <w:t>pound words were not. For example, when annotating tokens of the</w:t>
      </w:r>
      <w:r>
        <w:rPr>
          <w:spacing w:val="29"/>
          <w:sz w:val="24"/>
        </w:rPr>
        <w:t xml:space="preserve"> </w:t>
      </w:r>
      <w:r>
        <w:rPr>
          <w:sz w:val="24"/>
        </w:rPr>
        <w:t xml:space="preserve">word </w:t>
      </w:r>
      <w:r>
        <w:rPr>
          <w:i/>
          <w:sz w:val="24"/>
        </w:rPr>
        <w:t>back</w:t>
      </w:r>
      <w:r>
        <w:rPr>
          <w:sz w:val="24"/>
        </w:rPr>
        <w:t>, in-</w:t>
      </w:r>
    </w:p>
    <w:p w:rsidR="00DD7756" w:rsidRDefault="00DD7756">
      <w:pPr>
        <w:spacing w:line="254" w:lineRule="auto"/>
        <w:jc w:val="both"/>
        <w:rPr>
          <w:sz w:val="24"/>
        </w:rPr>
        <w:sectPr w:rsidR="00DD7756">
          <w:type w:val="continuous"/>
          <w:pgSz w:w="12240" w:h="15840"/>
          <w:pgMar w:top="1300" w:right="900" w:bottom="280" w:left="1680" w:header="720" w:footer="720" w:gutter="0"/>
          <w:cols w:space="720"/>
        </w:sectPr>
      </w:pPr>
    </w:p>
    <w:p w:rsidR="00DD7756" w:rsidRDefault="00DD7756">
      <w:pPr>
        <w:spacing w:before="84" w:line="254" w:lineRule="auto"/>
        <w:ind w:left="717" w:right="489"/>
        <w:jc w:val="both"/>
        <w:rPr>
          <w:sz w:val="24"/>
        </w:rPr>
      </w:pPr>
      <w:r w:rsidRPr="00DD7756">
        <w:lastRenderedPageBreak/>
        <w:pict>
          <v:line id="_x0000_s1127" style="position:absolute;left:0;text-align:left;z-index:15751168;mso-position-horizontal-relative:page" from="544.7pt,32.15pt" to="544.7pt,20.6pt" strokeweight="1.75731mm">
            <w10:wrap anchorx="page"/>
          </v:line>
        </w:pict>
      </w:r>
      <w:r w:rsidR="00AD1397">
        <w:rPr>
          <w:sz w:val="24"/>
        </w:rPr>
        <w:t xml:space="preserve">stances within the compounds </w:t>
      </w:r>
      <w:r w:rsidR="00AD1397">
        <w:rPr>
          <w:i/>
          <w:sz w:val="24"/>
        </w:rPr>
        <w:t xml:space="preserve">back yard </w:t>
      </w:r>
      <w:r w:rsidR="00AD1397">
        <w:rPr>
          <w:sz w:val="24"/>
        </w:rPr>
        <w:t xml:space="preserve">or </w:t>
      </w:r>
      <w:r w:rsidR="00AD1397">
        <w:rPr>
          <w:i/>
          <w:sz w:val="24"/>
        </w:rPr>
        <w:t xml:space="preserve">hard back book </w:t>
      </w:r>
      <w:r w:rsidR="00AD1397">
        <w:rPr>
          <w:sz w:val="24"/>
        </w:rPr>
        <w:t xml:space="preserve">or </w:t>
      </w:r>
      <w:r w:rsidR="00AD1397">
        <w:rPr>
          <w:i/>
          <w:sz w:val="24"/>
        </w:rPr>
        <w:t xml:space="preserve">back burner </w:t>
      </w:r>
      <w:r w:rsidR="00AD1397">
        <w:rPr>
          <w:sz w:val="24"/>
        </w:rPr>
        <w:t>were ex- cluded</w:t>
      </w:r>
      <w:r w:rsidR="00AD1397">
        <w:rPr>
          <w:spacing w:val="-24"/>
          <w:sz w:val="24"/>
        </w:rPr>
        <w:t xml:space="preserve"> </w:t>
      </w:r>
      <w:r w:rsidR="00AD1397">
        <w:rPr>
          <w:sz w:val="24"/>
        </w:rPr>
        <w:t>from</w:t>
      </w:r>
      <w:r w:rsidR="00AD1397">
        <w:rPr>
          <w:spacing w:val="-24"/>
          <w:sz w:val="24"/>
        </w:rPr>
        <w:t xml:space="preserve"> </w:t>
      </w:r>
      <w:r w:rsidR="00AD1397">
        <w:rPr>
          <w:sz w:val="24"/>
        </w:rPr>
        <w:t>the</w:t>
      </w:r>
      <w:r w:rsidR="00AD1397">
        <w:rPr>
          <w:spacing w:val="-24"/>
          <w:sz w:val="24"/>
        </w:rPr>
        <w:t xml:space="preserve"> </w:t>
      </w:r>
      <w:r w:rsidR="00AD1397">
        <w:rPr>
          <w:sz w:val="24"/>
        </w:rPr>
        <w:t>analysis.</w:t>
      </w:r>
      <w:r w:rsidR="00AD1397">
        <w:rPr>
          <w:spacing w:val="8"/>
          <w:sz w:val="24"/>
        </w:rPr>
        <w:t xml:space="preserve"> </w:t>
      </w:r>
      <w:r w:rsidR="00AD1397">
        <w:rPr>
          <w:sz w:val="24"/>
        </w:rPr>
        <w:t>Instances</w:t>
      </w:r>
      <w:r w:rsidR="00AD1397">
        <w:rPr>
          <w:spacing w:val="-24"/>
          <w:sz w:val="24"/>
        </w:rPr>
        <w:t xml:space="preserve"> </w:t>
      </w:r>
      <w:r w:rsidR="00AD1397">
        <w:rPr>
          <w:sz w:val="24"/>
        </w:rPr>
        <w:t>of</w:t>
      </w:r>
      <w:r w:rsidR="00AD1397">
        <w:rPr>
          <w:spacing w:val="-23"/>
          <w:sz w:val="24"/>
        </w:rPr>
        <w:t xml:space="preserve"> </w:t>
      </w:r>
      <w:r w:rsidR="00AD1397">
        <w:rPr>
          <w:sz w:val="24"/>
        </w:rPr>
        <w:t>lexical</w:t>
      </w:r>
      <w:r w:rsidR="00AD1397">
        <w:rPr>
          <w:spacing w:val="-24"/>
          <w:sz w:val="24"/>
        </w:rPr>
        <w:t xml:space="preserve"> </w:t>
      </w:r>
      <w:r w:rsidR="00AD1397">
        <w:rPr>
          <w:sz w:val="24"/>
        </w:rPr>
        <w:t>items</w:t>
      </w:r>
      <w:r w:rsidR="00AD1397">
        <w:rPr>
          <w:spacing w:val="-24"/>
          <w:sz w:val="24"/>
        </w:rPr>
        <w:t xml:space="preserve"> </w:t>
      </w:r>
      <w:r w:rsidR="00AD1397">
        <w:rPr>
          <w:sz w:val="24"/>
        </w:rPr>
        <w:t>within</w:t>
      </w:r>
      <w:r w:rsidR="00AD1397">
        <w:rPr>
          <w:spacing w:val="-23"/>
          <w:sz w:val="24"/>
        </w:rPr>
        <w:t xml:space="preserve"> </w:t>
      </w:r>
      <w:r w:rsidR="00AD1397">
        <w:rPr>
          <w:sz w:val="24"/>
        </w:rPr>
        <w:t>noun-verb</w:t>
      </w:r>
      <w:r w:rsidR="00AD1397">
        <w:rPr>
          <w:spacing w:val="-23"/>
          <w:sz w:val="24"/>
        </w:rPr>
        <w:t xml:space="preserve"> </w:t>
      </w:r>
      <w:r w:rsidR="00AD1397">
        <w:rPr>
          <w:sz w:val="24"/>
        </w:rPr>
        <w:t>compounds</w:t>
      </w:r>
      <w:r w:rsidR="00AD1397">
        <w:rPr>
          <w:spacing w:val="-24"/>
          <w:sz w:val="24"/>
        </w:rPr>
        <w:t xml:space="preserve"> </w:t>
      </w:r>
      <w:r w:rsidR="00AD1397">
        <w:rPr>
          <w:sz w:val="24"/>
        </w:rPr>
        <w:t xml:space="preserve">(“noun incorporation”) were also excluded, such as </w:t>
      </w:r>
      <w:r w:rsidR="00AD1397">
        <w:rPr>
          <w:i/>
          <w:sz w:val="24"/>
        </w:rPr>
        <w:t xml:space="preserve">pie </w:t>
      </w:r>
      <w:r w:rsidR="00AD1397">
        <w:rPr>
          <w:sz w:val="24"/>
        </w:rPr>
        <w:t xml:space="preserve">in </w:t>
      </w:r>
      <w:r w:rsidR="00AD1397">
        <w:rPr>
          <w:i/>
          <w:sz w:val="24"/>
        </w:rPr>
        <w:t>pie baking</w:t>
      </w:r>
      <w:r w:rsidR="00AD1397">
        <w:rPr>
          <w:sz w:val="24"/>
        </w:rPr>
        <w:t xml:space="preserve">. </w:t>
      </w:r>
      <w:r w:rsidR="00AD1397">
        <w:rPr>
          <w:spacing w:val="-3"/>
          <w:sz w:val="24"/>
        </w:rPr>
        <w:t xml:space="preserve">However, </w:t>
      </w:r>
      <w:r w:rsidR="00AD1397">
        <w:rPr>
          <w:sz w:val="24"/>
        </w:rPr>
        <w:t>compound words</w:t>
      </w:r>
      <w:r w:rsidR="00AD1397">
        <w:rPr>
          <w:spacing w:val="-10"/>
          <w:sz w:val="24"/>
        </w:rPr>
        <w:t xml:space="preserve"> </w:t>
      </w:r>
      <w:r w:rsidR="00AD1397">
        <w:rPr>
          <w:sz w:val="24"/>
        </w:rPr>
        <w:t>as</w:t>
      </w:r>
      <w:r w:rsidR="00AD1397">
        <w:rPr>
          <w:spacing w:val="-10"/>
          <w:sz w:val="24"/>
        </w:rPr>
        <w:t xml:space="preserve"> </w:t>
      </w:r>
      <w:r w:rsidR="00AD1397">
        <w:rPr>
          <w:sz w:val="24"/>
        </w:rPr>
        <w:t>a</w:t>
      </w:r>
      <w:r w:rsidR="00AD1397">
        <w:rPr>
          <w:spacing w:val="-8"/>
          <w:sz w:val="24"/>
        </w:rPr>
        <w:t xml:space="preserve"> </w:t>
      </w:r>
      <w:r w:rsidR="00AD1397">
        <w:rPr>
          <w:sz w:val="24"/>
        </w:rPr>
        <w:t>whole</w:t>
      </w:r>
      <w:r w:rsidR="00AD1397">
        <w:rPr>
          <w:spacing w:val="-10"/>
          <w:sz w:val="24"/>
        </w:rPr>
        <w:t xml:space="preserve"> </w:t>
      </w:r>
      <w:r w:rsidR="00AD1397">
        <w:rPr>
          <w:i/>
          <w:sz w:val="24"/>
        </w:rPr>
        <w:t>were</w:t>
      </w:r>
      <w:r w:rsidR="00AD1397">
        <w:rPr>
          <w:i/>
          <w:spacing w:val="-4"/>
          <w:sz w:val="24"/>
        </w:rPr>
        <w:t xml:space="preserve"> </w:t>
      </w:r>
      <w:r w:rsidR="00AD1397">
        <w:rPr>
          <w:sz w:val="24"/>
        </w:rPr>
        <w:t>included</w:t>
      </w:r>
      <w:r w:rsidR="00AD1397">
        <w:rPr>
          <w:spacing w:val="-9"/>
          <w:sz w:val="24"/>
        </w:rPr>
        <w:t xml:space="preserve"> </w:t>
      </w:r>
      <w:r w:rsidR="00AD1397">
        <w:rPr>
          <w:sz w:val="24"/>
        </w:rPr>
        <w:t>in</w:t>
      </w:r>
      <w:r w:rsidR="00AD1397">
        <w:rPr>
          <w:spacing w:val="-8"/>
          <w:sz w:val="24"/>
        </w:rPr>
        <w:t xml:space="preserve"> </w:t>
      </w:r>
      <w:r w:rsidR="00AD1397">
        <w:rPr>
          <w:sz w:val="24"/>
        </w:rPr>
        <w:t>the</w:t>
      </w:r>
      <w:r w:rsidR="00AD1397">
        <w:rPr>
          <w:spacing w:val="-9"/>
          <w:sz w:val="24"/>
        </w:rPr>
        <w:t xml:space="preserve"> </w:t>
      </w:r>
      <w:r w:rsidR="00AD1397">
        <w:rPr>
          <w:sz w:val="24"/>
        </w:rPr>
        <w:t>analysis.</w:t>
      </w:r>
      <w:r w:rsidR="00AD1397">
        <w:rPr>
          <w:spacing w:val="13"/>
          <w:sz w:val="24"/>
        </w:rPr>
        <w:t xml:space="preserve"> </w:t>
      </w:r>
      <w:r w:rsidR="00AD1397">
        <w:rPr>
          <w:sz w:val="24"/>
        </w:rPr>
        <w:t>For</w:t>
      </w:r>
      <w:r w:rsidR="00AD1397">
        <w:rPr>
          <w:spacing w:val="-9"/>
          <w:sz w:val="24"/>
        </w:rPr>
        <w:t xml:space="preserve"> </w:t>
      </w:r>
      <w:r w:rsidR="00AD1397">
        <w:rPr>
          <w:sz w:val="24"/>
        </w:rPr>
        <w:t>example,</w:t>
      </w:r>
      <w:r w:rsidR="00AD1397">
        <w:rPr>
          <w:spacing w:val="-7"/>
          <w:sz w:val="24"/>
        </w:rPr>
        <w:t xml:space="preserve"> </w:t>
      </w:r>
      <w:r w:rsidR="00AD1397">
        <w:rPr>
          <w:sz w:val="24"/>
        </w:rPr>
        <w:t>the</w:t>
      </w:r>
      <w:r w:rsidR="00AD1397">
        <w:rPr>
          <w:spacing w:val="-10"/>
          <w:sz w:val="24"/>
        </w:rPr>
        <w:t xml:space="preserve"> </w:t>
      </w:r>
      <w:r w:rsidR="00AD1397">
        <w:rPr>
          <w:sz w:val="24"/>
        </w:rPr>
        <w:t>lexical</w:t>
      </w:r>
      <w:r w:rsidR="00AD1397">
        <w:rPr>
          <w:spacing w:val="-9"/>
          <w:sz w:val="24"/>
        </w:rPr>
        <w:t xml:space="preserve"> </w:t>
      </w:r>
      <w:r w:rsidR="00AD1397">
        <w:rPr>
          <w:sz w:val="24"/>
        </w:rPr>
        <w:t>item</w:t>
      </w:r>
      <w:r w:rsidR="00AD1397">
        <w:rPr>
          <w:spacing w:val="-12"/>
          <w:sz w:val="24"/>
        </w:rPr>
        <w:t xml:space="preserve"> </w:t>
      </w:r>
      <w:r w:rsidR="00AD1397">
        <w:rPr>
          <w:i/>
          <w:sz w:val="24"/>
        </w:rPr>
        <w:t>back</w:t>
      </w:r>
      <w:r w:rsidR="00AD1397">
        <w:rPr>
          <w:i/>
          <w:spacing w:val="-10"/>
          <w:sz w:val="24"/>
        </w:rPr>
        <w:t xml:space="preserve"> </w:t>
      </w:r>
      <w:r w:rsidR="00AD1397">
        <w:rPr>
          <w:i/>
          <w:sz w:val="24"/>
        </w:rPr>
        <w:t xml:space="preserve">yard </w:t>
      </w:r>
      <w:r w:rsidR="00AD1397">
        <w:rPr>
          <w:sz w:val="24"/>
        </w:rPr>
        <w:t>was</w:t>
      </w:r>
      <w:r w:rsidR="00AD1397">
        <w:rPr>
          <w:spacing w:val="-15"/>
          <w:sz w:val="24"/>
        </w:rPr>
        <w:t xml:space="preserve"> </w:t>
      </w:r>
      <w:r w:rsidR="00AD1397">
        <w:rPr>
          <w:sz w:val="24"/>
        </w:rPr>
        <w:t>treated</w:t>
      </w:r>
      <w:r w:rsidR="00AD1397">
        <w:rPr>
          <w:spacing w:val="-15"/>
          <w:sz w:val="24"/>
        </w:rPr>
        <w:t xml:space="preserve"> </w:t>
      </w:r>
      <w:r w:rsidR="00AD1397">
        <w:rPr>
          <w:sz w:val="24"/>
        </w:rPr>
        <w:t>as</w:t>
      </w:r>
      <w:r w:rsidR="00AD1397">
        <w:rPr>
          <w:spacing w:val="-14"/>
          <w:sz w:val="24"/>
        </w:rPr>
        <w:t xml:space="preserve"> </w:t>
      </w:r>
      <w:r w:rsidR="00AD1397">
        <w:rPr>
          <w:sz w:val="24"/>
        </w:rPr>
        <w:t>a</w:t>
      </w:r>
      <w:r w:rsidR="00AD1397">
        <w:rPr>
          <w:spacing w:val="-15"/>
          <w:sz w:val="24"/>
        </w:rPr>
        <w:t xml:space="preserve"> </w:t>
      </w:r>
      <w:r w:rsidR="00AD1397">
        <w:rPr>
          <w:sz w:val="24"/>
        </w:rPr>
        <w:t>lexical</w:t>
      </w:r>
      <w:r w:rsidR="00AD1397">
        <w:rPr>
          <w:spacing w:val="-14"/>
          <w:sz w:val="24"/>
        </w:rPr>
        <w:t xml:space="preserve"> </w:t>
      </w:r>
      <w:r w:rsidR="00AD1397">
        <w:rPr>
          <w:sz w:val="24"/>
        </w:rPr>
        <w:t>unit</w:t>
      </w:r>
      <w:r w:rsidR="00AD1397">
        <w:rPr>
          <w:spacing w:val="-15"/>
          <w:sz w:val="24"/>
        </w:rPr>
        <w:t xml:space="preserve"> </w:t>
      </w:r>
      <w:r w:rsidR="00AD1397">
        <w:rPr>
          <w:sz w:val="24"/>
        </w:rPr>
        <w:t>and</w:t>
      </w:r>
      <w:r w:rsidR="00AD1397">
        <w:rPr>
          <w:spacing w:val="-14"/>
          <w:sz w:val="24"/>
        </w:rPr>
        <w:t xml:space="preserve"> </w:t>
      </w:r>
      <w:r w:rsidR="00AD1397">
        <w:rPr>
          <w:sz w:val="24"/>
        </w:rPr>
        <w:t>analyzed</w:t>
      </w:r>
      <w:r w:rsidR="00AD1397">
        <w:rPr>
          <w:spacing w:val="-15"/>
          <w:sz w:val="24"/>
        </w:rPr>
        <w:t xml:space="preserve"> </w:t>
      </w:r>
      <w:r w:rsidR="00AD1397">
        <w:rPr>
          <w:sz w:val="24"/>
        </w:rPr>
        <w:t>for</w:t>
      </w:r>
      <w:r w:rsidR="00AD1397">
        <w:rPr>
          <w:spacing w:val="-14"/>
          <w:sz w:val="24"/>
        </w:rPr>
        <w:t xml:space="preserve"> </w:t>
      </w:r>
      <w:r w:rsidR="00AD1397">
        <w:rPr>
          <w:sz w:val="24"/>
        </w:rPr>
        <w:t>its</w:t>
      </w:r>
      <w:r w:rsidR="00AD1397">
        <w:rPr>
          <w:spacing w:val="-15"/>
          <w:sz w:val="24"/>
        </w:rPr>
        <w:t xml:space="preserve"> </w:t>
      </w:r>
      <w:r w:rsidR="00AD1397">
        <w:rPr>
          <w:sz w:val="24"/>
        </w:rPr>
        <w:t>discourse</w:t>
      </w:r>
      <w:r w:rsidR="00AD1397">
        <w:rPr>
          <w:spacing w:val="-14"/>
          <w:sz w:val="24"/>
        </w:rPr>
        <w:t xml:space="preserve"> </w:t>
      </w:r>
      <w:r w:rsidR="00AD1397">
        <w:rPr>
          <w:sz w:val="24"/>
        </w:rPr>
        <w:t>function.</w:t>
      </w:r>
      <w:r w:rsidR="00AD1397">
        <w:rPr>
          <w:spacing w:val="10"/>
          <w:sz w:val="24"/>
        </w:rPr>
        <w:t xml:space="preserve"> </w:t>
      </w:r>
      <w:r w:rsidR="00AD1397">
        <w:rPr>
          <w:sz w:val="24"/>
        </w:rPr>
        <w:t>Therefore</w:t>
      </w:r>
      <w:r w:rsidR="00AD1397">
        <w:rPr>
          <w:spacing w:val="-14"/>
          <w:sz w:val="24"/>
        </w:rPr>
        <w:t xml:space="preserve"> </w:t>
      </w:r>
      <w:r w:rsidR="00AD1397">
        <w:rPr>
          <w:sz w:val="24"/>
        </w:rPr>
        <w:t>I</w:t>
      </w:r>
      <w:r w:rsidR="00AD1397">
        <w:rPr>
          <w:spacing w:val="-15"/>
          <w:sz w:val="24"/>
        </w:rPr>
        <w:t xml:space="preserve"> </w:t>
      </w:r>
      <w:r w:rsidR="00AD1397">
        <w:rPr>
          <w:sz w:val="24"/>
        </w:rPr>
        <w:t xml:space="preserve">analyze </w:t>
      </w:r>
      <w:r w:rsidR="00AD1397">
        <w:rPr>
          <w:i/>
          <w:sz w:val="24"/>
        </w:rPr>
        <w:t>back</w:t>
      </w:r>
      <w:r w:rsidR="00AD1397">
        <w:rPr>
          <w:i/>
          <w:spacing w:val="-7"/>
          <w:sz w:val="24"/>
        </w:rPr>
        <w:t xml:space="preserve"> </w:t>
      </w:r>
      <w:r w:rsidR="00AD1397">
        <w:rPr>
          <w:i/>
          <w:sz w:val="24"/>
        </w:rPr>
        <w:t>yard</w:t>
      </w:r>
      <w:r w:rsidR="00AD1397">
        <w:rPr>
          <w:i/>
          <w:spacing w:val="7"/>
          <w:sz w:val="24"/>
        </w:rPr>
        <w:t xml:space="preserve"> </w:t>
      </w:r>
      <w:r w:rsidR="00AD1397">
        <w:rPr>
          <w:sz w:val="24"/>
        </w:rPr>
        <w:t>as</w:t>
      </w:r>
      <w:r w:rsidR="00AD1397">
        <w:rPr>
          <w:spacing w:val="-6"/>
          <w:sz w:val="24"/>
        </w:rPr>
        <w:t xml:space="preserve"> </w:t>
      </w:r>
      <w:r w:rsidR="00AD1397">
        <w:rPr>
          <w:sz w:val="24"/>
        </w:rPr>
        <w:t>a</w:t>
      </w:r>
      <w:r w:rsidR="00AD1397">
        <w:rPr>
          <w:spacing w:val="-5"/>
          <w:sz w:val="24"/>
        </w:rPr>
        <w:t xml:space="preserve"> </w:t>
      </w:r>
      <w:r w:rsidR="00AD1397">
        <w:rPr>
          <w:sz w:val="24"/>
        </w:rPr>
        <w:t>referent</w:t>
      </w:r>
      <w:r w:rsidR="00AD1397">
        <w:rPr>
          <w:spacing w:val="-6"/>
          <w:sz w:val="24"/>
        </w:rPr>
        <w:t xml:space="preserve"> </w:t>
      </w:r>
      <w:r w:rsidR="00AD1397">
        <w:rPr>
          <w:sz w:val="24"/>
        </w:rPr>
        <w:t>in</w:t>
      </w:r>
      <w:r w:rsidR="00AD1397">
        <w:rPr>
          <w:spacing w:val="-7"/>
          <w:sz w:val="24"/>
        </w:rPr>
        <w:t xml:space="preserve"> </w:t>
      </w:r>
      <w:r w:rsidR="00AD1397">
        <w:rPr>
          <w:i/>
          <w:sz w:val="24"/>
        </w:rPr>
        <w:t>we</w:t>
      </w:r>
      <w:r w:rsidR="00AD1397">
        <w:rPr>
          <w:i/>
          <w:spacing w:val="-6"/>
          <w:sz w:val="24"/>
        </w:rPr>
        <w:t xml:space="preserve"> </w:t>
      </w:r>
      <w:r w:rsidR="00AD1397">
        <w:rPr>
          <w:i/>
          <w:sz w:val="24"/>
        </w:rPr>
        <w:t>were</w:t>
      </w:r>
      <w:r w:rsidR="00AD1397">
        <w:rPr>
          <w:i/>
          <w:spacing w:val="-6"/>
          <w:sz w:val="24"/>
        </w:rPr>
        <w:t xml:space="preserve"> </w:t>
      </w:r>
      <w:r w:rsidR="00AD1397">
        <w:rPr>
          <w:i/>
          <w:sz w:val="24"/>
        </w:rPr>
        <w:t>sitting</w:t>
      </w:r>
      <w:r w:rsidR="00AD1397">
        <w:rPr>
          <w:i/>
          <w:spacing w:val="-6"/>
          <w:sz w:val="24"/>
        </w:rPr>
        <w:t xml:space="preserve"> </w:t>
      </w:r>
      <w:r w:rsidR="00AD1397">
        <w:rPr>
          <w:i/>
          <w:sz w:val="24"/>
        </w:rPr>
        <w:t>in</w:t>
      </w:r>
      <w:r w:rsidR="00AD1397">
        <w:rPr>
          <w:i/>
          <w:spacing w:val="-6"/>
          <w:sz w:val="24"/>
        </w:rPr>
        <w:t xml:space="preserve"> </w:t>
      </w:r>
      <w:r w:rsidR="00AD1397">
        <w:rPr>
          <w:i/>
          <w:sz w:val="24"/>
        </w:rPr>
        <w:t>the</w:t>
      </w:r>
      <w:r w:rsidR="00AD1397">
        <w:rPr>
          <w:i/>
          <w:spacing w:val="-5"/>
          <w:sz w:val="24"/>
        </w:rPr>
        <w:t xml:space="preserve"> </w:t>
      </w:r>
      <w:r w:rsidR="00AD1397">
        <w:rPr>
          <w:i/>
          <w:sz w:val="24"/>
        </w:rPr>
        <w:t>[back</w:t>
      </w:r>
      <w:r w:rsidR="00AD1397">
        <w:rPr>
          <w:i/>
          <w:spacing w:val="-5"/>
          <w:sz w:val="24"/>
        </w:rPr>
        <w:t xml:space="preserve"> </w:t>
      </w:r>
      <w:r w:rsidR="00AD1397">
        <w:rPr>
          <w:i/>
          <w:sz w:val="24"/>
        </w:rPr>
        <w:t>yard]</w:t>
      </w:r>
      <w:r w:rsidR="00AD1397">
        <w:rPr>
          <w:i/>
          <w:sz w:val="24"/>
          <w:vertAlign w:val="subscript"/>
        </w:rPr>
        <w:t>Ref</w:t>
      </w:r>
      <w:r w:rsidR="00AD1397">
        <w:rPr>
          <w:i/>
          <w:spacing w:val="3"/>
          <w:sz w:val="24"/>
        </w:rPr>
        <w:t xml:space="preserve"> </w:t>
      </w:r>
      <w:r w:rsidR="00AD1397">
        <w:rPr>
          <w:sz w:val="24"/>
        </w:rPr>
        <w:t>and</w:t>
      </w:r>
      <w:r w:rsidR="00AD1397">
        <w:rPr>
          <w:spacing w:val="-6"/>
          <w:sz w:val="24"/>
        </w:rPr>
        <w:t xml:space="preserve"> </w:t>
      </w:r>
      <w:r w:rsidR="00AD1397">
        <w:rPr>
          <w:sz w:val="24"/>
        </w:rPr>
        <w:t>a</w:t>
      </w:r>
      <w:r w:rsidR="00AD1397">
        <w:rPr>
          <w:spacing w:val="-6"/>
          <w:sz w:val="24"/>
        </w:rPr>
        <w:t xml:space="preserve"> </w:t>
      </w:r>
      <w:r w:rsidR="00AD1397">
        <w:rPr>
          <w:sz w:val="24"/>
        </w:rPr>
        <w:t>modifier</w:t>
      </w:r>
      <w:r w:rsidR="00AD1397">
        <w:rPr>
          <w:spacing w:val="-6"/>
          <w:sz w:val="24"/>
        </w:rPr>
        <w:t xml:space="preserve"> </w:t>
      </w:r>
      <w:r w:rsidR="00AD1397">
        <w:rPr>
          <w:sz w:val="24"/>
        </w:rPr>
        <w:t>in</w:t>
      </w:r>
      <w:r w:rsidR="00AD1397">
        <w:rPr>
          <w:spacing w:val="-6"/>
          <w:sz w:val="24"/>
        </w:rPr>
        <w:t xml:space="preserve"> </w:t>
      </w:r>
      <w:r w:rsidR="00AD1397">
        <w:rPr>
          <w:i/>
          <w:sz w:val="24"/>
        </w:rPr>
        <w:t>it</w:t>
      </w:r>
      <w:r w:rsidR="00AD1397">
        <w:rPr>
          <w:i/>
          <w:spacing w:val="-6"/>
          <w:sz w:val="24"/>
        </w:rPr>
        <w:t xml:space="preserve"> </w:t>
      </w:r>
      <w:r w:rsidR="00AD1397">
        <w:rPr>
          <w:i/>
          <w:sz w:val="24"/>
        </w:rPr>
        <w:t>was</w:t>
      </w:r>
      <w:r w:rsidR="00AD1397">
        <w:rPr>
          <w:i/>
          <w:spacing w:val="-7"/>
          <w:sz w:val="24"/>
        </w:rPr>
        <w:t xml:space="preserve"> </w:t>
      </w:r>
      <w:r w:rsidR="00AD1397">
        <w:rPr>
          <w:i/>
          <w:sz w:val="24"/>
        </w:rPr>
        <w:t>a [back yard]</w:t>
      </w:r>
      <w:r w:rsidR="00AD1397">
        <w:rPr>
          <w:i/>
          <w:sz w:val="24"/>
          <w:vertAlign w:val="subscript"/>
        </w:rPr>
        <w:t>mod</w:t>
      </w:r>
      <w:r w:rsidR="00AD1397">
        <w:rPr>
          <w:i/>
          <w:spacing w:val="7"/>
          <w:sz w:val="24"/>
        </w:rPr>
        <w:t xml:space="preserve"> </w:t>
      </w:r>
      <w:r w:rsidR="00AD1397">
        <w:rPr>
          <w:i/>
          <w:sz w:val="24"/>
        </w:rPr>
        <w:t>party</w:t>
      </w:r>
      <w:r w:rsidR="00AD1397">
        <w:rPr>
          <w:sz w:val="24"/>
        </w:rPr>
        <w:t>.</w:t>
      </w:r>
    </w:p>
    <w:p w:rsidR="00DD7756" w:rsidRDefault="00AD1397">
      <w:pPr>
        <w:pStyle w:val="ListParagraph"/>
        <w:numPr>
          <w:ilvl w:val="0"/>
          <w:numId w:val="5"/>
        </w:numPr>
        <w:tabs>
          <w:tab w:val="left" w:pos="718"/>
        </w:tabs>
        <w:spacing w:before="192" w:line="254" w:lineRule="auto"/>
        <w:ind w:right="535"/>
        <w:jc w:val="both"/>
        <w:rPr>
          <w:sz w:val="24"/>
        </w:rPr>
      </w:pPr>
      <w:r>
        <w:rPr>
          <w:sz w:val="24"/>
        </w:rPr>
        <w:t>Lexicalized</w:t>
      </w:r>
      <w:r>
        <w:rPr>
          <w:spacing w:val="-11"/>
          <w:sz w:val="24"/>
        </w:rPr>
        <w:t xml:space="preserve"> </w:t>
      </w:r>
      <w:r>
        <w:rPr>
          <w:sz w:val="24"/>
        </w:rPr>
        <w:t>phrasal</w:t>
      </w:r>
      <w:r>
        <w:rPr>
          <w:spacing w:val="-10"/>
          <w:sz w:val="24"/>
        </w:rPr>
        <w:t xml:space="preserve"> </w:t>
      </w:r>
      <w:r>
        <w:rPr>
          <w:sz w:val="24"/>
        </w:rPr>
        <w:t>verbs</w:t>
      </w:r>
      <w:r>
        <w:rPr>
          <w:spacing w:val="-12"/>
          <w:sz w:val="24"/>
        </w:rPr>
        <w:t xml:space="preserve"> </w:t>
      </w:r>
      <w:r>
        <w:rPr>
          <w:sz w:val="24"/>
        </w:rPr>
        <w:t>such</w:t>
      </w:r>
      <w:r>
        <w:rPr>
          <w:spacing w:val="-10"/>
          <w:sz w:val="24"/>
        </w:rPr>
        <w:t xml:space="preserve"> </w:t>
      </w:r>
      <w:r>
        <w:rPr>
          <w:sz w:val="24"/>
        </w:rPr>
        <w:t>as</w:t>
      </w:r>
      <w:r>
        <w:rPr>
          <w:spacing w:val="-13"/>
          <w:sz w:val="24"/>
        </w:rPr>
        <w:t xml:space="preserve"> </w:t>
      </w:r>
      <w:r>
        <w:rPr>
          <w:i/>
          <w:sz w:val="24"/>
        </w:rPr>
        <w:t>back</w:t>
      </w:r>
      <w:r>
        <w:rPr>
          <w:i/>
          <w:spacing w:val="-10"/>
          <w:sz w:val="24"/>
        </w:rPr>
        <w:t xml:space="preserve"> </w:t>
      </w:r>
      <w:r>
        <w:rPr>
          <w:i/>
          <w:sz w:val="24"/>
        </w:rPr>
        <w:t>up</w:t>
      </w:r>
      <w:r>
        <w:rPr>
          <w:i/>
          <w:spacing w:val="-7"/>
          <w:sz w:val="24"/>
        </w:rPr>
        <w:t xml:space="preserve"> </w:t>
      </w:r>
      <w:r>
        <w:rPr>
          <w:sz w:val="24"/>
        </w:rPr>
        <w:t>were</w:t>
      </w:r>
      <w:r>
        <w:rPr>
          <w:spacing w:val="-11"/>
          <w:sz w:val="24"/>
        </w:rPr>
        <w:t xml:space="preserve"> </w:t>
      </w:r>
      <w:r>
        <w:rPr>
          <w:sz w:val="24"/>
        </w:rPr>
        <w:t>treated</w:t>
      </w:r>
      <w:r>
        <w:rPr>
          <w:spacing w:val="-11"/>
          <w:sz w:val="24"/>
        </w:rPr>
        <w:t xml:space="preserve"> </w:t>
      </w:r>
      <w:r>
        <w:rPr>
          <w:sz w:val="24"/>
        </w:rPr>
        <w:t>as</w:t>
      </w:r>
      <w:r>
        <w:rPr>
          <w:spacing w:val="-10"/>
          <w:sz w:val="24"/>
        </w:rPr>
        <w:t xml:space="preserve"> </w:t>
      </w:r>
      <w:r>
        <w:rPr>
          <w:sz w:val="24"/>
        </w:rPr>
        <w:t>a</w:t>
      </w:r>
      <w:r>
        <w:rPr>
          <w:spacing w:val="-10"/>
          <w:sz w:val="24"/>
        </w:rPr>
        <w:t xml:space="preserve"> </w:t>
      </w:r>
      <w:r>
        <w:rPr>
          <w:sz w:val="24"/>
        </w:rPr>
        <w:t>lexical</w:t>
      </w:r>
      <w:r>
        <w:rPr>
          <w:spacing w:val="-12"/>
          <w:sz w:val="24"/>
        </w:rPr>
        <w:t xml:space="preserve"> </w:t>
      </w:r>
      <w:r>
        <w:rPr>
          <w:sz w:val="24"/>
        </w:rPr>
        <w:t>unit,</w:t>
      </w:r>
      <w:r>
        <w:rPr>
          <w:spacing w:val="-9"/>
          <w:sz w:val="24"/>
        </w:rPr>
        <w:t xml:space="preserve"> </w:t>
      </w:r>
      <w:r>
        <w:rPr>
          <w:sz w:val="24"/>
        </w:rPr>
        <w:t>such</w:t>
      </w:r>
      <w:r>
        <w:rPr>
          <w:spacing w:val="-10"/>
          <w:sz w:val="24"/>
        </w:rPr>
        <w:t xml:space="preserve"> </w:t>
      </w:r>
      <w:r>
        <w:rPr>
          <w:sz w:val="24"/>
        </w:rPr>
        <w:t>that</w:t>
      </w:r>
      <w:r>
        <w:rPr>
          <w:spacing w:val="-12"/>
          <w:sz w:val="24"/>
        </w:rPr>
        <w:t xml:space="preserve"> </w:t>
      </w:r>
      <w:r>
        <w:rPr>
          <w:sz w:val="24"/>
        </w:rPr>
        <w:t>it</w:t>
      </w:r>
      <w:r>
        <w:rPr>
          <w:spacing w:val="-10"/>
          <w:sz w:val="24"/>
        </w:rPr>
        <w:t xml:space="preserve"> </w:t>
      </w:r>
      <w:r>
        <w:rPr>
          <w:sz w:val="24"/>
        </w:rPr>
        <w:t>was possible</w:t>
      </w:r>
      <w:r>
        <w:rPr>
          <w:spacing w:val="-5"/>
          <w:sz w:val="24"/>
        </w:rPr>
        <w:t xml:space="preserve"> </w:t>
      </w:r>
      <w:r>
        <w:rPr>
          <w:sz w:val="24"/>
        </w:rPr>
        <w:t>for</w:t>
      </w:r>
      <w:r>
        <w:rPr>
          <w:spacing w:val="-5"/>
          <w:sz w:val="24"/>
        </w:rPr>
        <w:t xml:space="preserve"> </w:t>
      </w:r>
      <w:r>
        <w:rPr>
          <w:sz w:val="24"/>
        </w:rPr>
        <w:t>the</w:t>
      </w:r>
      <w:r>
        <w:rPr>
          <w:spacing w:val="-4"/>
          <w:sz w:val="24"/>
        </w:rPr>
        <w:t xml:space="preserve"> </w:t>
      </w:r>
      <w:r>
        <w:rPr>
          <w:sz w:val="24"/>
        </w:rPr>
        <w:t>lexical</w:t>
      </w:r>
      <w:r>
        <w:rPr>
          <w:spacing w:val="-5"/>
          <w:sz w:val="24"/>
        </w:rPr>
        <w:t xml:space="preserve"> </w:t>
      </w:r>
      <w:r>
        <w:rPr>
          <w:sz w:val="24"/>
        </w:rPr>
        <w:t>item</w:t>
      </w:r>
      <w:r>
        <w:rPr>
          <w:spacing w:val="-5"/>
          <w:sz w:val="24"/>
        </w:rPr>
        <w:t xml:space="preserve"> </w:t>
      </w:r>
      <w:r>
        <w:rPr>
          <w:sz w:val="24"/>
        </w:rPr>
        <w:t>to</w:t>
      </w:r>
      <w:r>
        <w:rPr>
          <w:spacing w:val="-4"/>
          <w:sz w:val="24"/>
        </w:rPr>
        <w:t xml:space="preserve"> </w:t>
      </w:r>
      <w:r>
        <w:rPr>
          <w:sz w:val="24"/>
        </w:rPr>
        <w:t>appear</w:t>
      </w:r>
      <w:r>
        <w:rPr>
          <w:spacing w:val="-5"/>
          <w:sz w:val="24"/>
        </w:rPr>
        <w:t xml:space="preserve"> </w:t>
      </w:r>
      <w:r>
        <w:rPr>
          <w:sz w:val="24"/>
        </w:rPr>
        <w:t>in</w:t>
      </w:r>
      <w:r>
        <w:rPr>
          <w:spacing w:val="-4"/>
          <w:sz w:val="24"/>
        </w:rPr>
        <w:t xml:space="preserve"> </w:t>
      </w:r>
      <w:r>
        <w:rPr>
          <w:sz w:val="24"/>
        </w:rPr>
        <w:t>different</w:t>
      </w:r>
      <w:r>
        <w:rPr>
          <w:spacing w:val="-5"/>
          <w:sz w:val="24"/>
        </w:rPr>
        <w:t xml:space="preserve"> </w:t>
      </w:r>
      <w:r>
        <w:rPr>
          <w:sz w:val="24"/>
        </w:rPr>
        <w:t>discourse</w:t>
      </w:r>
      <w:r>
        <w:rPr>
          <w:spacing w:val="-5"/>
          <w:sz w:val="24"/>
        </w:rPr>
        <w:t xml:space="preserve"> </w:t>
      </w:r>
      <w:r>
        <w:rPr>
          <w:sz w:val="24"/>
        </w:rPr>
        <w:t>functions:</w:t>
      </w:r>
      <w:r>
        <w:rPr>
          <w:spacing w:val="12"/>
          <w:sz w:val="24"/>
        </w:rPr>
        <w:t xml:space="preserve"> </w:t>
      </w:r>
      <w:r>
        <w:rPr>
          <w:i/>
          <w:sz w:val="24"/>
        </w:rPr>
        <w:t>he</w:t>
      </w:r>
      <w:r>
        <w:rPr>
          <w:i/>
          <w:spacing w:val="-5"/>
          <w:sz w:val="24"/>
        </w:rPr>
        <w:t xml:space="preserve"> </w:t>
      </w:r>
      <w:r>
        <w:rPr>
          <w:i/>
          <w:sz w:val="24"/>
        </w:rPr>
        <w:t>doesn’t</w:t>
      </w:r>
      <w:r>
        <w:rPr>
          <w:i/>
          <w:spacing w:val="-4"/>
          <w:sz w:val="24"/>
        </w:rPr>
        <w:t xml:space="preserve"> </w:t>
      </w:r>
      <w:r>
        <w:rPr>
          <w:i/>
          <w:sz w:val="24"/>
        </w:rPr>
        <w:t>[back up]</w:t>
      </w:r>
      <w:r>
        <w:rPr>
          <w:i/>
          <w:sz w:val="24"/>
          <w:vertAlign w:val="subscript"/>
        </w:rPr>
        <w:t>pRed</w:t>
      </w:r>
      <w:r>
        <w:rPr>
          <w:i/>
          <w:sz w:val="24"/>
        </w:rPr>
        <w:t xml:space="preserve"> that point </w:t>
      </w:r>
      <w:r>
        <w:rPr>
          <w:sz w:val="24"/>
        </w:rPr>
        <w:t xml:space="preserve">vs. </w:t>
      </w:r>
      <w:r>
        <w:rPr>
          <w:i/>
          <w:sz w:val="24"/>
        </w:rPr>
        <w:t>please make a [back up]</w:t>
      </w:r>
      <w:r>
        <w:rPr>
          <w:i/>
          <w:sz w:val="24"/>
          <w:vertAlign w:val="subscript"/>
        </w:rPr>
        <w:t>Ref</w:t>
      </w:r>
      <w:r>
        <w:rPr>
          <w:i/>
          <w:sz w:val="24"/>
        </w:rPr>
        <w:t xml:space="preserve"> </w:t>
      </w:r>
      <w:r>
        <w:rPr>
          <w:sz w:val="24"/>
        </w:rPr>
        <w:t xml:space="preserve">vs. </w:t>
      </w:r>
      <w:r>
        <w:rPr>
          <w:i/>
          <w:sz w:val="24"/>
        </w:rPr>
        <w:t>you have a fairly good [back up]</w:t>
      </w:r>
      <w:r>
        <w:rPr>
          <w:i/>
          <w:sz w:val="24"/>
          <w:vertAlign w:val="subscript"/>
        </w:rPr>
        <w:t>mod</w:t>
      </w:r>
      <w:r>
        <w:rPr>
          <w:i/>
          <w:sz w:val="24"/>
        </w:rPr>
        <w:t xml:space="preserve"> quarterback</w:t>
      </w:r>
      <w:r>
        <w:rPr>
          <w:sz w:val="24"/>
        </w:rPr>
        <w:t>.</w:t>
      </w:r>
    </w:p>
    <w:p w:rsidR="00DD7756" w:rsidRDefault="00AD1397">
      <w:pPr>
        <w:pStyle w:val="ListParagraph"/>
        <w:numPr>
          <w:ilvl w:val="0"/>
          <w:numId w:val="5"/>
        </w:numPr>
        <w:tabs>
          <w:tab w:val="left" w:pos="718"/>
        </w:tabs>
        <w:spacing w:before="194" w:line="254" w:lineRule="auto"/>
        <w:ind w:right="532"/>
        <w:jc w:val="both"/>
        <w:rPr>
          <w:sz w:val="24"/>
        </w:rPr>
      </w:pPr>
      <w:r>
        <w:rPr>
          <w:spacing w:val="-3"/>
          <w:sz w:val="24"/>
        </w:rPr>
        <w:t xml:space="preserve">Tokens </w:t>
      </w:r>
      <w:r>
        <w:rPr>
          <w:sz w:val="24"/>
        </w:rPr>
        <w:t>used as gerunds, infinitives, or predicate nominals / adjectives were tagged separately and ultimately excluded from the analysis, since most researchers would consider these to be instances of morphologically marked conversion in</w:t>
      </w:r>
      <w:r>
        <w:rPr>
          <w:spacing w:val="-24"/>
          <w:sz w:val="24"/>
        </w:rPr>
        <w:t xml:space="preserve"> </w:t>
      </w:r>
      <w:r>
        <w:rPr>
          <w:sz w:val="24"/>
        </w:rPr>
        <w:t>English.</w:t>
      </w:r>
    </w:p>
    <w:p w:rsidR="00DD7756" w:rsidRDefault="00AD1397">
      <w:pPr>
        <w:pStyle w:val="ListParagraph"/>
        <w:numPr>
          <w:ilvl w:val="0"/>
          <w:numId w:val="5"/>
        </w:numPr>
        <w:tabs>
          <w:tab w:val="left" w:pos="718"/>
        </w:tabs>
        <w:spacing w:before="196" w:line="254" w:lineRule="auto"/>
        <w:ind w:right="532"/>
        <w:jc w:val="both"/>
        <w:rPr>
          <w:sz w:val="24"/>
        </w:rPr>
      </w:pPr>
      <w:r>
        <w:rPr>
          <w:sz w:val="24"/>
        </w:rPr>
        <w:t xml:space="preserve">Adverbial uses of participles similar in function to the Latin ablative absolute were excluded from analysis, e.g. </w:t>
      </w:r>
      <w:r>
        <w:rPr>
          <w:i/>
          <w:sz w:val="24"/>
        </w:rPr>
        <w:t>talking about the golf thing,</w:t>
      </w:r>
      <w:r>
        <w:rPr>
          <w:i/>
          <w:spacing w:val="4"/>
          <w:sz w:val="24"/>
        </w:rPr>
        <w:t xml:space="preserve"> </w:t>
      </w:r>
      <w:r>
        <w:rPr>
          <w:i/>
          <w:sz w:val="24"/>
        </w:rPr>
        <w:t>[…]</w:t>
      </w:r>
      <w:r>
        <w:rPr>
          <w:sz w:val="24"/>
        </w:rPr>
        <w:t>.</w:t>
      </w:r>
    </w:p>
    <w:p w:rsidR="00DD7756" w:rsidRDefault="00AD1397">
      <w:pPr>
        <w:pStyle w:val="ListParagraph"/>
        <w:numPr>
          <w:ilvl w:val="0"/>
          <w:numId w:val="5"/>
        </w:numPr>
        <w:tabs>
          <w:tab w:val="left" w:pos="718"/>
        </w:tabs>
        <w:spacing w:before="197" w:line="254" w:lineRule="auto"/>
        <w:ind w:right="532"/>
        <w:jc w:val="both"/>
        <w:rPr>
          <w:sz w:val="24"/>
        </w:rPr>
      </w:pPr>
      <w:r>
        <w:rPr>
          <w:sz w:val="24"/>
        </w:rPr>
        <w:t>Stative (modificational) versus dynamic (predicational) uses of past participle forms required special consideration. It was not always possible to discern with certainty whether</w:t>
      </w:r>
      <w:r>
        <w:rPr>
          <w:spacing w:val="-19"/>
          <w:sz w:val="24"/>
        </w:rPr>
        <w:t xml:space="preserve"> </w:t>
      </w:r>
      <w:r>
        <w:rPr>
          <w:sz w:val="24"/>
        </w:rPr>
        <w:t>a</w:t>
      </w:r>
      <w:r>
        <w:rPr>
          <w:spacing w:val="-17"/>
          <w:sz w:val="24"/>
        </w:rPr>
        <w:t xml:space="preserve"> </w:t>
      </w:r>
      <w:r>
        <w:rPr>
          <w:sz w:val="24"/>
        </w:rPr>
        <w:t>given</w:t>
      </w:r>
      <w:r>
        <w:rPr>
          <w:spacing w:val="-18"/>
          <w:sz w:val="24"/>
        </w:rPr>
        <w:t xml:space="preserve"> </w:t>
      </w:r>
      <w:r>
        <w:rPr>
          <w:sz w:val="24"/>
        </w:rPr>
        <w:t>token</w:t>
      </w:r>
      <w:r>
        <w:rPr>
          <w:spacing w:val="-18"/>
          <w:sz w:val="24"/>
        </w:rPr>
        <w:t xml:space="preserve"> </w:t>
      </w:r>
      <w:r>
        <w:rPr>
          <w:sz w:val="24"/>
        </w:rPr>
        <w:t>of</w:t>
      </w:r>
      <w:r>
        <w:rPr>
          <w:spacing w:val="-18"/>
          <w:sz w:val="24"/>
        </w:rPr>
        <w:t xml:space="preserve"> </w:t>
      </w:r>
      <w:r>
        <w:rPr>
          <w:sz w:val="24"/>
        </w:rPr>
        <w:t>a</w:t>
      </w:r>
      <w:r>
        <w:rPr>
          <w:spacing w:val="-17"/>
          <w:sz w:val="24"/>
        </w:rPr>
        <w:t xml:space="preserve"> </w:t>
      </w:r>
      <w:r>
        <w:rPr>
          <w:sz w:val="24"/>
        </w:rPr>
        <w:t>past</w:t>
      </w:r>
      <w:r>
        <w:rPr>
          <w:spacing w:val="-17"/>
          <w:sz w:val="24"/>
        </w:rPr>
        <w:t xml:space="preserve"> </w:t>
      </w:r>
      <w:r>
        <w:rPr>
          <w:sz w:val="24"/>
        </w:rPr>
        <w:t>participle</w:t>
      </w:r>
      <w:r>
        <w:rPr>
          <w:spacing w:val="-18"/>
          <w:sz w:val="24"/>
        </w:rPr>
        <w:t xml:space="preserve"> </w:t>
      </w:r>
      <w:r>
        <w:rPr>
          <w:sz w:val="24"/>
        </w:rPr>
        <w:t>form</w:t>
      </w:r>
      <w:r>
        <w:rPr>
          <w:spacing w:val="-18"/>
          <w:sz w:val="24"/>
        </w:rPr>
        <w:t xml:space="preserve"> </w:t>
      </w:r>
      <w:r>
        <w:rPr>
          <w:sz w:val="24"/>
        </w:rPr>
        <w:t>was</w:t>
      </w:r>
      <w:r>
        <w:rPr>
          <w:spacing w:val="-17"/>
          <w:sz w:val="24"/>
        </w:rPr>
        <w:t xml:space="preserve"> </w:t>
      </w:r>
      <w:r>
        <w:rPr>
          <w:sz w:val="24"/>
        </w:rPr>
        <w:t>being</w:t>
      </w:r>
      <w:r>
        <w:rPr>
          <w:spacing w:val="-18"/>
          <w:sz w:val="24"/>
        </w:rPr>
        <w:t xml:space="preserve"> </w:t>
      </w:r>
      <w:r>
        <w:rPr>
          <w:sz w:val="24"/>
        </w:rPr>
        <w:t>used</w:t>
      </w:r>
      <w:r>
        <w:rPr>
          <w:spacing w:val="-18"/>
          <w:sz w:val="24"/>
        </w:rPr>
        <w:t xml:space="preserve"> </w:t>
      </w:r>
      <w:r>
        <w:rPr>
          <w:sz w:val="24"/>
        </w:rPr>
        <w:t>statively</w:t>
      </w:r>
      <w:r>
        <w:rPr>
          <w:spacing w:val="-18"/>
          <w:sz w:val="24"/>
        </w:rPr>
        <w:t xml:space="preserve"> </w:t>
      </w:r>
      <w:r>
        <w:rPr>
          <w:sz w:val="24"/>
        </w:rPr>
        <w:t>or</w:t>
      </w:r>
      <w:r>
        <w:rPr>
          <w:spacing w:val="-18"/>
          <w:sz w:val="24"/>
        </w:rPr>
        <w:t xml:space="preserve"> </w:t>
      </w:r>
      <w:r>
        <w:rPr>
          <w:sz w:val="24"/>
        </w:rPr>
        <w:t>dynamically. Compare</w:t>
      </w:r>
      <w:r>
        <w:rPr>
          <w:spacing w:val="-12"/>
          <w:sz w:val="24"/>
        </w:rPr>
        <w:t xml:space="preserve"> </w:t>
      </w:r>
      <w:r>
        <w:rPr>
          <w:sz w:val="24"/>
        </w:rPr>
        <w:t>the</w:t>
      </w:r>
      <w:r>
        <w:rPr>
          <w:spacing w:val="-10"/>
          <w:sz w:val="24"/>
        </w:rPr>
        <w:t xml:space="preserve"> </w:t>
      </w:r>
      <w:r>
        <w:rPr>
          <w:sz w:val="24"/>
        </w:rPr>
        <w:t>use</w:t>
      </w:r>
      <w:r>
        <w:rPr>
          <w:spacing w:val="-11"/>
          <w:sz w:val="24"/>
        </w:rPr>
        <w:t xml:space="preserve"> </w:t>
      </w:r>
      <w:r>
        <w:rPr>
          <w:sz w:val="24"/>
        </w:rPr>
        <w:t>of</w:t>
      </w:r>
      <w:r>
        <w:rPr>
          <w:spacing w:val="-10"/>
          <w:sz w:val="24"/>
        </w:rPr>
        <w:t xml:space="preserve"> </w:t>
      </w:r>
      <w:r>
        <w:rPr>
          <w:sz w:val="24"/>
        </w:rPr>
        <w:t>the</w:t>
      </w:r>
      <w:r>
        <w:rPr>
          <w:spacing w:val="-10"/>
          <w:sz w:val="24"/>
        </w:rPr>
        <w:t xml:space="preserve"> </w:t>
      </w:r>
      <w:r>
        <w:rPr>
          <w:sz w:val="24"/>
        </w:rPr>
        <w:t>word</w:t>
      </w:r>
      <w:r>
        <w:rPr>
          <w:spacing w:val="-12"/>
          <w:sz w:val="24"/>
        </w:rPr>
        <w:t xml:space="preserve"> </w:t>
      </w:r>
      <w:r>
        <w:rPr>
          <w:i/>
          <w:sz w:val="24"/>
        </w:rPr>
        <w:t>relieved</w:t>
      </w:r>
      <w:r>
        <w:rPr>
          <w:i/>
          <w:spacing w:val="3"/>
          <w:sz w:val="24"/>
        </w:rPr>
        <w:t xml:space="preserve"> </w:t>
      </w:r>
      <w:r>
        <w:rPr>
          <w:sz w:val="24"/>
        </w:rPr>
        <w:t>in</w:t>
      </w:r>
      <w:r>
        <w:rPr>
          <w:spacing w:val="-10"/>
          <w:sz w:val="24"/>
        </w:rPr>
        <w:t xml:space="preserve"> </w:t>
      </w:r>
      <w:r>
        <w:rPr>
          <w:sz w:val="24"/>
        </w:rPr>
        <w:t>the</w:t>
      </w:r>
      <w:r>
        <w:rPr>
          <w:spacing w:val="-11"/>
          <w:sz w:val="24"/>
        </w:rPr>
        <w:t xml:space="preserve"> </w:t>
      </w:r>
      <w:r>
        <w:rPr>
          <w:sz w:val="24"/>
        </w:rPr>
        <w:t>phrases</w:t>
      </w:r>
      <w:r>
        <w:rPr>
          <w:spacing w:val="-11"/>
          <w:sz w:val="24"/>
        </w:rPr>
        <w:t xml:space="preserve"> </w:t>
      </w:r>
      <w:r>
        <w:rPr>
          <w:i/>
          <w:sz w:val="24"/>
        </w:rPr>
        <w:t>she</w:t>
      </w:r>
      <w:r>
        <w:rPr>
          <w:i/>
          <w:spacing w:val="-10"/>
          <w:sz w:val="24"/>
        </w:rPr>
        <w:t xml:space="preserve"> </w:t>
      </w:r>
      <w:r>
        <w:rPr>
          <w:i/>
          <w:sz w:val="24"/>
        </w:rPr>
        <w:t>was</w:t>
      </w:r>
      <w:r>
        <w:rPr>
          <w:i/>
          <w:spacing w:val="-11"/>
          <w:sz w:val="24"/>
        </w:rPr>
        <w:t xml:space="preserve"> </w:t>
      </w:r>
      <w:r>
        <w:rPr>
          <w:i/>
          <w:sz w:val="24"/>
        </w:rPr>
        <w:t>relieved</w:t>
      </w:r>
      <w:r>
        <w:rPr>
          <w:i/>
          <w:spacing w:val="-10"/>
          <w:sz w:val="24"/>
        </w:rPr>
        <w:t xml:space="preserve"> </w:t>
      </w:r>
      <w:r>
        <w:rPr>
          <w:i/>
          <w:sz w:val="24"/>
        </w:rPr>
        <w:t>of</w:t>
      </w:r>
      <w:r>
        <w:rPr>
          <w:i/>
          <w:spacing w:val="-11"/>
          <w:sz w:val="24"/>
        </w:rPr>
        <w:t xml:space="preserve"> </w:t>
      </w:r>
      <w:r>
        <w:rPr>
          <w:i/>
          <w:sz w:val="24"/>
        </w:rPr>
        <w:t>duty</w:t>
      </w:r>
      <w:r>
        <w:rPr>
          <w:i/>
          <w:spacing w:val="-1"/>
          <w:sz w:val="24"/>
        </w:rPr>
        <w:t xml:space="preserve"> </w:t>
      </w:r>
      <w:r>
        <w:rPr>
          <w:sz w:val="24"/>
        </w:rPr>
        <w:t>vs.</w:t>
      </w:r>
      <w:r>
        <w:rPr>
          <w:spacing w:val="13"/>
          <w:sz w:val="24"/>
        </w:rPr>
        <w:t xml:space="preserve"> </w:t>
      </w:r>
      <w:r>
        <w:rPr>
          <w:i/>
          <w:sz w:val="24"/>
        </w:rPr>
        <w:t>she</w:t>
      </w:r>
      <w:r>
        <w:rPr>
          <w:i/>
          <w:spacing w:val="-11"/>
          <w:sz w:val="24"/>
        </w:rPr>
        <w:t xml:space="preserve"> </w:t>
      </w:r>
      <w:r>
        <w:rPr>
          <w:i/>
          <w:sz w:val="24"/>
        </w:rPr>
        <w:t>was relieved to find her car</w:t>
      </w:r>
      <w:r>
        <w:rPr>
          <w:sz w:val="24"/>
        </w:rPr>
        <w:t xml:space="preserve">. The first use is arguably predicative while the second seems more like a predicate adjective. In cases where the discourse context does not make the intended use </w:t>
      </w:r>
      <w:r>
        <w:rPr>
          <w:spacing w:val="-3"/>
          <w:sz w:val="24"/>
        </w:rPr>
        <w:t xml:space="preserve">clear, </w:t>
      </w:r>
      <w:r>
        <w:rPr>
          <w:sz w:val="24"/>
        </w:rPr>
        <w:t>I opted to code the data as a predicate, since this is the more conservative, historically prior form. Stative, predicate adjective uses were excluded from the</w:t>
      </w:r>
      <w:r>
        <w:rPr>
          <w:spacing w:val="-3"/>
          <w:sz w:val="24"/>
        </w:rPr>
        <w:t xml:space="preserve"> </w:t>
      </w:r>
      <w:r>
        <w:rPr>
          <w:sz w:val="24"/>
        </w:rPr>
        <w:t>analysis.</w:t>
      </w:r>
    </w:p>
    <w:p w:rsidR="00DD7756" w:rsidRDefault="00DD7756">
      <w:pPr>
        <w:pStyle w:val="BodyText"/>
        <w:spacing w:before="5"/>
        <w:rPr>
          <w:sz w:val="38"/>
        </w:rPr>
      </w:pPr>
    </w:p>
    <w:p w:rsidR="00DD7756" w:rsidRDefault="00AD1397">
      <w:pPr>
        <w:pStyle w:val="BodyText"/>
        <w:spacing w:line="420" w:lineRule="auto"/>
        <w:ind w:left="119" w:right="532" w:firstLine="358"/>
        <w:jc w:val="both"/>
      </w:pPr>
      <w:r>
        <w:t>The</w:t>
      </w:r>
      <w:r>
        <w:rPr>
          <w:spacing w:val="-12"/>
        </w:rPr>
        <w:t xml:space="preserve"> </w:t>
      </w:r>
      <w:r>
        <w:t>analysis</w:t>
      </w:r>
      <w:r>
        <w:rPr>
          <w:spacing w:val="-10"/>
        </w:rPr>
        <w:t xml:space="preserve"> </w:t>
      </w:r>
      <w:r>
        <w:t>of</w:t>
      </w:r>
      <w:r>
        <w:rPr>
          <w:spacing w:val="-11"/>
        </w:rPr>
        <w:t xml:space="preserve"> </w:t>
      </w:r>
      <w:r>
        <w:t>discourse</w:t>
      </w:r>
      <w:r>
        <w:rPr>
          <w:spacing w:val="-11"/>
        </w:rPr>
        <w:t xml:space="preserve"> </w:t>
      </w:r>
      <w:r>
        <w:t>functions</w:t>
      </w:r>
      <w:r>
        <w:rPr>
          <w:spacing w:val="-10"/>
        </w:rPr>
        <w:t xml:space="preserve"> </w:t>
      </w:r>
      <w:r>
        <w:t>in</w:t>
      </w:r>
      <w:r>
        <w:rPr>
          <w:spacing w:val="-11"/>
        </w:rPr>
        <w:t xml:space="preserve"> </w:t>
      </w:r>
      <w:r>
        <w:t>Nuuchahnulth</w:t>
      </w:r>
      <w:r>
        <w:rPr>
          <w:spacing w:val="-10"/>
        </w:rPr>
        <w:t xml:space="preserve"> </w:t>
      </w:r>
      <w:r>
        <w:t>faces</w:t>
      </w:r>
      <w:r>
        <w:rPr>
          <w:spacing w:val="-11"/>
        </w:rPr>
        <w:t xml:space="preserve"> </w:t>
      </w:r>
      <w:r>
        <w:t>a</w:t>
      </w:r>
      <w:r>
        <w:rPr>
          <w:spacing w:val="-11"/>
        </w:rPr>
        <w:t xml:space="preserve"> </w:t>
      </w:r>
      <w:r>
        <w:t>different</w:t>
      </w:r>
      <w:r>
        <w:rPr>
          <w:spacing w:val="-12"/>
        </w:rPr>
        <w:t xml:space="preserve"> </w:t>
      </w:r>
      <w:r>
        <w:t>set</w:t>
      </w:r>
      <w:r>
        <w:rPr>
          <w:spacing w:val="-10"/>
        </w:rPr>
        <w:t xml:space="preserve"> </w:t>
      </w:r>
      <w:r>
        <w:t>of</w:t>
      </w:r>
      <w:r>
        <w:rPr>
          <w:spacing w:val="-11"/>
        </w:rPr>
        <w:t xml:space="preserve"> </w:t>
      </w:r>
      <w:r>
        <w:t>issues.</w:t>
      </w:r>
      <w:r>
        <w:rPr>
          <w:spacing w:val="11"/>
        </w:rPr>
        <w:t xml:space="preserve"> </w:t>
      </w:r>
      <w:r>
        <w:t>A</w:t>
      </w:r>
      <w:r>
        <w:rPr>
          <w:spacing w:val="-12"/>
        </w:rPr>
        <w:t xml:space="preserve"> </w:t>
      </w:r>
      <w:r>
        <w:t>first difficulty</w:t>
      </w:r>
      <w:r>
        <w:rPr>
          <w:spacing w:val="-11"/>
        </w:rPr>
        <w:t xml:space="preserve"> </w:t>
      </w:r>
      <w:r>
        <w:t>arises</w:t>
      </w:r>
      <w:r>
        <w:rPr>
          <w:spacing w:val="-10"/>
        </w:rPr>
        <w:t xml:space="preserve"> </w:t>
      </w:r>
      <w:r>
        <w:t>from</w:t>
      </w:r>
      <w:r>
        <w:rPr>
          <w:spacing w:val="-10"/>
        </w:rPr>
        <w:t xml:space="preserve"> </w:t>
      </w:r>
      <w:r>
        <w:t>the</w:t>
      </w:r>
      <w:r>
        <w:rPr>
          <w:spacing w:val="-10"/>
        </w:rPr>
        <w:t xml:space="preserve"> </w:t>
      </w:r>
      <w:r>
        <w:t>holophrastic</w:t>
      </w:r>
      <w:r>
        <w:rPr>
          <w:spacing w:val="-10"/>
        </w:rPr>
        <w:t xml:space="preserve"> </w:t>
      </w:r>
      <w:r>
        <w:t>nature</w:t>
      </w:r>
      <w:r>
        <w:rPr>
          <w:spacing w:val="-10"/>
        </w:rPr>
        <w:t xml:space="preserve"> </w:t>
      </w:r>
      <w:r>
        <w:t>of</w:t>
      </w:r>
      <w:r>
        <w:rPr>
          <w:spacing w:val="-10"/>
        </w:rPr>
        <w:t xml:space="preserve"> </w:t>
      </w:r>
      <w:r>
        <w:t>Nuuchahnulth,</w:t>
      </w:r>
      <w:r>
        <w:rPr>
          <w:spacing w:val="-9"/>
        </w:rPr>
        <w:t xml:space="preserve"> </w:t>
      </w:r>
      <w:r>
        <w:t>in</w:t>
      </w:r>
      <w:r>
        <w:rPr>
          <w:spacing w:val="-10"/>
        </w:rPr>
        <w:t xml:space="preserve"> </w:t>
      </w:r>
      <w:r>
        <w:t>which</w:t>
      </w:r>
      <w:r>
        <w:rPr>
          <w:spacing w:val="-10"/>
        </w:rPr>
        <w:t xml:space="preserve"> </w:t>
      </w:r>
      <w:r>
        <w:t>it</w:t>
      </w:r>
      <w:r>
        <w:rPr>
          <w:spacing w:val="-9"/>
        </w:rPr>
        <w:t xml:space="preserve"> </w:t>
      </w:r>
      <w:r>
        <w:t>is</w:t>
      </w:r>
      <w:r>
        <w:rPr>
          <w:spacing w:val="-10"/>
        </w:rPr>
        <w:t xml:space="preserve"> </w:t>
      </w:r>
      <w:r>
        <w:t>extremely</w:t>
      </w:r>
      <w:r>
        <w:rPr>
          <w:spacing w:val="-10"/>
        </w:rPr>
        <w:t xml:space="preserve"> </w:t>
      </w:r>
      <w:r>
        <w:t>com- mon</w:t>
      </w:r>
      <w:r>
        <w:rPr>
          <w:spacing w:val="-16"/>
        </w:rPr>
        <w:t xml:space="preserve"> </w:t>
      </w:r>
      <w:r>
        <w:t>for</w:t>
      </w:r>
      <w:r>
        <w:rPr>
          <w:spacing w:val="-14"/>
        </w:rPr>
        <w:t xml:space="preserve"> </w:t>
      </w:r>
      <w:r>
        <w:t>a</w:t>
      </w:r>
      <w:r>
        <w:rPr>
          <w:spacing w:val="-15"/>
        </w:rPr>
        <w:t xml:space="preserve"> </w:t>
      </w:r>
      <w:r>
        <w:t>single</w:t>
      </w:r>
      <w:r>
        <w:rPr>
          <w:spacing w:val="-14"/>
        </w:rPr>
        <w:t xml:space="preserve"> </w:t>
      </w:r>
      <w:r>
        <w:t>word</w:t>
      </w:r>
      <w:r>
        <w:rPr>
          <w:spacing w:val="-15"/>
        </w:rPr>
        <w:t xml:space="preserve"> </w:t>
      </w:r>
      <w:r>
        <w:t>to</w:t>
      </w:r>
      <w:r>
        <w:rPr>
          <w:spacing w:val="-15"/>
        </w:rPr>
        <w:t xml:space="preserve"> </w:t>
      </w:r>
      <w:r>
        <w:t>constitute</w:t>
      </w:r>
      <w:r>
        <w:rPr>
          <w:spacing w:val="-14"/>
        </w:rPr>
        <w:t xml:space="preserve"> </w:t>
      </w:r>
      <w:r>
        <w:t>an</w:t>
      </w:r>
      <w:r>
        <w:rPr>
          <w:spacing w:val="-15"/>
        </w:rPr>
        <w:t xml:space="preserve"> </w:t>
      </w:r>
      <w:r>
        <w:t>entire</w:t>
      </w:r>
      <w:r>
        <w:rPr>
          <w:spacing w:val="-15"/>
        </w:rPr>
        <w:t xml:space="preserve"> </w:t>
      </w:r>
      <w:r>
        <w:t>clause</w:t>
      </w:r>
      <w:r>
        <w:rPr>
          <w:spacing w:val="-14"/>
        </w:rPr>
        <w:t xml:space="preserve"> </w:t>
      </w:r>
      <w:r>
        <w:t>(52.2%</w:t>
      </w:r>
      <w:r>
        <w:rPr>
          <w:spacing w:val="-15"/>
        </w:rPr>
        <w:t xml:space="preserve"> </w:t>
      </w:r>
      <w:r>
        <w:t>of</w:t>
      </w:r>
      <w:r>
        <w:rPr>
          <w:spacing w:val="-15"/>
        </w:rPr>
        <w:t xml:space="preserve"> </w:t>
      </w:r>
      <w:r>
        <w:t>the</w:t>
      </w:r>
      <w:r>
        <w:rPr>
          <w:spacing w:val="-14"/>
        </w:rPr>
        <w:t xml:space="preserve"> </w:t>
      </w:r>
      <w:r>
        <w:t>time</w:t>
      </w:r>
      <w:r>
        <w:rPr>
          <w:spacing w:val="-15"/>
        </w:rPr>
        <w:t xml:space="preserve"> </w:t>
      </w:r>
      <w:r>
        <w:t>according</w:t>
      </w:r>
      <w:r>
        <w:rPr>
          <w:spacing w:val="-15"/>
        </w:rPr>
        <w:t xml:space="preserve"> </w:t>
      </w:r>
      <w:r>
        <w:t>to</w:t>
      </w:r>
      <w:r>
        <w:rPr>
          <w:spacing w:val="-15"/>
        </w:rPr>
        <w:t xml:space="preserve"> </w:t>
      </w:r>
      <w:r>
        <w:t>Nakayama [</w:t>
      </w:r>
      <w:hyperlink w:anchor="_bookmark428" w:history="1">
        <w:r>
          <w:rPr>
            <w:color w:val="007FFF"/>
          </w:rPr>
          <w:t>2001</w:t>
        </w:r>
      </w:hyperlink>
      <w:r>
        <w:t xml:space="preserve">: 149]). While an individual lexical item may be functioning as a predicate within its clause, the clause itself may be functioning to refer or to modify. Since the inflected word and the clause are coterminous, </w:t>
      </w:r>
      <w:r>
        <w:rPr>
          <w:spacing w:val="-3"/>
        </w:rPr>
        <w:t xml:space="preserve">however, </w:t>
      </w:r>
      <w:r>
        <w:t>the potential for ambiguity arises. For example, Nakayama (</w:t>
      </w:r>
      <w:hyperlink w:anchor="_bookmark428" w:history="1">
        <w:r>
          <w:rPr>
            <w:color w:val="007FFF"/>
          </w:rPr>
          <w:t>2001</w:t>
        </w:r>
      </w:hyperlink>
      <w:r>
        <w:t xml:space="preserve">: 113) states that “[i]n </w:t>
      </w:r>
      <w:r>
        <w:rPr>
          <w:i/>
        </w:rPr>
        <w:t xml:space="preserve">modification </w:t>
      </w:r>
      <w:r>
        <w:t>one predicate restricts the</w:t>
      </w:r>
      <w:r>
        <w:rPr>
          <w:spacing w:val="-24"/>
        </w:rPr>
        <w:t xml:space="preserve"> </w:t>
      </w:r>
      <w:r>
        <w:t xml:space="preserve">interpretation of the other semantically main </w:t>
      </w:r>
      <w:r>
        <w:rPr>
          <w:spacing w:val="-4"/>
        </w:rPr>
        <w:t xml:space="preserve">predicate.” </w:t>
      </w:r>
      <w:r>
        <w:t xml:space="preserve">(Nakayama </w:t>
      </w:r>
      <w:hyperlink w:anchor="_bookmark428" w:history="1">
        <w:r>
          <w:rPr>
            <w:color w:val="007FFF"/>
          </w:rPr>
          <w:t>2001</w:t>
        </w:r>
      </w:hyperlink>
      <w:r>
        <w:t>: 113) This simultaneously treats a</w:t>
      </w:r>
      <w:r>
        <w:rPr>
          <w:spacing w:val="-5"/>
        </w:rPr>
        <w:t xml:space="preserve"> </w:t>
      </w:r>
      <w:r>
        <w:t>word</w:t>
      </w:r>
      <w:r>
        <w:rPr>
          <w:spacing w:val="-5"/>
        </w:rPr>
        <w:t xml:space="preserve"> </w:t>
      </w:r>
      <w:r>
        <w:t>as</w:t>
      </w:r>
      <w:r>
        <w:rPr>
          <w:spacing w:val="-4"/>
        </w:rPr>
        <w:t xml:space="preserve"> </w:t>
      </w:r>
      <w:r>
        <w:t>both</w:t>
      </w:r>
      <w:r>
        <w:rPr>
          <w:spacing w:val="-4"/>
        </w:rPr>
        <w:t xml:space="preserve"> </w:t>
      </w:r>
      <w:r>
        <w:t>a</w:t>
      </w:r>
      <w:r>
        <w:rPr>
          <w:spacing w:val="-4"/>
        </w:rPr>
        <w:t xml:space="preserve"> </w:t>
      </w:r>
      <w:r>
        <w:t>modifier</w:t>
      </w:r>
      <w:r>
        <w:rPr>
          <w:spacing w:val="-5"/>
        </w:rPr>
        <w:t xml:space="preserve"> </w:t>
      </w:r>
      <w:r>
        <w:t>and</w:t>
      </w:r>
      <w:r>
        <w:rPr>
          <w:spacing w:val="-5"/>
        </w:rPr>
        <w:t xml:space="preserve"> </w:t>
      </w:r>
      <w:r>
        <w:t>a</w:t>
      </w:r>
      <w:r>
        <w:rPr>
          <w:spacing w:val="-5"/>
        </w:rPr>
        <w:t xml:space="preserve"> </w:t>
      </w:r>
      <w:r>
        <w:t>predicate.</w:t>
      </w:r>
      <w:r>
        <w:rPr>
          <w:spacing w:val="14"/>
        </w:rPr>
        <w:t xml:space="preserve"> </w:t>
      </w:r>
      <w:r>
        <w:t>This</w:t>
      </w:r>
      <w:r>
        <w:rPr>
          <w:spacing w:val="-4"/>
        </w:rPr>
        <w:t xml:space="preserve"> </w:t>
      </w:r>
      <w:r>
        <w:t>problem</w:t>
      </w:r>
      <w:r>
        <w:rPr>
          <w:spacing w:val="-5"/>
        </w:rPr>
        <w:t xml:space="preserve"> </w:t>
      </w:r>
      <w:r>
        <w:t>is</w:t>
      </w:r>
      <w:r>
        <w:rPr>
          <w:spacing w:val="-4"/>
        </w:rPr>
        <w:t xml:space="preserve"> </w:t>
      </w:r>
      <w:r>
        <w:t>exacerbated</w:t>
      </w:r>
      <w:r>
        <w:rPr>
          <w:spacing w:val="-5"/>
        </w:rPr>
        <w:t xml:space="preserve"> </w:t>
      </w:r>
      <w:r>
        <w:t>by</w:t>
      </w:r>
      <w:r>
        <w:rPr>
          <w:spacing w:val="-4"/>
        </w:rPr>
        <w:t xml:space="preserve"> </w:t>
      </w:r>
      <w:r>
        <w:t>the</w:t>
      </w:r>
      <w:r>
        <w:rPr>
          <w:spacing w:val="-5"/>
        </w:rPr>
        <w:t xml:space="preserve"> </w:t>
      </w:r>
      <w:r>
        <w:t>fact</w:t>
      </w:r>
      <w:r>
        <w:rPr>
          <w:spacing w:val="-4"/>
        </w:rPr>
        <w:t xml:space="preserve"> </w:t>
      </w:r>
      <w:r>
        <w:t>that,</w:t>
      </w:r>
      <w:r>
        <w:rPr>
          <w:spacing w:val="-5"/>
        </w:rPr>
        <w:t xml:space="preserve"> </w:t>
      </w:r>
      <w:r>
        <w:t>even</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r>
        <w:lastRenderedPageBreak/>
        <w:t>though</w:t>
      </w:r>
      <w:r>
        <w:rPr>
          <w:spacing w:val="-20"/>
        </w:rPr>
        <w:t xml:space="preserve"> </w:t>
      </w:r>
      <w:r>
        <w:t>Nuuchahnulth</w:t>
      </w:r>
      <w:r>
        <w:rPr>
          <w:spacing w:val="-19"/>
        </w:rPr>
        <w:t xml:space="preserve"> </w:t>
      </w:r>
      <w:r>
        <w:t>is</w:t>
      </w:r>
      <w:r>
        <w:rPr>
          <w:spacing w:val="-19"/>
        </w:rPr>
        <w:t xml:space="preserve"> </w:t>
      </w:r>
      <w:r>
        <w:t>highly</w:t>
      </w:r>
      <w:r>
        <w:rPr>
          <w:spacing w:val="-20"/>
        </w:rPr>
        <w:t xml:space="preserve"> </w:t>
      </w:r>
      <w:r>
        <w:t>polysynthetic,</w:t>
      </w:r>
      <w:r>
        <w:rPr>
          <w:spacing w:val="-16"/>
        </w:rPr>
        <w:t xml:space="preserve"> </w:t>
      </w:r>
      <w:r>
        <w:t>it</w:t>
      </w:r>
      <w:r>
        <w:rPr>
          <w:spacing w:val="-19"/>
        </w:rPr>
        <w:t xml:space="preserve"> </w:t>
      </w:r>
      <w:r>
        <w:t>is</w:t>
      </w:r>
      <w:r>
        <w:rPr>
          <w:spacing w:val="-20"/>
        </w:rPr>
        <w:t xml:space="preserve"> </w:t>
      </w:r>
      <w:r>
        <w:t>nonetheless</w:t>
      </w:r>
      <w:r>
        <w:rPr>
          <w:spacing w:val="-19"/>
        </w:rPr>
        <w:t xml:space="preserve"> </w:t>
      </w:r>
      <w:r>
        <w:t>quite</w:t>
      </w:r>
      <w:r>
        <w:rPr>
          <w:spacing w:val="-19"/>
        </w:rPr>
        <w:t xml:space="preserve"> </w:t>
      </w:r>
      <w:r>
        <w:t>common</w:t>
      </w:r>
      <w:r>
        <w:rPr>
          <w:spacing w:val="-19"/>
        </w:rPr>
        <w:t xml:space="preserve"> </w:t>
      </w:r>
      <w:r>
        <w:t>for</w:t>
      </w:r>
      <w:r>
        <w:rPr>
          <w:spacing w:val="-20"/>
        </w:rPr>
        <w:t xml:space="preserve"> </w:t>
      </w:r>
      <w:r>
        <w:t>stems</w:t>
      </w:r>
      <w:r>
        <w:rPr>
          <w:spacing w:val="-19"/>
        </w:rPr>
        <w:t xml:space="preserve"> </w:t>
      </w:r>
      <w:r>
        <w:t>to</w:t>
      </w:r>
      <w:r>
        <w:rPr>
          <w:spacing w:val="-19"/>
        </w:rPr>
        <w:t xml:space="preserve"> </w:t>
      </w:r>
      <w:r>
        <w:t xml:space="preserve">ap- pear with no inflectional morphology indicating their discourse function. </w:t>
      </w:r>
      <w:r>
        <w:rPr>
          <w:spacing w:val="-8"/>
        </w:rPr>
        <w:t xml:space="preserve">To </w:t>
      </w:r>
      <w:r>
        <w:t xml:space="preserve">the researcher not familiar with Nuuchahnulth morphosyntax and discourse patterns, it can seem at first glance as though determining clausal boundaries with any certainty in the language is </w:t>
      </w:r>
      <w:r>
        <w:rPr>
          <w:spacing w:val="-3"/>
        </w:rPr>
        <w:t xml:space="preserve">near </w:t>
      </w:r>
      <w:r>
        <w:t>impossible.</w:t>
      </w:r>
    </w:p>
    <w:p w:rsidR="00DD7756" w:rsidRDefault="00AD1397">
      <w:pPr>
        <w:pStyle w:val="BodyText"/>
        <w:spacing w:line="420" w:lineRule="auto"/>
        <w:ind w:left="120" w:right="532" w:firstLine="358"/>
        <w:jc w:val="both"/>
      </w:pPr>
      <w:r>
        <w:t>Thankfully, this impression is just superficial. While there are indeed tokens that are ambiguous</w:t>
      </w:r>
      <w:r>
        <w:rPr>
          <w:spacing w:val="-8"/>
        </w:rPr>
        <w:t xml:space="preserve"> </w:t>
      </w:r>
      <w:r>
        <w:t>as</w:t>
      </w:r>
      <w:r>
        <w:rPr>
          <w:spacing w:val="-8"/>
        </w:rPr>
        <w:t xml:space="preserve"> </w:t>
      </w:r>
      <w:r>
        <w:t>to</w:t>
      </w:r>
      <w:r>
        <w:rPr>
          <w:spacing w:val="-8"/>
        </w:rPr>
        <w:t xml:space="preserve"> </w:t>
      </w:r>
      <w:r>
        <w:t>their</w:t>
      </w:r>
      <w:r>
        <w:rPr>
          <w:spacing w:val="-8"/>
        </w:rPr>
        <w:t xml:space="preserve"> </w:t>
      </w:r>
      <w:r>
        <w:t>discourse</w:t>
      </w:r>
      <w:r>
        <w:rPr>
          <w:spacing w:val="-7"/>
        </w:rPr>
        <w:t xml:space="preserve"> </w:t>
      </w:r>
      <w:r>
        <w:t>function,</w:t>
      </w:r>
      <w:r>
        <w:rPr>
          <w:spacing w:val="-7"/>
        </w:rPr>
        <w:t xml:space="preserve"> </w:t>
      </w:r>
      <w:r>
        <w:t>this</w:t>
      </w:r>
      <w:r>
        <w:rPr>
          <w:spacing w:val="-8"/>
        </w:rPr>
        <w:t xml:space="preserve"> </w:t>
      </w:r>
      <w:r>
        <w:t>is</w:t>
      </w:r>
      <w:r>
        <w:rPr>
          <w:spacing w:val="-8"/>
        </w:rPr>
        <w:t xml:space="preserve"> </w:t>
      </w:r>
      <w:r>
        <w:t>generally</w:t>
      </w:r>
      <w:r>
        <w:rPr>
          <w:spacing w:val="-8"/>
        </w:rPr>
        <w:t xml:space="preserve"> </w:t>
      </w:r>
      <w:r>
        <w:t>not</w:t>
      </w:r>
      <w:r>
        <w:rPr>
          <w:spacing w:val="-7"/>
        </w:rPr>
        <w:t xml:space="preserve"> </w:t>
      </w:r>
      <w:r>
        <w:t>the</w:t>
      </w:r>
      <w:r>
        <w:rPr>
          <w:spacing w:val="-8"/>
        </w:rPr>
        <w:t xml:space="preserve"> </w:t>
      </w:r>
      <w:r>
        <w:t>case.</w:t>
      </w:r>
      <w:r>
        <w:rPr>
          <w:spacing w:val="14"/>
        </w:rPr>
        <w:t xml:space="preserve"> </w:t>
      </w:r>
      <w:r>
        <w:t>Converging</w:t>
      </w:r>
      <w:r>
        <w:rPr>
          <w:spacing w:val="-8"/>
        </w:rPr>
        <w:t xml:space="preserve"> </w:t>
      </w:r>
      <w:r>
        <w:t xml:space="preserve">evidence from morphology, word </w:t>
      </w:r>
      <w:r>
        <w:rPr>
          <w:spacing w:val="-3"/>
        </w:rPr>
        <w:t xml:space="preserve">order, </w:t>
      </w:r>
      <w:r>
        <w:t>topic continuity, word-level translations, and utterance-level translations is typically sufficient to determine the discourse function of any token with a high degree of confidence. The following paragraphs briefly summarize the relevant factors for determining the discourse function of a given</w:t>
      </w:r>
      <w:r>
        <w:rPr>
          <w:spacing w:val="-11"/>
        </w:rPr>
        <w:t xml:space="preserve"> </w:t>
      </w:r>
      <w:r>
        <w:t>token.</w:t>
      </w:r>
    </w:p>
    <w:p w:rsidR="00DD7756" w:rsidRDefault="00AD1397">
      <w:pPr>
        <w:pStyle w:val="BodyText"/>
        <w:spacing w:line="420" w:lineRule="auto"/>
        <w:ind w:left="120" w:right="532" w:firstLine="358"/>
        <w:jc w:val="both"/>
      </w:pPr>
      <w:r>
        <w:rPr>
          <w:spacing w:val="-5"/>
        </w:rPr>
        <w:t xml:space="preserve">Two </w:t>
      </w:r>
      <w:r>
        <w:t>features of Nuuchahnulth grammar in particular are extremely helpful in</w:t>
      </w:r>
      <w:r>
        <w:rPr>
          <w:spacing w:val="-32"/>
        </w:rPr>
        <w:t xml:space="preserve"> </w:t>
      </w:r>
      <w:r>
        <w:t>determin- ing</w:t>
      </w:r>
      <w:r>
        <w:rPr>
          <w:spacing w:val="-18"/>
        </w:rPr>
        <w:t xml:space="preserve"> </w:t>
      </w:r>
      <w:r>
        <w:t>the</w:t>
      </w:r>
      <w:r>
        <w:rPr>
          <w:spacing w:val="-18"/>
        </w:rPr>
        <w:t xml:space="preserve"> </w:t>
      </w:r>
      <w:r>
        <w:t>discourse</w:t>
      </w:r>
      <w:r>
        <w:rPr>
          <w:spacing w:val="-18"/>
        </w:rPr>
        <w:t xml:space="preserve"> </w:t>
      </w:r>
      <w:r>
        <w:t>function</w:t>
      </w:r>
      <w:r>
        <w:rPr>
          <w:spacing w:val="-18"/>
        </w:rPr>
        <w:t xml:space="preserve"> </w:t>
      </w:r>
      <w:r>
        <w:t>of</w:t>
      </w:r>
      <w:r>
        <w:rPr>
          <w:spacing w:val="-17"/>
        </w:rPr>
        <w:t xml:space="preserve"> </w:t>
      </w:r>
      <w:r>
        <w:t>words.</w:t>
      </w:r>
      <w:r>
        <w:rPr>
          <w:spacing w:val="9"/>
        </w:rPr>
        <w:t xml:space="preserve"> </w:t>
      </w:r>
      <w:r>
        <w:t>First,</w:t>
      </w:r>
      <w:r>
        <w:rPr>
          <w:spacing w:val="-15"/>
        </w:rPr>
        <w:t xml:space="preserve"> </w:t>
      </w:r>
      <w:r>
        <w:t>Nuuchahnulth</w:t>
      </w:r>
      <w:r>
        <w:rPr>
          <w:spacing w:val="-18"/>
        </w:rPr>
        <w:t xml:space="preserve"> </w:t>
      </w:r>
      <w:r>
        <w:t>is</w:t>
      </w:r>
      <w:r>
        <w:rPr>
          <w:spacing w:val="-18"/>
        </w:rPr>
        <w:t xml:space="preserve"> </w:t>
      </w:r>
      <w:r>
        <w:t>strongly</w:t>
      </w:r>
      <w:r>
        <w:rPr>
          <w:spacing w:val="-17"/>
        </w:rPr>
        <w:t xml:space="preserve"> </w:t>
      </w:r>
      <w:r>
        <w:t>predicate-initial.</w:t>
      </w:r>
      <w:r>
        <w:rPr>
          <w:spacing w:val="9"/>
        </w:rPr>
        <w:t xml:space="preserve"> </w:t>
      </w:r>
      <w:r>
        <w:t>When</w:t>
      </w:r>
      <w:r>
        <w:rPr>
          <w:spacing w:val="-18"/>
        </w:rPr>
        <w:t xml:space="preserve"> </w:t>
      </w:r>
      <w:r>
        <w:t>a lexical</w:t>
      </w:r>
      <w:r>
        <w:rPr>
          <w:spacing w:val="-18"/>
        </w:rPr>
        <w:t xml:space="preserve"> </w:t>
      </w:r>
      <w:r>
        <w:t>argument</w:t>
      </w:r>
      <w:r>
        <w:rPr>
          <w:spacing w:val="-18"/>
        </w:rPr>
        <w:t xml:space="preserve"> </w:t>
      </w:r>
      <w:r>
        <w:t>is</w:t>
      </w:r>
      <w:r>
        <w:rPr>
          <w:spacing w:val="-18"/>
        </w:rPr>
        <w:t xml:space="preserve"> </w:t>
      </w:r>
      <w:r>
        <w:t>present,</w:t>
      </w:r>
      <w:r>
        <w:rPr>
          <w:spacing w:val="-15"/>
        </w:rPr>
        <w:t xml:space="preserve"> </w:t>
      </w:r>
      <w:r>
        <w:t>the</w:t>
      </w:r>
      <w:r>
        <w:rPr>
          <w:spacing w:val="-17"/>
        </w:rPr>
        <w:t xml:space="preserve"> </w:t>
      </w:r>
      <w:r>
        <w:t>predicate</w:t>
      </w:r>
      <w:r>
        <w:rPr>
          <w:spacing w:val="-18"/>
        </w:rPr>
        <w:t xml:space="preserve"> </w:t>
      </w:r>
      <w:r>
        <w:t>precedes</w:t>
      </w:r>
      <w:r>
        <w:rPr>
          <w:spacing w:val="-18"/>
        </w:rPr>
        <w:t xml:space="preserve"> </w:t>
      </w:r>
      <w:r>
        <w:t>the</w:t>
      </w:r>
      <w:r>
        <w:rPr>
          <w:spacing w:val="-18"/>
        </w:rPr>
        <w:t xml:space="preserve"> </w:t>
      </w:r>
      <w:r>
        <w:t>argument</w:t>
      </w:r>
      <w:r>
        <w:rPr>
          <w:spacing w:val="-17"/>
        </w:rPr>
        <w:t xml:space="preserve"> </w:t>
      </w:r>
      <w:r>
        <w:t>84.9%</w:t>
      </w:r>
      <w:r>
        <w:rPr>
          <w:spacing w:val="-18"/>
        </w:rPr>
        <w:t xml:space="preserve"> </w:t>
      </w:r>
      <w:r>
        <w:t>of</w:t>
      </w:r>
      <w:r>
        <w:rPr>
          <w:spacing w:val="-18"/>
        </w:rPr>
        <w:t xml:space="preserve"> </w:t>
      </w:r>
      <w:r>
        <w:t>the</w:t>
      </w:r>
      <w:r>
        <w:rPr>
          <w:spacing w:val="-17"/>
        </w:rPr>
        <w:t xml:space="preserve"> </w:t>
      </w:r>
      <w:r>
        <w:t>time</w:t>
      </w:r>
      <w:r>
        <w:rPr>
          <w:spacing w:val="-18"/>
        </w:rPr>
        <w:t xml:space="preserve"> </w:t>
      </w:r>
      <w:r>
        <w:t xml:space="preserve">(Nakayama </w:t>
      </w:r>
      <w:hyperlink w:anchor="_bookmark428" w:history="1">
        <w:r>
          <w:rPr>
            <w:color w:val="007FFF"/>
          </w:rPr>
          <w:t>2001</w:t>
        </w:r>
      </w:hyperlink>
      <w:r>
        <w:t>: 149). Lexical arguments precede their predicates only in pragmatically marked situ- ations like contrast or disambiguation, which is typically made clear by an accompanying topicalization construction in the English translation. Second, Nuuchahnulth speakers have a strong dispreference for using more than one lexical argument in a clause. In a sample of 734</w:t>
      </w:r>
      <w:r>
        <w:rPr>
          <w:spacing w:val="-13"/>
        </w:rPr>
        <w:t xml:space="preserve"> </w:t>
      </w:r>
      <w:r>
        <w:t>clauses,</w:t>
      </w:r>
      <w:r>
        <w:rPr>
          <w:spacing w:val="-11"/>
        </w:rPr>
        <w:t xml:space="preserve"> </w:t>
      </w:r>
      <w:r>
        <w:t>only</w:t>
      </w:r>
      <w:r>
        <w:rPr>
          <w:spacing w:val="-13"/>
        </w:rPr>
        <w:t xml:space="preserve"> </w:t>
      </w:r>
      <w:r>
        <w:t>39</w:t>
      </w:r>
      <w:r>
        <w:rPr>
          <w:spacing w:val="-13"/>
        </w:rPr>
        <w:t xml:space="preserve"> </w:t>
      </w:r>
      <w:r>
        <w:t>(3.8%)</w:t>
      </w:r>
      <w:r>
        <w:rPr>
          <w:spacing w:val="-12"/>
        </w:rPr>
        <w:t xml:space="preserve"> </w:t>
      </w:r>
      <w:r>
        <w:t>have</w:t>
      </w:r>
      <w:r>
        <w:rPr>
          <w:spacing w:val="-13"/>
        </w:rPr>
        <w:t xml:space="preserve"> </w:t>
      </w:r>
      <w:r>
        <w:t>two</w:t>
      </w:r>
      <w:r>
        <w:rPr>
          <w:spacing w:val="-12"/>
        </w:rPr>
        <w:t xml:space="preserve"> </w:t>
      </w:r>
      <w:r>
        <w:t>lexical</w:t>
      </w:r>
      <w:r>
        <w:rPr>
          <w:spacing w:val="-13"/>
        </w:rPr>
        <w:t xml:space="preserve"> </w:t>
      </w:r>
      <w:r>
        <w:t>arguments,</w:t>
      </w:r>
      <w:r>
        <w:rPr>
          <w:spacing w:val="-11"/>
        </w:rPr>
        <w:t xml:space="preserve"> </w:t>
      </w:r>
      <w:r>
        <w:t>and</w:t>
      </w:r>
      <w:r>
        <w:rPr>
          <w:spacing w:val="-12"/>
        </w:rPr>
        <w:t xml:space="preserve"> </w:t>
      </w:r>
      <w:r>
        <w:t>none</w:t>
      </w:r>
      <w:r>
        <w:rPr>
          <w:spacing w:val="-13"/>
        </w:rPr>
        <w:t xml:space="preserve"> </w:t>
      </w:r>
      <w:r>
        <w:t>have</w:t>
      </w:r>
      <w:r>
        <w:rPr>
          <w:spacing w:val="-13"/>
        </w:rPr>
        <w:t xml:space="preserve"> </w:t>
      </w:r>
      <w:r>
        <w:t>three</w:t>
      </w:r>
      <w:r>
        <w:rPr>
          <w:spacing w:val="-12"/>
        </w:rPr>
        <w:t xml:space="preserve"> </w:t>
      </w:r>
      <w:r>
        <w:t>(Nakayama</w:t>
      </w:r>
      <w:r>
        <w:rPr>
          <w:spacing w:val="-16"/>
        </w:rPr>
        <w:t xml:space="preserve"> </w:t>
      </w:r>
      <w:hyperlink w:anchor="_bookmark428" w:history="1">
        <w:r>
          <w:rPr>
            <w:color w:val="007FFF"/>
          </w:rPr>
          <w:t>2001</w:t>
        </w:r>
      </w:hyperlink>
      <w:r>
        <w:t xml:space="preserve">: 149). This disinclination is so strong that speakers often express a single event in successive clauses, repeating the predicate (Nakayama </w:t>
      </w:r>
      <w:hyperlink w:anchor="_bookmark428" w:history="1">
        <w:r>
          <w:rPr>
            <w:color w:val="007FFF"/>
          </w:rPr>
          <w:t>2001</w:t>
        </w:r>
      </w:hyperlink>
      <w:r>
        <w:t>: 75). Consider the examples in (</w:t>
      </w:r>
      <w:hyperlink w:anchor="_bookmark161" w:history="1">
        <w:r>
          <w:rPr>
            <w:color w:val="007FFF"/>
          </w:rPr>
          <w:t>34a</w:t>
        </w:r>
      </w:hyperlink>
      <w:r>
        <w:t>) and (</w:t>
      </w:r>
      <w:hyperlink w:anchor="_bookmark162" w:history="1">
        <w:r>
          <w:rPr>
            <w:color w:val="007FFF"/>
          </w:rPr>
          <w:t>34b</w:t>
        </w:r>
      </w:hyperlink>
      <w:r>
        <w:t>).</w:t>
      </w:r>
    </w:p>
    <w:p w:rsidR="00DD7756" w:rsidRDefault="00AD1397">
      <w:pPr>
        <w:pStyle w:val="ListParagraph"/>
        <w:numPr>
          <w:ilvl w:val="0"/>
          <w:numId w:val="12"/>
        </w:numPr>
        <w:tabs>
          <w:tab w:val="left" w:pos="835"/>
        </w:tabs>
        <w:spacing w:before="84"/>
        <w:ind w:left="834" w:hanging="604"/>
        <w:jc w:val="both"/>
        <w:rPr>
          <w:sz w:val="24"/>
        </w:rPr>
      </w:pPr>
      <w:r>
        <w:rPr>
          <w:sz w:val="24"/>
          <w:u w:val="single"/>
        </w:rPr>
        <w:t>Nuuchahnulth (Wakashan &gt; Southern</w:t>
      </w:r>
      <w:r>
        <w:rPr>
          <w:spacing w:val="-7"/>
          <w:sz w:val="24"/>
          <w:u w:val="single"/>
        </w:rPr>
        <w:t xml:space="preserve"> </w:t>
      </w:r>
      <w:r>
        <w:rPr>
          <w:sz w:val="24"/>
          <w:u w:val="single"/>
        </w:rPr>
        <w:t>Wakashan)</w:t>
      </w:r>
    </w:p>
    <w:p w:rsidR="00DD7756" w:rsidRDefault="00DD7756">
      <w:pPr>
        <w:jc w:val="both"/>
        <w:rPr>
          <w:sz w:val="24"/>
        </w:rPr>
        <w:sectPr w:rsidR="00DD7756">
          <w:pgSz w:w="12240" w:h="15840"/>
          <w:pgMar w:top="1380" w:right="900" w:bottom="1040" w:left="1680" w:header="0" w:footer="856" w:gutter="0"/>
          <w:cols w:space="720"/>
        </w:sectPr>
      </w:pPr>
    </w:p>
    <w:p w:rsidR="00DD7756" w:rsidRDefault="00AD1397">
      <w:pPr>
        <w:pStyle w:val="ListParagraph"/>
        <w:numPr>
          <w:ilvl w:val="1"/>
          <w:numId w:val="12"/>
        </w:numPr>
        <w:tabs>
          <w:tab w:val="left" w:pos="1211"/>
        </w:tabs>
        <w:spacing w:before="147"/>
        <w:ind w:left="1210" w:hanging="316"/>
        <w:rPr>
          <w:b/>
          <w:sz w:val="24"/>
        </w:rPr>
      </w:pPr>
      <w:bookmarkStart w:id="208" w:name="_bookmark161"/>
      <w:bookmarkEnd w:id="208"/>
      <w:r>
        <w:rPr>
          <w:b/>
          <w:color w:val="FF0000"/>
          <w:sz w:val="24"/>
        </w:rPr>
        <w:lastRenderedPageBreak/>
        <w:t>hinaačiʔaƛ</w:t>
      </w:r>
    </w:p>
    <w:p w:rsidR="00DD7756" w:rsidRDefault="00AD1397">
      <w:pPr>
        <w:pStyle w:val="BodyText"/>
        <w:spacing w:before="16"/>
        <w:ind w:left="1210"/>
        <w:rPr>
          <w:b/>
        </w:rPr>
      </w:pPr>
      <w:r>
        <w:rPr>
          <w:b/>
          <w:color w:val="FF0000"/>
        </w:rPr>
        <w:t>hin‑a·či(ƛ)‑ʼaƛ</w:t>
      </w:r>
    </w:p>
    <w:p w:rsidR="00DD7756" w:rsidRDefault="00AD1397">
      <w:pPr>
        <w:pStyle w:val="BodyText"/>
        <w:spacing w:before="15" w:line="254" w:lineRule="auto"/>
        <w:ind w:left="1210"/>
        <w:rPr>
          <w:b/>
        </w:rPr>
      </w:pPr>
      <w:r>
        <w:rPr>
          <w:b/>
          <w:color w:val="FF0000"/>
        </w:rPr>
        <w:t>there.mom‑go.out.to.meet‑fin went.out.to.meet</w:t>
      </w:r>
    </w:p>
    <w:p w:rsidR="00DD7756" w:rsidRDefault="00AD1397">
      <w:pPr>
        <w:pStyle w:val="BodyText"/>
        <w:spacing w:before="147" w:line="254" w:lineRule="auto"/>
        <w:ind w:left="258"/>
      </w:pPr>
      <w:r>
        <w:br w:type="column"/>
      </w:r>
      <w:r>
        <w:rPr>
          <w:w w:val="95"/>
        </w:rPr>
        <w:lastRenderedPageBreak/>
        <w:t xml:space="preserve">ƛaʔuukʷiʔatḥ </w:t>
      </w:r>
      <w:r>
        <w:t>ƛaʔuːkʷiʔatḥ Clayoquot Clayoquot</w:t>
      </w:r>
    </w:p>
    <w:p w:rsidR="00DD7756" w:rsidRDefault="00AD1397">
      <w:pPr>
        <w:pStyle w:val="BodyText"/>
        <w:spacing w:before="147"/>
        <w:ind w:left="258"/>
        <w:rPr>
          <w:b/>
        </w:rPr>
      </w:pPr>
      <w:r>
        <w:br w:type="column"/>
      </w:r>
      <w:r>
        <w:rPr>
          <w:b/>
          <w:color w:val="FF0000"/>
        </w:rPr>
        <w:lastRenderedPageBreak/>
        <w:t>hinaačiƛ</w:t>
      </w:r>
    </w:p>
    <w:p w:rsidR="00DD7756" w:rsidRDefault="00AD1397">
      <w:pPr>
        <w:pStyle w:val="BodyText"/>
        <w:spacing w:before="16"/>
        <w:ind w:left="258"/>
        <w:rPr>
          <w:b/>
        </w:rPr>
      </w:pPr>
      <w:r>
        <w:rPr>
          <w:b/>
          <w:color w:val="FF0000"/>
        </w:rPr>
        <w:t>hin‑a·či(ƛ)</w:t>
      </w:r>
    </w:p>
    <w:p w:rsidR="00DD7756" w:rsidRDefault="00AD1397">
      <w:pPr>
        <w:pStyle w:val="BodyText"/>
        <w:spacing w:before="15" w:line="254" w:lineRule="auto"/>
        <w:ind w:left="258"/>
        <w:rPr>
          <w:b/>
        </w:rPr>
      </w:pPr>
      <w:r>
        <w:rPr>
          <w:b/>
          <w:color w:val="FF0000"/>
          <w:w w:val="95"/>
        </w:rPr>
        <w:t xml:space="preserve">there.mom‑go.out.to.meet </w:t>
      </w:r>
      <w:r>
        <w:rPr>
          <w:b/>
          <w:color w:val="FF0000"/>
        </w:rPr>
        <w:t>went.out.to.meet</w:t>
      </w:r>
    </w:p>
    <w:p w:rsidR="00DD7756" w:rsidRDefault="00DD7756">
      <w:pPr>
        <w:spacing w:line="254" w:lineRule="auto"/>
        <w:sectPr w:rsidR="00DD7756">
          <w:type w:val="continuous"/>
          <w:pgSz w:w="12240" w:h="15840"/>
          <w:pgMar w:top="1300" w:right="900" w:bottom="280" w:left="1680" w:header="720" w:footer="720" w:gutter="0"/>
          <w:cols w:num="3" w:space="720" w:equalWidth="0">
            <w:col w:w="4239" w:space="40"/>
            <w:col w:w="1565" w:space="39"/>
            <w:col w:w="3777"/>
          </w:cols>
        </w:sectPr>
      </w:pPr>
    </w:p>
    <w:p w:rsidR="00DD7756" w:rsidRDefault="00AD1397">
      <w:pPr>
        <w:pStyle w:val="BodyText"/>
        <w:spacing w:before="84" w:line="254" w:lineRule="auto"/>
        <w:ind w:left="1210" w:right="6065"/>
      </w:pPr>
      <w:r>
        <w:lastRenderedPageBreak/>
        <w:t>minwaaʔathʔi minwaːʔath‑ʔi· British.soldiers‑def the.British.soldiers</w:t>
      </w:r>
    </w:p>
    <w:p w:rsidR="00DD7756" w:rsidRDefault="00AD1397">
      <w:pPr>
        <w:pStyle w:val="BodyText"/>
        <w:spacing w:before="122"/>
        <w:ind w:left="1210"/>
      </w:pPr>
      <w:r>
        <w:t>‘The Clayoquots went [in their canoes] out to sea to meet the British soldiers.’</w:t>
      </w:r>
    </w:p>
    <w:p w:rsidR="00DD7756" w:rsidRDefault="00AD1397">
      <w:pPr>
        <w:spacing w:before="11"/>
        <w:ind w:right="537"/>
        <w:jc w:val="right"/>
        <w:rPr>
          <w:sz w:val="20"/>
        </w:rPr>
      </w:pPr>
      <w:r>
        <w:rPr>
          <w:sz w:val="20"/>
        </w:rPr>
        <w:t xml:space="preserve">(Nakayama </w:t>
      </w:r>
      <w:hyperlink w:anchor="_bookmark428" w:history="1">
        <w:r>
          <w:rPr>
            <w:color w:val="007FFF"/>
            <w:sz w:val="20"/>
          </w:rPr>
          <w:t>2001</w:t>
        </w:r>
      </w:hyperlink>
      <w:r>
        <w:rPr>
          <w:sz w:val="20"/>
        </w:rPr>
        <w:t>: 75)</w:t>
      </w:r>
    </w:p>
    <w:p w:rsidR="00DD7756" w:rsidRDefault="00DD7756">
      <w:pPr>
        <w:pStyle w:val="BodyText"/>
        <w:spacing w:before="4"/>
        <w:rPr>
          <w:sz w:val="15"/>
        </w:rPr>
      </w:pPr>
    </w:p>
    <w:p w:rsidR="00DD7756" w:rsidRDefault="00DD7756">
      <w:pPr>
        <w:rPr>
          <w:sz w:val="15"/>
        </w:rPr>
        <w:sectPr w:rsidR="00DD7756">
          <w:pgSz w:w="12240" w:h="15840"/>
          <w:pgMar w:top="1380" w:right="900" w:bottom="1040" w:left="1680" w:header="0" w:footer="856" w:gutter="0"/>
          <w:cols w:space="720"/>
        </w:sectPr>
      </w:pPr>
    </w:p>
    <w:p w:rsidR="00DD7756" w:rsidRDefault="00AD1397">
      <w:pPr>
        <w:pStyle w:val="ListParagraph"/>
        <w:numPr>
          <w:ilvl w:val="1"/>
          <w:numId w:val="12"/>
        </w:numPr>
        <w:tabs>
          <w:tab w:val="left" w:pos="1211"/>
        </w:tabs>
        <w:spacing w:before="109"/>
        <w:ind w:left="1210" w:hanging="320"/>
        <w:rPr>
          <w:b/>
          <w:sz w:val="24"/>
        </w:rPr>
      </w:pPr>
      <w:bookmarkStart w:id="209" w:name="_bookmark162"/>
      <w:bookmarkEnd w:id="209"/>
      <w:r>
        <w:rPr>
          <w:b/>
          <w:color w:val="FF0000"/>
          <w:sz w:val="24"/>
        </w:rPr>
        <w:lastRenderedPageBreak/>
        <w:t>sukʷiƛ</w:t>
      </w:r>
    </w:p>
    <w:p w:rsidR="00DD7756" w:rsidRDefault="00AD1397">
      <w:pPr>
        <w:pStyle w:val="BodyText"/>
        <w:spacing w:before="15" w:line="254" w:lineRule="auto"/>
        <w:ind w:left="1210"/>
        <w:rPr>
          <w:b/>
        </w:rPr>
      </w:pPr>
      <w:r>
        <w:rPr>
          <w:b/>
          <w:color w:val="FF0000"/>
          <w:w w:val="95"/>
        </w:rPr>
        <w:t xml:space="preserve">sikʷi(ƛ) </w:t>
      </w:r>
      <w:r>
        <w:rPr>
          <w:b/>
          <w:color w:val="FF0000"/>
        </w:rPr>
        <w:t>take</w:t>
      </w:r>
    </w:p>
    <w:p w:rsidR="00DD7756" w:rsidRDefault="00AD1397">
      <w:pPr>
        <w:pStyle w:val="BodyText"/>
        <w:spacing w:line="271" w:lineRule="exact"/>
        <w:ind w:left="1210"/>
        <w:rPr>
          <w:b/>
        </w:rPr>
      </w:pPr>
      <w:r>
        <w:rPr>
          <w:b/>
          <w:color w:val="FF0000"/>
        </w:rPr>
        <w:t>take</w:t>
      </w:r>
    </w:p>
    <w:p w:rsidR="00DD7756" w:rsidRDefault="00AD1397">
      <w:pPr>
        <w:pStyle w:val="BodyText"/>
        <w:spacing w:before="99" w:line="249" w:lineRule="auto"/>
        <w:ind w:left="258" w:right="-17"/>
      </w:pPr>
      <w:r>
        <w:br w:type="column"/>
      </w:r>
      <w:r>
        <w:lastRenderedPageBreak/>
        <w:t>ḥaw</w:t>
      </w:r>
      <w:r>
        <w:rPr>
          <w:position w:val="1"/>
        </w:rPr>
        <w:t xml:space="preserve">̓ </w:t>
      </w:r>
      <w:r>
        <w:t>iɬuk ḥaw</w:t>
      </w:r>
      <w:r>
        <w:rPr>
          <w:position w:val="1"/>
        </w:rPr>
        <w:t xml:space="preserve">̓ </w:t>
      </w:r>
      <w:r>
        <w:t>iɬ‑uk chief‑poss their.chief</w:t>
      </w:r>
    </w:p>
    <w:p w:rsidR="00DD7756" w:rsidRDefault="00AD1397">
      <w:pPr>
        <w:pStyle w:val="BodyText"/>
        <w:spacing w:before="109" w:line="254" w:lineRule="auto"/>
        <w:ind w:left="258"/>
      </w:pPr>
      <w:r>
        <w:br w:type="column"/>
      </w:r>
      <w:r>
        <w:rPr>
          <w:w w:val="95"/>
        </w:rPr>
        <w:lastRenderedPageBreak/>
        <w:t xml:space="preserve">ƛaʔuukʷiʔatḥ </w:t>
      </w:r>
      <w:r>
        <w:t>ƛaʔuːkʷiʔatḥ Clayoquot Clayoquot</w:t>
      </w:r>
    </w:p>
    <w:p w:rsidR="00DD7756" w:rsidRDefault="00AD1397">
      <w:pPr>
        <w:spacing w:before="109"/>
        <w:ind w:left="258"/>
        <w:rPr>
          <w:sz w:val="24"/>
        </w:rPr>
      </w:pPr>
      <w:r>
        <w:br w:type="column"/>
      </w:r>
      <w:r>
        <w:rPr>
          <w:w w:val="95"/>
          <w:sz w:val="24"/>
        </w:rPr>
        <w:lastRenderedPageBreak/>
        <w:t>[…]</w:t>
      </w:r>
    </w:p>
    <w:p w:rsidR="00DD7756" w:rsidRDefault="00AD1397">
      <w:pPr>
        <w:pStyle w:val="BodyText"/>
        <w:spacing w:before="15"/>
        <w:ind w:left="258"/>
      </w:pPr>
      <w:r>
        <w:rPr>
          <w:w w:val="95"/>
        </w:rPr>
        <w:t>[…]</w:t>
      </w:r>
    </w:p>
    <w:p w:rsidR="00DD7756" w:rsidRDefault="00AD1397">
      <w:pPr>
        <w:pStyle w:val="BodyText"/>
        <w:spacing w:before="15"/>
        <w:ind w:left="258"/>
      </w:pPr>
      <w:r>
        <w:rPr>
          <w:w w:val="95"/>
        </w:rPr>
        <w:t>[…]</w:t>
      </w:r>
    </w:p>
    <w:p w:rsidR="00DD7756" w:rsidRDefault="00AD1397">
      <w:pPr>
        <w:pStyle w:val="BodyText"/>
        <w:spacing w:before="16"/>
        <w:ind w:left="258"/>
      </w:pPr>
      <w:r>
        <w:rPr>
          <w:w w:val="95"/>
        </w:rPr>
        <w:t>[…]</w:t>
      </w:r>
    </w:p>
    <w:p w:rsidR="00DD7756" w:rsidRDefault="00AD1397">
      <w:pPr>
        <w:pStyle w:val="BodyText"/>
        <w:spacing w:before="109" w:line="254" w:lineRule="auto"/>
        <w:ind w:left="258"/>
        <w:rPr>
          <w:b/>
        </w:rPr>
      </w:pPr>
      <w:r>
        <w:br w:type="column"/>
      </w:r>
      <w:r>
        <w:rPr>
          <w:b/>
          <w:color w:val="FF0000"/>
        </w:rPr>
        <w:lastRenderedPageBreak/>
        <w:t xml:space="preserve">sukʷiƛ </w:t>
      </w:r>
      <w:r>
        <w:rPr>
          <w:b/>
          <w:color w:val="FF0000"/>
          <w:w w:val="95"/>
        </w:rPr>
        <w:t xml:space="preserve">sukʷi(ƛ) </w:t>
      </w:r>
      <w:r>
        <w:rPr>
          <w:b/>
          <w:color w:val="FF0000"/>
        </w:rPr>
        <w:t>take</w:t>
      </w:r>
    </w:p>
    <w:p w:rsidR="00DD7756" w:rsidRDefault="00AD1397">
      <w:pPr>
        <w:pStyle w:val="BodyText"/>
        <w:spacing w:line="270" w:lineRule="exact"/>
        <w:ind w:left="258"/>
        <w:rPr>
          <w:b/>
        </w:rPr>
      </w:pPr>
      <w:r>
        <w:rPr>
          <w:b/>
          <w:color w:val="FF0000"/>
        </w:rPr>
        <w:t>take</w:t>
      </w:r>
    </w:p>
    <w:p w:rsidR="00DD7756" w:rsidRDefault="00AD1397">
      <w:pPr>
        <w:pStyle w:val="BodyText"/>
        <w:spacing w:before="109" w:line="254" w:lineRule="auto"/>
        <w:ind w:left="258" w:right="1957"/>
      </w:pPr>
      <w:r>
        <w:br w:type="column"/>
      </w:r>
      <w:r>
        <w:lastRenderedPageBreak/>
        <w:t>miimixt</w:t>
      </w:r>
      <w:r>
        <w:rPr>
          <w:w w:val="99"/>
        </w:rPr>
        <w:t xml:space="preserve"> </w:t>
      </w:r>
      <w:r>
        <w:t>miːmixt name name</w:t>
      </w:r>
    </w:p>
    <w:p w:rsidR="00DD7756" w:rsidRDefault="00DD7756">
      <w:pPr>
        <w:spacing w:line="254" w:lineRule="auto"/>
        <w:sectPr w:rsidR="00DD7756">
          <w:type w:val="continuous"/>
          <w:pgSz w:w="12240" w:h="15840"/>
          <w:pgMar w:top="1300" w:right="900" w:bottom="280" w:left="1680" w:header="720" w:footer="720" w:gutter="0"/>
          <w:cols w:num="6" w:space="720" w:equalWidth="0">
            <w:col w:w="1959" w:space="40"/>
            <w:col w:w="1259" w:space="39"/>
            <w:col w:w="1564" w:space="39"/>
            <w:col w:w="608" w:space="40"/>
            <w:col w:w="1070" w:space="39"/>
            <w:col w:w="3003"/>
          </w:cols>
        </w:sectPr>
      </w:pPr>
    </w:p>
    <w:p w:rsidR="00DD7756" w:rsidRDefault="00AD1397">
      <w:pPr>
        <w:tabs>
          <w:tab w:val="left" w:pos="7417"/>
        </w:tabs>
        <w:spacing w:before="9"/>
        <w:ind w:left="1210"/>
        <w:rPr>
          <w:sz w:val="20"/>
        </w:rPr>
      </w:pPr>
      <w:r>
        <w:rPr>
          <w:sz w:val="24"/>
        </w:rPr>
        <w:lastRenderedPageBreak/>
        <w:t>‘The Clayoquot chief</w:t>
      </w:r>
      <w:r>
        <w:rPr>
          <w:spacing w:val="-16"/>
          <w:sz w:val="24"/>
        </w:rPr>
        <w:t xml:space="preserve"> </w:t>
      </w:r>
      <w:r>
        <w:rPr>
          <w:sz w:val="24"/>
        </w:rPr>
        <w:t>took</w:t>
      </w:r>
      <w:r>
        <w:rPr>
          <w:spacing w:val="-5"/>
          <w:sz w:val="24"/>
        </w:rPr>
        <w:t xml:space="preserve"> </w:t>
      </w:r>
      <w:r>
        <w:rPr>
          <w:spacing w:val="-4"/>
          <w:sz w:val="24"/>
        </w:rPr>
        <w:t>Miimixt.’</w:t>
      </w:r>
      <w:r>
        <w:rPr>
          <w:spacing w:val="-4"/>
          <w:sz w:val="24"/>
        </w:rPr>
        <w:tab/>
      </w:r>
      <w:r>
        <w:rPr>
          <w:sz w:val="20"/>
        </w:rPr>
        <w:t xml:space="preserve">(Nakayama </w:t>
      </w:r>
      <w:hyperlink w:anchor="_bookmark428" w:history="1">
        <w:r>
          <w:rPr>
            <w:color w:val="007FFF"/>
            <w:sz w:val="20"/>
          </w:rPr>
          <w:t>2001</w:t>
        </w:r>
      </w:hyperlink>
      <w:r>
        <w:rPr>
          <w:sz w:val="20"/>
        </w:rPr>
        <w:t>:</w:t>
      </w:r>
      <w:r>
        <w:rPr>
          <w:spacing w:val="14"/>
          <w:sz w:val="20"/>
        </w:rPr>
        <w:t xml:space="preserve"> </w:t>
      </w:r>
      <w:r>
        <w:rPr>
          <w:sz w:val="20"/>
        </w:rPr>
        <w:t>75)</w:t>
      </w:r>
    </w:p>
    <w:p w:rsidR="00DD7756" w:rsidRDefault="00DD7756">
      <w:pPr>
        <w:pStyle w:val="BodyText"/>
        <w:spacing w:before="4"/>
        <w:rPr>
          <w:sz w:val="35"/>
        </w:rPr>
      </w:pPr>
    </w:p>
    <w:p w:rsidR="00DD7756" w:rsidRDefault="00AD1397">
      <w:pPr>
        <w:pStyle w:val="BodyText"/>
        <w:spacing w:line="420" w:lineRule="auto"/>
        <w:ind w:left="120" w:right="532"/>
        <w:jc w:val="both"/>
      </w:pPr>
      <w:r>
        <w:t>In (</w:t>
      </w:r>
      <w:hyperlink w:anchor="_bookmark161" w:history="1">
        <w:r>
          <w:rPr>
            <w:color w:val="007FFF"/>
          </w:rPr>
          <w:t>34a</w:t>
        </w:r>
      </w:hyperlink>
      <w:r>
        <w:t xml:space="preserve">), the arguments </w:t>
      </w:r>
      <w:r>
        <w:rPr>
          <w:i/>
        </w:rPr>
        <w:t xml:space="preserve">ƛaʔuukʷiʔatḥ </w:t>
      </w:r>
      <w:r>
        <w:t xml:space="preserve">‘Clayoquot’ and </w:t>
      </w:r>
      <w:r>
        <w:rPr>
          <w:i/>
        </w:rPr>
        <w:t xml:space="preserve">minwaaʔathʔi </w:t>
      </w:r>
      <w:r>
        <w:t>‘the British soldiers’</w:t>
      </w:r>
      <w:r>
        <w:rPr>
          <w:spacing w:val="-43"/>
        </w:rPr>
        <w:t xml:space="preserve"> </w:t>
      </w:r>
      <w:r>
        <w:t>are distributed</w:t>
      </w:r>
      <w:r>
        <w:rPr>
          <w:spacing w:val="-6"/>
        </w:rPr>
        <w:t xml:space="preserve"> </w:t>
      </w:r>
      <w:r>
        <w:t>over</w:t>
      </w:r>
      <w:r>
        <w:rPr>
          <w:spacing w:val="-7"/>
        </w:rPr>
        <w:t xml:space="preserve"> </w:t>
      </w:r>
      <w:r>
        <w:t>two</w:t>
      </w:r>
      <w:r>
        <w:rPr>
          <w:spacing w:val="-7"/>
        </w:rPr>
        <w:t xml:space="preserve"> </w:t>
      </w:r>
      <w:r>
        <w:t>clauses,</w:t>
      </w:r>
      <w:r>
        <w:rPr>
          <w:spacing w:val="-6"/>
        </w:rPr>
        <w:t xml:space="preserve"> </w:t>
      </w:r>
      <w:r>
        <w:t>with</w:t>
      </w:r>
      <w:r>
        <w:rPr>
          <w:spacing w:val="-6"/>
        </w:rPr>
        <w:t xml:space="preserve"> </w:t>
      </w:r>
      <w:r>
        <w:t>the</w:t>
      </w:r>
      <w:r>
        <w:rPr>
          <w:spacing w:val="-6"/>
        </w:rPr>
        <w:t xml:space="preserve"> </w:t>
      </w:r>
      <w:r>
        <w:t>predicate</w:t>
      </w:r>
      <w:r>
        <w:rPr>
          <w:spacing w:val="-9"/>
        </w:rPr>
        <w:t xml:space="preserve"> </w:t>
      </w:r>
      <w:r>
        <w:rPr>
          <w:i/>
        </w:rPr>
        <w:t>hinaačiƛ</w:t>
      </w:r>
      <w:r>
        <w:rPr>
          <w:i/>
          <w:spacing w:val="-2"/>
        </w:rPr>
        <w:t xml:space="preserve"> </w:t>
      </w:r>
      <w:r>
        <w:t>is</w:t>
      </w:r>
      <w:r>
        <w:rPr>
          <w:spacing w:val="-7"/>
        </w:rPr>
        <w:t xml:space="preserve"> </w:t>
      </w:r>
      <w:r>
        <w:t>repeated</w:t>
      </w:r>
      <w:r>
        <w:rPr>
          <w:spacing w:val="-6"/>
        </w:rPr>
        <w:t xml:space="preserve"> </w:t>
      </w:r>
      <w:r>
        <w:t>in</w:t>
      </w:r>
      <w:r>
        <w:rPr>
          <w:spacing w:val="-6"/>
        </w:rPr>
        <w:t xml:space="preserve"> </w:t>
      </w:r>
      <w:r>
        <w:t>each</w:t>
      </w:r>
      <w:r>
        <w:rPr>
          <w:spacing w:val="-7"/>
        </w:rPr>
        <w:t xml:space="preserve"> </w:t>
      </w:r>
      <w:r>
        <w:t>clause.</w:t>
      </w:r>
      <w:r>
        <w:rPr>
          <w:spacing w:val="14"/>
        </w:rPr>
        <w:t xml:space="preserve"> </w:t>
      </w:r>
      <w:r>
        <w:t>Example (</w:t>
      </w:r>
      <w:hyperlink w:anchor="_bookmark162" w:history="1">
        <w:r>
          <w:rPr>
            <w:color w:val="007FFF"/>
          </w:rPr>
          <w:t>34b</w:t>
        </w:r>
      </w:hyperlink>
      <w:r>
        <w:t>)</w:t>
      </w:r>
      <w:r>
        <w:rPr>
          <w:spacing w:val="-6"/>
        </w:rPr>
        <w:t xml:space="preserve"> </w:t>
      </w:r>
      <w:r>
        <w:t>follows</w:t>
      </w:r>
      <w:r>
        <w:rPr>
          <w:spacing w:val="-5"/>
        </w:rPr>
        <w:t xml:space="preserve"> </w:t>
      </w:r>
      <w:r>
        <w:t>a</w:t>
      </w:r>
      <w:r>
        <w:rPr>
          <w:spacing w:val="-5"/>
        </w:rPr>
        <w:t xml:space="preserve"> </w:t>
      </w:r>
      <w:r>
        <w:t>similar</w:t>
      </w:r>
      <w:r>
        <w:rPr>
          <w:spacing w:val="-5"/>
        </w:rPr>
        <w:t xml:space="preserve"> </w:t>
      </w:r>
      <w:r>
        <w:t>pattern.</w:t>
      </w:r>
      <w:r>
        <w:rPr>
          <w:spacing w:val="13"/>
        </w:rPr>
        <w:t xml:space="preserve"> </w:t>
      </w:r>
      <w:r>
        <w:t>Awareness</w:t>
      </w:r>
      <w:r>
        <w:rPr>
          <w:spacing w:val="-5"/>
        </w:rPr>
        <w:t xml:space="preserve"> </w:t>
      </w:r>
      <w:r>
        <w:t>of</w:t>
      </w:r>
      <w:r>
        <w:rPr>
          <w:spacing w:val="-6"/>
        </w:rPr>
        <w:t xml:space="preserve"> </w:t>
      </w:r>
      <w:r>
        <w:t>just</w:t>
      </w:r>
      <w:r>
        <w:rPr>
          <w:spacing w:val="-5"/>
        </w:rPr>
        <w:t xml:space="preserve"> </w:t>
      </w:r>
      <w:r>
        <w:t>these</w:t>
      </w:r>
      <w:r>
        <w:rPr>
          <w:spacing w:val="-5"/>
        </w:rPr>
        <w:t xml:space="preserve"> </w:t>
      </w:r>
      <w:r>
        <w:t>few</w:t>
      </w:r>
      <w:r>
        <w:rPr>
          <w:spacing w:val="-5"/>
        </w:rPr>
        <w:t xml:space="preserve"> </w:t>
      </w:r>
      <w:r>
        <w:t>abovementioned</w:t>
      </w:r>
      <w:r>
        <w:rPr>
          <w:spacing w:val="-6"/>
        </w:rPr>
        <w:t xml:space="preserve"> </w:t>
      </w:r>
      <w:r>
        <w:t>facts</w:t>
      </w:r>
      <w:r>
        <w:rPr>
          <w:spacing w:val="-5"/>
        </w:rPr>
        <w:t xml:space="preserve"> </w:t>
      </w:r>
      <w:r>
        <w:t>does</w:t>
      </w:r>
      <w:r>
        <w:rPr>
          <w:spacing w:val="-5"/>
        </w:rPr>
        <w:t xml:space="preserve"> </w:t>
      </w:r>
      <w:r>
        <w:t>most of</w:t>
      </w:r>
      <w:r>
        <w:rPr>
          <w:spacing w:val="-15"/>
        </w:rPr>
        <w:t xml:space="preserve"> </w:t>
      </w:r>
      <w:r>
        <w:t>the</w:t>
      </w:r>
      <w:r>
        <w:rPr>
          <w:spacing w:val="-15"/>
        </w:rPr>
        <w:t xml:space="preserve"> </w:t>
      </w:r>
      <w:r>
        <w:t>work</w:t>
      </w:r>
      <w:r>
        <w:rPr>
          <w:spacing w:val="-14"/>
        </w:rPr>
        <w:t xml:space="preserve"> </w:t>
      </w:r>
      <w:r>
        <w:t>of</w:t>
      </w:r>
      <w:r>
        <w:rPr>
          <w:spacing w:val="-15"/>
        </w:rPr>
        <w:t xml:space="preserve"> </w:t>
      </w:r>
      <w:r>
        <w:t>determining</w:t>
      </w:r>
      <w:r>
        <w:rPr>
          <w:spacing w:val="-15"/>
        </w:rPr>
        <w:t xml:space="preserve"> </w:t>
      </w:r>
      <w:r>
        <w:t>the</w:t>
      </w:r>
      <w:r>
        <w:rPr>
          <w:spacing w:val="-14"/>
        </w:rPr>
        <w:t xml:space="preserve"> </w:t>
      </w:r>
      <w:r>
        <w:t>discourse</w:t>
      </w:r>
      <w:r>
        <w:rPr>
          <w:spacing w:val="-15"/>
        </w:rPr>
        <w:t xml:space="preserve"> </w:t>
      </w:r>
      <w:r>
        <w:t>functions</w:t>
      </w:r>
      <w:r>
        <w:rPr>
          <w:spacing w:val="-15"/>
        </w:rPr>
        <w:t xml:space="preserve"> </w:t>
      </w:r>
      <w:r>
        <w:t>of</w:t>
      </w:r>
      <w:r>
        <w:rPr>
          <w:spacing w:val="-14"/>
        </w:rPr>
        <w:t xml:space="preserve"> </w:t>
      </w:r>
      <w:r>
        <w:t>words</w:t>
      </w:r>
      <w:r>
        <w:rPr>
          <w:spacing w:val="-15"/>
        </w:rPr>
        <w:t xml:space="preserve"> </w:t>
      </w:r>
      <w:r>
        <w:t>by</w:t>
      </w:r>
      <w:r>
        <w:rPr>
          <w:spacing w:val="-15"/>
        </w:rPr>
        <w:t xml:space="preserve"> </w:t>
      </w:r>
      <w:r>
        <w:t>establishing</w:t>
      </w:r>
      <w:r>
        <w:rPr>
          <w:spacing w:val="-14"/>
        </w:rPr>
        <w:t xml:space="preserve"> </w:t>
      </w:r>
      <w:r>
        <w:t>the</w:t>
      </w:r>
      <w:r>
        <w:rPr>
          <w:spacing w:val="-15"/>
        </w:rPr>
        <w:t xml:space="preserve"> </w:t>
      </w:r>
      <w:r>
        <w:t>predicate</w:t>
      </w:r>
      <w:r>
        <w:rPr>
          <w:spacing w:val="-15"/>
        </w:rPr>
        <w:t xml:space="preserve"> </w:t>
      </w:r>
      <w:r>
        <w:t>and referent in each</w:t>
      </w:r>
      <w:r>
        <w:rPr>
          <w:spacing w:val="-4"/>
        </w:rPr>
        <w:t xml:space="preserve"> </w:t>
      </w:r>
      <w:r>
        <w:t>clause.</w:t>
      </w:r>
    </w:p>
    <w:p w:rsidR="00DD7756" w:rsidRDefault="00AD1397">
      <w:pPr>
        <w:pStyle w:val="BodyText"/>
        <w:spacing w:line="420" w:lineRule="auto"/>
        <w:ind w:left="120" w:right="532" w:firstLine="358"/>
        <w:jc w:val="both"/>
      </w:pPr>
      <w:r>
        <w:t xml:space="preserve">Certain inflectional markers, when present, also unambiguously indicate the discourse function of the word they appear with. </w:t>
      </w:r>
      <w:r>
        <w:rPr>
          <w:spacing w:val="-5"/>
        </w:rPr>
        <w:t xml:space="preserve">Words </w:t>
      </w:r>
      <w:r>
        <w:t xml:space="preserve">which take the definite suffix </w:t>
      </w:r>
      <w:r>
        <w:rPr>
          <w:i/>
        </w:rPr>
        <w:t xml:space="preserve">‑ʔi· </w:t>
      </w:r>
      <w:r>
        <w:t>(glossed as def)</w:t>
      </w:r>
      <w:r>
        <w:rPr>
          <w:spacing w:val="-11"/>
        </w:rPr>
        <w:t xml:space="preserve"> </w:t>
      </w:r>
      <w:r>
        <w:t>or</w:t>
      </w:r>
      <w:r>
        <w:rPr>
          <w:spacing w:val="-10"/>
        </w:rPr>
        <w:t xml:space="preserve"> </w:t>
      </w:r>
      <w:r>
        <w:t>one</w:t>
      </w:r>
      <w:r>
        <w:rPr>
          <w:spacing w:val="-10"/>
        </w:rPr>
        <w:t xml:space="preserve"> </w:t>
      </w:r>
      <w:r>
        <w:t>of</w:t>
      </w:r>
      <w:r>
        <w:rPr>
          <w:spacing w:val="-10"/>
        </w:rPr>
        <w:t xml:space="preserve"> </w:t>
      </w:r>
      <w:r>
        <w:t>the</w:t>
      </w:r>
      <w:r>
        <w:rPr>
          <w:spacing w:val="-10"/>
        </w:rPr>
        <w:t xml:space="preserve"> </w:t>
      </w:r>
      <w:r>
        <w:t>relative</w:t>
      </w:r>
      <w:r>
        <w:rPr>
          <w:spacing w:val="-10"/>
        </w:rPr>
        <w:t xml:space="preserve"> </w:t>
      </w:r>
      <w:r>
        <w:t>suffixes</w:t>
      </w:r>
      <w:r>
        <w:rPr>
          <w:spacing w:val="-10"/>
        </w:rPr>
        <w:t xml:space="preserve"> </w:t>
      </w:r>
      <w:r>
        <w:t>(glossed</w:t>
      </w:r>
      <w:r>
        <w:rPr>
          <w:spacing w:val="-10"/>
        </w:rPr>
        <w:t xml:space="preserve"> </w:t>
      </w:r>
      <w:r>
        <w:t>as</w:t>
      </w:r>
      <w:r>
        <w:rPr>
          <w:spacing w:val="-10"/>
        </w:rPr>
        <w:t xml:space="preserve"> </w:t>
      </w:r>
      <w:r>
        <w:t>Rel)</w:t>
      </w:r>
      <w:r>
        <w:rPr>
          <w:spacing w:val="-10"/>
        </w:rPr>
        <w:t xml:space="preserve"> </w:t>
      </w:r>
      <w:r>
        <w:t>always</w:t>
      </w:r>
      <w:r>
        <w:rPr>
          <w:spacing w:val="-10"/>
        </w:rPr>
        <w:t xml:space="preserve"> </w:t>
      </w:r>
      <w:r>
        <w:t>function</w:t>
      </w:r>
      <w:r>
        <w:rPr>
          <w:spacing w:val="-10"/>
        </w:rPr>
        <w:t xml:space="preserve"> </w:t>
      </w:r>
      <w:r>
        <w:t>to</w:t>
      </w:r>
      <w:r>
        <w:rPr>
          <w:spacing w:val="-10"/>
        </w:rPr>
        <w:t xml:space="preserve"> </w:t>
      </w:r>
      <w:r>
        <w:rPr>
          <w:spacing w:val="-3"/>
        </w:rPr>
        <w:t>refer.</w:t>
      </w:r>
      <w:r>
        <w:rPr>
          <w:spacing w:val="18"/>
        </w:rPr>
        <w:t xml:space="preserve"> </w:t>
      </w:r>
      <w:r>
        <w:t>Except</w:t>
      </w:r>
      <w:r>
        <w:rPr>
          <w:spacing w:val="-10"/>
        </w:rPr>
        <w:t xml:space="preserve"> </w:t>
      </w:r>
      <w:r>
        <w:t>when</w:t>
      </w:r>
      <w:r>
        <w:rPr>
          <w:spacing w:val="-10"/>
        </w:rPr>
        <w:t xml:space="preserve"> </w:t>
      </w:r>
      <w:r>
        <w:t>they co-occur</w:t>
      </w:r>
      <w:r>
        <w:rPr>
          <w:spacing w:val="-8"/>
        </w:rPr>
        <w:t xml:space="preserve"> </w:t>
      </w:r>
      <w:r>
        <w:t>with</w:t>
      </w:r>
      <w:r>
        <w:rPr>
          <w:spacing w:val="-8"/>
        </w:rPr>
        <w:t xml:space="preserve"> </w:t>
      </w:r>
      <w:r>
        <w:t>either</w:t>
      </w:r>
      <w:r>
        <w:rPr>
          <w:spacing w:val="-8"/>
        </w:rPr>
        <w:t xml:space="preserve"> </w:t>
      </w:r>
      <w:r>
        <w:t>the</w:t>
      </w:r>
      <w:r>
        <w:rPr>
          <w:spacing w:val="-8"/>
        </w:rPr>
        <w:t xml:space="preserve"> </w:t>
      </w:r>
      <w:r>
        <w:t>definite</w:t>
      </w:r>
      <w:r>
        <w:rPr>
          <w:spacing w:val="-8"/>
        </w:rPr>
        <w:t xml:space="preserve"> </w:t>
      </w:r>
      <w:r>
        <w:t>or</w:t>
      </w:r>
      <w:r>
        <w:rPr>
          <w:spacing w:val="-9"/>
        </w:rPr>
        <w:t xml:space="preserve"> </w:t>
      </w:r>
      <w:r>
        <w:t>relative</w:t>
      </w:r>
      <w:r>
        <w:rPr>
          <w:spacing w:val="-9"/>
        </w:rPr>
        <w:t xml:space="preserve"> </w:t>
      </w:r>
      <w:r>
        <w:t>markers,</w:t>
      </w:r>
      <w:r>
        <w:rPr>
          <w:spacing w:val="-6"/>
        </w:rPr>
        <w:t xml:space="preserve"> </w:t>
      </w:r>
      <w:r>
        <w:t>the</w:t>
      </w:r>
      <w:r>
        <w:rPr>
          <w:spacing w:val="-9"/>
        </w:rPr>
        <w:t xml:space="preserve"> </w:t>
      </w:r>
      <w:r>
        <w:t>following</w:t>
      </w:r>
      <w:r>
        <w:rPr>
          <w:spacing w:val="-9"/>
        </w:rPr>
        <w:t xml:space="preserve"> </w:t>
      </w:r>
      <w:r>
        <w:t>kinds</w:t>
      </w:r>
      <w:r>
        <w:rPr>
          <w:spacing w:val="-8"/>
        </w:rPr>
        <w:t xml:space="preserve"> </w:t>
      </w:r>
      <w:r>
        <w:t>of</w:t>
      </w:r>
      <w:r>
        <w:rPr>
          <w:spacing w:val="-8"/>
        </w:rPr>
        <w:t xml:space="preserve"> </w:t>
      </w:r>
      <w:r>
        <w:t>mood</w:t>
      </w:r>
      <w:r>
        <w:rPr>
          <w:spacing w:val="-9"/>
        </w:rPr>
        <w:t xml:space="preserve"> </w:t>
      </w:r>
      <w:r>
        <w:t>suffixes</w:t>
      </w:r>
      <w:r>
        <w:rPr>
          <w:spacing w:val="-8"/>
        </w:rPr>
        <w:t xml:space="preserve"> </w:t>
      </w:r>
      <w:r>
        <w:t>al- ways</w:t>
      </w:r>
      <w:r>
        <w:rPr>
          <w:spacing w:val="-12"/>
        </w:rPr>
        <w:t xml:space="preserve"> </w:t>
      </w:r>
      <w:r>
        <w:t>indicate</w:t>
      </w:r>
      <w:r>
        <w:rPr>
          <w:spacing w:val="-12"/>
        </w:rPr>
        <w:t xml:space="preserve"> </w:t>
      </w:r>
      <w:r>
        <w:t>a</w:t>
      </w:r>
      <w:r>
        <w:rPr>
          <w:spacing w:val="-11"/>
        </w:rPr>
        <w:t xml:space="preserve"> </w:t>
      </w:r>
      <w:r>
        <w:t>predicate.</w:t>
      </w:r>
      <w:r>
        <w:rPr>
          <w:spacing w:val="11"/>
        </w:rPr>
        <w:t xml:space="preserve"> </w:t>
      </w:r>
      <w:r>
        <w:t>In</w:t>
      </w:r>
      <w:r>
        <w:rPr>
          <w:spacing w:val="-10"/>
        </w:rPr>
        <w:t xml:space="preserve"> </w:t>
      </w:r>
      <w:r>
        <w:t>Nuuchahnulth,</w:t>
      </w:r>
      <w:r>
        <w:rPr>
          <w:spacing w:val="-10"/>
        </w:rPr>
        <w:t xml:space="preserve"> </w:t>
      </w:r>
      <w:r>
        <w:t>most</w:t>
      </w:r>
      <w:r>
        <w:rPr>
          <w:spacing w:val="-11"/>
        </w:rPr>
        <w:t xml:space="preserve"> </w:t>
      </w:r>
      <w:r>
        <w:t>mood</w:t>
      </w:r>
      <w:r>
        <w:rPr>
          <w:spacing w:val="-12"/>
        </w:rPr>
        <w:t xml:space="preserve"> </w:t>
      </w:r>
      <w:r>
        <w:t>suffixes</w:t>
      </w:r>
      <w:r>
        <w:rPr>
          <w:spacing w:val="-11"/>
        </w:rPr>
        <w:t xml:space="preserve"> </w:t>
      </w:r>
      <w:r>
        <w:t>are</w:t>
      </w:r>
      <w:r>
        <w:rPr>
          <w:spacing w:val="-11"/>
        </w:rPr>
        <w:t xml:space="preserve"> </w:t>
      </w:r>
      <w:r>
        <w:t>fused</w:t>
      </w:r>
      <w:r>
        <w:rPr>
          <w:spacing w:val="-12"/>
        </w:rPr>
        <w:t xml:space="preserve"> </w:t>
      </w:r>
      <w:r>
        <w:t>with</w:t>
      </w:r>
      <w:r>
        <w:rPr>
          <w:spacing w:val="-11"/>
        </w:rPr>
        <w:t xml:space="preserve"> </w:t>
      </w:r>
      <w:r>
        <w:t>the</w:t>
      </w:r>
      <w:r>
        <w:rPr>
          <w:spacing w:val="-11"/>
        </w:rPr>
        <w:t xml:space="preserve"> </w:t>
      </w:r>
      <w:r>
        <w:t>following person suffixes, so each of the suffixes in this list has multiple realizations depending on</w:t>
      </w:r>
      <w:r>
        <w:rPr>
          <w:spacing w:val="-28"/>
        </w:rPr>
        <w:t xml:space="preserve"> </w:t>
      </w:r>
      <w:r>
        <w:t>the person and number of the clausal</w:t>
      </w:r>
      <w:r>
        <w:rPr>
          <w:spacing w:val="-7"/>
        </w:rPr>
        <w:t xml:space="preserve"> </w:t>
      </w:r>
      <w:r>
        <w:t>arguments.</w:t>
      </w:r>
    </w:p>
    <w:p w:rsidR="00DD7756" w:rsidRDefault="00AD1397">
      <w:pPr>
        <w:pStyle w:val="ListParagraph"/>
        <w:numPr>
          <w:ilvl w:val="0"/>
          <w:numId w:val="4"/>
        </w:numPr>
        <w:tabs>
          <w:tab w:val="left" w:pos="718"/>
        </w:tabs>
        <w:spacing w:before="92"/>
        <w:jc w:val="both"/>
        <w:rPr>
          <w:sz w:val="24"/>
        </w:rPr>
      </w:pPr>
      <w:r>
        <w:rPr>
          <w:w w:val="105"/>
          <w:sz w:val="24"/>
        </w:rPr>
        <w:t>conditional</w:t>
      </w:r>
      <w:r>
        <w:rPr>
          <w:spacing w:val="-5"/>
          <w:w w:val="105"/>
          <w:sz w:val="24"/>
        </w:rPr>
        <w:t xml:space="preserve"> </w:t>
      </w:r>
      <w:r>
        <w:rPr>
          <w:w w:val="105"/>
          <w:sz w:val="24"/>
        </w:rPr>
        <w:t>(cond)</w:t>
      </w:r>
    </w:p>
    <w:p w:rsidR="00DD7756" w:rsidRDefault="00AD1397">
      <w:pPr>
        <w:pStyle w:val="ListParagraph"/>
        <w:numPr>
          <w:ilvl w:val="0"/>
          <w:numId w:val="4"/>
        </w:numPr>
        <w:tabs>
          <w:tab w:val="left" w:pos="718"/>
        </w:tabs>
        <w:spacing w:before="214"/>
        <w:jc w:val="both"/>
        <w:rPr>
          <w:sz w:val="24"/>
        </w:rPr>
      </w:pPr>
      <w:r>
        <w:rPr>
          <w:sz w:val="24"/>
        </w:rPr>
        <w:t>dubitive</w:t>
      </w:r>
      <w:r>
        <w:rPr>
          <w:spacing w:val="-1"/>
          <w:sz w:val="24"/>
        </w:rPr>
        <w:t xml:space="preserve"> </w:t>
      </w:r>
      <w:r>
        <w:rPr>
          <w:sz w:val="24"/>
        </w:rPr>
        <w:t>(dub)</w:t>
      </w:r>
    </w:p>
    <w:p w:rsidR="00DD7756" w:rsidRDefault="00AD1397">
      <w:pPr>
        <w:pStyle w:val="ListParagraph"/>
        <w:numPr>
          <w:ilvl w:val="0"/>
          <w:numId w:val="4"/>
        </w:numPr>
        <w:tabs>
          <w:tab w:val="left" w:pos="718"/>
        </w:tabs>
        <w:spacing w:before="215"/>
        <w:jc w:val="both"/>
        <w:rPr>
          <w:sz w:val="24"/>
        </w:rPr>
      </w:pPr>
      <w:r>
        <w:rPr>
          <w:sz w:val="24"/>
        </w:rPr>
        <w:t>imperative</w:t>
      </w:r>
      <w:r>
        <w:rPr>
          <w:spacing w:val="-2"/>
          <w:sz w:val="24"/>
        </w:rPr>
        <w:t xml:space="preserve"> </w:t>
      </w:r>
      <w:r>
        <w:rPr>
          <w:sz w:val="24"/>
        </w:rPr>
        <w:t>(imp)</w:t>
      </w:r>
    </w:p>
    <w:p w:rsidR="00DD7756" w:rsidRDefault="00AD1397">
      <w:pPr>
        <w:pStyle w:val="ListParagraph"/>
        <w:numPr>
          <w:ilvl w:val="0"/>
          <w:numId w:val="4"/>
        </w:numPr>
        <w:tabs>
          <w:tab w:val="left" w:pos="718"/>
        </w:tabs>
        <w:spacing w:before="214"/>
        <w:jc w:val="both"/>
        <w:rPr>
          <w:sz w:val="24"/>
        </w:rPr>
      </w:pPr>
      <w:r>
        <w:rPr>
          <w:w w:val="105"/>
          <w:sz w:val="24"/>
        </w:rPr>
        <w:t>indicative</w:t>
      </w:r>
      <w:r>
        <w:rPr>
          <w:spacing w:val="-5"/>
          <w:w w:val="105"/>
          <w:sz w:val="24"/>
        </w:rPr>
        <w:t xml:space="preserve"> </w:t>
      </w:r>
      <w:r>
        <w:rPr>
          <w:w w:val="105"/>
          <w:sz w:val="24"/>
        </w:rPr>
        <w:t>(ind)</w:t>
      </w:r>
    </w:p>
    <w:p w:rsidR="00DD7756" w:rsidRDefault="00AD1397">
      <w:pPr>
        <w:pStyle w:val="ListParagraph"/>
        <w:numPr>
          <w:ilvl w:val="0"/>
          <w:numId w:val="4"/>
        </w:numPr>
        <w:tabs>
          <w:tab w:val="left" w:pos="718"/>
        </w:tabs>
        <w:spacing w:before="215"/>
        <w:rPr>
          <w:sz w:val="24"/>
        </w:rPr>
      </w:pPr>
      <w:r>
        <w:rPr>
          <w:w w:val="105"/>
          <w:sz w:val="24"/>
        </w:rPr>
        <w:t>interrogative</w:t>
      </w:r>
      <w:r>
        <w:rPr>
          <w:spacing w:val="-5"/>
          <w:w w:val="105"/>
          <w:sz w:val="24"/>
        </w:rPr>
        <w:t xml:space="preserve"> </w:t>
      </w:r>
      <w:r>
        <w:rPr>
          <w:w w:val="105"/>
          <w:sz w:val="24"/>
        </w:rPr>
        <w:t>(inteR)</w:t>
      </w:r>
    </w:p>
    <w:p w:rsidR="00DD7756" w:rsidRDefault="00AD1397">
      <w:pPr>
        <w:pStyle w:val="ListParagraph"/>
        <w:numPr>
          <w:ilvl w:val="0"/>
          <w:numId w:val="4"/>
        </w:numPr>
        <w:tabs>
          <w:tab w:val="left" w:pos="718"/>
        </w:tabs>
        <w:spacing w:before="214"/>
        <w:rPr>
          <w:sz w:val="24"/>
        </w:rPr>
      </w:pPr>
      <w:r>
        <w:rPr>
          <w:w w:val="95"/>
          <w:sz w:val="24"/>
        </w:rPr>
        <w:lastRenderedPageBreak/>
        <w:t>purposive</w:t>
      </w:r>
      <w:r>
        <w:rPr>
          <w:spacing w:val="41"/>
          <w:w w:val="95"/>
          <w:sz w:val="24"/>
        </w:rPr>
        <w:t xml:space="preserve"> </w:t>
      </w:r>
      <w:r>
        <w:rPr>
          <w:w w:val="95"/>
          <w:sz w:val="24"/>
        </w:rPr>
        <w:t>(puRp)</w:t>
      </w:r>
    </w:p>
    <w:p w:rsidR="00DD7756" w:rsidRDefault="00AD1397">
      <w:pPr>
        <w:pStyle w:val="ListParagraph"/>
        <w:numPr>
          <w:ilvl w:val="0"/>
          <w:numId w:val="4"/>
        </w:numPr>
        <w:tabs>
          <w:tab w:val="left" w:pos="718"/>
        </w:tabs>
        <w:spacing w:before="215"/>
        <w:rPr>
          <w:sz w:val="24"/>
        </w:rPr>
      </w:pPr>
      <w:r>
        <w:rPr>
          <w:w w:val="105"/>
          <w:sz w:val="24"/>
        </w:rPr>
        <w:t>quotative</w:t>
      </w:r>
      <w:r>
        <w:rPr>
          <w:spacing w:val="-36"/>
          <w:w w:val="105"/>
          <w:sz w:val="24"/>
        </w:rPr>
        <w:t xml:space="preserve"> </w:t>
      </w:r>
      <w:r>
        <w:rPr>
          <w:w w:val="105"/>
          <w:sz w:val="24"/>
        </w:rPr>
        <w:t>(ot)</w:t>
      </w:r>
    </w:p>
    <w:p w:rsidR="00DD7756" w:rsidRDefault="00DD7756">
      <w:pPr>
        <w:rPr>
          <w:sz w:val="24"/>
        </w:rPr>
        <w:sectPr w:rsidR="00DD7756">
          <w:type w:val="continuous"/>
          <w:pgSz w:w="12240" w:h="15840"/>
          <w:pgMar w:top="1300" w:right="900" w:bottom="280" w:left="1680" w:header="720" w:footer="720" w:gutter="0"/>
          <w:cols w:space="720"/>
        </w:sectPr>
      </w:pPr>
    </w:p>
    <w:p w:rsidR="00DD7756" w:rsidRDefault="00AD1397">
      <w:pPr>
        <w:pStyle w:val="ListParagraph"/>
        <w:numPr>
          <w:ilvl w:val="0"/>
          <w:numId w:val="4"/>
        </w:numPr>
        <w:tabs>
          <w:tab w:val="left" w:pos="718"/>
        </w:tabs>
        <w:spacing w:before="84"/>
        <w:rPr>
          <w:sz w:val="24"/>
        </w:rPr>
      </w:pPr>
      <w:bookmarkStart w:id="210" w:name="_bookmark163"/>
      <w:bookmarkEnd w:id="210"/>
      <w:r>
        <w:rPr>
          <w:sz w:val="24"/>
        </w:rPr>
        <w:lastRenderedPageBreak/>
        <w:t>subordinate</w:t>
      </w:r>
      <w:r>
        <w:rPr>
          <w:spacing w:val="-1"/>
          <w:sz w:val="24"/>
        </w:rPr>
        <w:t xml:space="preserve"> </w:t>
      </w:r>
      <w:r>
        <w:rPr>
          <w:sz w:val="24"/>
        </w:rPr>
        <w:t>(suboRd)</w:t>
      </w:r>
    </w:p>
    <w:p w:rsidR="00DD7756" w:rsidRDefault="00DD7756">
      <w:pPr>
        <w:pStyle w:val="BodyText"/>
        <w:rPr>
          <w:sz w:val="26"/>
        </w:rPr>
      </w:pPr>
    </w:p>
    <w:p w:rsidR="00DD7756" w:rsidRDefault="00AD1397">
      <w:pPr>
        <w:pStyle w:val="BodyText"/>
        <w:spacing w:before="167" w:line="420" w:lineRule="auto"/>
        <w:ind w:left="120" w:right="533"/>
        <w:jc w:val="both"/>
      </w:pPr>
      <w:r>
        <w:t xml:space="preserve">In Nuuchahnulth, verb serialization is quite common, and the above mood suffixes only ap- pear on the first (main) stem in a serial verb construction (Nakayama </w:t>
      </w:r>
      <w:hyperlink w:anchor="_bookmark428" w:history="1">
        <w:r>
          <w:rPr>
            <w:color w:val="007FFF"/>
          </w:rPr>
          <w:t>2001</w:t>
        </w:r>
      </w:hyperlink>
      <w:r>
        <w:t xml:space="preserve">: 42). Main pred- icates are also predominantly marked for person even if mood marking is not present (over 90% of main predicates in the first person) (Nakayama </w:t>
      </w:r>
      <w:hyperlink w:anchor="_bookmark428" w:history="1">
        <w:r>
          <w:rPr>
            <w:color w:val="007FFF"/>
          </w:rPr>
          <w:t>2001</w:t>
        </w:r>
      </w:hyperlink>
      <w:r>
        <w:t xml:space="preserve">: 29). Aspect markers, </w:t>
      </w:r>
      <w:r>
        <w:rPr>
          <w:spacing w:val="-3"/>
        </w:rPr>
        <w:t xml:space="preserve">however, </w:t>
      </w:r>
      <w:r>
        <w:t>are</w:t>
      </w:r>
      <w:r>
        <w:rPr>
          <w:spacing w:val="-13"/>
        </w:rPr>
        <w:t xml:space="preserve"> </w:t>
      </w:r>
      <w:r>
        <w:t>not</w:t>
      </w:r>
      <w:r>
        <w:rPr>
          <w:spacing w:val="-11"/>
        </w:rPr>
        <w:t xml:space="preserve"> </w:t>
      </w:r>
      <w:r>
        <w:t>a</w:t>
      </w:r>
      <w:r>
        <w:rPr>
          <w:spacing w:val="-12"/>
        </w:rPr>
        <w:t xml:space="preserve"> </w:t>
      </w:r>
      <w:r>
        <w:t>completely</w:t>
      </w:r>
      <w:r>
        <w:rPr>
          <w:spacing w:val="-11"/>
        </w:rPr>
        <w:t xml:space="preserve"> </w:t>
      </w:r>
      <w:r>
        <w:t>reliable</w:t>
      </w:r>
      <w:r>
        <w:rPr>
          <w:spacing w:val="-12"/>
        </w:rPr>
        <w:t xml:space="preserve"> </w:t>
      </w:r>
      <w:r>
        <w:t>indicator</w:t>
      </w:r>
      <w:r>
        <w:rPr>
          <w:spacing w:val="-12"/>
        </w:rPr>
        <w:t xml:space="preserve"> </w:t>
      </w:r>
      <w:r>
        <w:t>of</w:t>
      </w:r>
      <w:r>
        <w:rPr>
          <w:spacing w:val="-11"/>
        </w:rPr>
        <w:t xml:space="preserve"> </w:t>
      </w:r>
      <w:r>
        <w:t>predication.</w:t>
      </w:r>
      <w:r>
        <w:rPr>
          <w:spacing w:val="9"/>
        </w:rPr>
        <w:t xml:space="preserve"> </w:t>
      </w:r>
      <w:r>
        <w:t>Though</w:t>
      </w:r>
      <w:r>
        <w:rPr>
          <w:spacing w:val="-12"/>
        </w:rPr>
        <w:t xml:space="preserve"> </w:t>
      </w:r>
      <w:r>
        <w:t>it</w:t>
      </w:r>
      <w:r>
        <w:rPr>
          <w:spacing w:val="-11"/>
        </w:rPr>
        <w:t xml:space="preserve"> </w:t>
      </w:r>
      <w:r>
        <w:t>happens</w:t>
      </w:r>
      <w:r>
        <w:rPr>
          <w:spacing w:val="-11"/>
        </w:rPr>
        <w:t xml:space="preserve"> </w:t>
      </w:r>
      <w:r>
        <w:t>infrequently,</w:t>
      </w:r>
      <w:r>
        <w:rPr>
          <w:spacing w:val="-11"/>
        </w:rPr>
        <w:t xml:space="preserve"> </w:t>
      </w:r>
      <w:r>
        <w:t xml:space="preserve">aspect markers may occur with referents or modifiers as well (Nakayama </w:t>
      </w:r>
      <w:hyperlink w:anchor="_bookmark428" w:history="1">
        <w:r>
          <w:rPr>
            <w:color w:val="007FFF"/>
          </w:rPr>
          <w:t>2001</w:t>
        </w:r>
      </w:hyperlink>
      <w:r>
        <w:t>:</w:t>
      </w:r>
      <w:r>
        <w:rPr>
          <w:spacing w:val="-7"/>
        </w:rPr>
        <w:t xml:space="preserve"> </w:t>
      </w:r>
      <w:r>
        <w:t>47–50).</w:t>
      </w:r>
    </w:p>
    <w:p w:rsidR="00DD7756" w:rsidRDefault="00AD1397">
      <w:pPr>
        <w:pStyle w:val="BodyText"/>
        <w:spacing w:line="420" w:lineRule="auto"/>
        <w:ind w:left="120" w:right="533" w:firstLine="358"/>
        <w:jc w:val="both"/>
      </w:pPr>
      <w:r>
        <w:t xml:space="preserve">Certain distributional behaviors also abet identification of the discourse function of a word. </w:t>
      </w:r>
      <w:hyperlink w:anchor="_bookmark428" w:history="1">
        <w:r>
          <w:rPr>
            <w:color w:val="007FFF"/>
          </w:rPr>
          <w:t xml:space="preserve">Nakayama </w:t>
        </w:r>
      </w:hyperlink>
      <w:r>
        <w:t>notes the following in regard to referents: “Nominals can be modified</w:t>
      </w:r>
      <w:r>
        <w:rPr>
          <w:spacing w:val="-42"/>
        </w:rPr>
        <w:t xml:space="preserve"> </w:t>
      </w:r>
      <w:r>
        <w:t xml:space="preserve">with expressions of property concepts, quantity, or quantifiers, but not directly with qualifying expressions like </w:t>
      </w:r>
      <w:r>
        <w:rPr>
          <w:i/>
        </w:rPr>
        <w:t xml:space="preserve">hiikʷaɬ </w:t>
      </w:r>
      <w:r>
        <w:t xml:space="preserve">‘almost’ or </w:t>
      </w:r>
      <w:r>
        <w:rPr>
          <w:i/>
        </w:rPr>
        <w:t xml:space="preserve">ʔanatʼuu </w:t>
      </w:r>
      <w:r>
        <w:rPr>
          <w:spacing w:val="-5"/>
        </w:rPr>
        <w:t xml:space="preserve">‘barely’.” </w:t>
      </w:r>
      <w:r>
        <w:t xml:space="preserve">(Nakayama </w:t>
      </w:r>
      <w:hyperlink w:anchor="_bookmark428" w:history="1">
        <w:r>
          <w:rPr>
            <w:color w:val="007FFF"/>
          </w:rPr>
          <w:t>2001</w:t>
        </w:r>
      </w:hyperlink>
      <w:r>
        <w:t>: 49). Syntactic pat- terns</w:t>
      </w:r>
      <w:r>
        <w:rPr>
          <w:spacing w:val="-14"/>
        </w:rPr>
        <w:t xml:space="preserve"> </w:t>
      </w:r>
      <w:r>
        <w:t>are</w:t>
      </w:r>
      <w:r>
        <w:rPr>
          <w:spacing w:val="-13"/>
        </w:rPr>
        <w:t xml:space="preserve"> </w:t>
      </w:r>
      <w:r>
        <w:t>also</w:t>
      </w:r>
      <w:r>
        <w:rPr>
          <w:spacing w:val="-14"/>
        </w:rPr>
        <w:t xml:space="preserve"> </w:t>
      </w:r>
      <w:r>
        <w:t>helpful:</w:t>
      </w:r>
      <w:r>
        <w:rPr>
          <w:spacing w:val="11"/>
        </w:rPr>
        <w:t xml:space="preserve"> </w:t>
      </w:r>
      <w:r>
        <w:t>Negation</w:t>
      </w:r>
      <w:r>
        <w:rPr>
          <w:spacing w:val="-14"/>
        </w:rPr>
        <w:t xml:space="preserve"> </w:t>
      </w:r>
      <w:r>
        <w:t>is</w:t>
      </w:r>
      <w:r>
        <w:rPr>
          <w:spacing w:val="-13"/>
        </w:rPr>
        <w:t xml:space="preserve"> </w:t>
      </w:r>
      <w:r>
        <w:t>accomplished</w:t>
      </w:r>
      <w:r>
        <w:rPr>
          <w:spacing w:val="-13"/>
        </w:rPr>
        <w:t xml:space="preserve"> </w:t>
      </w:r>
      <w:r>
        <w:t>by</w:t>
      </w:r>
      <w:r>
        <w:rPr>
          <w:spacing w:val="-14"/>
        </w:rPr>
        <w:t xml:space="preserve"> </w:t>
      </w:r>
      <w:r>
        <w:t>means</w:t>
      </w:r>
      <w:r>
        <w:rPr>
          <w:spacing w:val="-13"/>
        </w:rPr>
        <w:t xml:space="preserve"> </w:t>
      </w:r>
      <w:r>
        <w:t>of</w:t>
      </w:r>
      <w:r>
        <w:rPr>
          <w:spacing w:val="-13"/>
        </w:rPr>
        <w:t xml:space="preserve"> </w:t>
      </w:r>
      <w:r>
        <w:t>a</w:t>
      </w:r>
      <w:r>
        <w:rPr>
          <w:spacing w:val="-14"/>
        </w:rPr>
        <w:t xml:space="preserve"> </w:t>
      </w:r>
      <w:r>
        <w:t>negative</w:t>
      </w:r>
      <w:r>
        <w:rPr>
          <w:spacing w:val="-13"/>
        </w:rPr>
        <w:t xml:space="preserve"> </w:t>
      </w:r>
      <w:r>
        <w:t>predicate</w:t>
      </w:r>
      <w:r>
        <w:rPr>
          <w:spacing w:val="-18"/>
        </w:rPr>
        <w:t xml:space="preserve"> </w:t>
      </w:r>
      <w:r>
        <w:rPr>
          <w:i/>
        </w:rPr>
        <w:t>wik‑</w:t>
      </w:r>
      <w:r>
        <w:t>,</w:t>
      </w:r>
      <w:r>
        <w:rPr>
          <w:spacing w:val="-12"/>
        </w:rPr>
        <w:t xml:space="preserve"> </w:t>
      </w:r>
      <w:r>
        <w:t>which takes</w:t>
      </w:r>
      <w:r>
        <w:rPr>
          <w:spacing w:val="-7"/>
        </w:rPr>
        <w:t xml:space="preserve"> </w:t>
      </w:r>
      <w:r>
        <w:t>another</w:t>
      </w:r>
      <w:r>
        <w:rPr>
          <w:spacing w:val="-6"/>
        </w:rPr>
        <w:t xml:space="preserve"> </w:t>
      </w:r>
      <w:r>
        <w:t>predicate</w:t>
      </w:r>
      <w:r>
        <w:rPr>
          <w:spacing w:val="-6"/>
        </w:rPr>
        <w:t xml:space="preserve"> </w:t>
      </w:r>
      <w:r>
        <w:t>as</w:t>
      </w:r>
      <w:r>
        <w:rPr>
          <w:spacing w:val="-6"/>
        </w:rPr>
        <w:t xml:space="preserve"> </w:t>
      </w:r>
      <w:r>
        <w:t>its</w:t>
      </w:r>
      <w:r>
        <w:rPr>
          <w:spacing w:val="-6"/>
        </w:rPr>
        <w:t xml:space="preserve"> </w:t>
      </w:r>
      <w:r>
        <w:t>complement.</w:t>
      </w:r>
      <w:r>
        <w:rPr>
          <w:spacing w:val="14"/>
        </w:rPr>
        <w:t xml:space="preserve"> </w:t>
      </w:r>
      <w:r>
        <w:t>Modifiers</w:t>
      </w:r>
      <w:r>
        <w:rPr>
          <w:spacing w:val="-7"/>
        </w:rPr>
        <w:t xml:space="preserve"> </w:t>
      </w:r>
      <w:r>
        <w:t>generally</w:t>
      </w:r>
      <w:r>
        <w:rPr>
          <w:spacing w:val="-6"/>
        </w:rPr>
        <w:t xml:space="preserve"> </w:t>
      </w:r>
      <w:r>
        <w:t>precede</w:t>
      </w:r>
      <w:r>
        <w:rPr>
          <w:spacing w:val="-6"/>
        </w:rPr>
        <w:t xml:space="preserve"> </w:t>
      </w:r>
      <w:r>
        <w:t>their</w:t>
      </w:r>
      <w:r>
        <w:rPr>
          <w:spacing w:val="-6"/>
        </w:rPr>
        <w:t xml:space="preserve"> </w:t>
      </w:r>
      <w:r>
        <w:t>heads,</w:t>
      </w:r>
      <w:r>
        <w:rPr>
          <w:spacing w:val="-6"/>
        </w:rPr>
        <w:t xml:space="preserve"> </w:t>
      </w:r>
      <w:r>
        <w:t>whether the</w:t>
      </w:r>
      <w:r>
        <w:rPr>
          <w:spacing w:val="-9"/>
        </w:rPr>
        <w:t xml:space="preserve"> </w:t>
      </w:r>
      <w:r>
        <w:t>head</w:t>
      </w:r>
      <w:r>
        <w:rPr>
          <w:spacing w:val="-9"/>
        </w:rPr>
        <w:t xml:space="preserve"> </w:t>
      </w:r>
      <w:r>
        <w:t>is</w:t>
      </w:r>
      <w:r>
        <w:rPr>
          <w:spacing w:val="-7"/>
        </w:rPr>
        <w:t xml:space="preserve"> </w:t>
      </w:r>
      <w:r>
        <w:t>a</w:t>
      </w:r>
      <w:r>
        <w:rPr>
          <w:spacing w:val="-9"/>
        </w:rPr>
        <w:t xml:space="preserve"> </w:t>
      </w:r>
      <w:r>
        <w:t>referent</w:t>
      </w:r>
      <w:r>
        <w:rPr>
          <w:spacing w:val="-8"/>
        </w:rPr>
        <w:t xml:space="preserve"> </w:t>
      </w:r>
      <w:r>
        <w:t>or</w:t>
      </w:r>
      <w:r>
        <w:rPr>
          <w:spacing w:val="-9"/>
        </w:rPr>
        <w:t xml:space="preserve"> </w:t>
      </w:r>
      <w:r>
        <w:t>predicate.</w:t>
      </w:r>
      <w:r>
        <w:rPr>
          <w:spacing w:val="13"/>
        </w:rPr>
        <w:t xml:space="preserve"> </w:t>
      </w:r>
      <w:r>
        <w:t>In</w:t>
      </w:r>
      <w:r>
        <w:rPr>
          <w:spacing w:val="-7"/>
        </w:rPr>
        <w:t xml:space="preserve"> </w:t>
      </w:r>
      <w:r>
        <w:t>serial</w:t>
      </w:r>
      <w:r>
        <w:rPr>
          <w:spacing w:val="-9"/>
        </w:rPr>
        <w:t xml:space="preserve"> </w:t>
      </w:r>
      <w:r>
        <w:t>verb</w:t>
      </w:r>
      <w:r>
        <w:rPr>
          <w:spacing w:val="-8"/>
        </w:rPr>
        <w:t xml:space="preserve"> </w:t>
      </w:r>
      <w:r>
        <w:t>constructions,</w:t>
      </w:r>
      <w:r>
        <w:rPr>
          <w:spacing w:val="-8"/>
        </w:rPr>
        <w:t xml:space="preserve"> </w:t>
      </w:r>
      <w:r>
        <w:t>only</w:t>
      </w:r>
      <w:r>
        <w:rPr>
          <w:spacing w:val="-7"/>
        </w:rPr>
        <w:t xml:space="preserve"> </w:t>
      </w:r>
      <w:r>
        <w:t>the</w:t>
      </w:r>
      <w:r>
        <w:rPr>
          <w:spacing w:val="-9"/>
        </w:rPr>
        <w:t xml:space="preserve"> </w:t>
      </w:r>
      <w:r>
        <w:t>main</w:t>
      </w:r>
      <w:r>
        <w:rPr>
          <w:spacing w:val="-9"/>
        </w:rPr>
        <w:t xml:space="preserve"> </w:t>
      </w:r>
      <w:r>
        <w:t>predicate</w:t>
      </w:r>
      <w:r>
        <w:rPr>
          <w:spacing w:val="-7"/>
        </w:rPr>
        <w:t xml:space="preserve"> </w:t>
      </w:r>
      <w:r>
        <w:t>takes person and mood marking, and the other members of the serialization immediately follow the main predicate as bare</w:t>
      </w:r>
      <w:r>
        <w:rPr>
          <w:spacing w:val="-6"/>
        </w:rPr>
        <w:t xml:space="preserve"> </w:t>
      </w:r>
      <w:r>
        <w:t>stems.</w:t>
      </w:r>
    </w:p>
    <w:p w:rsidR="00DD7756" w:rsidRDefault="00AD1397">
      <w:pPr>
        <w:pStyle w:val="BodyText"/>
        <w:spacing w:line="420" w:lineRule="auto"/>
        <w:ind w:left="120" w:right="532" w:firstLine="358"/>
        <w:jc w:val="both"/>
      </w:pPr>
      <w:r>
        <w:t>Finally, discourse-level considerations play an important role in determining the prag- matic function of each word. Most helpful is topic continuity, wherein a referent is already established</w:t>
      </w:r>
      <w:r>
        <w:rPr>
          <w:spacing w:val="-16"/>
        </w:rPr>
        <w:t xml:space="preserve"> </w:t>
      </w:r>
      <w:r>
        <w:t>in</w:t>
      </w:r>
      <w:r>
        <w:rPr>
          <w:spacing w:val="-16"/>
        </w:rPr>
        <w:t xml:space="preserve"> </w:t>
      </w:r>
      <w:r>
        <w:t>the</w:t>
      </w:r>
      <w:r>
        <w:rPr>
          <w:spacing w:val="-16"/>
        </w:rPr>
        <w:t xml:space="preserve"> </w:t>
      </w:r>
      <w:r>
        <w:t>discourse.</w:t>
      </w:r>
      <w:r>
        <w:rPr>
          <w:spacing w:val="8"/>
        </w:rPr>
        <w:t xml:space="preserve"> </w:t>
      </w:r>
      <w:r>
        <w:t>This</w:t>
      </w:r>
      <w:r>
        <w:rPr>
          <w:spacing w:val="-16"/>
        </w:rPr>
        <w:t xml:space="preserve"> </w:t>
      </w:r>
      <w:r>
        <w:t>is</w:t>
      </w:r>
      <w:r>
        <w:rPr>
          <w:spacing w:val="-16"/>
        </w:rPr>
        <w:t xml:space="preserve"> </w:t>
      </w:r>
      <w:r>
        <w:t>accomplished</w:t>
      </w:r>
      <w:r>
        <w:rPr>
          <w:spacing w:val="-16"/>
        </w:rPr>
        <w:t xml:space="preserve"> </w:t>
      </w:r>
      <w:r>
        <w:t>either</w:t>
      </w:r>
      <w:r>
        <w:rPr>
          <w:spacing w:val="-16"/>
        </w:rPr>
        <w:t xml:space="preserve"> </w:t>
      </w:r>
      <w:r>
        <w:t>directly</w:t>
      </w:r>
      <w:r>
        <w:rPr>
          <w:spacing w:val="-16"/>
        </w:rPr>
        <w:t xml:space="preserve"> </w:t>
      </w:r>
      <w:r>
        <w:t>via</w:t>
      </w:r>
      <w:r>
        <w:rPr>
          <w:spacing w:val="-16"/>
        </w:rPr>
        <w:t xml:space="preserve"> </w:t>
      </w:r>
      <w:r>
        <w:t>an</w:t>
      </w:r>
      <w:r>
        <w:rPr>
          <w:spacing w:val="-16"/>
        </w:rPr>
        <w:t xml:space="preserve"> </w:t>
      </w:r>
      <w:r>
        <w:t>overt</w:t>
      </w:r>
      <w:r>
        <w:rPr>
          <w:spacing w:val="-16"/>
        </w:rPr>
        <w:t xml:space="preserve"> </w:t>
      </w:r>
      <w:r>
        <w:t>referent</w:t>
      </w:r>
      <w:r>
        <w:rPr>
          <w:spacing w:val="-16"/>
        </w:rPr>
        <w:t xml:space="preserve"> </w:t>
      </w:r>
      <w:r>
        <w:t>in</w:t>
      </w:r>
      <w:r>
        <w:rPr>
          <w:spacing w:val="-15"/>
        </w:rPr>
        <w:t xml:space="preserve"> </w:t>
      </w:r>
      <w:r>
        <w:t>a</w:t>
      </w:r>
      <w:r>
        <w:rPr>
          <w:spacing w:val="-16"/>
        </w:rPr>
        <w:t xml:space="preserve"> </w:t>
      </w:r>
      <w:r>
        <w:t>lex- ical</w:t>
      </w:r>
      <w:r>
        <w:rPr>
          <w:spacing w:val="-4"/>
        </w:rPr>
        <w:t xml:space="preserve"> </w:t>
      </w:r>
      <w:r>
        <w:t>argument</w:t>
      </w:r>
      <w:r>
        <w:rPr>
          <w:spacing w:val="-3"/>
        </w:rPr>
        <w:t xml:space="preserve"> </w:t>
      </w:r>
      <w:r>
        <w:t>or</w:t>
      </w:r>
      <w:r>
        <w:rPr>
          <w:spacing w:val="-4"/>
        </w:rPr>
        <w:t xml:space="preserve"> </w:t>
      </w:r>
      <w:r>
        <w:t>bound</w:t>
      </w:r>
      <w:r>
        <w:rPr>
          <w:spacing w:val="-3"/>
        </w:rPr>
        <w:t xml:space="preserve"> </w:t>
      </w:r>
      <w:r>
        <w:t>person</w:t>
      </w:r>
      <w:r>
        <w:rPr>
          <w:spacing w:val="-4"/>
        </w:rPr>
        <w:t xml:space="preserve"> </w:t>
      </w:r>
      <w:r>
        <w:t>marker,</w:t>
      </w:r>
      <w:r>
        <w:rPr>
          <w:spacing w:val="-3"/>
        </w:rPr>
        <w:t xml:space="preserve"> </w:t>
      </w:r>
      <w:r>
        <w:t>or</w:t>
      </w:r>
      <w:r>
        <w:rPr>
          <w:spacing w:val="-3"/>
        </w:rPr>
        <w:t xml:space="preserve"> </w:t>
      </w:r>
      <w:r>
        <w:t>indirectly</w:t>
      </w:r>
      <w:r>
        <w:rPr>
          <w:spacing w:val="-4"/>
        </w:rPr>
        <w:t xml:space="preserve"> </w:t>
      </w:r>
      <w:r>
        <w:t>via</w:t>
      </w:r>
      <w:r>
        <w:rPr>
          <w:spacing w:val="-3"/>
        </w:rPr>
        <w:t xml:space="preserve"> </w:t>
      </w:r>
      <w:r>
        <w:t>other</w:t>
      </w:r>
      <w:r>
        <w:rPr>
          <w:spacing w:val="-4"/>
        </w:rPr>
        <w:t xml:space="preserve"> </w:t>
      </w:r>
      <w:r>
        <w:t>kinds</w:t>
      </w:r>
      <w:r>
        <w:rPr>
          <w:spacing w:val="-3"/>
        </w:rPr>
        <w:t xml:space="preserve"> </w:t>
      </w:r>
      <w:r>
        <w:t>of</w:t>
      </w:r>
      <w:r>
        <w:rPr>
          <w:spacing w:val="-4"/>
        </w:rPr>
        <w:t xml:space="preserve"> </w:t>
      </w:r>
      <w:r>
        <w:t>inflectional</w:t>
      </w:r>
      <w:r>
        <w:rPr>
          <w:spacing w:val="-3"/>
        </w:rPr>
        <w:t xml:space="preserve"> </w:t>
      </w:r>
      <w:r>
        <w:t>affixes</w:t>
      </w:r>
      <w:r>
        <w:rPr>
          <w:spacing w:val="-4"/>
        </w:rPr>
        <w:t xml:space="preserve"> </w:t>
      </w:r>
      <w:r>
        <w:t>or features</w:t>
      </w:r>
      <w:r>
        <w:rPr>
          <w:spacing w:val="-6"/>
        </w:rPr>
        <w:t xml:space="preserve"> </w:t>
      </w:r>
      <w:r>
        <w:t>of</w:t>
      </w:r>
      <w:r>
        <w:rPr>
          <w:spacing w:val="-6"/>
        </w:rPr>
        <w:t xml:space="preserve"> </w:t>
      </w:r>
      <w:r>
        <w:t>a</w:t>
      </w:r>
      <w:r>
        <w:rPr>
          <w:spacing w:val="-6"/>
        </w:rPr>
        <w:t xml:space="preserve"> </w:t>
      </w:r>
      <w:r>
        <w:t>word</w:t>
      </w:r>
      <w:r>
        <w:rPr>
          <w:spacing w:val="-5"/>
        </w:rPr>
        <w:t xml:space="preserve"> </w:t>
      </w:r>
      <w:r>
        <w:t>that</w:t>
      </w:r>
      <w:r>
        <w:rPr>
          <w:spacing w:val="-6"/>
        </w:rPr>
        <w:t xml:space="preserve"> </w:t>
      </w:r>
      <w:r>
        <w:t>imply</w:t>
      </w:r>
      <w:r>
        <w:rPr>
          <w:spacing w:val="-6"/>
        </w:rPr>
        <w:t xml:space="preserve"> </w:t>
      </w:r>
      <w:r>
        <w:t>the</w:t>
      </w:r>
      <w:r>
        <w:rPr>
          <w:spacing w:val="-6"/>
        </w:rPr>
        <w:t xml:space="preserve"> </w:t>
      </w:r>
      <w:r>
        <w:t>existence</w:t>
      </w:r>
      <w:r>
        <w:rPr>
          <w:spacing w:val="-5"/>
        </w:rPr>
        <w:t xml:space="preserve"> </w:t>
      </w:r>
      <w:r>
        <w:t>of</w:t>
      </w:r>
      <w:r>
        <w:rPr>
          <w:spacing w:val="-6"/>
        </w:rPr>
        <w:t xml:space="preserve"> </w:t>
      </w:r>
      <w:r>
        <w:t>an</w:t>
      </w:r>
      <w:r>
        <w:rPr>
          <w:spacing w:val="-6"/>
        </w:rPr>
        <w:t xml:space="preserve"> </w:t>
      </w:r>
      <w:r>
        <w:t>referent</w:t>
      </w:r>
      <w:r>
        <w:rPr>
          <w:spacing w:val="-5"/>
        </w:rPr>
        <w:t xml:space="preserve"> </w:t>
      </w:r>
      <w:r>
        <w:t>(what</w:t>
      </w:r>
      <w:r>
        <w:rPr>
          <w:spacing w:val="-6"/>
        </w:rPr>
        <w:t xml:space="preserve"> </w:t>
      </w:r>
      <w:r>
        <w:t>Kibrik</w:t>
      </w:r>
      <w:r>
        <w:rPr>
          <w:spacing w:val="-6"/>
        </w:rPr>
        <w:t xml:space="preserve"> </w:t>
      </w:r>
      <w:r>
        <w:t>(</w:t>
      </w:r>
      <w:hyperlink w:anchor="_bookmark385" w:history="1">
        <w:r>
          <w:rPr>
            <w:color w:val="007FFF"/>
          </w:rPr>
          <w:t>2011</w:t>
        </w:r>
      </w:hyperlink>
      <w:r>
        <w:t>)</w:t>
      </w:r>
      <w:r>
        <w:rPr>
          <w:spacing w:val="-6"/>
        </w:rPr>
        <w:t xml:space="preserve"> </w:t>
      </w:r>
      <w:r>
        <w:t>calls</w:t>
      </w:r>
      <w:r>
        <w:rPr>
          <w:spacing w:val="-5"/>
        </w:rPr>
        <w:t xml:space="preserve"> </w:t>
      </w:r>
      <w:r>
        <w:rPr>
          <w:i/>
        </w:rPr>
        <w:t>referential aids</w:t>
      </w:r>
      <w:r>
        <w:t>).</w:t>
      </w:r>
      <w:r>
        <w:rPr>
          <w:spacing w:val="13"/>
        </w:rPr>
        <w:t xml:space="preserve"> </w:t>
      </w:r>
      <w:r>
        <w:t>Each</w:t>
      </w:r>
      <w:r>
        <w:rPr>
          <w:spacing w:val="-9"/>
        </w:rPr>
        <w:t xml:space="preserve"> </w:t>
      </w:r>
      <w:r>
        <w:t>successive</w:t>
      </w:r>
      <w:r>
        <w:rPr>
          <w:spacing w:val="-9"/>
        </w:rPr>
        <w:t xml:space="preserve"> </w:t>
      </w:r>
      <w:r>
        <w:t>lexical</w:t>
      </w:r>
      <w:r>
        <w:rPr>
          <w:spacing w:val="-9"/>
        </w:rPr>
        <w:t xml:space="preserve"> </w:t>
      </w:r>
      <w:r>
        <w:t>item</w:t>
      </w:r>
      <w:r>
        <w:rPr>
          <w:spacing w:val="-9"/>
        </w:rPr>
        <w:t xml:space="preserve"> </w:t>
      </w:r>
      <w:r>
        <w:t>encountered</w:t>
      </w:r>
      <w:r>
        <w:rPr>
          <w:spacing w:val="-9"/>
        </w:rPr>
        <w:t xml:space="preserve"> </w:t>
      </w:r>
      <w:r>
        <w:t>in</w:t>
      </w:r>
      <w:r>
        <w:rPr>
          <w:spacing w:val="-9"/>
        </w:rPr>
        <w:t xml:space="preserve"> </w:t>
      </w:r>
      <w:r>
        <w:t>a</w:t>
      </w:r>
      <w:r>
        <w:rPr>
          <w:spacing w:val="-9"/>
        </w:rPr>
        <w:t xml:space="preserve"> </w:t>
      </w:r>
      <w:r>
        <w:t>text</w:t>
      </w:r>
      <w:r>
        <w:rPr>
          <w:spacing w:val="-9"/>
        </w:rPr>
        <w:t xml:space="preserve"> </w:t>
      </w:r>
      <w:r>
        <w:t>must</w:t>
      </w:r>
      <w:r>
        <w:rPr>
          <w:spacing w:val="-10"/>
        </w:rPr>
        <w:t xml:space="preserve"> </w:t>
      </w:r>
      <w:r>
        <w:t>be</w:t>
      </w:r>
      <w:r>
        <w:rPr>
          <w:spacing w:val="-9"/>
        </w:rPr>
        <w:t xml:space="preserve"> </w:t>
      </w:r>
      <w:r>
        <w:t>interpreted</w:t>
      </w:r>
      <w:r>
        <w:rPr>
          <w:spacing w:val="-9"/>
        </w:rPr>
        <w:t xml:space="preserve"> </w:t>
      </w:r>
      <w:r>
        <w:t>in</w:t>
      </w:r>
      <w:r>
        <w:rPr>
          <w:spacing w:val="-9"/>
        </w:rPr>
        <w:t xml:space="preserve"> </w:t>
      </w:r>
      <w:r>
        <w:t>the</w:t>
      </w:r>
      <w:r>
        <w:rPr>
          <w:spacing w:val="-9"/>
        </w:rPr>
        <w:t xml:space="preserve"> </w:t>
      </w:r>
      <w:r>
        <w:t>context</w:t>
      </w:r>
      <w:r>
        <w:rPr>
          <w:spacing w:val="-9"/>
        </w:rPr>
        <w:t xml:space="preserve"> </w:t>
      </w:r>
      <w:r>
        <w:t>of the previously established discourse referents, so that certain interpretations of the item are much more sensible than others. Lastly, in a few particularly ambiguous cases, I consulted the</w:t>
      </w:r>
      <w:r>
        <w:rPr>
          <w:spacing w:val="-11"/>
        </w:rPr>
        <w:t xml:space="preserve"> </w:t>
      </w:r>
      <w:r>
        <w:t>audio</w:t>
      </w:r>
      <w:r>
        <w:rPr>
          <w:spacing w:val="-10"/>
        </w:rPr>
        <w:t xml:space="preserve"> </w:t>
      </w:r>
      <w:r>
        <w:t>files</w:t>
      </w:r>
      <w:r>
        <w:rPr>
          <w:spacing w:val="-10"/>
        </w:rPr>
        <w:t xml:space="preserve"> </w:t>
      </w:r>
      <w:r>
        <w:t>accompanying</w:t>
      </w:r>
      <w:r>
        <w:rPr>
          <w:spacing w:val="-10"/>
        </w:rPr>
        <w:t xml:space="preserve"> </w:t>
      </w:r>
      <w:r>
        <w:t>the</w:t>
      </w:r>
      <w:r>
        <w:rPr>
          <w:spacing w:val="-11"/>
        </w:rPr>
        <w:t xml:space="preserve"> </w:t>
      </w:r>
      <w:r>
        <w:t>corpus</w:t>
      </w:r>
      <w:r>
        <w:rPr>
          <w:spacing w:val="-10"/>
        </w:rPr>
        <w:t xml:space="preserve"> </w:t>
      </w:r>
      <w:r>
        <w:t>in</w:t>
      </w:r>
      <w:r>
        <w:rPr>
          <w:spacing w:val="-9"/>
        </w:rPr>
        <w:t xml:space="preserve"> </w:t>
      </w:r>
      <w:r>
        <w:t>order</w:t>
      </w:r>
      <w:r>
        <w:rPr>
          <w:spacing w:val="-11"/>
        </w:rPr>
        <w:t xml:space="preserve"> </w:t>
      </w:r>
      <w:r>
        <w:t>to</w:t>
      </w:r>
      <w:r>
        <w:rPr>
          <w:spacing w:val="-10"/>
        </w:rPr>
        <w:t xml:space="preserve"> </w:t>
      </w:r>
      <w:r>
        <w:t>prosodic</w:t>
      </w:r>
      <w:r>
        <w:rPr>
          <w:spacing w:val="-10"/>
        </w:rPr>
        <w:t xml:space="preserve"> </w:t>
      </w:r>
      <w:r>
        <w:t>information</w:t>
      </w:r>
      <w:r>
        <w:rPr>
          <w:spacing w:val="-11"/>
        </w:rPr>
        <w:t xml:space="preserve"> </w:t>
      </w:r>
      <w:r>
        <w:t>into</w:t>
      </w:r>
      <w:r>
        <w:rPr>
          <w:spacing w:val="-10"/>
        </w:rPr>
        <w:t xml:space="preserve"> </w:t>
      </w:r>
      <w:r>
        <w:t>account.</w:t>
      </w:r>
      <w:r>
        <w:rPr>
          <w:spacing w:val="13"/>
        </w:rPr>
        <w:t xml:space="preserve"> </w:t>
      </w:r>
      <w:r>
        <w:t>Clear prosodic breaks in the discourse help to determine clausal</w:t>
      </w:r>
      <w:r>
        <w:rPr>
          <w:spacing w:val="-14"/>
        </w:rPr>
        <w:t xml:space="preserve"> </w:t>
      </w:r>
      <w:r>
        <w:t>boundaries.</w:t>
      </w:r>
    </w:p>
    <w:p w:rsidR="00DD7756" w:rsidRDefault="00AD1397">
      <w:pPr>
        <w:pStyle w:val="BodyText"/>
        <w:spacing w:line="267" w:lineRule="exact"/>
        <w:ind w:left="478"/>
        <w:jc w:val="both"/>
      </w:pPr>
      <w:r>
        <w:t xml:space="preserve">Small annotated extracts from each corpus are given in </w:t>
      </w:r>
      <w:hyperlink w:anchor="_bookmark240" w:history="1">
        <w:r>
          <w:rPr>
            <w:color w:val="007FFF"/>
          </w:rPr>
          <w:t xml:space="preserve">Appendix C </w:t>
        </w:r>
      </w:hyperlink>
      <w:r>
        <w:t>in order to illustrate</w:t>
      </w:r>
    </w:p>
    <w:p w:rsidR="00DD7756" w:rsidRDefault="00DD7756">
      <w:pPr>
        <w:spacing w:line="267" w:lineRule="exact"/>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2"/>
        <w:jc w:val="both"/>
      </w:pPr>
      <w:r>
        <w:lastRenderedPageBreak/>
        <w:t>the resulting annotations. While the actual annotations are stored in JSON format, these extracts are presented in a more human-readable format instead. The discourse function of each token is written as a subscript (Ref, pRed, or mod). Tokens without their discourse function indicated were excluded from the analysis for one of the reasons mentioned above.</w:t>
      </w:r>
    </w:p>
    <w:p w:rsidR="00DD7756" w:rsidRDefault="00DD7756">
      <w:pPr>
        <w:pStyle w:val="BodyText"/>
        <w:rPr>
          <w:sz w:val="26"/>
        </w:rPr>
      </w:pPr>
    </w:p>
    <w:p w:rsidR="00DD7756" w:rsidRDefault="00AD1397">
      <w:pPr>
        <w:pStyle w:val="Heading2"/>
        <w:numPr>
          <w:ilvl w:val="1"/>
          <w:numId w:val="7"/>
        </w:numPr>
        <w:tabs>
          <w:tab w:val="left" w:pos="885"/>
          <w:tab w:val="left" w:pos="886"/>
        </w:tabs>
        <w:spacing w:before="220"/>
        <w:ind w:left="885" w:hanging="766"/>
        <w:rPr>
          <w:b/>
        </w:rPr>
      </w:pPr>
      <w:bookmarkStart w:id="211" w:name="3.4_Analysis"/>
      <w:bookmarkStart w:id="212" w:name="_bookmark164"/>
      <w:bookmarkEnd w:id="211"/>
      <w:bookmarkEnd w:id="212"/>
      <w:r>
        <w:rPr>
          <w:b/>
        </w:rPr>
        <w:t>Analysis</w:t>
      </w:r>
    </w:p>
    <w:p w:rsidR="00DD7756" w:rsidRDefault="00DD7756">
      <w:pPr>
        <w:pStyle w:val="BodyText"/>
        <w:spacing w:before="6"/>
        <w:rPr>
          <w:b/>
          <w:sz w:val="36"/>
        </w:rPr>
      </w:pPr>
    </w:p>
    <w:p w:rsidR="00DD7756" w:rsidRDefault="00AD1397">
      <w:pPr>
        <w:pStyle w:val="BodyText"/>
        <w:spacing w:line="420" w:lineRule="auto"/>
        <w:ind w:left="120" w:right="534"/>
        <w:jc w:val="both"/>
      </w:pPr>
      <w:r>
        <w:t xml:space="preserve">This section discusses the specific statistical measures used in this </w:t>
      </w:r>
      <w:r>
        <w:rPr>
          <w:spacing w:val="-3"/>
        </w:rPr>
        <w:t xml:space="preserve">study. </w:t>
      </w:r>
      <w:r>
        <w:t xml:space="preserve">In </w:t>
      </w:r>
      <w:hyperlink w:anchor="_bookmark165" w:history="1">
        <w:r>
          <w:rPr>
            <w:color w:val="007FFF"/>
          </w:rPr>
          <w:t>Section 3.4.1</w:t>
        </w:r>
      </w:hyperlink>
      <w:r>
        <w:t>, I present</w:t>
      </w:r>
      <w:r>
        <w:rPr>
          <w:spacing w:val="-15"/>
        </w:rPr>
        <w:t xml:space="preserve"> </w:t>
      </w:r>
      <w:r>
        <w:t>the</w:t>
      </w:r>
      <w:r>
        <w:rPr>
          <w:spacing w:val="-14"/>
        </w:rPr>
        <w:t xml:space="preserve"> </w:t>
      </w:r>
      <w:r>
        <w:t>measure</w:t>
      </w:r>
      <w:r>
        <w:rPr>
          <w:spacing w:val="-15"/>
        </w:rPr>
        <w:t xml:space="preserve"> </w:t>
      </w:r>
      <w:r>
        <w:t>used</w:t>
      </w:r>
      <w:r>
        <w:rPr>
          <w:spacing w:val="-14"/>
        </w:rPr>
        <w:t xml:space="preserve"> </w:t>
      </w:r>
      <w:r>
        <w:t>to</w:t>
      </w:r>
      <w:r>
        <w:rPr>
          <w:spacing w:val="-14"/>
        </w:rPr>
        <w:t xml:space="preserve"> </w:t>
      </w:r>
      <w:r>
        <w:t>quantify</w:t>
      </w:r>
      <w:r>
        <w:rPr>
          <w:spacing w:val="-14"/>
        </w:rPr>
        <w:t xml:space="preserve"> </w:t>
      </w:r>
      <w:r>
        <w:t>the</w:t>
      </w:r>
      <w:r>
        <w:rPr>
          <w:spacing w:val="-15"/>
        </w:rPr>
        <w:t xml:space="preserve"> </w:t>
      </w:r>
      <w:r>
        <w:t>lexical</w:t>
      </w:r>
      <w:r>
        <w:rPr>
          <w:spacing w:val="-14"/>
        </w:rPr>
        <w:t xml:space="preserve"> </w:t>
      </w:r>
      <w:r>
        <w:t>flexibility</w:t>
      </w:r>
      <w:r>
        <w:rPr>
          <w:spacing w:val="-14"/>
        </w:rPr>
        <w:t xml:space="preserve"> </w:t>
      </w:r>
      <w:r>
        <w:t>of</w:t>
      </w:r>
      <w:r>
        <w:rPr>
          <w:spacing w:val="-15"/>
        </w:rPr>
        <w:t xml:space="preserve"> </w:t>
      </w:r>
      <w:r>
        <w:t>individual</w:t>
      </w:r>
      <w:r>
        <w:rPr>
          <w:spacing w:val="-14"/>
        </w:rPr>
        <w:t xml:space="preserve"> </w:t>
      </w:r>
      <w:r>
        <w:t>items</w:t>
      </w:r>
      <w:r>
        <w:rPr>
          <w:spacing w:val="-14"/>
        </w:rPr>
        <w:t xml:space="preserve"> </w:t>
      </w:r>
      <w:r>
        <w:t>in</w:t>
      </w:r>
      <w:r>
        <w:rPr>
          <w:spacing w:val="-14"/>
        </w:rPr>
        <w:t xml:space="preserve"> </w:t>
      </w:r>
      <w:r>
        <w:t>a</w:t>
      </w:r>
      <w:r>
        <w:rPr>
          <w:spacing w:val="-14"/>
        </w:rPr>
        <w:t xml:space="preserve"> </w:t>
      </w:r>
      <w:r>
        <w:t>corpus,</w:t>
      </w:r>
      <w:r>
        <w:rPr>
          <w:spacing w:val="-12"/>
        </w:rPr>
        <w:t xml:space="preserve"> </w:t>
      </w:r>
      <w:r>
        <w:t xml:space="preserve">and in </w:t>
      </w:r>
      <w:hyperlink w:anchor="_bookmark170" w:history="1">
        <w:r>
          <w:rPr>
            <w:color w:val="007FFF"/>
          </w:rPr>
          <w:t xml:space="preserve">Section 3.4.3 </w:t>
        </w:r>
      </w:hyperlink>
      <w:r>
        <w:t>I discuss the use of token frequencies versus</w:t>
      </w:r>
      <w:r>
        <w:rPr>
          <w:spacing w:val="-17"/>
        </w:rPr>
        <w:t xml:space="preserve"> </w:t>
      </w:r>
      <w:r>
        <w:t>dispersion.</w:t>
      </w:r>
    </w:p>
    <w:p w:rsidR="00DD7756" w:rsidRDefault="00DD7756">
      <w:pPr>
        <w:pStyle w:val="BodyText"/>
        <w:spacing w:before="2"/>
        <w:rPr>
          <w:sz w:val="36"/>
        </w:rPr>
      </w:pPr>
    </w:p>
    <w:p w:rsidR="00DD7756" w:rsidRDefault="00AD1397">
      <w:pPr>
        <w:pStyle w:val="Heading3"/>
        <w:numPr>
          <w:ilvl w:val="2"/>
          <w:numId w:val="7"/>
        </w:numPr>
        <w:tabs>
          <w:tab w:val="left" w:pos="968"/>
          <w:tab w:val="left" w:pos="969"/>
        </w:tabs>
        <w:rPr>
          <w:b/>
        </w:rPr>
      </w:pPr>
      <w:bookmarkStart w:id="213" w:name="3.4.1_Measuring_lexical_flexibility"/>
      <w:bookmarkStart w:id="214" w:name="_bookmark165"/>
      <w:bookmarkEnd w:id="213"/>
      <w:bookmarkEnd w:id="214"/>
      <w:r>
        <w:rPr>
          <w:b/>
        </w:rPr>
        <w:t>Measuring lexical</w:t>
      </w:r>
      <w:r>
        <w:rPr>
          <w:b/>
          <w:spacing w:val="3"/>
        </w:rPr>
        <w:t xml:space="preserve"> </w:t>
      </w:r>
      <w:r>
        <w:rPr>
          <w:b/>
        </w:rPr>
        <w:t>flexibility</w:t>
      </w:r>
    </w:p>
    <w:p w:rsidR="00DD7756" w:rsidRDefault="00DD7756">
      <w:pPr>
        <w:pStyle w:val="BodyText"/>
        <w:spacing w:before="7"/>
        <w:rPr>
          <w:b/>
          <w:sz w:val="30"/>
        </w:rPr>
      </w:pPr>
    </w:p>
    <w:p w:rsidR="00DD7756" w:rsidRDefault="00AD1397">
      <w:pPr>
        <w:pStyle w:val="BodyText"/>
        <w:spacing w:line="420" w:lineRule="auto"/>
        <w:ind w:left="120" w:right="533"/>
        <w:jc w:val="both"/>
      </w:pPr>
      <w:r>
        <w:t>Once the lexical tokens in a corpus are annotated for their discourse functions, it is possible to</w:t>
      </w:r>
      <w:r>
        <w:rPr>
          <w:spacing w:val="-8"/>
        </w:rPr>
        <w:t xml:space="preserve"> </w:t>
      </w:r>
      <w:r>
        <w:t>calculate</w:t>
      </w:r>
      <w:r>
        <w:rPr>
          <w:spacing w:val="-7"/>
        </w:rPr>
        <w:t xml:space="preserve"> </w:t>
      </w:r>
      <w:r>
        <w:t>the</w:t>
      </w:r>
      <w:r>
        <w:rPr>
          <w:spacing w:val="-8"/>
        </w:rPr>
        <w:t xml:space="preserve"> </w:t>
      </w:r>
      <w:r>
        <w:t>flexibility</w:t>
      </w:r>
      <w:r>
        <w:rPr>
          <w:spacing w:val="-7"/>
        </w:rPr>
        <w:t xml:space="preserve"> </w:t>
      </w:r>
      <w:r>
        <w:t>of</w:t>
      </w:r>
      <w:r>
        <w:rPr>
          <w:spacing w:val="-8"/>
        </w:rPr>
        <w:t xml:space="preserve"> </w:t>
      </w:r>
      <w:r>
        <w:t>each</w:t>
      </w:r>
      <w:r>
        <w:rPr>
          <w:spacing w:val="-7"/>
        </w:rPr>
        <w:t xml:space="preserve"> </w:t>
      </w:r>
      <w:r>
        <w:t>lexical</w:t>
      </w:r>
      <w:r>
        <w:rPr>
          <w:spacing w:val="-7"/>
        </w:rPr>
        <w:t xml:space="preserve"> </w:t>
      </w:r>
      <w:r>
        <w:t>item</w:t>
      </w:r>
      <w:r>
        <w:rPr>
          <w:spacing w:val="-8"/>
        </w:rPr>
        <w:t xml:space="preserve"> </w:t>
      </w:r>
      <w:r>
        <w:t>using</w:t>
      </w:r>
      <w:r>
        <w:rPr>
          <w:spacing w:val="-7"/>
        </w:rPr>
        <w:t xml:space="preserve"> </w:t>
      </w:r>
      <w:r>
        <w:t>a</w:t>
      </w:r>
      <w:r>
        <w:rPr>
          <w:spacing w:val="-8"/>
        </w:rPr>
        <w:t xml:space="preserve"> </w:t>
      </w:r>
      <w:r>
        <w:t>measure</w:t>
      </w:r>
      <w:r>
        <w:rPr>
          <w:spacing w:val="-7"/>
        </w:rPr>
        <w:t xml:space="preserve"> </w:t>
      </w:r>
      <w:r>
        <w:t>known</w:t>
      </w:r>
      <w:r>
        <w:rPr>
          <w:spacing w:val="-8"/>
        </w:rPr>
        <w:t xml:space="preserve"> </w:t>
      </w:r>
      <w:r>
        <w:t>as</w:t>
      </w:r>
      <w:r>
        <w:rPr>
          <w:spacing w:val="-7"/>
        </w:rPr>
        <w:t xml:space="preserve"> </w:t>
      </w:r>
      <w:r>
        <w:t>Shannon’s</w:t>
      </w:r>
      <w:r>
        <w:rPr>
          <w:spacing w:val="-7"/>
        </w:rPr>
        <w:t xml:space="preserve"> </w:t>
      </w:r>
      <w:r>
        <w:t>diversity index. This section summarizes the rationale for using this metric and the procedure for calculating</w:t>
      </w:r>
      <w:r>
        <w:rPr>
          <w:spacing w:val="-2"/>
        </w:rPr>
        <w:t xml:space="preserve"> </w:t>
      </w:r>
      <w:r>
        <w:t>it.</w:t>
      </w:r>
    </w:p>
    <w:p w:rsidR="00DD7756" w:rsidRDefault="00AD1397">
      <w:pPr>
        <w:pStyle w:val="BodyText"/>
        <w:spacing w:line="415" w:lineRule="auto"/>
        <w:ind w:left="120" w:right="533" w:firstLine="358"/>
        <w:jc w:val="both"/>
      </w:pPr>
      <w:r>
        <w:t xml:space="preserve">Intuitively speaking, a lexical item is most flexible when it is used with equal frequency for reference, predication, and modification. A perfectly flexible lexical item which appears 300 times a corpus would therefore have a distribution like that in </w:t>
      </w:r>
      <w:hyperlink w:anchor="_bookmark166" w:history="1">
        <w:r>
          <w:rPr>
            <w:color w:val="007FFF"/>
            <w:spacing w:val="-3"/>
          </w:rPr>
          <w:t xml:space="preserve">Table </w:t>
        </w:r>
        <w:r>
          <w:rPr>
            <w:color w:val="007FFF"/>
          </w:rPr>
          <w:t>3.1</w:t>
        </w:r>
      </w:hyperlink>
      <w:r>
        <w:t>. By contrast, a perfectly rigid / inflexible lexical item with the same overall frequency would have a distri- bution</w:t>
      </w:r>
      <w:r>
        <w:rPr>
          <w:spacing w:val="-5"/>
        </w:rPr>
        <w:t xml:space="preserve"> </w:t>
      </w:r>
      <w:r>
        <w:t>like</w:t>
      </w:r>
      <w:r>
        <w:rPr>
          <w:spacing w:val="-5"/>
        </w:rPr>
        <w:t xml:space="preserve"> </w:t>
      </w:r>
      <w:r>
        <w:t>that</w:t>
      </w:r>
      <w:r>
        <w:rPr>
          <w:spacing w:val="-5"/>
        </w:rPr>
        <w:t xml:space="preserve"> </w:t>
      </w:r>
      <w:r>
        <w:t>in</w:t>
      </w:r>
      <w:r>
        <w:rPr>
          <w:spacing w:val="-6"/>
        </w:rPr>
        <w:t xml:space="preserve"> </w:t>
      </w:r>
      <w:hyperlink w:anchor="_bookmark167" w:history="1">
        <w:r>
          <w:rPr>
            <w:color w:val="007FFF"/>
            <w:spacing w:val="-3"/>
          </w:rPr>
          <w:t>Table</w:t>
        </w:r>
        <w:r>
          <w:rPr>
            <w:color w:val="007FFF"/>
            <w:spacing w:val="-5"/>
          </w:rPr>
          <w:t xml:space="preserve"> </w:t>
        </w:r>
        <w:r>
          <w:rPr>
            <w:color w:val="007FFF"/>
          </w:rPr>
          <w:t>3.2</w:t>
        </w:r>
      </w:hyperlink>
      <w:r>
        <w:t>.</w:t>
      </w:r>
      <w:r>
        <w:rPr>
          <w:spacing w:val="15"/>
        </w:rPr>
        <w:t xml:space="preserve"> </w:t>
      </w:r>
      <w:r>
        <w:t>What</w:t>
      </w:r>
      <w:r>
        <w:rPr>
          <w:spacing w:val="-5"/>
        </w:rPr>
        <w:t xml:space="preserve"> </w:t>
      </w:r>
      <w:r>
        <w:t>is</w:t>
      </w:r>
      <w:r>
        <w:rPr>
          <w:spacing w:val="-5"/>
        </w:rPr>
        <w:t xml:space="preserve"> </w:t>
      </w:r>
      <w:r>
        <w:t>needed</w:t>
      </w:r>
      <w:r>
        <w:rPr>
          <w:spacing w:val="-5"/>
        </w:rPr>
        <w:t xml:space="preserve"> </w:t>
      </w:r>
      <w:r>
        <w:t>is</w:t>
      </w:r>
      <w:r>
        <w:rPr>
          <w:spacing w:val="-5"/>
        </w:rPr>
        <w:t xml:space="preserve"> </w:t>
      </w:r>
      <w:r>
        <w:t>a</w:t>
      </w:r>
      <w:r>
        <w:rPr>
          <w:spacing w:val="-4"/>
        </w:rPr>
        <w:t xml:space="preserve"> </w:t>
      </w:r>
      <w:r>
        <w:t>metric</w:t>
      </w:r>
      <w:r>
        <w:rPr>
          <w:spacing w:val="-5"/>
        </w:rPr>
        <w:t xml:space="preserve"> </w:t>
      </w:r>
      <w:r>
        <w:t>that</w:t>
      </w:r>
      <w:r>
        <w:rPr>
          <w:spacing w:val="-5"/>
        </w:rPr>
        <w:t xml:space="preserve"> </w:t>
      </w:r>
      <w:r>
        <w:t>captures</w:t>
      </w:r>
      <w:r>
        <w:rPr>
          <w:spacing w:val="-5"/>
        </w:rPr>
        <w:t xml:space="preserve"> </w:t>
      </w:r>
      <w:r>
        <w:t>how</w:t>
      </w:r>
      <w:r>
        <w:rPr>
          <w:spacing w:val="-5"/>
        </w:rPr>
        <w:t xml:space="preserve"> </w:t>
      </w:r>
      <w:r>
        <w:t>evenly</w:t>
      </w:r>
      <w:r>
        <w:rPr>
          <w:spacing w:val="-6"/>
        </w:rPr>
        <w:t xml:space="preserve"> </w:t>
      </w:r>
      <w:r>
        <w:t>distributed the tokens of a lexical item are across the different discourse functions. A perfectly flexible item</w:t>
      </w:r>
      <w:r>
        <w:rPr>
          <w:spacing w:val="10"/>
        </w:rPr>
        <w:t xml:space="preserve"> </w:t>
      </w:r>
      <w:r>
        <w:t>like</w:t>
      </w:r>
      <w:r>
        <w:rPr>
          <w:spacing w:val="11"/>
        </w:rPr>
        <w:t xml:space="preserve"> </w:t>
      </w:r>
      <w:r>
        <w:t>that</w:t>
      </w:r>
      <w:r>
        <w:rPr>
          <w:spacing w:val="11"/>
        </w:rPr>
        <w:t xml:space="preserve"> </w:t>
      </w:r>
      <w:r>
        <w:t>in</w:t>
      </w:r>
      <w:r>
        <w:rPr>
          <w:spacing w:val="10"/>
        </w:rPr>
        <w:t xml:space="preserve"> </w:t>
      </w:r>
      <w:hyperlink w:anchor="_bookmark166" w:history="1">
        <w:r>
          <w:rPr>
            <w:color w:val="007FFF"/>
            <w:spacing w:val="-3"/>
          </w:rPr>
          <w:t>Table</w:t>
        </w:r>
        <w:r>
          <w:rPr>
            <w:color w:val="007FFF"/>
            <w:spacing w:val="10"/>
          </w:rPr>
          <w:t xml:space="preserve"> </w:t>
        </w:r>
        <w:r>
          <w:rPr>
            <w:color w:val="007FFF"/>
          </w:rPr>
          <w:t>3.1</w:t>
        </w:r>
        <w:r>
          <w:rPr>
            <w:color w:val="007FFF"/>
            <w:spacing w:val="10"/>
          </w:rPr>
          <w:t xml:space="preserve"> </w:t>
        </w:r>
      </w:hyperlink>
      <w:r>
        <w:t>should</w:t>
      </w:r>
      <w:r>
        <w:rPr>
          <w:spacing w:val="11"/>
        </w:rPr>
        <w:t xml:space="preserve"> </w:t>
      </w:r>
      <w:r>
        <w:t>receive</w:t>
      </w:r>
      <w:r>
        <w:rPr>
          <w:spacing w:val="10"/>
        </w:rPr>
        <w:t xml:space="preserve"> </w:t>
      </w:r>
      <w:r>
        <w:t>a</w:t>
      </w:r>
      <w:r>
        <w:rPr>
          <w:spacing w:val="10"/>
        </w:rPr>
        <w:t xml:space="preserve"> </w:t>
      </w:r>
      <w:r>
        <w:t>high</w:t>
      </w:r>
      <w:r>
        <w:rPr>
          <w:spacing w:val="11"/>
        </w:rPr>
        <w:t xml:space="preserve"> </w:t>
      </w:r>
      <w:r>
        <w:t>rating</w:t>
      </w:r>
      <w:r>
        <w:rPr>
          <w:spacing w:val="11"/>
        </w:rPr>
        <w:t xml:space="preserve"> </w:t>
      </w:r>
      <w:r>
        <w:rPr>
          <w:spacing w:val="-4"/>
        </w:rPr>
        <w:t>(say,</w:t>
      </w:r>
      <w:r>
        <w:rPr>
          <w:spacing w:val="11"/>
        </w:rPr>
        <w:t xml:space="preserve"> </w:t>
      </w:r>
      <w:r>
        <w:rPr>
          <w:rFonts w:ascii="Tahoma"/>
        </w:rPr>
        <w:t>1</w:t>
      </w:r>
      <w:r>
        <w:t>),</w:t>
      </w:r>
      <w:r>
        <w:rPr>
          <w:spacing w:val="13"/>
        </w:rPr>
        <w:t xml:space="preserve"> </w:t>
      </w:r>
      <w:r>
        <w:t>while</w:t>
      </w:r>
      <w:r>
        <w:rPr>
          <w:spacing w:val="11"/>
        </w:rPr>
        <w:t xml:space="preserve"> </w:t>
      </w:r>
      <w:r>
        <w:t>a</w:t>
      </w:r>
      <w:r>
        <w:rPr>
          <w:spacing w:val="11"/>
        </w:rPr>
        <w:t xml:space="preserve"> </w:t>
      </w:r>
      <w:r>
        <w:t>perfectly</w:t>
      </w:r>
      <w:r>
        <w:rPr>
          <w:spacing w:val="11"/>
        </w:rPr>
        <w:t xml:space="preserve"> </w:t>
      </w:r>
      <w:r>
        <w:t>rigid</w:t>
      </w:r>
      <w:r>
        <w:rPr>
          <w:spacing w:val="10"/>
        </w:rPr>
        <w:t xml:space="preserve"> </w:t>
      </w:r>
      <w:r>
        <w:t>item</w:t>
      </w:r>
    </w:p>
    <w:p w:rsidR="00DD7756" w:rsidRDefault="00AD1397">
      <w:pPr>
        <w:pStyle w:val="BodyText"/>
        <w:spacing w:line="270" w:lineRule="exact"/>
        <w:ind w:left="120"/>
        <w:jc w:val="both"/>
      </w:pPr>
      <w:r>
        <w:t xml:space="preserve">like that in </w:t>
      </w:r>
      <w:hyperlink w:anchor="_bookmark167" w:history="1">
        <w:r>
          <w:rPr>
            <w:color w:val="007FFF"/>
          </w:rPr>
          <w:t xml:space="preserve">Table 3.2 </w:t>
        </w:r>
      </w:hyperlink>
      <w:r>
        <w:t xml:space="preserve">should receive a low rating (say, </w:t>
      </w:r>
      <w:r>
        <w:rPr>
          <w:rFonts w:ascii="Tahoma"/>
        </w:rPr>
        <w:t>0</w:t>
      </w:r>
      <w:r>
        <w:t>).</w:t>
      </w:r>
    </w:p>
    <w:p w:rsidR="00DD7756" w:rsidRDefault="00AD1397">
      <w:pPr>
        <w:pStyle w:val="BodyText"/>
        <w:spacing w:before="191" w:line="415" w:lineRule="auto"/>
        <w:ind w:left="120" w:right="533" w:firstLine="358"/>
        <w:jc w:val="both"/>
      </w:pPr>
      <w:r>
        <w:t>I elected to use Shannon’s diversity index (</w:t>
      </w:r>
      <w:r>
        <w:rPr>
          <w:rFonts w:ascii="Bookman Old Style" w:hAnsi="Bookman Old Style"/>
          <w:i/>
        </w:rPr>
        <w:t>H</w:t>
      </w:r>
      <w:r>
        <w:t xml:space="preserve">) for this purpose (Shannon </w:t>
      </w:r>
      <w:hyperlink w:anchor="_bookmark461" w:history="1">
        <w:r>
          <w:rPr>
            <w:color w:val="007FFF"/>
          </w:rPr>
          <w:t>1948</w:t>
        </w:r>
      </w:hyperlink>
      <w:r>
        <w:t xml:space="preserve">; </w:t>
      </w:r>
      <w:hyperlink w:anchor="_bookmark462" w:history="1">
        <w:r>
          <w:rPr>
            <w:color w:val="007FFF"/>
          </w:rPr>
          <w:t>1951</w:t>
        </w:r>
      </w:hyperlink>
      <w:r>
        <w:t>). Originally devised as a measure of entropy in text (uncertainty or information content), the Shannon index has also become a popular measure of species diversity in ecology (Avolio</w:t>
      </w:r>
    </w:p>
    <w:p w:rsidR="00DD7756" w:rsidRDefault="00DD7756">
      <w:pPr>
        <w:spacing w:line="415" w:lineRule="auto"/>
        <w:jc w:val="both"/>
        <w:sectPr w:rsidR="00DD7756">
          <w:pgSz w:w="12240" w:h="15840"/>
          <w:pgMar w:top="1380" w:right="900" w:bottom="1040" w:left="1680" w:header="0" w:footer="856" w:gutter="0"/>
          <w:cols w:space="720"/>
        </w:sectPr>
      </w:pPr>
    </w:p>
    <w:p w:rsidR="00DD7756" w:rsidRDefault="00AD1397">
      <w:pPr>
        <w:spacing w:before="73" w:line="259" w:lineRule="auto"/>
        <w:ind w:left="2254" w:right="1721" w:hanging="939"/>
      </w:pPr>
      <w:bookmarkStart w:id="215" w:name="_bookmark166"/>
      <w:bookmarkEnd w:id="215"/>
      <w:r>
        <w:rPr>
          <w:b/>
          <w:spacing w:val="-3"/>
        </w:rPr>
        <w:lastRenderedPageBreak/>
        <w:t>Table</w:t>
      </w:r>
      <w:r>
        <w:rPr>
          <w:b/>
          <w:spacing w:val="-7"/>
        </w:rPr>
        <w:t xml:space="preserve"> </w:t>
      </w:r>
      <w:r>
        <w:rPr>
          <w:b/>
        </w:rPr>
        <w:t>3.1:</w:t>
      </w:r>
      <w:r>
        <w:rPr>
          <w:b/>
          <w:spacing w:val="9"/>
        </w:rPr>
        <w:t xml:space="preserve"> </w:t>
      </w:r>
      <w:r>
        <w:t>Distribution</w:t>
      </w:r>
      <w:r>
        <w:rPr>
          <w:spacing w:val="-15"/>
        </w:rPr>
        <w:t xml:space="preserve"> </w:t>
      </w:r>
      <w:r>
        <w:t>of</w:t>
      </w:r>
      <w:r>
        <w:rPr>
          <w:spacing w:val="-14"/>
        </w:rPr>
        <w:t xml:space="preserve"> </w:t>
      </w:r>
      <w:r>
        <w:t>discourse</w:t>
      </w:r>
      <w:r>
        <w:rPr>
          <w:spacing w:val="-14"/>
        </w:rPr>
        <w:t xml:space="preserve"> </w:t>
      </w:r>
      <w:r>
        <w:t>functions</w:t>
      </w:r>
      <w:r>
        <w:rPr>
          <w:spacing w:val="-14"/>
        </w:rPr>
        <w:t xml:space="preserve"> </w:t>
      </w:r>
      <w:r>
        <w:t>for</w:t>
      </w:r>
      <w:r>
        <w:rPr>
          <w:spacing w:val="-14"/>
        </w:rPr>
        <w:t xml:space="preserve"> </w:t>
      </w:r>
      <w:r>
        <w:t>a</w:t>
      </w:r>
      <w:r>
        <w:rPr>
          <w:spacing w:val="-14"/>
        </w:rPr>
        <w:t xml:space="preserve"> </w:t>
      </w:r>
      <w:r>
        <w:t>perfectly</w:t>
      </w:r>
      <w:r>
        <w:rPr>
          <w:spacing w:val="-14"/>
        </w:rPr>
        <w:t xml:space="preserve"> </w:t>
      </w:r>
      <w:r>
        <w:t>flexible</w:t>
      </w:r>
      <w:r>
        <w:rPr>
          <w:spacing w:val="-14"/>
        </w:rPr>
        <w:t xml:space="preserve"> </w:t>
      </w:r>
      <w:r>
        <w:t>lexical item</w:t>
      </w:r>
    </w:p>
    <w:p w:rsidR="00DD7756" w:rsidRDefault="00DD7756">
      <w:pPr>
        <w:pStyle w:val="BodyText"/>
        <w:spacing w:before="7"/>
        <w:rPr>
          <w:sz w:val="14"/>
        </w:rPr>
      </w:pPr>
      <w:r w:rsidRPr="00DD7756">
        <w:pict>
          <v:shape id="_x0000_s1126" style="position:absolute;margin-left:181.9pt;margin-top:10.8pt;width:266.2pt;height:.1pt;z-index:-15705600;mso-wrap-distance-left:0;mso-wrap-distance-right:0;mso-position-horizontal-relative:page" coordorigin="3638,216" coordsize="5324,0" path="m3638,216r5324,e" filled="f" strokeweight=".33739mm">
            <v:path arrowok="t"/>
            <w10:wrap type="topAndBottom" anchorx="page"/>
          </v:shape>
        </w:pict>
      </w:r>
    </w:p>
    <w:p w:rsidR="00DD7756" w:rsidRDefault="00AD1397">
      <w:pPr>
        <w:pStyle w:val="BodyText"/>
        <w:tabs>
          <w:tab w:val="left" w:pos="3437"/>
          <w:tab w:val="left" w:pos="4584"/>
          <w:tab w:val="left" w:pos="5931"/>
        </w:tabs>
        <w:spacing w:before="25"/>
        <w:ind w:left="2077"/>
      </w:pPr>
      <w:r>
        <w:t>lexical</w:t>
      </w:r>
      <w:r>
        <w:rPr>
          <w:spacing w:val="-3"/>
        </w:rPr>
        <w:t xml:space="preserve"> </w:t>
      </w:r>
      <w:r>
        <w:t>item</w:t>
      </w:r>
      <w:r>
        <w:tab/>
        <w:t>reference</w:t>
      </w:r>
      <w:r>
        <w:tab/>
        <w:t>predication</w:t>
      </w:r>
      <w:r>
        <w:tab/>
        <w:t>modification</w:t>
      </w:r>
    </w:p>
    <w:p w:rsidR="00DD7756" w:rsidRDefault="00DD7756">
      <w:pPr>
        <w:tabs>
          <w:tab w:val="left" w:pos="3724"/>
          <w:tab w:val="left" w:pos="4970"/>
          <w:tab w:val="right" w:pos="6712"/>
        </w:tabs>
        <w:spacing w:before="135"/>
        <w:ind w:left="2077"/>
        <w:rPr>
          <w:sz w:val="24"/>
        </w:rPr>
      </w:pPr>
      <w:r w:rsidRPr="00DD7756">
        <w:pict>
          <v:line id="_x0000_s1125" style="position:absolute;left:0;text-align:left;z-index:15752704;mso-position-horizontal-relative:page" from="181.9pt,3.7pt" to="448.1pt,3.7pt" strokeweight=".21089mm">
            <w10:wrap anchorx="page"/>
          </v:line>
        </w:pict>
      </w:r>
      <w:r w:rsidRPr="00DD7756">
        <w:pict>
          <v:line id="_x0000_s1124" style="position:absolute;left:0;text-align:left;z-index:15753216;mso-position-horizontal-relative:page" from="181.9pt,24.35pt" to="448.1pt,24.35pt" strokeweight=".33739mm">
            <w10:wrap anchorx="page"/>
          </v:line>
        </w:pict>
      </w:r>
      <w:r w:rsidR="00AD1397">
        <w:rPr>
          <w:i/>
          <w:sz w:val="24"/>
        </w:rPr>
        <w:t>stem</w:t>
      </w:r>
      <w:r w:rsidR="00AD1397">
        <w:rPr>
          <w:i/>
          <w:sz w:val="24"/>
        </w:rPr>
        <w:tab/>
      </w:r>
      <w:r w:rsidR="00AD1397">
        <w:rPr>
          <w:sz w:val="24"/>
        </w:rPr>
        <w:t>100</w:t>
      </w:r>
      <w:r w:rsidR="00AD1397">
        <w:rPr>
          <w:sz w:val="24"/>
        </w:rPr>
        <w:tab/>
        <w:t>100</w:t>
      </w:r>
      <w:r w:rsidR="00AD1397">
        <w:rPr>
          <w:sz w:val="24"/>
        </w:rPr>
        <w:tab/>
        <w:t>100</w:t>
      </w:r>
    </w:p>
    <w:p w:rsidR="00DD7756" w:rsidRDefault="00AD1397">
      <w:pPr>
        <w:spacing w:before="320" w:line="259" w:lineRule="auto"/>
        <w:ind w:left="2254" w:right="1719" w:hanging="939"/>
      </w:pPr>
      <w:bookmarkStart w:id="216" w:name="_bookmark167"/>
      <w:bookmarkEnd w:id="216"/>
      <w:r>
        <w:rPr>
          <w:b/>
          <w:spacing w:val="-3"/>
        </w:rPr>
        <w:t>Table</w:t>
      </w:r>
      <w:r>
        <w:rPr>
          <w:b/>
          <w:spacing w:val="-9"/>
        </w:rPr>
        <w:t xml:space="preserve"> </w:t>
      </w:r>
      <w:r>
        <w:rPr>
          <w:b/>
        </w:rPr>
        <w:t>3.2:</w:t>
      </w:r>
      <w:r>
        <w:rPr>
          <w:b/>
          <w:spacing w:val="8"/>
        </w:rPr>
        <w:t xml:space="preserve"> </w:t>
      </w:r>
      <w:r>
        <w:t>Distribution</w:t>
      </w:r>
      <w:r>
        <w:rPr>
          <w:spacing w:val="-22"/>
        </w:rPr>
        <w:t xml:space="preserve"> </w:t>
      </w:r>
      <w:r>
        <w:t>of</w:t>
      </w:r>
      <w:r>
        <w:rPr>
          <w:spacing w:val="-21"/>
        </w:rPr>
        <w:t xml:space="preserve"> </w:t>
      </w:r>
      <w:r>
        <w:t>discourse</w:t>
      </w:r>
      <w:r>
        <w:rPr>
          <w:spacing w:val="-21"/>
        </w:rPr>
        <w:t xml:space="preserve"> </w:t>
      </w:r>
      <w:r>
        <w:t>functions</w:t>
      </w:r>
      <w:r>
        <w:rPr>
          <w:spacing w:val="-21"/>
        </w:rPr>
        <w:t xml:space="preserve"> </w:t>
      </w:r>
      <w:r>
        <w:t>for</w:t>
      </w:r>
      <w:r>
        <w:rPr>
          <w:spacing w:val="-22"/>
        </w:rPr>
        <w:t xml:space="preserve"> </w:t>
      </w:r>
      <w:r>
        <w:t>a</w:t>
      </w:r>
      <w:r>
        <w:rPr>
          <w:spacing w:val="-21"/>
        </w:rPr>
        <w:t xml:space="preserve"> </w:t>
      </w:r>
      <w:r>
        <w:t>perfectly</w:t>
      </w:r>
      <w:r>
        <w:rPr>
          <w:spacing w:val="-21"/>
        </w:rPr>
        <w:t xml:space="preserve"> </w:t>
      </w:r>
      <w:r>
        <w:t>rigid/inflexible lexical</w:t>
      </w:r>
      <w:r>
        <w:rPr>
          <w:spacing w:val="-2"/>
        </w:rPr>
        <w:t xml:space="preserve"> </w:t>
      </w:r>
      <w:r>
        <w:t>item</w:t>
      </w:r>
    </w:p>
    <w:p w:rsidR="00DD7756" w:rsidRDefault="00DD7756">
      <w:pPr>
        <w:pStyle w:val="BodyText"/>
        <w:tabs>
          <w:tab w:val="left" w:pos="3437"/>
          <w:tab w:val="left" w:pos="4584"/>
          <w:tab w:val="left" w:pos="5931"/>
        </w:tabs>
        <w:spacing w:before="281"/>
        <w:ind w:left="2077"/>
      </w:pPr>
      <w:r>
        <w:pict>
          <v:line id="_x0000_s1123" style="position:absolute;left:0;text-align:left;z-index:15753728;mso-position-horizontal-relative:page" from="181.9pt,10.85pt" to="448.1pt,10.85pt" strokeweight=".33739mm">
            <w10:wrap anchorx="page"/>
          </v:line>
        </w:pict>
      </w:r>
      <w:r w:rsidR="00AD1397">
        <w:t>lexical</w:t>
      </w:r>
      <w:r w:rsidR="00AD1397">
        <w:rPr>
          <w:spacing w:val="-3"/>
        </w:rPr>
        <w:t xml:space="preserve"> </w:t>
      </w:r>
      <w:r w:rsidR="00AD1397">
        <w:t>item</w:t>
      </w:r>
      <w:r w:rsidR="00AD1397">
        <w:tab/>
        <w:t>reference</w:t>
      </w:r>
      <w:r w:rsidR="00AD1397">
        <w:tab/>
        <w:t>predication</w:t>
      </w:r>
      <w:r w:rsidR="00AD1397">
        <w:tab/>
        <w:t>modification</w:t>
      </w:r>
    </w:p>
    <w:p w:rsidR="00DD7756" w:rsidRDefault="00DD7756">
      <w:pPr>
        <w:tabs>
          <w:tab w:val="left" w:pos="3724"/>
          <w:tab w:val="left" w:pos="5081"/>
          <w:tab w:val="left" w:pos="6490"/>
        </w:tabs>
        <w:spacing w:before="135"/>
        <w:ind w:left="2077"/>
        <w:rPr>
          <w:sz w:val="24"/>
        </w:rPr>
      </w:pPr>
      <w:r w:rsidRPr="00DD7756">
        <w:pict>
          <v:line id="_x0000_s1122" style="position:absolute;left:0;text-align:left;z-index:15754240;mso-position-horizontal-relative:page" from="181.9pt,3.7pt" to="448.1pt,3.7pt" strokeweight=".21089mm">
            <w10:wrap anchorx="page"/>
          </v:line>
        </w:pict>
      </w:r>
      <w:r w:rsidRPr="00DD7756">
        <w:pict>
          <v:line id="_x0000_s1121" style="position:absolute;left:0;text-align:left;z-index:15754752;mso-position-horizontal-relative:page" from="181.9pt,24.35pt" to="448.1pt,24.35pt" strokeweight=".33739mm">
            <w10:wrap anchorx="page"/>
          </v:line>
        </w:pict>
      </w:r>
      <w:r w:rsidR="00AD1397">
        <w:rPr>
          <w:i/>
          <w:sz w:val="24"/>
        </w:rPr>
        <w:t>stem</w:t>
      </w:r>
      <w:r w:rsidR="00AD1397">
        <w:rPr>
          <w:i/>
          <w:sz w:val="24"/>
        </w:rPr>
        <w:tab/>
      </w:r>
      <w:r w:rsidR="00AD1397">
        <w:rPr>
          <w:sz w:val="24"/>
        </w:rPr>
        <w:t>300</w:t>
      </w:r>
      <w:r w:rsidR="00AD1397">
        <w:rPr>
          <w:sz w:val="24"/>
        </w:rPr>
        <w:tab/>
        <w:t>0</w:t>
      </w:r>
      <w:r w:rsidR="00AD1397">
        <w:rPr>
          <w:sz w:val="24"/>
        </w:rPr>
        <w:tab/>
        <w:t>0</w:t>
      </w:r>
    </w:p>
    <w:p w:rsidR="00DD7756" w:rsidRDefault="00AD1397">
      <w:pPr>
        <w:pStyle w:val="BodyText"/>
        <w:spacing w:before="511" w:line="403" w:lineRule="auto"/>
        <w:ind w:left="120" w:right="534"/>
        <w:jc w:val="both"/>
      </w:pPr>
      <w:r>
        <w:t xml:space="preserve">et al. </w:t>
      </w:r>
      <w:hyperlink w:anchor="_bookmark250" w:history="1">
        <w:r>
          <w:rPr>
            <w:color w:val="007FFF"/>
          </w:rPr>
          <w:t>2012</w:t>
        </w:r>
      </w:hyperlink>
      <w:r>
        <w:t xml:space="preserve">) and attention diversity in political science (Boydstun, Bevan &amp; Thomas </w:t>
      </w:r>
      <w:hyperlink w:anchor="_bookmark268" w:history="1">
        <w:r>
          <w:rPr>
            <w:color w:val="007FFF"/>
          </w:rPr>
          <w:t>2014</w:t>
        </w:r>
      </w:hyperlink>
      <w:r>
        <w:t xml:space="preserve">). Here I am using it as a measure of the functional diversity of lexical items. The normalized version of Shannon’s </w:t>
      </w:r>
      <w:r>
        <w:rPr>
          <w:rFonts w:ascii="Bookman Old Style" w:hAnsi="Bookman Old Style"/>
          <w:i/>
        </w:rPr>
        <w:t xml:space="preserve">H </w:t>
      </w:r>
      <w:r>
        <w:t xml:space="preserve">yields a value between </w:t>
      </w:r>
      <w:r>
        <w:rPr>
          <w:rFonts w:ascii="Tahoma" w:hAnsi="Tahoma"/>
        </w:rPr>
        <w:t xml:space="preserve">0 </w:t>
      </w:r>
      <w:r>
        <w:t xml:space="preserve">(low diversity) and </w:t>
      </w:r>
      <w:r>
        <w:rPr>
          <w:rFonts w:ascii="Tahoma" w:hAnsi="Tahoma"/>
        </w:rPr>
        <w:t xml:space="preserve">1 </w:t>
      </w:r>
      <w:r>
        <w:t xml:space="preserve">(high diversity). For a categorical variable with </w:t>
      </w:r>
      <w:r>
        <w:rPr>
          <w:rFonts w:ascii="Bookman Old Style" w:hAnsi="Bookman Old Style"/>
          <w:i/>
        </w:rPr>
        <w:t xml:space="preserve">n </w:t>
      </w:r>
      <w:r>
        <w:t xml:space="preserve">possible values, </w:t>
      </w:r>
      <w:r>
        <w:rPr>
          <w:rFonts w:ascii="Bookman Old Style" w:hAnsi="Bookman Old Style"/>
          <w:i/>
        </w:rPr>
        <w:t>H</w:t>
      </w:r>
      <w:r>
        <w:rPr>
          <w:rFonts w:ascii="Bookman Old Style" w:hAnsi="Bookman Old Style"/>
          <w:i/>
          <w:vertAlign w:val="subscript"/>
        </w:rPr>
        <w:t>norm</w:t>
      </w:r>
      <w:r>
        <w:rPr>
          <w:rFonts w:ascii="Bookman Old Style" w:hAnsi="Bookman Old Style"/>
          <w:i/>
        </w:rPr>
        <w:t xml:space="preserve"> </w:t>
      </w:r>
      <w:r>
        <w:t>is calculated using the formula in (</w:t>
      </w:r>
      <w:hyperlink w:anchor="_bookmark168" w:history="1">
        <w:r>
          <w:rPr>
            <w:color w:val="007FFF"/>
          </w:rPr>
          <w:t>35</w:t>
        </w:r>
      </w:hyperlink>
      <w:r>
        <w:t xml:space="preserve">), where </w:t>
      </w:r>
      <w:r>
        <w:rPr>
          <w:rFonts w:ascii="Bookman Old Style" w:hAnsi="Bookman Old Style"/>
          <w:i/>
        </w:rPr>
        <w:t>p</w:t>
      </w:r>
      <w:r>
        <w:rPr>
          <w:rFonts w:ascii="Bookman Old Style" w:hAnsi="Bookman Old Style"/>
          <w:i/>
          <w:vertAlign w:val="subscript"/>
        </w:rPr>
        <w:t>i</w:t>
      </w:r>
      <w:r>
        <w:rPr>
          <w:rFonts w:ascii="Bookman Old Style" w:hAnsi="Bookman Old Style"/>
          <w:i/>
        </w:rPr>
        <w:t xml:space="preserve"> </w:t>
      </w:r>
      <w:r>
        <w:t xml:space="preserve">corresponds to the percent frequency of the </w:t>
      </w:r>
      <w:r>
        <w:rPr>
          <w:rFonts w:ascii="Bookman Old Style" w:hAnsi="Bookman Old Style"/>
          <w:i/>
        </w:rPr>
        <w:t>i</w:t>
      </w:r>
      <w:r>
        <w:rPr>
          <w:vertAlign w:val="superscript"/>
        </w:rPr>
        <w:t>th</w:t>
      </w:r>
      <w:r>
        <w:t xml:space="preserve"> possible value of the variable.</w:t>
      </w:r>
    </w:p>
    <w:p w:rsidR="00DD7756" w:rsidRDefault="00DD7756">
      <w:pPr>
        <w:spacing w:line="403" w:lineRule="auto"/>
        <w:jc w:val="both"/>
        <w:sectPr w:rsidR="00DD7756">
          <w:pgSz w:w="12240" w:h="15840"/>
          <w:pgMar w:top="1360" w:right="900" w:bottom="1040" w:left="1680" w:header="0" w:footer="856" w:gutter="0"/>
          <w:cols w:space="720"/>
        </w:sectPr>
      </w:pPr>
    </w:p>
    <w:p w:rsidR="00DD7756" w:rsidRDefault="00AD1397">
      <w:pPr>
        <w:pStyle w:val="ListParagraph"/>
        <w:numPr>
          <w:ilvl w:val="0"/>
          <w:numId w:val="12"/>
        </w:numPr>
        <w:tabs>
          <w:tab w:val="left" w:pos="834"/>
          <w:tab w:val="left" w:pos="835"/>
        </w:tabs>
        <w:spacing w:before="576" w:line="190" w:lineRule="exact"/>
        <w:ind w:left="834" w:hanging="604"/>
        <w:jc w:val="left"/>
        <w:rPr>
          <w:rFonts w:ascii="Tahoma"/>
          <w:sz w:val="24"/>
        </w:rPr>
      </w:pPr>
      <w:bookmarkStart w:id="217" w:name="_bookmark168"/>
      <w:bookmarkEnd w:id="217"/>
      <w:r>
        <w:rPr>
          <w:rFonts w:ascii="Bookman Old Style"/>
          <w:i/>
          <w:w w:val="105"/>
          <w:sz w:val="24"/>
        </w:rPr>
        <w:lastRenderedPageBreak/>
        <w:t>H</w:t>
      </w:r>
      <w:r>
        <w:rPr>
          <w:rFonts w:ascii="Bookman Old Style"/>
          <w:i/>
          <w:w w:val="105"/>
          <w:sz w:val="24"/>
          <w:vertAlign w:val="subscript"/>
        </w:rPr>
        <w:t>norm</w:t>
      </w:r>
      <w:r>
        <w:rPr>
          <w:rFonts w:ascii="Bookman Old Style"/>
          <w:i/>
          <w:spacing w:val="-4"/>
          <w:w w:val="105"/>
          <w:sz w:val="24"/>
        </w:rPr>
        <w:t xml:space="preserve"> </w:t>
      </w:r>
      <w:r>
        <w:rPr>
          <w:rFonts w:ascii="Tahoma"/>
          <w:w w:val="105"/>
          <w:sz w:val="24"/>
        </w:rPr>
        <w:t>=</w:t>
      </w:r>
    </w:p>
    <w:p w:rsidR="00DD7756" w:rsidRDefault="00AD1397">
      <w:pPr>
        <w:spacing w:before="61" w:line="179" w:lineRule="exact"/>
        <w:ind w:left="316"/>
        <w:rPr>
          <w:rFonts w:ascii="Bookman Old Style"/>
          <w:i/>
          <w:sz w:val="16"/>
        </w:rPr>
      </w:pPr>
      <w:r>
        <w:br w:type="column"/>
      </w:r>
      <w:r>
        <w:rPr>
          <w:rFonts w:ascii="Bookman Old Style"/>
          <w:i/>
          <w:w w:val="105"/>
          <w:sz w:val="16"/>
        </w:rPr>
        <w:lastRenderedPageBreak/>
        <w:t>n</w:t>
      </w:r>
    </w:p>
    <w:p w:rsidR="00DD7756" w:rsidRDefault="00DD7756">
      <w:pPr>
        <w:spacing w:line="290" w:lineRule="exact"/>
        <w:ind w:left="512"/>
        <w:rPr>
          <w:rFonts w:ascii="Tahoma"/>
          <w:sz w:val="24"/>
        </w:rPr>
      </w:pPr>
      <w:r w:rsidRPr="00DD7756">
        <w:pict>
          <v:shape id="_x0000_s1120" type="#_x0000_t202" style="position:absolute;left:0;text-align:left;margin-left:173.65pt;margin-top:-6.1pt;width:45.5pt;height:37.2pt;z-index:-24023552;mso-position-horizontal-relative:page" filled="f" stroked="f">
            <v:textbox inset="0,0,0,0">
              <w:txbxContent>
                <w:p w:rsidR="00AD1397" w:rsidRDefault="00AD1397">
                  <w:pPr>
                    <w:tabs>
                      <w:tab w:val="left" w:pos="617"/>
                    </w:tabs>
                    <w:spacing w:line="410" w:lineRule="exact"/>
                    <w:rPr>
                      <w:rFonts w:ascii="DejaVu Serif Condensed" w:hAnsi="DejaVu Serif Condensed"/>
                      <w:i/>
                      <w:sz w:val="24"/>
                    </w:rPr>
                  </w:pPr>
                  <w:r>
                    <w:rPr>
                      <w:rFonts w:ascii="Times New Roman" w:hAnsi="Times New Roman"/>
                      <w:spacing w:val="-514"/>
                      <w:w w:val="201"/>
                      <w:position w:val="20"/>
                      <w:sz w:val="20"/>
                    </w:rPr>
                    <w:t>∑</w:t>
                  </w:r>
                  <w:r>
                    <w:rPr>
                      <w:rFonts w:ascii="DejaVu Serif Condensed" w:hAnsi="DejaVu Serif Condensed"/>
                      <w:i/>
                      <w:w w:val="102"/>
                      <w:sz w:val="24"/>
                    </w:rPr>
                    <w:t>−</w:t>
                  </w:r>
                  <w:r>
                    <w:rPr>
                      <w:rFonts w:ascii="DejaVu Serif Condensed" w:hAnsi="DejaVu Serif Condensed"/>
                      <w:i/>
                      <w:sz w:val="24"/>
                    </w:rPr>
                    <w:tab/>
                  </w:r>
                  <w:r>
                    <w:rPr>
                      <w:rFonts w:ascii="DejaVu Serif Condensed" w:hAnsi="DejaVu Serif Condensed"/>
                      <w:i/>
                      <w:sz w:val="24"/>
                    </w:rPr>
                    <w:tab/>
                  </w:r>
                  <w:r>
                    <w:rPr>
                      <w:rFonts w:ascii="DejaVu Serif Condensed" w:hAnsi="DejaVu Serif Condensed"/>
                      <w:i/>
                      <w:w w:val="96"/>
                      <w:sz w:val="24"/>
                    </w:rPr>
                    <w:t>·</w:t>
                  </w:r>
                </w:p>
              </w:txbxContent>
            </v:textbox>
            <w10:wrap anchorx="page"/>
          </v:shape>
        </w:pict>
      </w:r>
      <w:r w:rsidR="00AD1397">
        <w:rPr>
          <w:rFonts w:ascii="Tahoma"/>
          <w:sz w:val="24"/>
        </w:rPr>
        <w:t>(</w:t>
      </w:r>
      <w:r w:rsidR="00AD1397">
        <w:rPr>
          <w:rFonts w:ascii="Bookman Old Style"/>
          <w:i/>
          <w:sz w:val="24"/>
        </w:rPr>
        <w:t>p</w:t>
      </w:r>
      <w:r w:rsidR="00AD1397">
        <w:rPr>
          <w:rFonts w:ascii="Bookman Old Style"/>
          <w:i/>
          <w:sz w:val="24"/>
          <w:vertAlign w:val="subscript"/>
        </w:rPr>
        <w:t>i</w:t>
      </w:r>
      <w:r w:rsidR="00AD1397">
        <w:rPr>
          <w:rFonts w:ascii="Bookman Old Style"/>
          <w:i/>
          <w:sz w:val="24"/>
        </w:rPr>
        <w:t xml:space="preserve"> </w:t>
      </w:r>
      <w:r w:rsidR="00AD1397">
        <w:rPr>
          <w:sz w:val="24"/>
        </w:rPr>
        <w:t xml:space="preserve">ln </w:t>
      </w:r>
      <w:r w:rsidR="00AD1397">
        <w:rPr>
          <w:rFonts w:ascii="Bookman Old Style"/>
          <w:i/>
          <w:sz w:val="24"/>
        </w:rPr>
        <w:t>p</w:t>
      </w:r>
      <w:r w:rsidR="00AD1397">
        <w:rPr>
          <w:rFonts w:ascii="Bookman Old Style"/>
          <w:i/>
          <w:sz w:val="24"/>
          <w:vertAlign w:val="subscript"/>
        </w:rPr>
        <w:t>i</w:t>
      </w:r>
      <w:r w:rsidR="00AD1397">
        <w:rPr>
          <w:rFonts w:ascii="Tahoma"/>
          <w:sz w:val="24"/>
        </w:rPr>
        <w:t>)</w:t>
      </w:r>
    </w:p>
    <w:p w:rsidR="00DD7756" w:rsidRDefault="00AD1397">
      <w:pPr>
        <w:spacing w:before="28"/>
        <w:ind w:left="231"/>
        <w:rPr>
          <w:rFonts w:ascii="Times New Roman"/>
          <w:sz w:val="16"/>
        </w:rPr>
      </w:pPr>
      <w:r>
        <w:rPr>
          <w:rFonts w:ascii="Bookman Old Style"/>
          <w:i/>
          <w:w w:val="130"/>
          <w:sz w:val="16"/>
        </w:rPr>
        <w:t>i</w:t>
      </w:r>
      <w:r>
        <w:rPr>
          <w:rFonts w:ascii="Times New Roman"/>
          <w:w w:val="130"/>
          <w:sz w:val="16"/>
        </w:rPr>
        <w:t>=1</w:t>
      </w:r>
    </w:p>
    <w:p w:rsidR="00DD7756" w:rsidRDefault="00DD7756">
      <w:pPr>
        <w:pStyle w:val="BodyText"/>
        <w:spacing w:line="20" w:lineRule="exact"/>
        <w:ind w:left="-6"/>
        <w:rPr>
          <w:rFonts w:ascii="Times New Roman"/>
          <w:sz w:val="2"/>
        </w:rPr>
      </w:pPr>
      <w:r>
        <w:rPr>
          <w:rFonts w:ascii="Times New Roman"/>
          <w:sz w:val="2"/>
        </w:rPr>
      </w:r>
      <w:r>
        <w:rPr>
          <w:rFonts w:ascii="Times New Roman"/>
          <w:sz w:val="2"/>
        </w:rPr>
        <w:pict>
          <v:group id="_x0000_s1118" style="width:73.6pt;height:.4pt;mso-position-horizontal-relative:char;mso-position-vertical-relative:line" coordsize="1472,8">
            <v:line id="_x0000_s1119" style="position:absolute" from="0,4" to="1471,4" strokeweight=".14058mm"/>
            <w10:wrap type="none"/>
            <w10:anchorlock/>
          </v:group>
        </w:pict>
      </w:r>
    </w:p>
    <w:p w:rsidR="00DD7756" w:rsidRDefault="00DD7756">
      <w:pPr>
        <w:spacing w:line="20" w:lineRule="exact"/>
        <w:rPr>
          <w:rFonts w:ascii="Times New Roman"/>
          <w:sz w:val="2"/>
        </w:rPr>
        <w:sectPr w:rsidR="00DD7756">
          <w:type w:val="continuous"/>
          <w:pgSz w:w="12240" w:h="15840"/>
          <w:pgMar w:top="1300" w:right="900" w:bottom="280" w:left="1680" w:header="720" w:footer="720" w:gutter="0"/>
          <w:cols w:num="2" w:space="720" w:equalWidth="0">
            <w:col w:w="1743" w:space="52"/>
            <w:col w:w="7865"/>
          </w:cols>
        </w:sectPr>
      </w:pPr>
    </w:p>
    <w:p w:rsidR="00DD7756" w:rsidRDefault="00AD1397">
      <w:pPr>
        <w:spacing w:line="274" w:lineRule="exact"/>
        <w:ind w:left="2342"/>
        <w:rPr>
          <w:rFonts w:ascii="Bookman Old Style"/>
          <w:i/>
          <w:sz w:val="24"/>
        </w:rPr>
      </w:pPr>
      <w:r>
        <w:rPr>
          <w:sz w:val="24"/>
        </w:rPr>
        <w:lastRenderedPageBreak/>
        <w:t xml:space="preserve">ln </w:t>
      </w:r>
      <w:r>
        <w:rPr>
          <w:rFonts w:ascii="Bookman Old Style"/>
          <w:i/>
          <w:sz w:val="24"/>
        </w:rPr>
        <w:t>n</w:t>
      </w:r>
    </w:p>
    <w:p w:rsidR="00DD7756" w:rsidRDefault="00AD1397">
      <w:pPr>
        <w:pStyle w:val="BodyText"/>
        <w:spacing w:before="214" w:line="412" w:lineRule="auto"/>
        <w:ind w:left="120" w:right="534"/>
        <w:jc w:val="both"/>
      </w:pPr>
      <w:r>
        <w:t xml:space="preserve">For this study, </w:t>
      </w:r>
      <w:r>
        <w:rPr>
          <w:rFonts w:ascii="Bookman Old Style"/>
          <w:i/>
        </w:rPr>
        <w:t xml:space="preserve">n </w:t>
      </w:r>
      <w:r>
        <w:t xml:space="preserve">will always be </w:t>
      </w:r>
      <w:r>
        <w:rPr>
          <w:rFonts w:ascii="Tahoma"/>
        </w:rPr>
        <w:t xml:space="preserve">3 </w:t>
      </w:r>
      <w:r>
        <w:t>(reference, predication, and modification). Future re- searchers may wish to adjust this number depending on the number of discourse functions examined (for example, if the predicate modifier function were included).</w:t>
      </w:r>
    </w:p>
    <w:p w:rsidR="00DD7756" w:rsidRDefault="00AD1397">
      <w:pPr>
        <w:pStyle w:val="BodyText"/>
        <w:spacing w:before="11" w:line="396" w:lineRule="auto"/>
        <w:ind w:left="120" w:right="535" w:firstLine="358"/>
        <w:jc w:val="both"/>
      </w:pPr>
      <w:r>
        <w:t xml:space="preserve">Frequently there will not be any instances of a lexical item being used in one discourse function or another. Since log </w:t>
      </w:r>
      <w:r>
        <w:rPr>
          <w:rFonts w:ascii="Tahoma" w:hAnsi="Tahoma"/>
        </w:rPr>
        <w:t xml:space="preserve">0 </w:t>
      </w:r>
      <w:r>
        <w:t>is undefined, the above formula cannot be resolved in</w:t>
      </w:r>
      <w:r>
        <w:rPr>
          <w:spacing w:val="-16"/>
        </w:rPr>
        <w:t xml:space="preserve"> </w:t>
      </w:r>
      <w:r>
        <w:t>these cases. One common workaround to this problem is to increment the frequencies of each discourse</w:t>
      </w:r>
      <w:r>
        <w:rPr>
          <w:spacing w:val="-9"/>
        </w:rPr>
        <w:t xml:space="preserve"> </w:t>
      </w:r>
      <w:r>
        <w:t>function</w:t>
      </w:r>
      <w:r>
        <w:rPr>
          <w:spacing w:val="-8"/>
        </w:rPr>
        <w:t xml:space="preserve"> </w:t>
      </w:r>
      <w:r>
        <w:t>by</w:t>
      </w:r>
      <w:r>
        <w:rPr>
          <w:spacing w:val="-10"/>
        </w:rPr>
        <w:t xml:space="preserve"> </w:t>
      </w:r>
      <w:r>
        <w:rPr>
          <w:rFonts w:ascii="Tahoma" w:hAnsi="Tahoma"/>
        </w:rPr>
        <w:t>1</w:t>
      </w:r>
      <w:r>
        <w:rPr>
          <w:rFonts w:ascii="Tahoma" w:hAnsi="Tahoma"/>
          <w:spacing w:val="-23"/>
        </w:rPr>
        <w:t xml:space="preserve"> </w:t>
      </w:r>
      <w:r>
        <w:t>before</w:t>
      </w:r>
      <w:r>
        <w:rPr>
          <w:spacing w:val="-9"/>
        </w:rPr>
        <w:t xml:space="preserve"> </w:t>
      </w:r>
      <w:r>
        <w:t>performing</w:t>
      </w:r>
      <w:r>
        <w:rPr>
          <w:spacing w:val="-7"/>
        </w:rPr>
        <w:t xml:space="preserve"> </w:t>
      </w:r>
      <w:r>
        <w:t>the</w:t>
      </w:r>
      <w:r>
        <w:rPr>
          <w:spacing w:val="-9"/>
        </w:rPr>
        <w:t xml:space="preserve"> </w:t>
      </w:r>
      <w:r>
        <w:t>calculation.</w:t>
      </w:r>
      <w:r>
        <w:rPr>
          <w:spacing w:val="12"/>
        </w:rPr>
        <w:t xml:space="preserve"> </w:t>
      </w:r>
      <w:r>
        <w:t>Another</w:t>
      </w:r>
      <w:r>
        <w:rPr>
          <w:spacing w:val="-7"/>
        </w:rPr>
        <w:t xml:space="preserve"> </w:t>
      </w:r>
      <w:r>
        <w:t>is</w:t>
      </w:r>
      <w:r>
        <w:rPr>
          <w:spacing w:val="-9"/>
        </w:rPr>
        <w:t xml:space="preserve"> </w:t>
      </w:r>
      <w:r>
        <w:t>to</w:t>
      </w:r>
      <w:r>
        <w:rPr>
          <w:spacing w:val="-9"/>
        </w:rPr>
        <w:t xml:space="preserve"> </w:t>
      </w:r>
      <w:r>
        <w:t>simply</w:t>
      </w:r>
      <w:r>
        <w:rPr>
          <w:spacing w:val="-8"/>
        </w:rPr>
        <w:t xml:space="preserve"> </w:t>
      </w:r>
      <w:r>
        <w:t>treat</w:t>
      </w:r>
      <w:r>
        <w:rPr>
          <w:spacing w:val="-9"/>
        </w:rPr>
        <w:t xml:space="preserve"> </w:t>
      </w:r>
      <w:r>
        <w:t>log</w:t>
      </w:r>
      <w:r>
        <w:rPr>
          <w:spacing w:val="-26"/>
        </w:rPr>
        <w:t xml:space="preserve"> </w:t>
      </w:r>
      <w:r>
        <w:rPr>
          <w:rFonts w:ascii="Tahoma" w:hAnsi="Tahoma"/>
        </w:rPr>
        <w:t>0</w:t>
      </w:r>
      <w:r>
        <w:rPr>
          <w:rFonts w:ascii="Tahoma" w:hAnsi="Tahoma"/>
          <w:spacing w:val="-23"/>
        </w:rPr>
        <w:t xml:space="preserve"> </w:t>
      </w:r>
      <w:r>
        <w:t xml:space="preserve">as equal to </w:t>
      </w:r>
      <w:r>
        <w:rPr>
          <w:rFonts w:ascii="Tahoma" w:hAnsi="Tahoma"/>
        </w:rPr>
        <w:t xml:space="preserve">0 </w:t>
      </w:r>
      <w:r>
        <w:t xml:space="preserve">(Gries </w:t>
      </w:r>
      <w:hyperlink w:anchor="_bookmark344" w:history="1">
        <w:r>
          <w:rPr>
            <w:color w:val="007FFF"/>
          </w:rPr>
          <w:t>2013</w:t>
        </w:r>
      </w:hyperlink>
      <w:r>
        <w:t xml:space="preserve">: 120–121). I use the latter procedure in this </w:t>
      </w:r>
      <w:r>
        <w:rPr>
          <w:spacing w:val="-3"/>
        </w:rPr>
        <w:t>study.</w:t>
      </w:r>
    </w:p>
    <w:p w:rsidR="00DD7756" w:rsidRDefault="00AD1397">
      <w:pPr>
        <w:pStyle w:val="BodyText"/>
        <w:spacing w:before="14" w:line="398" w:lineRule="auto"/>
        <w:ind w:left="120" w:right="537" w:firstLine="358"/>
        <w:jc w:val="both"/>
      </w:pPr>
      <w:r>
        <w:t xml:space="preserve">Applying Shannon’s </w:t>
      </w:r>
      <w:r>
        <w:rPr>
          <w:rFonts w:ascii="Bookman Old Style" w:hAnsi="Bookman Old Style"/>
          <w:i/>
        </w:rPr>
        <w:t xml:space="preserve">H </w:t>
      </w:r>
      <w:r>
        <w:t xml:space="preserve">to the fabricated data in </w:t>
      </w:r>
      <w:hyperlink w:anchor="_bookmark166" w:history="1">
        <w:r>
          <w:rPr>
            <w:color w:val="007FFF"/>
            <w:spacing w:val="-3"/>
          </w:rPr>
          <w:t xml:space="preserve">Table </w:t>
        </w:r>
        <w:r>
          <w:rPr>
            <w:color w:val="007FFF"/>
          </w:rPr>
          <w:t xml:space="preserve">3.1 </w:t>
        </w:r>
      </w:hyperlink>
      <w:r>
        <w:t xml:space="preserve">and </w:t>
      </w:r>
      <w:hyperlink w:anchor="_bookmark167" w:history="1">
        <w:r>
          <w:rPr>
            <w:color w:val="007FFF"/>
            <w:spacing w:val="-3"/>
          </w:rPr>
          <w:t xml:space="preserve">Table </w:t>
        </w:r>
        <w:r>
          <w:rPr>
            <w:color w:val="007FFF"/>
          </w:rPr>
          <w:t xml:space="preserve">3.2 </w:t>
        </w:r>
      </w:hyperlink>
      <w:r>
        <w:t>produces the desired</w:t>
      </w:r>
      <w:r>
        <w:rPr>
          <w:spacing w:val="-16"/>
        </w:rPr>
        <w:t xml:space="preserve"> </w:t>
      </w:r>
      <w:r>
        <w:t>results:</w:t>
      </w:r>
      <w:r>
        <w:rPr>
          <w:spacing w:val="9"/>
        </w:rPr>
        <w:t xml:space="preserve"> </w:t>
      </w:r>
      <w:r>
        <w:t>a</w:t>
      </w:r>
      <w:r>
        <w:rPr>
          <w:spacing w:val="-15"/>
        </w:rPr>
        <w:t xml:space="preserve"> </w:t>
      </w:r>
      <w:r>
        <w:t>value</w:t>
      </w:r>
      <w:r>
        <w:rPr>
          <w:spacing w:val="-15"/>
        </w:rPr>
        <w:t xml:space="preserve"> </w:t>
      </w:r>
      <w:r>
        <w:t>of</w:t>
      </w:r>
      <w:r>
        <w:rPr>
          <w:spacing w:val="-17"/>
        </w:rPr>
        <w:t xml:space="preserve"> </w:t>
      </w:r>
      <w:r>
        <w:rPr>
          <w:rFonts w:ascii="Tahoma" w:hAnsi="Tahoma"/>
        </w:rPr>
        <w:t>1</w:t>
      </w:r>
      <w:r>
        <w:rPr>
          <w:rFonts w:ascii="Tahoma" w:hAnsi="Tahoma"/>
          <w:spacing w:val="-30"/>
        </w:rPr>
        <w:t xml:space="preserve"> </w:t>
      </w:r>
      <w:r>
        <w:t>for</w:t>
      </w:r>
      <w:r>
        <w:rPr>
          <w:spacing w:val="-16"/>
        </w:rPr>
        <w:t xml:space="preserve"> </w:t>
      </w:r>
      <w:r>
        <w:rPr>
          <w:rFonts w:ascii="Bookman Old Style" w:hAnsi="Bookman Old Style"/>
          <w:i/>
        </w:rPr>
        <w:t>H</w:t>
      </w:r>
      <w:r>
        <w:rPr>
          <w:rFonts w:ascii="Bookman Old Style" w:hAnsi="Bookman Old Style"/>
          <w:i/>
          <w:spacing w:val="-10"/>
        </w:rPr>
        <w:t xml:space="preserve"> </w:t>
      </w:r>
      <w:r>
        <w:t>in</w:t>
      </w:r>
      <w:r>
        <w:rPr>
          <w:spacing w:val="-15"/>
        </w:rPr>
        <w:t xml:space="preserve"> </w:t>
      </w:r>
      <w:r>
        <w:t>the</w:t>
      </w:r>
      <w:r>
        <w:rPr>
          <w:spacing w:val="-15"/>
        </w:rPr>
        <w:t xml:space="preserve"> </w:t>
      </w:r>
      <w:r>
        <w:t>perfectly</w:t>
      </w:r>
      <w:r>
        <w:rPr>
          <w:spacing w:val="-15"/>
        </w:rPr>
        <w:t xml:space="preserve"> </w:t>
      </w:r>
      <w:r>
        <w:t>flexible</w:t>
      </w:r>
      <w:r>
        <w:rPr>
          <w:spacing w:val="-15"/>
        </w:rPr>
        <w:t xml:space="preserve"> </w:t>
      </w:r>
      <w:r>
        <w:t>case</w:t>
      </w:r>
      <w:r>
        <w:rPr>
          <w:spacing w:val="-15"/>
        </w:rPr>
        <w:t xml:space="preserve"> </w:t>
      </w:r>
      <w:r>
        <w:t>and</w:t>
      </w:r>
      <w:r>
        <w:rPr>
          <w:spacing w:val="-15"/>
        </w:rPr>
        <w:t xml:space="preserve"> </w:t>
      </w:r>
      <w:r>
        <w:t>a</w:t>
      </w:r>
      <w:r>
        <w:rPr>
          <w:spacing w:val="-15"/>
        </w:rPr>
        <w:t xml:space="preserve"> </w:t>
      </w:r>
      <w:r>
        <w:t>value</w:t>
      </w:r>
      <w:r>
        <w:rPr>
          <w:spacing w:val="-15"/>
        </w:rPr>
        <w:t xml:space="preserve"> </w:t>
      </w:r>
      <w:r>
        <w:t>of</w:t>
      </w:r>
      <w:r>
        <w:rPr>
          <w:spacing w:val="-18"/>
        </w:rPr>
        <w:t xml:space="preserve"> </w:t>
      </w:r>
      <w:r>
        <w:rPr>
          <w:rFonts w:ascii="Tahoma" w:hAnsi="Tahoma"/>
        </w:rPr>
        <w:t>0</w:t>
      </w:r>
      <w:r>
        <w:rPr>
          <w:rFonts w:ascii="Tahoma" w:hAnsi="Tahoma"/>
          <w:spacing w:val="-30"/>
        </w:rPr>
        <w:t xml:space="preserve"> </w:t>
      </w:r>
      <w:r>
        <w:t>in</w:t>
      </w:r>
      <w:r>
        <w:rPr>
          <w:spacing w:val="-15"/>
        </w:rPr>
        <w:t xml:space="preserve"> </w:t>
      </w:r>
      <w:r>
        <w:t>the</w:t>
      </w:r>
      <w:r>
        <w:rPr>
          <w:spacing w:val="-15"/>
        </w:rPr>
        <w:t xml:space="preserve"> </w:t>
      </w:r>
      <w:r>
        <w:t>perfectly rigid</w:t>
      </w:r>
      <w:r>
        <w:rPr>
          <w:spacing w:val="-2"/>
        </w:rPr>
        <w:t xml:space="preserve"> </w:t>
      </w:r>
      <w:r>
        <w:t>case.</w:t>
      </w:r>
    </w:p>
    <w:p w:rsidR="00DD7756" w:rsidRDefault="00AD1397">
      <w:pPr>
        <w:pStyle w:val="BodyText"/>
        <w:spacing w:before="30"/>
        <w:ind w:left="478"/>
        <w:jc w:val="both"/>
      </w:pPr>
      <w:r>
        <w:t>One limitation of the Shannon diversity index as applied to this study stems from the fact</w:t>
      </w:r>
    </w:p>
    <w:p w:rsidR="00DD7756" w:rsidRDefault="00DD7756">
      <w:pPr>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396" w:lineRule="auto"/>
        <w:ind w:left="119" w:right="533"/>
        <w:jc w:val="both"/>
        <w:rPr>
          <w:rFonts w:ascii="Bookman Old Style" w:hAnsi="Bookman Old Style"/>
          <w:i/>
        </w:rPr>
      </w:pPr>
      <w:r>
        <w:lastRenderedPageBreak/>
        <w:t xml:space="preserve">that there are so few discourse functions under consideration </w:t>
      </w:r>
      <w:r>
        <w:rPr>
          <w:spacing w:val="3"/>
        </w:rPr>
        <w:t xml:space="preserve">(just </w:t>
      </w:r>
      <w:r>
        <w:t>three: reference, predi- cation, and modification). This means that at low frequencies there are a limited number of possible</w:t>
      </w:r>
      <w:r>
        <w:rPr>
          <w:spacing w:val="-4"/>
        </w:rPr>
        <w:t xml:space="preserve"> </w:t>
      </w:r>
      <w:r>
        <w:t>values</w:t>
      </w:r>
      <w:r>
        <w:rPr>
          <w:spacing w:val="-4"/>
        </w:rPr>
        <w:t xml:space="preserve"> </w:t>
      </w:r>
      <w:r>
        <w:t>of</w:t>
      </w:r>
      <w:r>
        <w:rPr>
          <w:spacing w:val="-4"/>
        </w:rPr>
        <w:t xml:space="preserve"> </w:t>
      </w:r>
      <w:r>
        <w:t>Shannon’s</w:t>
      </w:r>
      <w:r>
        <w:rPr>
          <w:spacing w:val="-5"/>
        </w:rPr>
        <w:t xml:space="preserve"> </w:t>
      </w:r>
      <w:r>
        <w:rPr>
          <w:rFonts w:ascii="Bookman Old Style" w:hAnsi="Bookman Old Style"/>
          <w:i/>
          <w:spacing w:val="9"/>
        </w:rPr>
        <w:t>H</w:t>
      </w:r>
      <w:r>
        <w:rPr>
          <w:spacing w:val="9"/>
        </w:rPr>
        <w:t>.</w:t>
      </w:r>
      <w:r>
        <w:rPr>
          <w:spacing w:val="15"/>
        </w:rPr>
        <w:t xml:space="preserve"> </w:t>
      </w:r>
      <w:r>
        <w:t>For</w:t>
      </w:r>
      <w:r>
        <w:rPr>
          <w:spacing w:val="-4"/>
        </w:rPr>
        <w:t xml:space="preserve"> </w:t>
      </w:r>
      <w:r>
        <w:t>example,</w:t>
      </w:r>
      <w:r>
        <w:rPr>
          <w:spacing w:val="-4"/>
        </w:rPr>
        <w:t xml:space="preserve"> </w:t>
      </w:r>
      <w:r>
        <w:t>a</w:t>
      </w:r>
      <w:r>
        <w:rPr>
          <w:spacing w:val="-3"/>
        </w:rPr>
        <w:t xml:space="preserve"> </w:t>
      </w:r>
      <w:r>
        <w:t>lexical</w:t>
      </w:r>
      <w:r>
        <w:rPr>
          <w:spacing w:val="-4"/>
        </w:rPr>
        <w:t xml:space="preserve"> </w:t>
      </w:r>
      <w:r>
        <w:t>item</w:t>
      </w:r>
      <w:r>
        <w:rPr>
          <w:spacing w:val="-4"/>
        </w:rPr>
        <w:t xml:space="preserve"> </w:t>
      </w:r>
      <w:r>
        <w:t>with</w:t>
      </w:r>
      <w:r>
        <w:rPr>
          <w:spacing w:val="-4"/>
        </w:rPr>
        <w:t xml:space="preserve"> </w:t>
      </w:r>
      <w:r>
        <w:t>a</w:t>
      </w:r>
      <w:r>
        <w:rPr>
          <w:spacing w:val="-4"/>
        </w:rPr>
        <w:t xml:space="preserve"> </w:t>
      </w:r>
      <w:r>
        <w:t>frequency</w:t>
      </w:r>
      <w:r>
        <w:rPr>
          <w:spacing w:val="-4"/>
        </w:rPr>
        <w:t xml:space="preserve"> </w:t>
      </w:r>
      <w:r>
        <w:t>of</w:t>
      </w:r>
      <w:r>
        <w:rPr>
          <w:spacing w:val="-6"/>
        </w:rPr>
        <w:t xml:space="preserve"> </w:t>
      </w:r>
      <w:r>
        <w:rPr>
          <w:rFonts w:ascii="Tahoma" w:hAnsi="Tahoma"/>
        </w:rPr>
        <w:t>2</w:t>
      </w:r>
      <w:r>
        <w:rPr>
          <w:rFonts w:ascii="Tahoma" w:hAnsi="Tahoma"/>
          <w:spacing w:val="-19"/>
        </w:rPr>
        <w:t xml:space="preserve"> </w:t>
      </w:r>
      <w:r>
        <w:t>will</w:t>
      </w:r>
      <w:r>
        <w:rPr>
          <w:spacing w:val="-3"/>
        </w:rPr>
        <w:t xml:space="preserve"> </w:t>
      </w:r>
      <w:r>
        <w:t>either have</w:t>
      </w:r>
      <w:r>
        <w:rPr>
          <w:spacing w:val="-10"/>
        </w:rPr>
        <w:t xml:space="preserve"> </w:t>
      </w:r>
      <w:r>
        <w:t>an</w:t>
      </w:r>
      <w:r>
        <w:rPr>
          <w:spacing w:val="-9"/>
        </w:rPr>
        <w:t xml:space="preserve"> </w:t>
      </w:r>
      <w:r>
        <w:rPr>
          <w:rFonts w:ascii="Bookman Old Style" w:hAnsi="Bookman Old Style"/>
          <w:i/>
        </w:rPr>
        <w:t>H</w:t>
      </w:r>
      <w:r>
        <w:rPr>
          <w:rFonts w:ascii="Bookman Old Style" w:hAnsi="Bookman Old Style"/>
          <w:i/>
          <w:spacing w:val="-3"/>
        </w:rPr>
        <w:t xml:space="preserve"> </w:t>
      </w:r>
      <w:r>
        <w:t>value</w:t>
      </w:r>
      <w:r>
        <w:rPr>
          <w:spacing w:val="-9"/>
        </w:rPr>
        <w:t xml:space="preserve"> </w:t>
      </w:r>
      <w:r>
        <w:t>of</w:t>
      </w:r>
      <w:r>
        <w:rPr>
          <w:spacing w:val="-9"/>
        </w:rPr>
        <w:t xml:space="preserve"> </w:t>
      </w:r>
      <w:r>
        <w:rPr>
          <w:rFonts w:ascii="Tahoma" w:hAnsi="Tahoma"/>
        </w:rPr>
        <w:t>0</w:t>
      </w:r>
      <w:r>
        <w:rPr>
          <w:rFonts w:ascii="Tahoma" w:hAnsi="Tahoma"/>
          <w:spacing w:val="-24"/>
        </w:rPr>
        <w:t xml:space="preserve"> </w:t>
      </w:r>
      <w:r>
        <w:t>or</w:t>
      </w:r>
      <w:r>
        <w:rPr>
          <w:spacing w:val="-10"/>
        </w:rPr>
        <w:t xml:space="preserve"> </w:t>
      </w:r>
      <w:r>
        <w:rPr>
          <w:rFonts w:ascii="Bookman Old Style" w:hAnsi="Bookman Old Style"/>
          <w:i/>
        </w:rPr>
        <w:t>.</w:t>
      </w:r>
      <w:r>
        <w:rPr>
          <w:rFonts w:ascii="Tahoma" w:hAnsi="Tahoma"/>
        </w:rPr>
        <w:t>63</w:t>
      </w:r>
      <w:r>
        <w:t>,</w:t>
      </w:r>
      <w:r>
        <w:rPr>
          <w:spacing w:val="-8"/>
        </w:rPr>
        <w:t xml:space="preserve"> </w:t>
      </w:r>
      <w:r>
        <w:t>because</w:t>
      </w:r>
      <w:r>
        <w:rPr>
          <w:spacing w:val="-9"/>
        </w:rPr>
        <w:t xml:space="preserve"> </w:t>
      </w:r>
      <w:r>
        <w:t>there</w:t>
      </w:r>
      <w:r>
        <w:rPr>
          <w:spacing w:val="-9"/>
        </w:rPr>
        <w:t xml:space="preserve"> </w:t>
      </w:r>
      <w:r>
        <w:t>are</w:t>
      </w:r>
      <w:r>
        <w:rPr>
          <w:spacing w:val="-9"/>
        </w:rPr>
        <w:t xml:space="preserve"> </w:t>
      </w:r>
      <w:r>
        <w:t>only</w:t>
      </w:r>
      <w:r>
        <w:rPr>
          <w:spacing w:val="-9"/>
        </w:rPr>
        <w:t xml:space="preserve"> </w:t>
      </w:r>
      <w:r>
        <w:t>two</w:t>
      </w:r>
      <w:r>
        <w:rPr>
          <w:spacing w:val="-9"/>
        </w:rPr>
        <w:t xml:space="preserve"> </w:t>
      </w:r>
      <w:r>
        <w:t>ways</w:t>
      </w:r>
      <w:r>
        <w:rPr>
          <w:spacing w:val="-8"/>
        </w:rPr>
        <w:t xml:space="preserve"> </w:t>
      </w:r>
      <w:r>
        <w:t>those</w:t>
      </w:r>
      <w:r>
        <w:rPr>
          <w:spacing w:val="-10"/>
        </w:rPr>
        <w:t xml:space="preserve"> </w:t>
      </w:r>
      <w:r>
        <w:t>tokens</w:t>
      </w:r>
      <w:r>
        <w:rPr>
          <w:spacing w:val="-9"/>
        </w:rPr>
        <w:t xml:space="preserve"> </w:t>
      </w:r>
      <w:r>
        <w:t>can</w:t>
      </w:r>
      <w:r>
        <w:rPr>
          <w:spacing w:val="-9"/>
        </w:rPr>
        <w:t xml:space="preserve"> </w:t>
      </w:r>
      <w:r>
        <w:t>be</w:t>
      </w:r>
      <w:r>
        <w:rPr>
          <w:spacing w:val="-9"/>
        </w:rPr>
        <w:t xml:space="preserve"> </w:t>
      </w:r>
      <w:r>
        <w:t>distributed across</w:t>
      </w:r>
      <w:r>
        <w:rPr>
          <w:spacing w:val="-16"/>
        </w:rPr>
        <w:t xml:space="preserve"> </w:t>
      </w:r>
      <w:r>
        <w:t>discourse</w:t>
      </w:r>
      <w:r>
        <w:rPr>
          <w:spacing w:val="-15"/>
        </w:rPr>
        <w:t xml:space="preserve"> </w:t>
      </w:r>
      <w:r>
        <w:t>functions</w:t>
      </w:r>
      <w:r>
        <w:rPr>
          <w:spacing w:val="-15"/>
        </w:rPr>
        <w:t xml:space="preserve"> </w:t>
      </w:r>
      <w:r>
        <w:t>(</w:t>
      </w:r>
      <w:r>
        <w:rPr>
          <w:rFonts w:ascii="Tahoma" w:hAnsi="Tahoma"/>
        </w:rPr>
        <w:t>2</w:t>
      </w:r>
      <w:r>
        <w:rPr>
          <w:rFonts w:ascii="Tahoma" w:hAnsi="Tahoma"/>
          <w:spacing w:val="-30"/>
        </w:rPr>
        <w:t xml:space="preserve"> </w:t>
      </w:r>
      <w:r>
        <w:rPr>
          <w:rFonts w:ascii="Tahoma" w:hAnsi="Tahoma"/>
        </w:rPr>
        <w:t>0</w:t>
      </w:r>
      <w:r>
        <w:rPr>
          <w:rFonts w:ascii="Tahoma" w:hAnsi="Tahoma"/>
          <w:spacing w:val="-30"/>
        </w:rPr>
        <w:t xml:space="preserve"> </w:t>
      </w:r>
      <w:r>
        <w:rPr>
          <w:rFonts w:ascii="Tahoma" w:hAnsi="Tahoma"/>
        </w:rPr>
        <w:t>0</w:t>
      </w:r>
      <w:r>
        <w:rPr>
          <w:rFonts w:ascii="Tahoma" w:hAnsi="Tahoma"/>
          <w:spacing w:val="-30"/>
        </w:rPr>
        <w:t xml:space="preserve"> </w:t>
      </w:r>
      <w:r>
        <w:t>or</w:t>
      </w:r>
      <w:r>
        <w:rPr>
          <w:spacing w:val="-15"/>
        </w:rPr>
        <w:t xml:space="preserve"> </w:t>
      </w:r>
      <w:r>
        <w:rPr>
          <w:rFonts w:ascii="Tahoma" w:hAnsi="Tahoma"/>
        </w:rPr>
        <w:t>1</w:t>
      </w:r>
      <w:r>
        <w:rPr>
          <w:rFonts w:ascii="Tahoma" w:hAnsi="Tahoma"/>
          <w:spacing w:val="-30"/>
        </w:rPr>
        <w:t xml:space="preserve"> </w:t>
      </w:r>
      <w:r>
        <w:rPr>
          <w:rFonts w:ascii="Tahoma" w:hAnsi="Tahoma"/>
        </w:rPr>
        <w:t>1</w:t>
      </w:r>
      <w:r>
        <w:rPr>
          <w:rFonts w:ascii="Tahoma" w:hAnsi="Tahoma"/>
          <w:spacing w:val="-30"/>
        </w:rPr>
        <w:t xml:space="preserve"> </w:t>
      </w:r>
      <w:r>
        <w:rPr>
          <w:rFonts w:ascii="Tahoma" w:hAnsi="Tahoma"/>
        </w:rPr>
        <w:t>0</w:t>
      </w:r>
      <w:r>
        <w:t>).</w:t>
      </w:r>
      <w:r>
        <w:rPr>
          <w:spacing w:val="7"/>
        </w:rPr>
        <w:t xml:space="preserve"> </w:t>
      </w:r>
      <w:r>
        <w:t>A</w:t>
      </w:r>
      <w:r>
        <w:rPr>
          <w:spacing w:val="-15"/>
        </w:rPr>
        <w:t xml:space="preserve"> </w:t>
      </w:r>
      <w:r>
        <w:t>lexical</w:t>
      </w:r>
      <w:r>
        <w:rPr>
          <w:spacing w:val="-15"/>
        </w:rPr>
        <w:t xml:space="preserve"> </w:t>
      </w:r>
      <w:r>
        <w:t>item</w:t>
      </w:r>
      <w:r>
        <w:rPr>
          <w:spacing w:val="-15"/>
        </w:rPr>
        <w:t xml:space="preserve"> </w:t>
      </w:r>
      <w:r>
        <w:t>with</w:t>
      </w:r>
      <w:r>
        <w:rPr>
          <w:spacing w:val="-15"/>
        </w:rPr>
        <w:t xml:space="preserve"> </w:t>
      </w:r>
      <w:r>
        <w:t>a</w:t>
      </w:r>
      <w:r>
        <w:rPr>
          <w:spacing w:val="-15"/>
        </w:rPr>
        <w:t xml:space="preserve"> </w:t>
      </w:r>
      <w:r>
        <w:t>frequency</w:t>
      </w:r>
      <w:r>
        <w:rPr>
          <w:spacing w:val="-15"/>
        </w:rPr>
        <w:t xml:space="preserve"> </w:t>
      </w:r>
      <w:r>
        <w:t>of</w:t>
      </w:r>
      <w:r>
        <w:rPr>
          <w:spacing w:val="-17"/>
        </w:rPr>
        <w:t xml:space="preserve"> </w:t>
      </w:r>
      <w:r>
        <w:rPr>
          <w:rFonts w:ascii="Tahoma" w:hAnsi="Tahoma"/>
        </w:rPr>
        <w:t>3</w:t>
      </w:r>
      <w:r>
        <w:rPr>
          <w:rFonts w:ascii="Tahoma" w:hAnsi="Tahoma"/>
          <w:spacing w:val="-30"/>
        </w:rPr>
        <w:t xml:space="preserve"> </w:t>
      </w:r>
      <w:r>
        <w:t>will</w:t>
      </w:r>
      <w:r>
        <w:rPr>
          <w:spacing w:val="-15"/>
        </w:rPr>
        <w:t xml:space="preserve"> </w:t>
      </w:r>
      <w:r>
        <w:t>have</w:t>
      </w:r>
      <w:r>
        <w:rPr>
          <w:spacing w:val="-15"/>
        </w:rPr>
        <w:t xml:space="preserve"> </w:t>
      </w:r>
      <w:r>
        <w:t>an</w:t>
      </w:r>
      <w:r>
        <w:rPr>
          <w:spacing w:val="-16"/>
        </w:rPr>
        <w:t xml:space="preserve"> </w:t>
      </w:r>
      <w:r>
        <w:rPr>
          <w:rFonts w:ascii="Bookman Old Style" w:hAnsi="Bookman Old Style"/>
          <w:i/>
        </w:rPr>
        <w:t>H</w:t>
      </w:r>
    </w:p>
    <w:p w:rsidR="00DD7756" w:rsidRDefault="00AD1397">
      <w:pPr>
        <w:pStyle w:val="BodyText"/>
        <w:spacing w:line="384" w:lineRule="auto"/>
        <w:ind w:left="119" w:right="534"/>
        <w:jc w:val="both"/>
      </w:pPr>
      <w:r>
        <w:t>value</w:t>
      </w:r>
      <w:r>
        <w:rPr>
          <w:spacing w:val="-10"/>
        </w:rPr>
        <w:t xml:space="preserve"> </w:t>
      </w:r>
      <w:r>
        <w:t>of</w:t>
      </w:r>
      <w:r>
        <w:rPr>
          <w:spacing w:val="-10"/>
        </w:rPr>
        <w:t xml:space="preserve"> </w:t>
      </w:r>
      <w:r>
        <w:rPr>
          <w:rFonts w:ascii="Tahoma"/>
        </w:rPr>
        <w:t>0</w:t>
      </w:r>
      <w:r>
        <w:t>,</w:t>
      </w:r>
      <w:r>
        <w:rPr>
          <w:spacing w:val="-10"/>
        </w:rPr>
        <w:t xml:space="preserve"> </w:t>
      </w:r>
      <w:r>
        <w:rPr>
          <w:rFonts w:ascii="Bookman Old Style"/>
          <w:i/>
        </w:rPr>
        <w:t>.</w:t>
      </w:r>
      <w:r>
        <w:rPr>
          <w:rFonts w:ascii="Tahoma"/>
        </w:rPr>
        <w:t>58</w:t>
      </w:r>
      <w:r>
        <w:t>,</w:t>
      </w:r>
      <w:r>
        <w:rPr>
          <w:spacing w:val="-9"/>
        </w:rPr>
        <w:t xml:space="preserve"> </w:t>
      </w:r>
      <w:r>
        <w:t>or</w:t>
      </w:r>
      <w:r>
        <w:rPr>
          <w:spacing w:val="-9"/>
        </w:rPr>
        <w:t xml:space="preserve"> </w:t>
      </w:r>
      <w:r>
        <w:rPr>
          <w:rFonts w:ascii="Tahoma"/>
        </w:rPr>
        <w:t>1</w:t>
      </w:r>
      <w:r>
        <w:t>,</w:t>
      </w:r>
      <w:r>
        <w:rPr>
          <w:spacing w:val="-10"/>
        </w:rPr>
        <w:t xml:space="preserve"> </w:t>
      </w:r>
      <w:r>
        <w:t>because</w:t>
      </w:r>
      <w:r>
        <w:rPr>
          <w:spacing w:val="-9"/>
        </w:rPr>
        <w:t xml:space="preserve"> </w:t>
      </w:r>
      <w:r>
        <w:t>there</w:t>
      </w:r>
      <w:r>
        <w:rPr>
          <w:spacing w:val="-11"/>
        </w:rPr>
        <w:t xml:space="preserve"> </w:t>
      </w:r>
      <w:r>
        <w:t>are</w:t>
      </w:r>
      <w:r>
        <w:rPr>
          <w:spacing w:val="-10"/>
        </w:rPr>
        <w:t xml:space="preserve"> </w:t>
      </w:r>
      <w:r>
        <w:t>only</w:t>
      </w:r>
      <w:r>
        <w:rPr>
          <w:spacing w:val="-9"/>
        </w:rPr>
        <w:t xml:space="preserve"> </w:t>
      </w:r>
      <w:r>
        <w:t>three</w:t>
      </w:r>
      <w:r>
        <w:rPr>
          <w:spacing w:val="-10"/>
        </w:rPr>
        <w:t xml:space="preserve"> </w:t>
      </w:r>
      <w:r>
        <w:t>ways</w:t>
      </w:r>
      <w:r>
        <w:rPr>
          <w:spacing w:val="-9"/>
        </w:rPr>
        <w:t xml:space="preserve"> </w:t>
      </w:r>
      <w:r>
        <w:t>those</w:t>
      </w:r>
      <w:r>
        <w:rPr>
          <w:spacing w:val="-10"/>
        </w:rPr>
        <w:t xml:space="preserve"> </w:t>
      </w:r>
      <w:r>
        <w:t>tokens</w:t>
      </w:r>
      <w:r>
        <w:rPr>
          <w:spacing w:val="-9"/>
        </w:rPr>
        <w:t xml:space="preserve"> </w:t>
      </w:r>
      <w:r>
        <w:t>can</w:t>
      </w:r>
      <w:r>
        <w:rPr>
          <w:spacing w:val="-9"/>
        </w:rPr>
        <w:t xml:space="preserve"> </w:t>
      </w:r>
      <w:r>
        <w:t>be</w:t>
      </w:r>
      <w:r>
        <w:rPr>
          <w:spacing w:val="-10"/>
        </w:rPr>
        <w:t xml:space="preserve"> </w:t>
      </w:r>
      <w:r>
        <w:t>distributed</w:t>
      </w:r>
      <w:r>
        <w:rPr>
          <w:spacing w:val="-10"/>
        </w:rPr>
        <w:t xml:space="preserve"> </w:t>
      </w:r>
      <w:r>
        <w:t>across discourse</w:t>
      </w:r>
      <w:r>
        <w:rPr>
          <w:spacing w:val="-3"/>
        </w:rPr>
        <w:t xml:space="preserve"> </w:t>
      </w:r>
      <w:r>
        <w:t>functions</w:t>
      </w:r>
      <w:r>
        <w:rPr>
          <w:spacing w:val="-3"/>
        </w:rPr>
        <w:t xml:space="preserve"> </w:t>
      </w:r>
      <w:r>
        <w:t>(</w:t>
      </w:r>
      <w:r>
        <w:rPr>
          <w:rFonts w:ascii="Tahoma"/>
        </w:rPr>
        <w:t>3</w:t>
      </w:r>
      <w:r>
        <w:rPr>
          <w:rFonts w:ascii="Tahoma"/>
          <w:spacing w:val="-18"/>
        </w:rPr>
        <w:t xml:space="preserve"> </w:t>
      </w:r>
      <w:r>
        <w:rPr>
          <w:rFonts w:ascii="Tahoma"/>
        </w:rPr>
        <w:t>0</w:t>
      </w:r>
      <w:r>
        <w:rPr>
          <w:rFonts w:ascii="Tahoma"/>
          <w:spacing w:val="-18"/>
        </w:rPr>
        <w:t xml:space="preserve"> </w:t>
      </w:r>
      <w:r>
        <w:rPr>
          <w:rFonts w:ascii="Tahoma"/>
        </w:rPr>
        <w:t>0</w:t>
      </w:r>
      <w:r>
        <w:t>,</w:t>
      </w:r>
      <w:r>
        <w:rPr>
          <w:spacing w:val="-2"/>
        </w:rPr>
        <w:t xml:space="preserve"> </w:t>
      </w:r>
      <w:r>
        <w:rPr>
          <w:rFonts w:ascii="Tahoma"/>
        </w:rPr>
        <w:t>2</w:t>
      </w:r>
      <w:r>
        <w:rPr>
          <w:rFonts w:ascii="Tahoma"/>
          <w:spacing w:val="-18"/>
        </w:rPr>
        <w:t xml:space="preserve"> </w:t>
      </w:r>
      <w:r>
        <w:rPr>
          <w:rFonts w:ascii="Tahoma"/>
        </w:rPr>
        <w:t>1</w:t>
      </w:r>
      <w:r>
        <w:rPr>
          <w:rFonts w:ascii="Tahoma"/>
          <w:spacing w:val="-18"/>
        </w:rPr>
        <w:t xml:space="preserve"> </w:t>
      </w:r>
      <w:r>
        <w:rPr>
          <w:rFonts w:ascii="Tahoma"/>
        </w:rPr>
        <w:t>0</w:t>
      </w:r>
      <w:r>
        <w:t>,</w:t>
      </w:r>
      <w:r>
        <w:rPr>
          <w:spacing w:val="-3"/>
        </w:rPr>
        <w:t xml:space="preserve"> </w:t>
      </w:r>
      <w:r>
        <w:t>or</w:t>
      </w:r>
      <w:r>
        <w:rPr>
          <w:spacing w:val="-2"/>
        </w:rPr>
        <w:t xml:space="preserve"> </w:t>
      </w:r>
      <w:r>
        <w:rPr>
          <w:rFonts w:ascii="Tahoma"/>
        </w:rPr>
        <w:t>1</w:t>
      </w:r>
      <w:r>
        <w:rPr>
          <w:rFonts w:ascii="Tahoma"/>
          <w:spacing w:val="-18"/>
        </w:rPr>
        <w:t xml:space="preserve"> </w:t>
      </w:r>
      <w:r>
        <w:rPr>
          <w:rFonts w:ascii="Tahoma"/>
        </w:rPr>
        <w:t>1</w:t>
      </w:r>
      <w:r>
        <w:rPr>
          <w:rFonts w:ascii="Tahoma"/>
          <w:spacing w:val="-18"/>
        </w:rPr>
        <w:t xml:space="preserve"> </w:t>
      </w:r>
      <w:r>
        <w:rPr>
          <w:rFonts w:ascii="Tahoma"/>
        </w:rPr>
        <w:t>1</w:t>
      </w:r>
      <w:r>
        <w:t>),</w:t>
      </w:r>
      <w:r>
        <w:rPr>
          <w:spacing w:val="-3"/>
        </w:rPr>
        <w:t xml:space="preserve"> </w:t>
      </w:r>
      <w:r>
        <w:t>and</w:t>
      </w:r>
      <w:r>
        <w:rPr>
          <w:spacing w:val="-2"/>
        </w:rPr>
        <w:t xml:space="preserve"> </w:t>
      </w:r>
      <w:r>
        <w:t>so</w:t>
      </w:r>
      <w:r>
        <w:rPr>
          <w:spacing w:val="-3"/>
        </w:rPr>
        <w:t xml:space="preserve"> </w:t>
      </w:r>
      <w:r>
        <w:t>on.</w:t>
      </w:r>
    </w:p>
    <w:p w:rsidR="00DD7756" w:rsidRDefault="00AD1397">
      <w:pPr>
        <w:pStyle w:val="BodyText"/>
        <w:spacing w:before="36" w:line="405" w:lineRule="auto"/>
        <w:ind w:left="119" w:right="534" w:firstLine="358"/>
        <w:jc w:val="both"/>
      </w:pPr>
      <w:r>
        <w:rPr>
          <w:spacing w:val="-8"/>
        </w:rPr>
        <w:t>To</w:t>
      </w:r>
      <w:r>
        <w:rPr>
          <w:spacing w:val="-15"/>
        </w:rPr>
        <w:t xml:space="preserve"> </w:t>
      </w:r>
      <w:r>
        <w:t>address</w:t>
      </w:r>
      <w:r>
        <w:rPr>
          <w:spacing w:val="-15"/>
        </w:rPr>
        <w:t xml:space="preserve"> </w:t>
      </w:r>
      <w:r>
        <w:t>this</w:t>
      </w:r>
      <w:r>
        <w:rPr>
          <w:spacing w:val="-14"/>
        </w:rPr>
        <w:t xml:space="preserve"> </w:t>
      </w:r>
      <w:r>
        <w:t>issue,</w:t>
      </w:r>
      <w:r>
        <w:rPr>
          <w:spacing w:val="-12"/>
        </w:rPr>
        <w:t xml:space="preserve"> </w:t>
      </w:r>
      <w:r>
        <w:t>I</w:t>
      </w:r>
      <w:r>
        <w:rPr>
          <w:spacing w:val="-14"/>
        </w:rPr>
        <w:t xml:space="preserve"> </w:t>
      </w:r>
      <w:r>
        <w:t>only</w:t>
      </w:r>
      <w:r>
        <w:rPr>
          <w:spacing w:val="-14"/>
        </w:rPr>
        <w:t xml:space="preserve"> </w:t>
      </w:r>
      <w:r>
        <w:t>included</w:t>
      </w:r>
      <w:r>
        <w:rPr>
          <w:spacing w:val="-14"/>
        </w:rPr>
        <w:t xml:space="preserve"> </w:t>
      </w:r>
      <w:r>
        <w:t>lexical</w:t>
      </w:r>
      <w:r>
        <w:rPr>
          <w:spacing w:val="-15"/>
        </w:rPr>
        <w:t xml:space="preserve"> </w:t>
      </w:r>
      <w:r>
        <w:t>items</w:t>
      </w:r>
      <w:r>
        <w:rPr>
          <w:spacing w:val="-14"/>
        </w:rPr>
        <w:t xml:space="preserve"> </w:t>
      </w:r>
      <w:r>
        <w:t>in</w:t>
      </w:r>
      <w:r>
        <w:rPr>
          <w:spacing w:val="-14"/>
        </w:rPr>
        <w:t xml:space="preserve"> </w:t>
      </w:r>
      <w:r>
        <w:t>the</w:t>
      </w:r>
      <w:r>
        <w:rPr>
          <w:spacing w:val="-14"/>
        </w:rPr>
        <w:t xml:space="preserve"> </w:t>
      </w:r>
      <w:r>
        <w:t>samples</w:t>
      </w:r>
      <w:r>
        <w:rPr>
          <w:spacing w:val="-14"/>
        </w:rPr>
        <w:t xml:space="preserve"> </w:t>
      </w:r>
      <w:r>
        <w:t>that</w:t>
      </w:r>
      <w:r>
        <w:rPr>
          <w:spacing w:val="-14"/>
        </w:rPr>
        <w:t xml:space="preserve"> </w:t>
      </w:r>
      <w:r>
        <w:t>had</w:t>
      </w:r>
      <w:r>
        <w:rPr>
          <w:spacing w:val="-14"/>
        </w:rPr>
        <w:t xml:space="preserve"> </w:t>
      </w:r>
      <w:r>
        <w:t>a</w:t>
      </w:r>
      <w:r>
        <w:rPr>
          <w:spacing w:val="-14"/>
        </w:rPr>
        <w:t xml:space="preserve"> </w:t>
      </w:r>
      <w:r>
        <w:t>raw</w:t>
      </w:r>
      <w:r>
        <w:rPr>
          <w:spacing w:val="-14"/>
        </w:rPr>
        <w:t xml:space="preserve"> </w:t>
      </w:r>
      <w:r>
        <w:t>frequency of</w:t>
      </w:r>
      <w:r>
        <w:rPr>
          <w:spacing w:val="-14"/>
        </w:rPr>
        <w:t xml:space="preserve"> </w:t>
      </w:r>
      <w:r>
        <w:t>at</w:t>
      </w:r>
      <w:r>
        <w:rPr>
          <w:spacing w:val="-13"/>
        </w:rPr>
        <w:t xml:space="preserve"> </w:t>
      </w:r>
      <w:r>
        <w:t>least</w:t>
      </w:r>
      <w:r>
        <w:rPr>
          <w:spacing w:val="-13"/>
        </w:rPr>
        <w:t xml:space="preserve"> </w:t>
      </w:r>
      <w:r>
        <w:rPr>
          <w:rFonts w:ascii="Tahoma" w:hAnsi="Tahoma"/>
        </w:rPr>
        <w:t>4</w:t>
      </w:r>
      <w:r>
        <w:t>.</w:t>
      </w:r>
      <w:r>
        <w:rPr>
          <w:spacing w:val="10"/>
        </w:rPr>
        <w:t xml:space="preserve"> </w:t>
      </w:r>
      <w:r>
        <w:t>This</w:t>
      </w:r>
      <w:r>
        <w:rPr>
          <w:spacing w:val="-13"/>
        </w:rPr>
        <w:t xml:space="preserve"> </w:t>
      </w:r>
      <w:r>
        <w:t>cutoff</w:t>
      </w:r>
      <w:r>
        <w:rPr>
          <w:spacing w:val="-12"/>
        </w:rPr>
        <w:t xml:space="preserve"> </w:t>
      </w:r>
      <w:r>
        <w:t>was</w:t>
      </w:r>
      <w:r>
        <w:rPr>
          <w:spacing w:val="-14"/>
        </w:rPr>
        <w:t xml:space="preserve"> </w:t>
      </w:r>
      <w:r>
        <w:t>established</w:t>
      </w:r>
      <w:r>
        <w:rPr>
          <w:spacing w:val="-12"/>
        </w:rPr>
        <w:t xml:space="preserve"> </w:t>
      </w:r>
      <w:r>
        <w:t>based</w:t>
      </w:r>
      <w:r>
        <w:rPr>
          <w:spacing w:val="-13"/>
        </w:rPr>
        <w:t xml:space="preserve"> </w:t>
      </w:r>
      <w:r>
        <w:t>on</w:t>
      </w:r>
      <w:r>
        <w:rPr>
          <w:spacing w:val="-13"/>
        </w:rPr>
        <w:t xml:space="preserve"> </w:t>
      </w:r>
      <w:r>
        <w:t>the</w:t>
      </w:r>
      <w:r>
        <w:rPr>
          <w:spacing w:val="-13"/>
        </w:rPr>
        <w:t xml:space="preserve"> </w:t>
      </w:r>
      <w:r>
        <w:t>fact</w:t>
      </w:r>
      <w:r>
        <w:rPr>
          <w:spacing w:val="-13"/>
        </w:rPr>
        <w:t xml:space="preserve"> </w:t>
      </w:r>
      <w:r>
        <w:t>that</w:t>
      </w:r>
      <w:r>
        <w:rPr>
          <w:spacing w:val="-15"/>
        </w:rPr>
        <w:t xml:space="preserve"> </w:t>
      </w:r>
      <w:r>
        <w:rPr>
          <w:rFonts w:ascii="Tahoma" w:hAnsi="Tahoma"/>
        </w:rPr>
        <w:t>4</w:t>
      </w:r>
      <w:r>
        <w:rPr>
          <w:rFonts w:ascii="Tahoma" w:hAnsi="Tahoma"/>
          <w:spacing w:val="-28"/>
        </w:rPr>
        <w:t xml:space="preserve"> </w:t>
      </w:r>
      <w:r>
        <w:t>is</w:t>
      </w:r>
      <w:r>
        <w:rPr>
          <w:spacing w:val="-13"/>
        </w:rPr>
        <w:t xml:space="preserve"> </w:t>
      </w:r>
      <w:r>
        <w:t>the</w:t>
      </w:r>
      <w:r>
        <w:rPr>
          <w:spacing w:val="-13"/>
        </w:rPr>
        <w:t xml:space="preserve"> </w:t>
      </w:r>
      <w:r>
        <w:t>smallest</w:t>
      </w:r>
      <w:r>
        <w:rPr>
          <w:spacing w:val="-12"/>
        </w:rPr>
        <w:t xml:space="preserve"> </w:t>
      </w:r>
      <w:r>
        <w:t>frequency</w:t>
      </w:r>
      <w:r>
        <w:rPr>
          <w:spacing w:val="-13"/>
        </w:rPr>
        <w:t xml:space="preserve"> </w:t>
      </w:r>
      <w:r>
        <w:t>that can</w:t>
      </w:r>
      <w:r>
        <w:rPr>
          <w:spacing w:val="-12"/>
        </w:rPr>
        <w:t xml:space="preserve"> </w:t>
      </w:r>
      <w:r>
        <w:t>theoretically</w:t>
      </w:r>
      <w:r>
        <w:rPr>
          <w:spacing w:val="-12"/>
        </w:rPr>
        <w:t xml:space="preserve"> </w:t>
      </w:r>
      <w:r>
        <w:t>return</w:t>
      </w:r>
      <w:r>
        <w:rPr>
          <w:spacing w:val="-12"/>
        </w:rPr>
        <w:t xml:space="preserve"> </w:t>
      </w:r>
      <w:r>
        <w:t>a</w:t>
      </w:r>
      <w:r>
        <w:rPr>
          <w:spacing w:val="-12"/>
        </w:rPr>
        <w:t xml:space="preserve"> </w:t>
      </w:r>
      <w:r>
        <w:t>significant</w:t>
      </w:r>
      <w:r>
        <w:rPr>
          <w:spacing w:val="-11"/>
        </w:rPr>
        <w:t xml:space="preserve"> </w:t>
      </w:r>
      <w:r>
        <w:t>result</w:t>
      </w:r>
      <w:r>
        <w:rPr>
          <w:spacing w:val="-12"/>
        </w:rPr>
        <w:t xml:space="preserve"> </w:t>
      </w:r>
      <w:r>
        <w:t>for</w:t>
      </w:r>
      <w:r>
        <w:rPr>
          <w:spacing w:val="-12"/>
        </w:rPr>
        <w:t xml:space="preserve"> </w:t>
      </w:r>
      <w:r>
        <w:t>Shannon’s</w:t>
      </w:r>
      <w:r>
        <w:rPr>
          <w:spacing w:val="-14"/>
        </w:rPr>
        <w:t xml:space="preserve"> </w:t>
      </w:r>
      <w:r>
        <w:rPr>
          <w:rFonts w:ascii="Bookman Old Style" w:hAnsi="Bookman Old Style"/>
          <w:i/>
        </w:rPr>
        <w:t>H</w:t>
      </w:r>
      <w:r>
        <w:rPr>
          <w:rFonts w:ascii="Bookman Old Style" w:hAnsi="Bookman Old Style"/>
          <w:i/>
          <w:spacing w:val="-7"/>
        </w:rPr>
        <w:t xml:space="preserve"> </w:t>
      </w:r>
      <w:r>
        <w:t>when</w:t>
      </w:r>
      <w:r>
        <w:rPr>
          <w:spacing w:val="-12"/>
        </w:rPr>
        <w:t xml:space="preserve"> </w:t>
      </w:r>
      <w:r>
        <w:t>a</w:t>
      </w:r>
      <w:r>
        <w:rPr>
          <w:spacing w:val="-12"/>
        </w:rPr>
        <w:t xml:space="preserve"> </w:t>
      </w:r>
      <w:r>
        <w:t>lexical</w:t>
      </w:r>
      <w:r>
        <w:rPr>
          <w:spacing w:val="-11"/>
        </w:rPr>
        <w:t xml:space="preserve"> </w:t>
      </w:r>
      <w:r>
        <w:t>item</w:t>
      </w:r>
      <w:r>
        <w:rPr>
          <w:spacing w:val="-12"/>
        </w:rPr>
        <w:t xml:space="preserve"> </w:t>
      </w:r>
      <w:r>
        <w:t>is</w:t>
      </w:r>
      <w:r>
        <w:rPr>
          <w:spacing w:val="-12"/>
        </w:rPr>
        <w:t xml:space="preserve"> </w:t>
      </w:r>
      <w:r>
        <w:t xml:space="preserve">maximally flexible, in one of the two ways one can compute a multinomial test (probabilities vs. a </w:t>
      </w:r>
      <w:r>
        <w:rPr>
          <w:spacing w:val="-3"/>
        </w:rPr>
        <w:t>χ</w:t>
      </w:r>
      <w:r>
        <w:rPr>
          <w:spacing w:val="-3"/>
          <w:vertAlign w:val="superscript"/>
        </w:rPr>
        <w:t>2</w:t>
      </w:r>
      <w:r>
        <w:rPr>
          <w:spacing w:val="-3"/>
        </w:rPr>
        <w:t xml:space="preserve"> </w:t>
      </w:r>
      <w:r>
        <w:t>test).</w:t>
      </w:r>
    </w:p>
    <w:p w:rsidR="00DD7756" w:rsidRDefault="00AD1397">
      <w:pPr>
        <w:pStyle w:val="BodyText"/>
        <w:spacing w:before="13" w:line="415" w:lineRule="auto"/>
        <w:ind w:left="119" w:right="533" w:firstLine="358"/>
        <w:jc w:val="both"/>
      </w:pPr>
      <w:r>
        <w:t>Shannon’s</w:t>
      </w:r>
      <w:r>
        <w:rPr>
          <w:spacing w:val="-16"/>
        </w:rPr>
        <w:t xml:space="preserve"> </w:t>
      </w:r>
      <w:r>
        <w:rPr>
          <w:rFonts w:ascii="Bookman Old Style" w:hAnsi="Bookman Old Style"/>
          <w:i/>
        </w:rPr>
        <w:t>H</w:t>
      </w:r>
      <w:r>
        <w:rPr>
          <w:rFonts w:ascii="Bookman Old Style" w:hAnsi="Bookman Old Style"/>
          <w:i/>
          <w:spacing w:val="-10"/>
        </w:rPr>
        <w:t xml:space="preserve"> </w:t>
      </w:r>
      <w:r>
        <w:t>was</w:t>
      </w:r>
      <w:r>
        <w:rPr>
          <w:spacing w:val="-15"/>
        </w:rPr>
        <w:t xml:space="preserve"> </w:t>
      </w:r>
      <w:r>
        <w:t>calculated</w:t>
      </w:r>
      <w:r>
        <w:rPr>
          <w:spacing w:val="-16"/>
        </w:rPr>
        <w:t xml:space="preserve"> </w:t>
      </w:r>
      <w:r>
        <w:t>for</w:t>
      </w:r>
      <w:r>
        <w:rPr>
          <w:spacing w:val="-16"/>
        </w:rPr>
        <w:t xml:space="preserve"> </w:t>
      </w:r>
      <w:r>
        <w:t>each</w:t>
      </w:r>
      <w:r>
        <w:rPr>
          <w:spacing w:val="-15"/>
        </w:rPr>
        <w:t xml:space="preserve"> </w:t>
      </w:r>
      <w:r>
        <w:t>of</w:t>
      </w:r>
      <w:r>
        <w:rPr>
          <w:spacing w:val="-15"/>
        </w:rPr>
        <w:t xml:space="preserve"> </w:t>
      </w:r>
      <w:r>
        <w:t>the</w:t>
      </w:r>
      <w:r>
        <w:rPr>
          <w:spacing w:val="-16"/>
        </w:rPr>
        <w:t xml:space="preserve"> </w:t>
      </w:r>
      <w:r>
        <w:t>lexical</w:t>
      </w:r>
      <w:r>
        <w:rPr>
          <w:spacing w:val="-15"/>
        </w:rPr>
        <w:t xml:space="preserve"> </w:t>
      </w:r>
      <w:r>
        <w:t>items</w:t>
      </w:r>
      <w:r>
        <w:rPr>
          <w:spacing w:val="-16"/>
        </w:rPr>
        <w:t xml:space="preserve"> </w:t>
      </w:r>
      <w:r>
        <w:t>in</w:t>
      </w:r>
      <w:r>
        <w:rPr>
          <w:spacing w:val="-15"/>
        </w:rPr>
        <w:t xml:space="preserve"> </w:t>
      </w:r>
      <w:r>
        <w:t>the</w:t>
      </w:r>
      <w:r>
        <w:rPr>
          <w:spacing w:val="-16"/>
        </w:rPr>
        <w:t xml:space="preserve"> </w:t>
      </w:r>
      <w:r>
        <w:t>samples</w:t>
      </w:r>
      <w:r>
        <w:rPr>
          <w:spacing w:val="-15"/>
        </w:rPr>
        <w:t xml:space="preserve"> </w:t>
      </w:r>
      <w:r>
        <w:t>from</w:t>
      </w:r>
      <w:r>
        <w:rPr>
          <w:spacing w:val="-16"/>
        </w:rPr>
        <w:t xml:space="preserve"> </w:t>
      </w:r>
      <w:r>
        <w:t>both</w:t>
      </w:r>
      <w:r>
        <w:rPr>
          <w:spacing w:val="-15"/>
        </w:rPr>
        <w:t xml:space="preserve"> </w:t>
      </w:r>
      <w:r>
        <w:t>corpora to produce a flexibility rating for each item. The resulting flexibility ratings for the</w:t>
      </w:r>
      <w:r>
        <w:rPr>
          <w:spacing w:val="-20"/>
        </w:rPr>
        <w:t xml:space="preserve"> </w:t>
      </w:r>
      <w:r>
        <w:t xml:space="preserve">100-item samples are provided in </w:t>
      </w:r>
      <w:hyperlink w:anchor="_bookmark232" w:history="1">
        <w:r>
          <w:rPr>
            <w:color w:val="007FFF"/>
          </w:rPr>
          <w:t>Appendix</w:t>
        </w:r>
        <w:r>
          <w:rPr>
            <w:color w:val="007FFF"/>
            <w:spacing w:val="-7"/>
          </w:rPr>
          <w:t xml:space="preserve"> </w:t>
        </w:r>
        <w:r>
          <w:rPr>
            <w:color w:val="007FFF"/>
          </w:rPr>
          <w:t>B</w:t>
        </w:r>
      </w:hyperlink>
      <w:r>
        <w:t>.</w:t>
      </w:r>
    </w:p>
    <w:p w:rsidR="00DD7756" w:rsidRDefault="00AD1397">
      <w:pPr>
        <w:pStyle w:val="BodyText"/>
        <w:spacing w:before="9" w:line="420" w:lineRule="auto"/>
        <w:ind w:left="119" w:right="533" w:firstLine="358"/>
        <w:jc w:val="both"/>
      </w:pPr>
      <w:r>
        <w:t>One final methodological point is merited: many common constructions recognized by all</w:t>
      </w:r>
      <w:r>
        <w:rPr>
          <w:spacing w:val="-13"/>
        </w:rPr>
        <w:t xml:space="preserve"> </w:t>
      </w:r>
      <w:r>
        <w:t>speakers</w:t>
      </w:r>
      <w:r>
        <w:rPr>
          <w:spacing w:val="-13"/>
        </w:rPr>
        <w:t xml:space="preserve"> </w:t>
      </w:r>
      <w:r>
        <w:t>nonetheless</w:t>
      </w:r>
      <w:r>
        <w:rPr>
          <w:spacing w:val="-13"/>
        </w:rPr>
        <w:t xml:space="preserve"> </w:t>
      </w:r>
      <w:r>
        <w:t>do</w:t>
      </w:r>
      <w:r>
        <w:rPr>
          <w:spacing w:val="-13"/>
        </w:rPr>
        <w:t xml:space="preserve"> </w:t>
      </w:r>
      <w:r>
        <w:t>not</w:t>
      </w:r>
      <w:r>
        <w:rPr>
          <w:spacing w:val="-13"/>
        </w:rPr>
        <w:t xml:space="preserve"> </w:t>
      </w:r>
      <w:r>
        <w:t>appear</w:t>
      </w:r>
      <w:r>
        <w:rPr>
          <w:spacing w:val="-12"/>
        </w:rPr>
        <w:t xml:space="preserve"> </w:t>
      </w:r>
      <w:r>
        <w:t>in</w:t>
      </w:r>
      <w:r>
        <w:rPr>
          <w:spacing w:val="-13"/>
        </w:rPr>
        <w:t xml:space="preserve"> </w:t>
      </w:r>
      <w:r>
        <w:t>even</w:t>
      </w:r>
      <w:r>
        <w:rPr>
          <w:spacing w:val="-13"/>
        </w:rPr>
        <w:t xml:space="preserve"> </w:t>
      </w:r>
      <w:r>
        <w:t>a</w:t>
      </w:r>
      <w:r>
        <w:rPr>
          <w:spacing w:val="-13"/>
        </w:rPr>
        <w:t xml:space="preserve"> </w:t>
      </w:r>
      <w:r>
        <w:t>1.5-million-word</w:t>
      </w:r>
      <w:r>
        <w:rPr>
          <w:spacing w:val="-13"/>
        </w:rPr>
        <w:t xml:space="preserve"> </w:t>
      </w:r>
      <w:r>
        <w:t>corpus.</w:t>
      </w:r>
      <w:r>
        <w:rPr>
          <w:spacing w:val="12"/>
        </w:rPr>
        <w:t xml:space="preserve"> </w:t>
      </w:r>
      <w:r>
        <w:t>For</w:t>
      </w:r>
      <w:r>
        <w:rPr>
          <w:spacing w:val="-13"/>
        </w:rPr>
        <w:t xml:space="preserve"> </w:t>
      </w:r>
      <w:r>
        <w:t>example,</w:t>
      </w:r>
      <w:r>
        <w:rPr>
          <w:spacing w:val="-11"/>
        </w:rPr>
        <w:t xml:space="preserve"> </w:t>
      </w:r>
      <w:r>
        <w:t>in</w:t>
      </w:r>
      <w:r>
        <w:rPr>
          <w:spacing w:val="-13"/>
        </w:rPr>
        <w:t xml:space="preserve"> </w:t>
      </w:r>
      <w:r>
        <w:t xml:space="preserve">the spoken portion of the Open American National Corpus, the word </w:t>
      </w:r>
      <w:r>
        <w:rPr>
          <w:i/>
        </w:rPr>
        <w:t xml:space="preserve">hate </w:t>
      </w:r>
      <w:r>
        <w:t xml:space="preserve">occurs as a predicate and a modifier but never as a referent. </w:t>
      </w:r>
      <w:r>
        <w:rPr>
          <w:spacing w:val="-10"/>
        </w:rPr>
        <w:t xml:space="preserve">We </w:t>
      </w:r>
      <w:r>
        <w:t xml:space="preserve">know that referential uses of </w:t>
      </w:r>
      <w:r>
        <w:rPr>
          <w:i/>
        </w:rPr>
        <w:t xml:space="preserve">hate </w:t>
      </w:r>
      <w:r>
        <w:t>are possible (for</w:t>
      </w:r>
      <w:r>
        <w:rPr>
          <w:spacing w:val="-11"/>
        </w:rPr>
        <w:t xml:space="preserve"> </w:t>
      </w:r>
      <w:r>
        <w:t>instance</w:t>
      </w:r>
      <w:r>
        <w:rPr>
          <w:spacing w:val="-10"/>
        </w:rPr>
        <w:t xml:space="preserve"> </w:t>
      </w:r>
      <w:r>
        <w:t>in</w:t>
      </w:r>
      <w:r>
        <w:rPr>
          <w:spacing w:val="-10"/>
        </w:rPr>
        <w:t xml:space="preserve"> </w:t>
      </w:r>
      <w:r>
        <w:t>phrases</w:t>
      </w:r>
      <w:r>
        <w:rPr>
          <w:spacing w:val="-9"/>
        </w:rPr>
        <w:t xml:space="preserve"> </w:t>
      </w:r>
      <w:r>
        <w:t>like</w:t>
      </w:r>
      <w:r>
        <w:rPr>
          <w:spacing w:val="-11"/>
        </w:rPr>
        <w:t xml:space="preserve"> </w:t>
      </w:r>
      <w:r>
        <w:rPr>
          <w:i/>
        </w:rPr>
        <w:t>five‑minute</w:t>
      </w:r>
      <w:r>
        <w:rPr>
          <w:i/>
          <w:spacing w:val="-10"/>
        </w:rPr>
        <w:t xml:space="preserve"> </w:t>
      </w:r>
      <w:r>
        <w:rPr>
          <w:i/>
        </w:rPr>
        <w:t>hate</w:t>
      </w:r>
      <w:r>
        <w:rPr>
          <w:i/>
          <w:spacing w:val="-6"/>
        </w:rPr>
        <w:t xml:space="preserve"> </w:t>
      </w:r>
      <w:r>
        <w:t>or</w:t>
      </w:r>
      <w:r>
        <w:rPr>
          <w:spacing w:val="-10"/>
        </w:rPr>
        <w:t xml:space="preserve"> </w:t>
      </w:r>
      <w:r>
        <w:rPr>
          <w:i/>
        </w:rPr>
        <w:t>don’t</w:t>
      </w:r>
      <w:r>
        <w:rPr>
          <w:i/>
          <w:spacing w:val="-11"/>
        </w:rPr>
        <w:t xml:space="preserve"> </w:t>
      </w:r>
      <w:r>
        <w:rPr>
          <w:i/>
        </w:rPr>
        <w:t>spread</w:t>
      </w:r>
      <w:r>
        <w:rPr>
          <w:i/>
          <w:spacing w:val="-10"/>
        </w:rPr>
        <w:t xml:space="preserve"> </w:t>
      </w:r>
      <w:r>
        <w:rPr>
          <w:i/>
        </w:rPr>
        <w:t>hate</w:t>
      </w:r>
      <w:r>
        <w:t>),</w:t>
      </w:r>
      <w:r>
        <w:rPr>
          <w:spacing w:val="-9"/>
        </w:rPr>
        <w:t xml:space="preserve"> </w:t>
      </w:r>
      <w:r>
        <w:t>but</w:t>
      </w:r>
      <w:r>
        <w:rPr>
          <w:spacing w:val="-10"/>
        </w:rPr>
        <w:t xml:space="preserve"> </w:t>
      </w:r>
      <w:r>
        <w:t>they</w:t>
      </w:r>
      <w:r>
        <w:rPr>
          <w:spacing w:val="-10"/>
        </w:rPr>
        <w:t xml:space="preserve"> </w:t>
      </w:r>
      <w:r>
        <w:t>are</w:t>
      </w:r>
      <w:r>
        <w:rPr>
          <w:spacing w:val="-11"/>
        </w:rPr>
        <w:t xml:space="preserve"> </w:t>
      </w:r>
      <w:r>
        <w:t>not</w:t>
      </w:r>
      <w:r>
        <w:rPr>
          <w:spacing w:val="-10"/>
        </w:rPr>
        <w:t xml:space="preserve"> </w:t>
      </w:r>
      <w:r>
        <w:t>attested</w:t>
      </w:r>
      <w:r>
        <w:rPr>
          <w:spacing w:val="-9"/>
        </w:rPr>
        <w:t xml:space="preserve"> </w:t>
      </w:r>
      <w:r>
        <w:t xml:space="preserve">in the OANC. As a consequence, the English stem </w:t>
      </w:r>
      <w:r>
        <w:rPr>
          <w:i/>
        </w:rPr>
        <w:t xml:space="preserve">hate </w:t>
      </w:r>
      <w:r>
        <w:t>in this study shows no flexibility in the reference</w:t>
      </w:r>
      <w:r>
        <w:rPr>
          <w:spacing w:val="-8"/>
        </w:rPr>
        <w:t xml:space="preserve"> </w:t>
      </w:r>
      <w:r>
        <w:t>dimension,</w:t>
      </w:r>
      <w:r>
        <w:rPr>
          <w:spacing w:val="-8"/>
        </w:rPr>
        <w:t xml:space="preserve"> </w:t>
      </w:r>
      <w:r>
        <w:t>even</w:t>
      </w:r>
      <w:r>
        <w:rPr>
          <w:spacing w:val="-8"/>
        </w:rPr>
        <w:t xml:space="preserve"> </w:t>
      </w:r>
      <w:r>
        <w:t>though</w:t>
      </w:r>
      <w:r>
        <w:rPr>
          <w:spacing w:val="-7"/>
        </w:rPr>
        <w:t xml:space="preserve"> </w:t>
      </w:r>
      <w:r>
        <w:t>we</w:t>
      </w:r>
      <w:r>
        <w:rPr>
          <w:spacing w:val="-8"/>
        </w:rPr>
        <w:t xml:space="preserve"> </w:t>
      </w:r>
      <w:r>
        <w:t>know</w:t>
      </w:r>
      <w:r>
        <w:rPr>
          <w:spacing w:val="-8"/>
        </w:rPr>
        <w:t xml:space="preserve"> </w:t>
      </w:r>
      <w:r>
        <w:t>such</w:t>
      </w:r>
      <w:r>
        <w:rPr>
          <w:spacing w:val="-7"/>
        </w:rPr>
        <w:t xml:space="preserve"> </w:t>
      </w:r>
      <w:r>
        <w:t>cases</w:t>
      </w:r>
      <w:r>
        <w:rPr>
          <w:spacing w:val="-8"/>
        </w:rPr>
        <w:t xml:space="preserve"> </w:t>
      </w:r>
      <w:r>
        <w:t>are</w:t>
      </w:r>
      <w:r>
        <w:rPr>
          <w:spacing w:val="-8"/>
        </w:rPr>
        <w:t xml:space="preserve"> </w:t>
      </w:r>
      <w:r>
        <w:t>possible.</w:t>
      </w:r>
      <w:r>
        <w:rPr>
          <w:spacing w:val="11"/>
        </w:rPr>
        <w:t xml:space="preserve"> </w:t>
      </w:r>
      <w:r>
        <w:t>The</w:t>
      </w:r>
      <w:r>
        <w:rPr>
          <w:spacing w:val="-7"/>
        </w:rPr>
        <w:t xml:space="preserve"> </w:t>
      </w:r>
      <w:r>
        <w:t>flexibility</w:t>
      </w:r>
      <w:r>
        <w:rPr>
          <w:spacing w:val="-8"/>
        </w:rPr>
        <w:t xml:space="preserve"> </w:t>
      </w:r>
      <w:r>
        <w:t>ratings</w:t>
      </w:r>
      <w:r>
        <w:rPr>
          <w:spacing w:val="-8"/>
        </w:rPr>
        <w:t xml:space="preserve"> </w:t>
      </w:r>
      <w:r>
        <w:t>in this study are necessarily approximations, based on a representative</w:t>
      </w:r>
      <w:r>
        <w:rPr>
          <w:spacing w:val="-19"/>
        </w:rPr>
        <w:t xml:space="preserve"> </w:t>
      </w:r>
      <w:r>
        <w:t>sample.</w:t>
      </w:r>
    </w:p>
    <w:p w:rsidR="00DD7756" w:rsidRDefault="00DD7756">
      <w:pPr>
        <w:pStyle w:val="BodyText"/>
        <w:spacing w:before="9"/>
        <w:rPr>
          <w:sz w:val="35"/>
        </w:rPr>
      </w:pPr>
    </w:p>
    <w:p w:rsidR="00DD7756" w:rsidRDefault="00AD1397">
      <w:pPr>
        <w:pStyle w:val="Heading3"/>
        <w:numPr>
          <w:ilvl w:val="2"/>
          <w:numId w:val="7"/>
        </w:numPr>
        <w:tabs>
          <w:tab w:val="left" w:pos="968"/>
          <w:tab w:val="left" w:pos="969"/>
        </w:tabs>
        <w:spacing w:before="1"/>
        <w:rPr>
          <w:b/>
        </w:rPr>
      </w:pPr>
      <w:bookmarkStart w:id="218" w:name="3.4.2_Flexibility_and_corpus_size"/>
      <w:bookmarkStart w:id="219" w:name="_bookmark169"/>
      <w:bookmarkEnd w:id="218"/>
      <w:bookmarkEnd w:id="219"/>
      <w:r>
        <w:rPr>
          <w:b/>
        </w:rPr>
        <w:t>Flexibility and corpus</w:t>
      </w:r>
      <w:r>
        <w:rPr>
          <w:b/>
          <w:spacing w:val="5"/>
        </w:rPr>
        <w:t xml:space="preserve"> </w:t>
      </w:r>
      <w:r>
        <w:rPr>
          <w:b/>
        </w:rPr>
        <w:t>size</w:t>
      </w:r>
    </w:p>
    <w:p w:rsidR="00DD7756" w:rsidRDefault="00DD7756">
      <w:pPr>
        <w:pStyle w:val="BodyText"/>
        <w:spacing w:before="7"/>
        <w:rPr>
          <w:b/>
          <w:sz w:val="30"/>
        </w:rPr>
      </w:pPr>
    </w:p>
    <w:p w:rsidR="00DD7756" w:rsidRDefault="00AD1397">
      <w:pPr>
        <w:pStyle w:val="BodyText"/>
        <w:spacing w:line="420" w:lineRule="auto"/>
        <w:ind w:left="120" w:right="533"/>
        <w:jc w:val="both"/>
      </w:pPr>
      <w:r>
        <w:t xml:space="preserve">As discussed in </w:t>
      </w:r>
      <w:hyperlink w:anchor="_bookmark39" w:history="1">
        <w:r>
          <w:rPr>
            <w:color w:val="007FFF"/>
          </w:rPr>
          <w:t>Section 1.3</w:t>
        </w:r>
      </w:hyperlink>
      <w:r>
        <w:t>, some researchers suggest that flexibility should increase as a function</w:t>
      </w:r>
      <w:r>
        <w:rPr>
          <w:spacing w:val="-12"/>
        </w:rPr>
        <w:t xml:space="preserve"> </w:t>
      </w:r>
      <w:r>
        <w:t>of</w:t>
      </w:r>
      <w:r>
        <w:rPr>
          <w:spacing w:val="-11"/>
        </w:rPr>
        <w:t xml:space="preserve"> </w:t>
      </w:r>
      <w:r>
        <w:t>corpus</w:t>
      </w:r>
      <w:r>
        <w:rPr>
          <w:spacing w:val="-10"/>
        </w:rPr>
        <w:t xml:space="preserve"> </w:t>
      </w:r>
      <w:r>
        <w:t>size.</w:t>
      </w:r>
      <w:r>
        <w:rPr>
          <w:spacing w:val="12"/>
        </w:rPr>
        <w:t xml:space="preserve"> </w:t>
      </w:r>
      <w:r>
        <w:t>The</w:t>
      </w:r>
      <w:r>
        <w:rPr>
          <w:spacing w:val="-11"/>
        </w:rPr>
        <w:t xml:space="preserve"> </w:t>
      </w:r>
      <w:r>
        <w:t>intuition</w:t>
      </w:r>
      <w:r>
        <w:rPr>
          <w:spacing w:val="-10"/>
        </w:rPr>
        <w:t xml:space="preserve"> </w:t>
      </w:r>
      <w:r>
        <w:t>behind</w:t>
      </w:r>
      <w:r>
        <w:rPr>
          <w:spacing w:val="-11"/>
        </w:rPr>
        <w:t xml:space="preserve"> </w:t>
      </w:r>
      <w:r>
        <w:t>this</w:t>
      </w:r>
      <w:r>
        <w:rPr>
          <w:spacing w:val="-11"/>
        </w:rPr>
        <w:t xml:space="preserve"> </w:t>
      </w:r>
      <w:r>
        <w:t>claim</w:t>
      </w:r>
      <w:r>
        <w:rPr>
          <w:spacing w:val="-10"/>
        </w:rPr>
        <w:t xml:space="preserve"> </w:t>
      </w:r>
      <w:r>
        <w:t>is</w:t>
      </w:r>
      <w:r>
        <w:rPr>
          <w:spacing w:val="-11"/>
        </w:rPr>
        <w:t xml:space="preserve"> </w:t>
      </w:r>
      <w:r>
        <w:t>that</w:t>
      </w:r>
      <w:r>
        <w:rPr>
          <w:spacing w:val="-11"/>
        </w:rPr>
        <w:t xml:space="preserve"> </w:t>
      </w:r>
      <w:r>
        <w:t>the</w:t>
      </w:r>
      <w:r>
        <w:rPr>
          <w:spacing w:val="-11"/>
        </w:rPr>
        <w:t xml:space="preserve"> </w:t>
      </w:r>
      <w:r>
        <w:t>larger</w:t>
      </w:r>
      <w:r>
        <w:rPr>
          <w:spacing w:val="-11"/>
        </w:rPr>
        <w:t xml:space="preserve"> </w:t>
      </w:r>
      <w:r>
        <w:t>the</w:t>
      </w:r>
      <w:r>
        <w:rPr>
          <w:spacing w:val="-10"/>
        </w:rPr>
        <w:t xml:space="preserve"> </w:t>
      </w:r>
      <w:r>
        <w:t>corpus,</w:t>
      </w:r>
      <w:r>
        <w:rPr>
          <w:spacing w:val="-9"/>
        </w:rPr>
        <w:t xml:space="preserve"> </w:t>
      </w:r>
      <w:r>
        <w:t>the</w:t>
      </w:r>
      <w:r>
        <w:rPr>
          <w:spacing w:val="-12"/>
        </w:rPr>
        <w:t xml:space="preserve"> </w:t>
      </w:r>
      <w:r>
        <w:t>more</w:t>
      </w:r>
    </w:p>
    <w:p w:rsidR="00DD7756" w:rsidRDefault="00DD7756">
      <w:pPr>
        <w:spacing w:line="420" w:lineRule="auto"/>
        <w:jc w:val="both"/>
        <w:sectPr w:rsidR="00DD7756">
          <w:pgSz w:w="12240" w:h="15840"/>
          <w:pgMar w:top="1380" w:right="900" w:bottom="1040" w:left="1680" w:header="0" w:footer="856" w:gutter="0"/>
          <w:cols w:space="720"/>
        </w:sectPr>
      </w:pPr>
    </w:p>
    <w:p w:rsidR="00DD7756" w:rsidRDefault="00AD1397">
      <w:pPr>
        <w:pStyle w:val="BodyText"/>
        <w:spacing w:before="84" w:line="420" w:lineRule="auto"/>
        <w:ind w:left="120" w:right="533"/>
        <w:jc w:val="both"/>
      </w:pPr>
      <w:r>
        <w:lastRenderedPageBreak/>
        <w:t xml:space="preserve">likely there are to be flexible uses of any given lexical item. This is the basis for </w:t>
      </w:r>
      <w:hyperlink w:anchor="_bookmark41" w:history="1">
        <w:r>
          <w:rPr>
            <w:color w:val="007FFF"/>
          </w:rPr>
          <w:t>R2</w:t>
        </w:r>
      </w:hyperlink>
      <w:r>
        <w:t>, “Is</w:t>
      </w:r>
      <w:r>
        <w:rPr>
          <w:spacing w:val="-27"/>
        </w:rPr>
        <w:t xml:space="preserve"> </w:t>
      </w:r>
      <w:r>
        <w:t xml:space="preserve">there a correlation between degree of lexical flexibility and size of the corpus?”. </w:t>
      </w:r>
      <w:r>
        <w:rPr>
          <w:spacing w:val="-8"/>
        </w:rPr>
        <w:t xml:space="preserve">To </w:t>
      </w:r>
      <w:r>
        <w:t>test this claim, I calculated the flexibility of each stem each time a new token of that stem was encountered in</w:t>
      </w:r>
      <w:r>
        <w:rPr>
          <w:spacing w:val="-4"/>
        </w:rPr>
        <w:t xml:space="preserve"> </w:t>
      </w:r>
      <w:r>
        <w:t>the</w:t>
      </w:r>
      <w:r>
        <w:rPr>
          <w:spacing w:val="-4"/>
        </w:rPr>
        <w:t xml:space="preserve"> </w:t>
      </w:r>
      <w:r>
        <w:t>corpus,</w:t>
      </w:r>
      <w:r>
        <w:rPr>
          <w:spacing w:val="-3"/>
        </w:rPr>
        <w:t xml:space="preserve"> </w:t>
      </w:r>
      <w:r>
        <w:t>thereby</w:t>
      </w:r>
      <w:r>
        <w:rPr>
          <w:spacing w:val="-4"/>
        </w:rPr>
        <w:t xml:space="preserve"> </w:t>
      </w:r>
      <w:r>
        <w:t>collecting</w:t>
      </w:r>
      <w:r>
        <w:rPr>
          <w:spacing w:val="-4"/>
        </w:rPr>
        <w:t xml:space="preserve"> </w:t>
      </w:r>
      <w:r>
        <w:t>data</w:t>
      </w:r>
      <w:r>
        <w:rPr>
          <w:spacing w:val="-3"/>
        </w:rPr>
        <w:t xml:space="preserve"> </w:t>
      </w:r>
      <w:r>
        <w:t>on</w:t>
      </w:r>
      <w:r>
        <w:rPr>
          <w:spacing w:val="-4"/>
        </w:rPr>
        <w:t xml:space="preserve"> </w:t>
      </w:r>
      <w:r>
        <w:t>the</w:t>
      </w:r>
      <w:r>
        <w:rPr>
          <w:spacing w:val="-6"/>
        </w:rPr>
        <w:t xml:space="preserve"> </w:t>
      </w:r>
      <w:r>
        <w:rPr>
          <w:i/>
        </w:rPr>
        <w:t>cumulative</w:t>
      </w:r>
      <w:r>
        <w:rPr>
          <w:i/>
          <w:spacing w:val="2"/>
        </w:rPr>
        <w:t xml:space="preserve"> </w:t>
      </w:r>
      <w:r>
        <w:t>flexibility</w:t>
      </w:r>
      <w:r>
        <w:rPr>
          <w:spacing w:val="-4"/>
        </w:rPr>
        <w:t xml:space="preserve"> </w:t>
      </w:r>
      <w:r>
        <w:t>of</w:t>
      </w:r>
      <w:r>
        <w:rPr>
          <w:spacing w:val="-4"/>
        </w:rPr>
        <w:t xml:space="preserve"> </w:t>
      </w:r>
      <w:r>
        <w:t>each</w:t>
      </w:r>
      <w:r>
        <w:rPr>
          <w:spacing w:val="-3"/>
        </w:rPr>
        <w:t xml:space="preserve"> </w:t>
      </w:r>
      <w:r>
        <w:t>stem</w:t>
      </w:r>
      <w:r>
        <w:rPr>
          <w:spacing w:val="-4"/>
        </w:rPr>
        <w:t xml:space="preserve"> </w:t>
      </w:r>
      <w:r>
        <w:t>as</w:t>
      </w:r>
      <w:r>
        <w:rPr>
          <w:spacing w:val="-4"/>
        </w:rPr>
        <w:t xml:space="preserve"> </w:t>
      </w:r>
      <w:r>
        <w:t>the</w:t>
      </w:r>
      <w:r>
        <w:rPr>
          <w:spacing w:val="-3"/>
        </w:rPr>
        <w:t xml:space="preserve"> </w:t>
      </w:r>
      <w:r>
        <w:t>size</w:t>
      </w:r>
      <w:r>
        <w:rPr>
          <w:spacing w:val="-4"/>
        </w:rPr>
        <w:t xml:space="preserve"> </w:t>
      </w:r>
      <w:r>
        <w:t xml:space="preserve">of the corpus grows. For English I used the 100-item sample, and for Nuuchahnulth I used the entire corpus. Only stems with a frequency greater than 4 were included (see </w:t>
      </w:r>
      <w:hyperlink w:anchor="_bookmark165" w:history="1">
        <w:r>
          <w:rPr>
            <w:color w:val="007FFF"/>
          </w:rPr>
          <w:t>Section 3.4.1</w:t>
        </w:r>
      </w:hyperlink>
      <w:r>
        <w:rPr>
          <w:color w:val="007FFF"/>
        </w:rPr>
        <w:t xml:space="preserve"> </w:t>
      </w:r>
      <w:r>
        <w:t>for</w:t>
      </w:r>
      <w:r>
        <w:rPr>
          <w:spacing w:val="-7"/>
        </w:rPr>
        <w:t xml:space="preserve"> </w:t>
      </w:r>
      <w:r>
        <w:t>the</w:t>
      </w:r>
      <w:r>
        <w:rPr>
          <w:spacing w:val="-6"/>
        </w:rPr>
        <w:t xml:space="preserve"> </w:t>
      </w:r>
      <w:r>
        <w:t>motivation</w:t>
      </w:r>
      <w:r>
        <w:rPr>
          <w:spacing w:val="-6"/>
        </w:rPr>
        <w:t xml:space="preserve"> </w:t>
      </w:r>
      <w:r>
        <w:t>behind</w:t>
      </w:r>
      <w:r>
        <w:rPr>
          <w:spacing w:val="-6"/>
        </w:rPr>
        <w:t xml:space="preserve"> </w:t>
      </w:r>
      <w:r>
        <w:t>this</w:t>
      </w:r>
      <w:r>
        <w:rPr>
          <w:spacing w:val="-6"/>
        </w:rPr>
        <w:t xml:space="preserve"> </w:t>
      </w:r>
      <w:r>
        <w:t>restrictions).</w:t>
      </w:r>
      <w:r>
        <w:rPr>
          <w:spacing w:val="14"/>
        </w:rPr>
        <w:t xml:space="preserve"> </w:t>
      </w:r>
      <w:r>
        <w:t>The</w:t>
      </w:r>
      <w:r>
        <w:rPr>
          <w:spacing w:val="-6"/>
        </w:rPr>
        <w:t xml:space="preserve"> </w:t>
      </w:r>
      <w:r>
        <w:t>resulting</w:t>
      </w:r>
      <w:r>
        <w:rPr>
          <w:spacing w:val="-6"/>
        </w:rPr>
        <w:t xml:space="preserve"> </w:t>
      </w:r>
      <w:r>
        <w:t>data</w:t>
      </w:r>
      <w:r>
        <w:rPr>
          <w:spacing w:val="-6"/>
        </w:rPr>
        <w:t xml:space="preserve"> </w:t>
      </w:r>
      <w:r>
        <w:t>allows</w:t>
      </w:r>
      <w:r>
        <w:rPr>
          <w:spacing w:val="-6"/>
        </w:rPr>
        <w:t xml:space="preserve"> </w:t>
      </w:r>
      <w:r>
        <w:t>us</w:t>
      </w:r>
      <w:r>
        <w:rPr>
          <w:spacing w:val="-7"/>
        </w:rPr>
        <w:t xml:space="preserve"> </w:t>
      </w:r>
      <w:r>
        <w:t>to</w:t>
      </w:r>
      <w:r>
        <w:rPr>
          <w:spacing w:val="-6"/>
        </w:rPr>
        <w:t xml:space="preserve"> </w:t>
      </w:r>
      <w:r>
        <w:t>examine</w:t>
      </w:r>
      <w:r>
        <w:rPr>
          <w:spacing w:val="-6"/>
        </w:rPr>
        <w:t xml:space="preserve"> </w:t>
      </w:r>
      <w:r>
        <w:t>how</w:t>
      </w:r>
      <w:r>
        <w:rPr>
          <w:spacing w:val="-6"/>
        </w:rPr>
        <w:t xml:space="preserve"> </w:t>
      </w:r>
      <w:r>
        <w:t>the flexibility ratings of each stem change as the corpus increases in</w:t>
      </w:r>
      <w:r>
        <w:rPr>
          <w:spacing w:val="-20"/>
        </w:rPr>
        <w:t xml:space="preserve"> </w:t>
      </w:r>
      <w:r>
        <w:t>size.</w:t>
      </w:r>
    </w:p>
    <w:p w:rsidR="00DD7756" w:rsidRDefault="00DD7756">
      <w:pPr>
        <w:pStyle w:val="BodyText"/>
        <w:spacing w:before="10"/>
        <w:rPr>
          <w:sz w:val="35"/>
        </w:rPr>
      </w:pPr>
    </w:p>
    <w:p w:rsidR="00DD7756" w:rsidRDefault="00AD1397">
      <w:pPr>
        <w:pStyle w:val="Heading3"/>
        <w:numPr>
          <w:ilvl w:val="2"/>
          <w:numId w:val="7"/>
        </w:numPr>
        <w:tabs>
          <w:tab w:val="left" w:pos="968"/>
          <w:tab w:val="left" w:pos="969"/>
        </w:tabs>
        <w:rPr>
          <w:b/>
        </w:rPr>
      </w:pPr>
      <w:bookmarkStart w:id="220" w:name="3.4.3_Frequency_vs._dispersion"/>
      <w:bookmarkStart w:id="221" w:name="_bookmark170"/>
      <w:bookmarkEnd w:id="220"/>
      <w:bookmarkEnd w:id="221"/>
      <w:r>
        <w:rPr>
          <w:b/>
        </w:rPr>
        <w:t>Frequency vs.</w:t>
      </w:r>
      <w:r>
        <w:rPr>
          <w:b/>
          <w:spacing w:val="28"/>
        </w:rPr>
        <w:t xml:space="preserve"> </w:t>
      </w:r>
      <w:r>
        <w:rPr>
          <w:b/>
        </w:rPr>
        <w:t>dispersion</w:t>
      </w:r>
    </w:p>
    <w:p w:rsidR="00DD7756" w:rsidRDefault="00DD7756">
      <w:pPr>
        <w:pStyle w:val="BodyText"/>
        <w:spacing w:before="7"/>
        <w:rPr>
          <w:b/>
          <w:sz w:val="30"/>
        </w:rPr>
      </w:pPr>
    </w:p>
    <w:p w:rsidR="00DD7756" w:rsidRDefault="00AD1397">
      <w:pPr>
        <w:pStyle w:val="BodyText"/>
        <w:spacing w:line="420" w:lineRule="auto"/>
        <w:ind w:left="120" w:right="533"/>
        <w:jc w:val="both"/>
      </w:pPr>
      <w:r>
        <w:t xml:space="preserve">Research question </w:t>
      </w:r>
      <w:hyperlink w:anchor="_bookmark42" w:history="1">
        <w:r>
          <w:rPr>
            <w:color w:val="007FFF"/>
          </w:rPr>
          <w:t xml:space="preserve">R3 </w:t>
        </w:r>
      </w:hyperlink>
      <w:r>
        <w:t xml:space="preserve">asks, “Is there a correlation between degree of lexical flexibility for a lexical item and its frequency?”. The intuition behind the notion of frequency, </w:t>
      </w:r>
      <w:r>
        <w:rPr>
          <w:spacing w:val="-3"/>
        </w:rPr>
        <w:t xml:space="preserve">however, </w:t>
      </w:r>
      <w:r>
        <w:t>can be</w:t>
      </w:r>
      <w:r>
        <w:rPr>
          <w:spacing w:val="-8"/>
        </w:rPr>
        <w:t xml:space="preserve"> </w:t>
      </w:r>
      <w:r>
        <w:t>understood</w:t>
      </w:r>
      <w:r>
        <w:rPr>
          <w:spacing w:val="-8"/>
        </w:rPr>
        <w:t xml:space="preserve"> </w:t>
      </w:r>
      <w:r>
        <w:t>and</w:t>
      </w:r>
      <w:r>
        <w:rPr>
          <w:spacing w:val="-7"/>
        </w:rPr>
        <w:t xml:space="preserve"> </w:t>
      </w:r>
      <w:r>
        <w:t>quantified</w:t>
      </w:r>
      <w:r>
        <w:rPr>
          <w:spacing w:val="-8"/>
        </w:rPr>
        <w:t xml:space="preserve"> </w:t>
      </w:r>
      <w:r>
        <w:t>in</w:t>
      </w:r>
      <w:r>
        <w:rPr>
          <w:spacing w:val="-8"/>
        </w:rPr>
        <w:t xml:space="preserve"> </w:t>
      </w:r>
      <w:r>
        <w:t>different</w:t>
      </w:r>
      <w:r>
        <w:rPr>
          <w:spacing w:val="-8"/>
        </w:rPr>
        <w:t xml:space="preserve"> </w:t>
      </w:r>
      <w:r>
        <w:t>ways.</w:t>
      </w:r>
      <w:r>
        <w:rPr>
          <w:spacing w:val="13"/>
        </w:rPr>
        <w:t xml:space="preserve"> </w:t>
      </w:r>
      <w:r>
        <w:t>In</w:t>
      </w:r>
      <w:r>
        <w:rPr>
          <w:spacing w:val="-8"/>
        </w:rPr>
        <w:t xml:space="preserve"> </w:t>
      </w:r>
      <w:r>
        <w:t>this</w:t>
      </w:r>
      <w:r>
        <w:rPr>
          <w:spacing w:val="-8"/>
        </w:rPr>
        <w:t xml:space="preserve"> </w:t>
      </w:r>
      <w:r>
        <w:t>study</w:t>
      </w:r>
      <w:r>
        <w:rPr>
          <w:spacing w:val="-7"/>
        </w:rPr>
        <w:t xml:space="preserve"> </w:t>
      </w:r>
      <w:r>
        <w:t>I</w:t>
      </w:r>
      <w:r>
        <w:rPr>
          <w:spacing w:val="-7"/>
        </w:rPr>
        <w:t xml:space="preserve"> </w:t>
      </w:r>
      <w:r>
        <w:t>examine</w:t>
      </w:r>
      <w:r>
        <w:rPr>
          <w:spacing w:val="-8"/>
        </w:rPr>
        <w:t xml:space="preserve"> </w:t>
      </w:r>
      <w:r>
        <w:t>two</w:t>
      </w:r>
      <w:r>
        <w:rPr>
          <w:spacing w:val="-8"/>
        </w:rPr>
        <w:t xml:space="preserve"> </w:t>
      </w:r>
      <w:r>
        <w:t>different</w:t>
      </w:r>
      <w:r>
        <w:rPr>
          <w:spacing w:val="-8"/>
        </w:rPr>
        <w:t xml:space="preserve"> </w:t>
      </w:r>
      <w:r>
        <w:t>metrics and their relationship to lexical flexibility: relative token frequency and corpus dispersion. This section describes the rationale and procedures for each of these</w:t>
      </w:r>
      <w:r>
        <w:rPr>
          <w:spacing w:val="-25"/>
        </w:rPr>
        <w:t xml:space="preserve"> </w:t>
      </w:r>
      <w:r>
        <w:t>metrics.</w:t>
      </w:r>
    </w:p>
    <w:p w:rsidR="00DD7756" w:rsidRDefault="00AD1397">
      <w:pPr>
        <w:pStyle w:val="BodyText"/>
        <w:spacing w:line="420" w:lineRule="auto"/>
        <w:ind w:left="119" w:right="533" w:firstLine="358"/>
        <w:jc w:val="both"/>
      </w:pPr>
      <w:r>
        <w:rPr>
          <w:i/>
          <w:spacing w:val="-4"/>
        </w:rPr>
        <w:t>Token</w:t>
      </w:r>
      <w:r>
        <w:rPr>
          <w:i/>
          <w:spacing w:val="-13"/>
        </w:rPr>
        <w:t xml:space="preserve"> </w:t>
      </w:r>
      <w:r>
        <w:rPr>
          <w:i/>
        </w:rPr>
        <w:t>frequency</w:t>
      </w:r>
      <w:r>
        <w:rPr>
          <w:i/>
          <w:spacing w:val="-4"/>
        </w:rPr>
        <w:t xml:space="preserve"> </w:t>
      </w:r>
      <w:r>
        <w:t>is</w:t>
      </w:r>
      <w:r>
        <w:rPr>
          <w:spacing w:val="-12"/>
        </w:rPr>
        <w:t xml:space="preserve"> </w:t>
      </w:r>
      <w:r>
        <w:t>by</w:t>
      </w:r>
      <w:r>
        <w:rPr>
          <w:spacing w:val="-13"/>
        </w:rPr>
        <w:t xml:space="preserve"> </w:t>
      </w:r>
      <w:r>
        <w:t>far</w:t>
      </w:r>
      <w:r>
        <w:rPr>
          <w:spacing w:val="-13"/>
        </w:rPr>
        <w:t xml:space="preserve"> </w:t>
      </w:r>
      <w:r>
        <w:t>the</w:t>
      </w:r>
      <w:r>
        <w:rPr>
          <w:spacing w:val="-13"/>
        </w:rPr>
        <w:t xml:space="preserve"> </w:t>
      </w:r>
      <w:r>
        <w:t>most</w:t>
      </w:r>
      <w:r>
        <w:rPr>
          <w:spacing w:val="-13"/>
        </w:rPr>
        <w:t xml:space="preserve"> </w:t>
      </w:r>
      <w:r>
        <w:t>common</w:t>
      </w:r>
      <w:r>
        <w:rPr>
          <w:spacing w:val="-13"/>
        </w:rPr>
        <w:t xml:space="preserve"> </w:t>
      </w:r>
      <w:r>
        <w:t>statistic</w:t>
      </w:r>
      <w:r>
        <w:rPr>
          <w:spacing w:val="-12"/>
        </w:rPr>
        <w:t xml:space="preserve"> </w:t>
      </w:r>
      <w:r>
        <w:t>used</w:t>
      </w:r>
      <w:r>
        <w:rPr>
          <w:spacing w:val="-13"/>
        </w:rPr>
        <w:t xml:space="preserve"> </w:t>
      </w:r>
      <w:r>
        <w:t>in</w:t>
      </w:r>
      <w:r>
        <w:rPr>
          <w:spacing w:val="-13"/>
        </w:rPr>
        <w:t xml:space="preserve"> </w:t>
      </w:r>
      <w:r>
        <w:t>corpus</w:t>
      </w:r>
      <w:r>
        <w:rPr>
          <w:spacing w:val="-13"/>
        </w:rPr>
        <w:t xml:space="preserve"> </w:t>
      </w:r>
      <w:r>
        <w:t>linguistics</w:t>
      </w:r>
      <w:r>
        <w:rPr>
          <w:spacing w:val="-13"/>
        </w:rPr>
        <w:t xml:space="preserve"> </w:t>
      </w:r>
      <w:r>
        <w:t>(Gries</w:t>
      </w:r>
      <w:r>
        <w:rPr>
          <w:spacing w:val="-16"/>
        </w:rPr>
        <w:t xml:space="preserve"> </w:t>
      </w:r>
      <w:hyperlink w:anchor="_bookmark342" w:history="1">
        <w:r>
          <w:rPr>
            <w:color w:val="007FFF"/>
          </w:rPr>
          <w:t>2008</w:t>
        </w:r>
      </w:hyperlink>
      <w:r>
        <w:t xml:space="preserve">: 403), and is central to usage-based theories of language (Bybee </w:t>
      </w:r>
      <w:hyperlink w:anchor="_bookmark271" w:history="1">
        <w:r>
          <w:rPr>
            <w:color w:val="007FFF"/>
          </w:rPr>
          <w:t>1985</w:t>
        </w:r>
      </w:hyperlink>
      <w:r>
        <w:t xml:space="preserve">; Tomasello </w:t>
      </w:r>
      <w:hyperlink w:anchor="_bookmark478" w:history="1">
        <w:r>
          <w:rPr>
            <w:color w:val="007FFF"/>
          </w:rPr>
          <w:t>2003</w:t>
        </w:r>
      </w:hyperlink>
      <w:r>
        <w:t xml:space="preserve">; Gold- berg </w:t>
      </w:r>
      <w:hyperlink w:anchor="_bookmark339" w:history="1">
        <w:r>
          <w:rPr>
            <w:color w:val="007FFF"/>
          </w:rPr>
          <w:t>2006</w:t>
        </w:r>
      </w:hyperlink>
      <w:r>
        <w:t xml:space="preserve">; Bybee </w:t>
      </w:r>
      <w:hyperlink w:anchor="_bookmark272" w:history="1">
        <w:r>
          <w:rPr>
            <w:color w:val="007FFF"/>
          </w:rPr>
          <w:t>2007</w:t>
        </w:r>
      </w:hyperlink>
      <w:r>
        <w:t xml:space="preserve">; </w:t>
      </w:r>
      <w:hyperlink w:anchor="_bookmark273" w:history="1">
        <w:r>
          <w:rPr>
            <w:color w:val="007FFF"/>
          </w:rPr>
          <w:t>2010</w:t>
        </w:r>
      </w:hyperlink>
      <w:r>
        <w:t xml:space="preserve">; Diessel </w:t>
      </w:r>
      <w:hyperlink w:anchor="_bookmark310" w:history="1">
        <w:r>
          <w:rPr>
            <w:color w:val="007FFF"/>
          </w:rPr>
          <w:t>2019</w:t>
        </w:r>
      </w:hyperlink>
      <w:r>
        <w:t xml:space="preserve">). It is computed by simply counting the number of instances (tokens) of a lexical item in a corpus. When working with multiple corpora it is important to normalize this statistic because the sizes of corpora </w:t>
      </w:r>
      <w:r>
        <w:rPr>
          <w:spacing w:val="-3"/>
        </w:rPr>
        <w:t xml:space="preserve">vary. </w:t>
      </w:r>
      <w:r>
        <w:t>An item that occurs a large number of times in a million-word corpus may nonetheless be relatively infrequent compared to other items in the corpus. In order to compare the English and Nuuchahnulth corpora</w:t>
      </w:r>
      <w:r>
        <w:rPr>
          <w:spacing w:val="-8"/>
        </w:rPr>
        <w:t xml:space="preserve"> </w:t>
      </w:r>
      <w:r>
        <w:t>(which</w:t>
      </w:r>
      <w:r>
        <w:rPr>
          <w:spacing w:val="-7"/>
        </w:rPr>
        <w:t xml:space="preserve"> </w:t>
      </w:r>
      <w:r>
        <w:t>are</w:t>
      </w:r>
      <w:r>
        <w:rPr>
          <w:spacing w:val="-7"/>
        </w:rPr>
        <w:t xml:space="preserve"> </w:t>
      </w:r>
      <w:r>
        <w:t>drastically</w:t>
      </w:r>
      <w:r>
        <w:rPr>
          <w:spacing w:val="-8"/>
        </w:rPr>
        <w:t xml:space="preserve"> </w:t>
      </w:r>
      <w:r>
        <w:t>different</w:t>
      </w:r>
      <w:r>
        <w:rPr>
          <w:spacing w:val="-7"/>
        </w:rPr>
        <w:t xml:space="preserve"> </w:t>
      </w:r>
      <w:r>
        <w:t>in</w:t>
      </w:r>
      <w:r>
        <w:rPr>
          <w:spacing w:val="-8"/>
        </w:rPr>
        <w:t xml:space="preserve"> </w:t>
      </w:r>
      <w:r>
        <w:t>size),</w:t>
      </w:r>
      <w:r>
        <w:rPr>
          <w:spacing w:val="-6"/>
        </w:rPr>
        <w:t xml:space="preserve"> </w:t>
      </w:r>
      <w:r>
        <w:t>I</w:t>
      </w:r>
      <w:r>
        <w:rPr>
          <w:spacing w:val="-8"/>
        </w:rPr>
        <w:t xml:space="preserve"> </w:t>
      </w:r>
      <w:r>
        <w:t>report</w:t>
      </w:r>
      <w:r>
        <w:rPr>
          <w:spacing w:val="-7"/>
        </w:rPr>
        <w:t xml:space="preserve"> </w:t>
      </w:r>
      <w:r>
        <w:t>both</w:t>
      </w:r>
      <w:r>
        <w:rPr>
          <w:spacing w:val="-8"/>
        </w:rPr>
        <w:t xml:space="preserve"> </w:t>
      </w:r>
      <w:r>
        <w:t>the</w:t>
      </w:r>
      <w:r>
        <w:rPr>
          <w:spacing w:val="-7"/>
        </w:rPr>
        <w:t xml:space="preserve"> </w:t>
      </w:r>
      <w:r>
        <w:t>raw</w:t>
      </w:r>
      <w:r>
        <w:rPr>
          <w:spacing w:val="-8"/>
        </w:rPr>
        <w:t xml:space="preserve"> </w:t>
      </w:r>
      <w:r>
        <w:t>token</w:t>
      </w:r>
      <w:r>
        <w:rPr>
          <w:spacing w:val="-8"/>
        </w:rPr>
        <w:t xml:space="preserve"> </w:t>
      </w:r>
      <w:r>
        <w:t>frequency</w:t>
      </w:r>
      <w:r>
        <w:rPr>
          <w:spacing w:val="-7"/>
        </w:rPr>
        <w:t xml:space="preserve"> </w:t>
      </w:r>
      <w:r>
        <w:t>of</w:t>
      </w:r>
      <w:r>
        <w:rPr>
          <w:spacing w:val="-7"/>
        </w:rPr>
        <w:t xml:space="preserve"> </w:t>
      </w:r>
      <w:r>
        <w:t xml:space="preserve">lex- ical items as well as their </w:t>
      </w:r>
      <w:r>
        <w:rPr>
          <w:i/>
        </w:rPr>
        <w:t>relative token frequencies</w:t>
      </w:r>
      <w:r>
        <w:t>, calculated as the number of occurrences per</w:t>
      </w:r>
      <w:r>
        <w:rPr>
          <w:spacing w:val="-11"/>
        </w:rPr>
        <w:t xml:space="preserve"> </w:t>
      </w:r>
      <w:r>
        <w:t>1,000</w:t>
      </w:r>
      <w:r>
        <w:rPr>
          <w:spacing w:val="-11"/>
        </w:rPr>
        <w:t xml:space="preserve"> </w:t>
      </w:r>
      <w:r>
        <w:t>tokens</w:t>
      </w:r>
      <w:r>
        <w:rPr>
          <w:spacing w:val="-11"/>
        </w:rPr>
        <w:t xml:space="preserve"> </w:t>
      </w:r>
      <w:r>
        <w:t>in</w:t>
      </w:r>
      <w:r>
        <w:rPr>
          <w:spacing w:val="-11"/>
        </w:rPr>
        <w:t xml:space="preserve"> </w:t>
      </w:r>
      <w:r>
        <w:t>the</w:t>
      </w:r>
      <w:r>
        <w:rPr>
          <w:spacing w:val="-11"/>
        </w:rPr>
        <w:t xml:space="preserve"> </w:t>
      </w:r>
      <w:r>
        <w:t>corpus.</w:t>
      </w:r>
      <w:r>
        <w:rPr>
          <w:spacing w:val="14"/>
        </w:rPr>
        <w:t xml:space="preserve"> </w:t>
      </w:r>
      <w:r>
        <w:t>Both</w:t>
      </w:r>
      <w:r>
        <w:rPr>
          <w:spacing w:val="-11"/>
        </w:rPr>
        <w:t xml:space="preserve"> </w:t>
      </w:r>
      <w:r>
        <w:t>metrics</w:t>
      </w:r>
      <w:r>
        <w:rPr>
          <w:spacing w:val="-11"/>
        </w:rPr>
        <w:t xml:space="preserve"> </w:t>
      </w:r>
      <w:r>
        <w:t>are</w:t>
      </w:r>
      <w:r>
        <w:rPr>
          <w:spacing w:val="-11"/>
        </w:rPr>
        <w:t xml:space="preserve"> </w:t>
      </w:r>
      <w:r>
        <w:t>reported</w:t>
      </w:r>
      <w:r>
        <w:rPr>
          <w:spacing w:val="-11"/>
        </w:rPr>
        <w:t xml:space="preserve"> </w:t>
      </w:r>
      <w:r>
        <w:t>for</w:t>
      </w:r>
      <w:r>
        <w:rPr>
          <w:spacing w:val="-11"/>
        </w:rPr>
        <w:t xml:space="preserve"> </w:t>
      </w:r>
      <w:r>
        <w:t>each</w:t>
      </w:r>
      <w:r>
        <w:rPr>
          <w:spacing w:val="-11"/>
        </w:rPr>
        <w:t xml:space="preserve"> </w:t>
      </w:r>
      <w:r>
        <w:t>lexical</w:t>
      </w:r>
      <w:r>
        <w:rPr>
          <w:spacing w:val="-11"/>
        </w:rPr>
        <w:t xml:space="preserve"> </w:t>
      </w:r>
      <w:r>
        <w:t>item</w:t>
      </w:r>
      <w:r>
        <w:rPr>
          <w:spacing w:val="-11"/>
        </w:rPr>
        <w:t xml:space="preserve"> </w:t>
      </w:r>
      <w:r>
        <w:t>in</w:t>
      </w:r>
      <w:r>
        <w:rPr>
          <w:spacing w:val="-11"/>
        </w:rPr>
        <w:t xml:space="preserve"> </w:t>
      </w:r>
      <w:r>
        <w:t>the</w:t>
      </w:r>
      <w:r>
        <w:rPr>
          <w:spacing w:val="-11"/>
        </w:rPr>
        <w:t xml:space="preserve"> </w:t>
      </w:r>
      <w:r>
        <w:t xml:space="preserve">100-item samples in </w:t>
      </w:r>
      <w:hyperlink w:anchor="_bookmark232" w:history="1">
        <w:r>
          <w:rPr>
            <w:color w:val="007FFF"/>
          </w:rPr>
          <w:t>Appendix</w:t>
        </w:r>
        <w:r>
          <w:rPr>
            <w:color w:val="007FFF"/>
            <w:spacing w:val="-4"/>
          </w:rPr>
          <w:t xml:space="preserve"> </w:t>
        </w:r>
        <w:r>
          <w:rPr>
            <w:color w:val="007FFF"/>
          </w:rPr>
          <w:t>B</w:t>
        </w:r>
      </w:hyperlink>
      <w:r>
        <w:t>.</w:t>
      </w:r>
    </w:p>
    <w:p w:rsidR="00DD7756" w:rsidRDefault="00AD1397">
      <w:pPr>
        <w:pStyle w:val="BodyText"/>
        <w:spacing w:line="266" w:lineRule="exact"/>
        <w:ind w:left="478"/>
        <w:jc w:val="both"/>
      </w:pPr>
      <w:r>
        <w:t xml:space="preserve">Token frequencies can be misleading, however (Gries </w:t>
      </w:r>
      <w:hyperlink w:anchor="_bookmark342" w:history="1">
        <w:r>
          <w:rPr>
            <w:color w:val="007FFF"/>
          </w:rPr>
          <w:t>2008</w:t>
        </w:r>
      </w:hyperlink>
      <w:r>
        <w:t xml:space="preserve">; </w:t>
      </w:r>
      <w:hyperlink w:anchor="_bookmark345" w:history="1">
        <w:r>
          <w:rPr>
            <w:color w:val="007FFF"/>
          </w:rPr>
          <w:t>2021</w:t>
        </w:r>
      </w:hyperlink>
      <w:r>
        <w:t xml:space="preserve">; </w:t>
      </w:r>
      <w:hyperlink w:anchor="_bookmark346" w:history="1">
        <w:r>
          <w:rPr>
            <w:color w:val="007FFF"/>
          </w:rPr>
          <w:t>forthcoming</w:t>
        </w:r>
      </w:hyperlink>
      <w:r>
        <w:t>). There</w:t>
      </w:r>
    </w:p>
    <w:p w:rsidR="00DD7756" w:rsidRDefault="00DD7756">
      <w:pPr>
        <w:spacing w:line="266" w:lineRule="exact"/>
        <w:jc w:val="both"/>
        <w:sectPr w:rsidR="00DD7756">
          <w:pgSz w:w="12240" w:h="15840"/>
          <w:pgMar w:top="1380" w:right="900" w:bottom="1040" w:left="1680" w:header="0" w:footer="856" w:gutter="0"/>
          <w:cols w:space="720"/>
        </w:sectPr>
      </w:pPr>
    </w:p>
    <w:p w:rsidR="00DD7756" w:rsidRDefault="00AD1397">
      <w:pPr>
        <w:pStyle w:val="BodyText"/>
        <w:ind w:left="238"/>
        <w:rPr>
          <w:sz w:val="20"/>
        </w:rPr>
      </w:pPr>
      <w:r>
        <w:rPr>
          <w:noProof/>
          <w:sz w:val="20"/>
        </w:rPr>
        <w:lastRenderedPageBreak/>
        <w:drawing>
          <wp:inline distT="0" distB="0" distL="0" distR="0">
            <wp:extent cx="5451347" cy="517598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2" cstate="print"/>
                    <a:stretch>
                      <a:fillRect/>
                    </a:stretch>
                  </pic:blipFill>
                  <pic:spPr>
                    <a:xfrm>
                      <a:off x="0" y="0"/>
                      <a:ext cx="5451347" cy="5175980"/>
                    </a:xfrm>
                    <a:prstGeom prst="rect">
                      <a:avLst/>
                    </a:prstGeom>
                  </pic:spPr>
                </pic:pic>
              </a:graphicData>
            </a:graphic>
          </wp:inline>
        </w:drawing>
      </w:r>
    </w:p>
    <w:p w:rsidR="00DD7756" w:rsidRDefault="00DD7756">
      <w:pPr>
        <w:pStyle w:val="BodyText"/>
        <w:spacing w:before="9"/>
        <w:rPr>
          <w:sz w:val="10"/>
        </w:rPr>
      </w:pPr>
    </w:p>
    <w:p w:rsidR="00DD7756" w:rsidRDefault="00AD1397">
      <w:pPr>
        <w:spacing w:before="64" w:line="247" w:lineRule="auto"/>
        <w:ind w:left="2349" w:right="1820" w:hanging="1034"/>
      </w:pPr>
      <w:bookmarkStart w:id="222" w:name="_bookmark171"/>
      <w:bookmarkEnd w:id="222"/>
      <w:r>
        <w:rPr>
          <w:b/>
        </w:rPr>
        <w:t xml:space="preserve">Figure 3.1: </w:t>
      </w:r>
      <w:r>
        <w:t>The relation between word frequency and dispersion (</w:t>
      </w:r>
      <w:r>
        <w:rPr>
          <w:rFonts w:ascii="Palatino Linotype"/>
          <w:i/>
        </w:rPr>
        <w:t xml:space="preserve">DP </w:t>
      </w:r>
      <w:r>
        <w:t>) (from Gries [</w:t>
      </w:r>
      <w:hyperlink w:anchor="_bookmark345" w:history="1">
        <w:r>
          <w:rPr>
            <w:color w:val="007FFF"/>
          </w:rPr>
          <w:t>2021</w:t>
        </w:r>
      </w:hyperlink>
      <w:r>
        <w:t>: 112])</w:t>
      </w:r>
    </w:p>
    <w:p w:rsidR="00DD7756" w:rsidRDefault="00DD7756">
      <w:pPr>
        <w:pStyle w:val="BodyText"/>
      </w:pPr>
    </w:p>
    <w:p w:rsidR="00DD7756" w:rsidRDefault="00AD1397">
      <w:pPr>
        <w:pStyle w:val="BodyText"/>
        <w:spacing w:before="168" w:line="420" w:lineRule="auto"/>
        <w:ind w:left="119" w:right="533"/>
        <w:jc w:val="both"/>
      </w:pPr>
      <w:r>
        <w:t>is often a great deal of within-corpus and between-corpus variability in the frequency of a lexical</w:t>
      </w:r>
      <w:r>
        <w:rPr>
          <w:spacing w:val="-21"/>
        </w:rPr>
        <w:t xml:space="preserve"> </w:t>
      </w:r>
      <w:r>
        <w:t>item.</w:t>
      </w:r>
      <w:r>
        <w:rPr>
          <w:spacing w:val="8"/>
        </w:rPr>
        <w:t xml:space="preserve"> </w:t>
      </w:r>
      <w:r>
        <w:rPr>
          <w:spacing w:val="-3"/>
        </w:rPr>
        <w:t>Moreover,</w:t>
      </w:r>
      <w:r>
        <w:rPr>
          <w:spacing w:val="-17"/>
        </w:rPr>
        <w:t xml:space="preserve"> </w:t>
      </w:r>
      <w:r>
        <w:t>words</w:t>
      </w:r>
      <w:r>
        <w:rPr>
          <w:spacing w:val="-20"/>
        </w:rPr>
        <w:t xml:space="preserve"> </w:t>
      </w:r>
      <w:r>
        <w:t>with</w:t>
      </w:r>
      <w:r>
        <w:rPr>
          <w:spacing w:val="-21"/>
        </w:rPr>
        <w:t xml:space="preserve"> </w:t>
      </w:r>
      <w:r>
        <w:t>the</w:t>
      </w:r>
      <w:r>
        <w:rPr>
          <w:spacing w:val="-20"/>
        </w:rPr>
        <w:t xml:space="preserve"> </w:t>
      </w:r>
      <w:r>
        <w:t>same</w:t>
      </w:r>
      <w:r>
        <w:rPr>
          <w:spacing w:val="-21"/>
        </w:rPr>
        <w:t xml:space="preserve"> </w:t>
      </w:r>
      <w:r>
        <w:t>token</w:t>
      </w:r>
      <w:r>
        <w:rPr>
          <w:spacing w:val="-20"/>
        </w:rPr>
        <w:t xml:space="preserve"> </w:t>
      </w:r>
      <w:r>
        <w:t>frequencies</w:t>
      </w:r>
      <w:r>
        <w:rPr>
          <w:spacing w:val="-20"/>
        </w:rPr>
        <w:t xml:space="preserve"> </w:t>
      </w:r>
      <w:r>
        <w:t>may</w:t>
      </w:r>
      <w:r>
        <w:rPr>
          <w:spacing w:val="-21"/>
        </w:rPr>
        <w:t xml:space="preserve"> </w:t>
      </w:r>
      <w:r>
        <w:t>differ</w:t>
      </w:r>
      <w:r>
        <w:rPr>
          <w:spacing w:val="-20"/>
        </w:rPr>
        <w:t xml:space="preserve"> </w:t>
      </w:r>
      <w:r>
        <w:t>significantly</w:t>
      </w:r>
      <w:r>
        <w:rPr>
          <w:spacing w:val="-20"/>
        </w:rPr>
        <w:t xml:space="preserve"> </w:t>
      </w:r>
      <w:r>
        <w:t>in</w:t>
      </w:r>
      <w:r>
        <w:rPr>
          <w:spacing w:val="-21"/>
        </w:rPr>
        <w:t xml:space="preserve"> </w:t>
      </w:r>
      <w:r>
        <w:t>how evenly distributed or dispersed they are in a corpus. For example, while the words</w:t>
      </w:r>
      <w:r>
        <w:rPr>
          <w:spacing w:val="-27"/>
        </w:rPr>
        <w:t xml:space="preserve"> </w:t>
      </w:r>
      <w:r>
        <w:rPr>
          <w:i/>
        </w:rPr>
        <w:t xml:space="preserve">enormous </w:t>
      </w:r>
      <w:r>
        <w:t>and</w:t>
      </w:r>
      <w:r>
        <w:rPr>
          <w:spacing w:val="-18"/>
        </w:rPr>
        <w:t xml:space="preserve"> </w:t>
      </w:r>
      <w:r>
        <w:rPr>
          <w:i/>
        </w:rPr>
        <w:t>staining</w:t>
      </w:r>
      <w:r>
        <w:rPr>
          <w:i/>
          <w:spacing w:val="-8"/>
        </w:rPr>
        <w:t xml:space="preserve"> </w:t>
      </w:r>
      <w:r>
        <w:t>both</w:t>
      </w:r>
      <w:r>
        <w:rPr>
          <w:spacing w:val="-17"/>
        </w:rPr>
        <w:t xml:space="preserve"> </w:t>
      </w:r>
      <w:r>
        <w:t>occur</w:t>
      </w:r>
      <w:r>
        <w:rPr>
          <w:spacing w:val="-17"/>
        </w:rPr>
        <w:t xml:space="preserve"> </w:t>
      </w:r>
      <w:r>
        <w:t>37</w:t>
      </w:r>
      <w:r>
        <w:rPr>
          <w:spacing w:val="-17"/>
        </w:rPr>
        <w:t xml:space="preserve"> </w:t>
      </w:r>
      <w:r>
        <w:t>times</w:t>
      </w:r>
      <w:r>
        <w:rPr>
          <w:spacing w:val="-17"/>
        </w:rPr>
        <w:t xml:space="preserve"> </w:t>
      </w:r>
      <w:r>
        <w:t>in</w:t>
      </w:r>
      <w:r>
        <w:rPr>
          <w:spacing w:val="-17"/>
        </w:rPr>
        <w:t xml:space="preserve"> </w:t>
      </w:r>
      <w:r>
        <w:t>the</w:t>
      </w:r>
      <w:r>
        <w:rPr>
          <w:spacing w:val="-17"/>
        </w:rPr>
        <w:t xml:space="preserve"> </w:t>
      </w:r>
      <w:r>
        <w:t>Brown</w:t>
      </w:r>
      <w:r>
        <w:rPr>
          <w:spacing w:val="-17"/>
        </w:rPr>
        <w:t xml:space="preserve"> </w:t>
      </w:r>
      <w:r>
        <w:t>corpus,</w:t>
      </w:r>
      <w:r>
        <w:rPr>
          <w:spacing w:val="-15"/>
        </w:rPr>
        <w:t xml:space="preserve"> </w:t>
      </w:r>
      <w:r>
        <w:t>all</w:t>
      </w:r>
      <w:r>
        <w:rPr>
          <w:spacing w:val="-16"/>
        </w:rPr>
        <w:t xml:space="preserve"> </w:t>
      </w:r>
      <w:r>
        <w:t>37</w:t>
      </w:r>
      <w:r>
        <w:rPr>
          <w:spacing w:val="-17"/>
        </w:rPr>
        <w:t xml:space="preserve"> </w:t>
      </w:r>
      <w:r>
        <w:t>instances</w:t>
      </w:r>
      <w:r>
        <w:rPr>
          <w:spacing w:val="-17"/>
        </w:rPr>
        <w:t xml:space="preserve"> </w:t>
      </w:r>
      <w:r>
        <w:t>of</w:t>
      </w:r>
      <w:r>
        <w:rPr>
          <w:spacing w:val="-18"/>
        </w:rPr>
        <w:t xml:space="preserve"> </w:t>
      </w:r>
      <w:r>
        <w:rPr>
          <w:i/>
        </w:rPr>
        <w:t>staining</w:t>
      </w:r>
      <w:r>
        <w:rPr>
          <w:i/>
          <w:spacing w:val="-8"/>
        </w:rPr>
        <w:t xml:space="preserve"> </w:t>
      </w:r>
      <w:r>
        <w:t>are</w:t>
      </w:r>
      <w:r>
        <w:rPr>
          <w:spacing w:val="-17"/>
        </w:rPr>
        <w:t xml:space="preserve"> </w:t>
      </w:r>
      <w:r>
        <w:t>clustered within</w:t>
      </w:r>
      <w:r>
        <w:rPr>
          <w:spacing w:val="-17"/>
        </w:rPr>
        <w:t xml:space="preserve"> </w:t>
      </w:r>
      <w:r>
        <w:t>just</w:t>
      </w:r>
      <w:r>
        <w:rPr>
          <w:spacing w:val="-16"/>
        </w:rPr>
        <w:t xml:space="preserve"> </w:t>
      </w:r>
      <w:r>
        <w:t>one</w:t>
      </w:r>
      <w:r>
        <w:rPr>
          <w:spacing w:val="-17"/>
        </w:rPr>
        <w:t xml:space="preserve"> </w:t>
      </w:r>
      <w:r>
        <w:t>corpus</w:t>
      </w:r>
      <w:r>
        <w:rPr>
          <w:spacing w:val="-16"/>
        </w:rPr>
        <w:t xml:space="preserve"> </w:t>
      </w:r>
      <w:r>
        <w:t>part.</w:t>
      </w:r>
      <w:r>
        <w:rPr>
          <w:spacing w:val="11"/>
        </w:rPr>
        <w:t xml:space="preserve"> </w:t>
      </w:r>
      <w:r>
        <w:t>By</w:t>
      </w:r>
      <w:r>
        <w:rPr>
          <w:spacing w:val="-16"/>
        </w:rPr>
        <w:t xml:space="preserve"> </w:t>
      </w:r>
      <w:r>
        <w:t>contrast,</w:t>
      </w:r>
      <w:r>
        <w:rPr>
          <w:spacing w:val="-14"/>
        </w:rPr>
        <w:t xml:space="preserve"> </w:t>
      </w:r>
      <w:r>
        <w:t>the</w:t>
      </w:r>
      <w:r>
        <w:rPr>
          <w:spacing w:val="-16"/>
        </w:rPr>
        <w:t xml:space="preserve"> </w:t>
      </w:r>
      <w:r>
        <w:t>tokens</w:t>
      </w:r>
      <w:r>
        <w:rPr>
          <w:spacing w:val="-17"/>
        </w:rPr>
        <w:t xml:space="preserve"> </w:t>
      </w:r>
      <w:r>
        <w:t>of</w:t>
      </w:r>
      <w:r>
        <w:rPr>
          <w:spacing w:val="-19"/>
        </w:rPr>
        <w:t xml:space="preserve"> </w:t>
      </w:r>
      <w:r>
        <w:rPr>
          <w:i/>
        </w:rPr>
        <w:t>enormous</w:t>
      </w:r>
      <w:r>
        <w:rPr>
          <w:i/>
          <w:spacing w:val="-11"/>
        </w:rPr>
        <w:t xml:space="preserve"> </w:t>
      </w:r>
      <w:r>
        <w:t>are</w:t>
      </w:r>
      <w:r>
        <w:rPr>
          <w:spacing w:val="-16"/>
        </w:rPr>
        <w:t xml:space="preserve"> </w:t>
      </w:r>
      <w:r>
        <w:t>distributed</w:t>
      </w:r>
      <w:r>
        <w:rPr>
          <w:spacing w:val="-16"/>
        </w:rPr>
        <w:t xml:space="preserve"> </w:t>
      </w:r>
      <w:r>
        <w:t>mostly</w:t>
      </w:r>
      <w:r>
        <w:rPr>
          <w:spacing w:val="-17"/>
        </w:rPr>
        <w:t xml:space="preserve"> </w:t>
      </w:r>
      <w:r>
        <w:t>evenly across</w:t>
      </w:r>
      <w:r>
        <w:rPr>
          <w:spacing w:val="-12"/>
        </w:rPr>
        <w:t xml:space="preserve"> </w:t>
      </w:r>
      <w:r>
        <w:t>36</w:t>
      </w:r>
      <w:r>
        <w:rPr>
          <w:spacing w:val="-11"/>
        </w:rPr>
        <w:t xml:space="preserve"> </w:t>
      </w:r>
      <w:r>
        <w:t>corpus</w:t>
      </w:r>
      <w:r>
        <w:rPr>
          <w:spacing w:val="-11"/>
        </w:rPr>
        <w:t xml:space="preserve"> </w:t>
      </w:r>
      <w:r>
        <w:t>parts,</w:t>
      </w:r>
      <w:r>
        <w:rPr>
          <w:spacing w:val="-9"/>
        </w:rPr>
        <w:t xml:space="preserve"> </w:t>
      </w:r>
      <w:r>
        <w:t>with</w:t>
      </w:r>
      <w:r>
        <w:rPr>
          <w:spacing w:val="-11"/>
        </w:rPr>
        <w:t xml:space="preserve"> </w:t>
      </w:r>
      <w:r>
        <w:t>35</w:t>
      </w:r>
      <w:r>
        <w:rPr>
          <w:spacing w:val="-11"/>
        </w:rPr>
        <w:t xml:space="preserve"> </w:t>
      </w:r>
      <w:r>
        <w:t>of</w:t>
      </w:r>
      <w:r>
        <w:rPr>
          <w:spacing w:val="-11"/>
        </w:rPr>
        <w:t xml:space="preserve"> </w:t>
      </w:r>
      <w:r>
        <w:t>those</w:t>
      </w:r>
      <w:r>
        <w:rPr>
          <w:spacing w:val="-11"/>
        </w:rPr>
        <w:t xml:space="preserve"> </w:t>
      </w:r>
      <w:r>
        <w:t>parts</w:t>
      </w:r>
      <w:r>
        <w:rPr>
          <w:spacing w:val="-10"/>
        </w:rPr>
        <w:t xml:space="preserve"> </w:t>
      </w:r>
      <w:r>
        <w:t>containing</w:t>
      </w:r>
      <w:r>
        <w:rPr>
          <w:spacing w:val="-11"/>
        </w:rPr>
        <w:t xml:space="preserve"> </w:t>
      </w:r>
      <w:r>
        <w:t>a</w:t>
      </w:r>
      <w:r>
        <w:rPr>
          <w:spacing w:val="-10"/>
        </w:rPr>
        <w:t xml:space="preserve"> </w:t>
      </w:r>
      <w:r>
        <w:t>single</w:t>
      </w:r>
      <w:r>
        <w:rPr>
          <w:spacing w:val="-11"/>
        </w:rPr>
        <w:t xml:space="preserve"> </w:t>
      </w:r>
      <w:r>
        <w:t>use</w:t>
      </w:r>
      <w:r>
        <w:rPr>
          <w:spacing w:val="-11"/>
        </w:rPr>
        <w:t xml:space="preserve"> </w:t>
      </w:r>
      <w:r>
        <w:t>of</w:t>
      </w:r>
      <w:r>
        <w:rPr>
          <w:spacing w:val="-15"/>
        </w:rPr>
        <w:t xml:space="preserve"> </w:t>
      </w:r>
      <w:r>
        <w:rPr>
          <w:i/>
        </w:rPr>
        <w:t>enormous</w:t>
      </w:r>
      <w:r>
        <w:rPr>
          <w:i/>
          <w:spacing w:val="-5"/>
        </w:rPr>
        <w:t xml:space="preserve"> </w:t>
      </w:r>
      <w:r>
        <w:t>(Gries</w:t>
      </w:r>
      <w:r>
        <w:rPr>
          <w:spacing w:val="-11"/>
        </w:rPr>
        <w:t xml:space="preserve"> </w:t>
      </w:r>
      <w:hyperlink w:anchor="_bookmark345" w:history="1">
        <w:r>
          <w:rPr>
            <w:color w:val="007FFF"/>
          </w:rPr>
          <w:t>2021</w:t>
        </w:r>
      </w:hyperlink>
      <w:r>
        <w:t>: 100).</w:t>
      </w:r>
    </w:p>
    <w:p w:rsidR="00DD7756" w:rsidRDefault="00AD1397">
      <w:pPr>
        <w:pStyle w:val="BodyText"/>
        <w:spacing w:line="269" w:lineRule="exact"/>
        <w:ind w:left="478"/>
        <w:jc w:val="both"/>
      </w:pPr>
      <w:r>
        <w:t>Disparities between token frequency and dispersion are especially common for lexical</w:t>
      </w:r>
    </w:p>
    <w:p w:rsidR="00DD7756" w:rsidRDefault="00DD7756">
      <w:pPr>
        <w:spacing w:line="269" w:lineRule="exact"/>
        <w:jc w:val="both"/>
        <w:sectPr w:rsidR="00DD7756">
          <w:pgSz w:w="12240" w:h="15840"/>
          <w:pgMar w:top="1440" w:right="900" w:bottom="1040" w:left="1680" w:header="0" w:footer="856" w:gutter="0"/>
          <w:cols w:space="720"/>
        </w:sectPr>
      </w:pPr>
    </w:p>
    <w:p w:rsidR="00DD7756" w:rsidRDefault="00AD1397">
      <w:pPr>
        <w:pStyle w:val="BodyText"/>
        <w:spacing w:before="84" w:line="417" w:lineRule="auto"/>
        <w:ind w:left="120" w:right="533"/>
        <w:jc w:val="both"/>
      </w:pPr>
      <w:r>
        <w:lastRenderedPageBreak/>
        <w:t xml:space="preserve">items in the middle frequencies (between 1,000 and 10,000 tokens), as demonstrated in </w:t>
      </w:r>
      <w:hyperlink w:anchor="_bookmark171" w:history="1">
        <w:r>
          <w:rPr>
            <w:color w:val="007FFF"/>
          </w:rPr>
          <w:t>Fig-</w:t>
        </w:r>
      </w:hyperlink>
      <w:r>
        <w:rPr>
          <w:color w:val="007FFF"/>
        </w:rPr>
        <w:t xml:space="preserve"> </w:t>
      </w:r>
      <w:hyperlink w:anchor="_bookmark171" w:history="1">
        <w:r>
          <w:rPr>
            <w:color w:val="007FFF"/>
          </w:rPr>
          <w:t xml:space="preserve">ure 3.1 </w:t>
        </w:r>
      </w:hyperlink>
      <w:r>
        <w:t>from Gries (</w:t>
      </w:r>
      <w:hyperlink w:anchor="_bookmark345" w:history="1">
        <w:r>
          <w:rPr>
            <w:color w:val="007FFF"/>
          </w:rPr>
          <w:t>2021</w:t>
        </w:r>
      </w:hyperlink>
      <w:r>
        <w:t>: 112). In this plot, word frequency is shown on the x-axis (logged</w:t>
      </w:r>
      <w:r>
        <w:rPr>
          <w:spacing w:val="-33"/>
        </w:rPr>
        <w:t xml:space="preserve"> </w:t>
      </w:r>
      <w:r>
        <w:t xml:space="preserve">to the base of 10), and dispersion is shown on the y-axis (measured using </w:t>
      </w:r>
      <w:r>
        <w:rPr>
          <w:i/>
        </w:rPr>
        <w:t xml:space="preserve">Deviation of Propor- tions </w:t>
      </w:r>
      <w:r>
        <w:t>(</w:t>
      </w:r>
      <w:r>
        <w:rPr>
          <w:rFonts w:ascii="Bookman Old Style"/>
          <w:i/>
        </w:rPr>
        <w:t xml:space="preserve">DP </w:t>
      </w:r>
      <w:r>
        <w:t>); see below for details). Each word in the corpus is represented by a gray point. Lexical items are divided into 10 bins based on frequency, and the blue whisker in each bin represents</w:t>
      </w:r>
      <w:r>
        <w:rPr>
          <w:spacing w:val="-16"/>
        </w:rPr>
        <w:t xml:space="preserve"> </w:t>
      </w:r>
      <w:r>
        <w:t>the</w:t>
      </w:r>
      <w:r>
        <w:rPr>
          <w:spacing w:val="-15"/>
        </w:rPr>
        <w:t xml:space="preserve"> </w:t>
      </w:r>
      <w:r>
        <w:t>range</w:t>
      </w:r>
      <w:r>
        <w:rPr>
          <w:spacing w:val="-14"/>
        </w:rPr>
        <w:t xml:space="preserve"> </w:t>
      </w:r>
      <w:r>
        <w:t>of</w:t>
      </w:r>
      <w:r>
        <w:rPr>
          <w:spacing w:val="-16"/>
        </w:rPr>
        <w:t xml:space="preserve"> </w:t>
      </w:r>
      <w:r>
        <w:t>dispersion</w:t>
      </w:r>
      <w:r>
        <w:rPr>
          <w:spacing w:val="-15"/>
        </w:rPr>
        <w:t xml:space="preserve"> </w:t>
      </w:r>
      <w:r>
        <w:t>values</w:t>
      </w:r>
      <w:r>
        <w:rPr>
          <w:spacing w:val="-15"/>
        </w:rPr>
        <w:t xml:space="preserve"> </w:t>
      </w:r>
      <w:r>
        <w:t>in</w:t>
      </w:r>
      <w:r>
        <w:rPr>
          <w:spacing w:val="-15"/>
        </w:rPr>
        <w:t xml:space="preserve"> </w:t>
      </w:r>
      <w:r>
        <w:t>that</w:t>
      </w:r>
      <w:r>
        <w:rPr>
          <w:spacing w:val="-15"/>
        </w:rPr>
        <w:t xml:space="preserve"> </w:t>
      </w:r>
      <w:r>
        <w:t>frequency</w:t>
      </w:r>
      <w:r>
        <w:rPr>
          <w:spacing w:val="-15"/>
        </w:rPr>
        <w:t xml:space="preserve"> </w:t>
      </w:r>
      <w:r>
        <w:t>bin.</w:t>
      </w:r>
      <w:r>
        <w:rPr>
          <w:spacing w:val="10"/>
        </w:rPr>
        <w:t xml:space="preserve"> </w:t>
      </w:r>
      <w:r>
        <w:t>The</w:t>
      </w:r>
      <w:r>
        <w:rPr>
          <w:spacing w:val="-15"/>
        </w:rPr>
        <w:t xml:space="preserve"> </w:t>
      </w:r>
      <w:r>
        <w:t>plot</w:t>
      </w:r>
      <w:r>
        <w:rPr>
          <w:spacing w:val="-14"/>
        </w:rPr>
        <w:t xml:space="preserve"> </w:t>
      </w:r>
      <w:r>
        <w:t>makes</w:t>
      </w:r>
      <w:r>
        <w:rPr>
          <w:spacing w:val="-16"/>
        </w:rPr>
        <w:t xml:space="preserve"> </w:t>
      </w:r>
      <w:r>
        <w:t>clear</w:t>
      </w:r>
      <w:r>
        <w:rPr>
          <w:spacing w:val="-14"/>
        </w:rPr>
        <w:t xml:space="preserve"> </w:t>
      </w:r>
      <w:r>
        <w:t>just</w:t>
      </w:r>
      <w:r>
        <w:rPr>
          <w:spacing w:val="-16"/>
        </w:rPr>
        <w:t xml:space="preserve"> </w:t>
      </w:r>
      <w:r>
        <w:t>how widely</w:t>
      </w:r>
      <w:r>
        <w:rPr>
          <w:spacing w:val="-7"/>
        </w:rPr>
        <w:t xml:space="preserve"> </w:t>
      </w:r>
      <w:r>
        <w:t>words</w:t>
      </w:r>
      <w:r>
        <w:rPr>
          <w:spacing w:val="-6"/>
        </w:rPr>
        <w:t xml:space="preserve"> </w:t>
      </w:r>
      <w:r>
        <w:t>within</w:t>
      </w:r>
      <w:r>
        <w:rPr>
          <w:spacing w:val="-6"/>
        </w:rPr>
        <w:t xml:space="preserve"> </w:t>
      </w:r>
      <w:r>
        <w:t>the</w:t>
      </w:r>
      <w:r>
        <w:rPr>
          <w:spacing w:val="-6"/>
        </w:rPr>
        <w:t xml:space="preserve"> </w:t>
      </w:r>
      <w:r>
        <w:t>same</w:t>
      </w:r>
      <w:r>
        <w:rPr>
          <w:spacing w:val="-6"/>
        </w:rPr>
        <w:t xml:space="preserve"> </w:t>
      </w:r>
      <w:r>
        <w:t>frequency</w:t>
      </w:r>
      <w:r>
        <w:rPr>
          <w:spacing w:val="-6"/>
        </w:rPr>
        <w:t xml:space="preserve"> </w:t>
      </w:r>
      <w:r>
        <w:t>bin</w:t>
      </w:r>
      <w:r>
        <w:rPr>
          <w:spacing w:val="-6"/>
        </w:rPr>
        <w:t xml:space="preserve"> </w:t>
      </w:r>
      <w:r>
        <w:t>can</w:t>
      </w:r>
      <w:r>
        <w:rPr>
          <w:spacing w:val="-6"/>
        </w:rPr>
        <w:t xml:space="preserve"> </w:t>
      </w:r>
      <w:r>
        <w:t>vary</w:t>
      </w:r>
      <w:r>
        <w:rPr>
          <w:spacing w:val="-6"/>
        </w:rPr>
        <w:t xml:space="preserve"> </w:t>
      </w:r>
      <w:r>
        <w:t>in</w:t>
      </w:r>
      <w:r>
        <w:rPr>
          <w:spacing w:val="-6"/>
        </w:rPr>
        <w:t xml:space="preserve"> </w:t>
      </w:r>
      <w:r>
        <w:t>terms</w:t>
      </w:r>
      <w:r>
        <w:rPr>
          <w:spacing w:val="-6"/>
        </w:rPr>
        <w:t xml:space="preserve"> </w:t>
      </w:r>
      <w:r>
        <w:t>of</w:t>
      </w:r>
      <w:r>
        <w:rPr>
          <w:spacing w:val="-6"/>
        </w:rPr>
        <w:t xml:space="preserve"> </w:t>
      </w:r>
      <w:r>
        <w:t>their</w:t>
      </w:r>
      <w:r>
        <w:rPr>
          <w:spacing w:val="-6"/>
        </w:rPr>
        <w:t xml:space="preserve"> </w:t>
      </w:r>
      <w:r>
        <w:t>dispersion,</w:t>
      </w:r>
      <w:r>
        <w:rPr>
          <w:spacing w:val="-6"/>
        </w:rPr>
        <w:t xml:space="preserve"> </w:t>
      </w:r>
      <w:r>
        <w:t>especially in the middle</w:t>
      </w:r>
      <w:r>
        <w:rPr>
          <w:spacing w:val="-4"/>
        </w:rPr>
        <w:t xml:space="preserve"> </w:t>
      </w:r>
      <w:r>
        <w:t>frequencies.</w:t>
      </w:r>
    </w:p>
    <w:p w:rsidR="00DD7756" w:rsidRDefault="00AD1397">
      <w:pPr>
        <w:pStyle w:val="BodyText"/>
        <w:spacing w:line="420" w:lineRule="auto"/>
        <w:ind w:left="120" w:right="533" w:firstLine="358"/>
        <w:jc w:val="both"/>
      </w:pPr>
      <w:r>
        <w:t>If what we are intending to capture with these statistics is some idea of the regularity with</w:t>
      </w:r>
      <w:r>
        <w:rPr>
          <w:spacing w:val="-5"/>
        </w:rPr>
        <w:t xml:space="preserve"> </w:t>
      </w:r>
      <w:r>
        <w:t>which</w:t>
      </w:r>
      <w:r>
        <w:rPr>
          <w:spacing w:val="-5"/>
        </w:rPr>
        <w:t xml:space="preserve"> </w:t>
      </w:r>
      <w:r>
        <w:t>speakers</w:t>
      </w:r>
      <w:r>
        <w:rPr>
          <w:spacing w:val="-4"/>
        </w:rPr>
        <w:t xml:space="preserve"> </w:t>
      </w:r>
      <w:r>
        <w:t>encounter</w:t>
      </w:r>
      <w:r>
        <w:rPr>
          <w:spacing w:val="-5"/>
        </w:rPr>
        <w:t xml:space="preserve"> </w:t>
      </w:r>
      <w:r>
        <w:t>a</w:t>
      </w:r>
      <w:r>
        <w:rPr>
          <w:spacing w:val="-5"/>
        </w:rPr>
        <w:t xml:space="preserve"> </w:t>
      </w:r>
      <w:r>
        <w:t>word,</w:t>
      </w:r>
      <w:r>
        <w:rPr>
          <w:spacing w:val="-4"/>
        </w:rPr>
        <w:t xml:space="preserve"> </w:t>
      </w:r>
      <w:r>
        <w:t>it</w:t>
      </w:r>
      <w:r>
        <w:rPr>
          <w:spacing w:val="-5"/>
        </w:rPr>
        <w:t xml:space="preserve"> </w:t>
      </w:r>
      <w:r>
        <w:t>is</w:t>
      </w:r>
      <w:r>
        <w:rPr>
          <w:spacing w:val="-5"/>
        </w:rPr>
        <w:t xml:space="preserve"> </w:t>
      </w:r>
      <w:r>
        <w:t>clear</w:t>
      </w:r>
      <w:r>
        <w:rPr>
          <w:spacing w:val="-4"/>
        </w:rPr>
        <w:t xml:space="preserve"> </w:t>
      </w:r>
      <w:r>
        <w:t>that</w:t>
      </w:r>
      <w:r>
        <w:rPr>
          <w:spacing w:val="-5"/>
        </w:rPr>
        <w:t xml:space="preserve"> </w:t>
      </w:r>
      <w:r>
        <w:t>raw</w:t>
      </w:r>
      <w:r>
        <w:rPr>
          <w:spacing w:val="-5"/>
        </w:rPr>
        <w:t xml:space="preserve"> </w:t>
      </w:r>
      <w:r>
        <w:t>frequency</w:t>
      </w:r>
      <w:r>
        <w:rPr>
          <w:spacing w:val="-4"/>
        </w:rPr>
        <w:t xml:space="preserve"> </w:t>
      </w:r>
      <w:r>
        <w:t>is</w:t>
      </w:r>
      <w:r>
        <w:rPr>
          <w:spacing w:val="-5"/>
        </w:rPr>
        <w:t xml:space="preserve"> </w:t>
      </w:r>
      <w:r>
        <w:t>a</w:t>
      </w:r>
      <w:r>
        <w:rPr>
          <w:spacing w:val="-5"/>
        </w:rPr>
        <w:t xml:space="preserve"> </w:t>
      </w:r>
      <w:r>
        <w:t>deceptive</w:t>
      </w:r>
      <w:r>
        <w:rPr>
          <w:spacing w:val="-4"/>
        </w:rPr>
        <w:t xml:space="preserve"> </w:t>
      </w:r>
      <w:r>
        <w:t>measure. Instead,</w:t>
      </w:r>
      <w:r>
        <w:rPr>
          <w:spacing w:val="-9"/>
        </w:rPr>
        <w:t xml:space="preserve"> </w:t>
      </w:r>
      <w:r>
        <w:t>recent</w:t>
      </w:r>
      <w:r>
        <w:rPr>
          <w:spacing w:val="-10"/>
        </w:rPr>
        <w:t xml:space="preserve"> </w:t>
      </w:r>
      <w:r>
        <w:t>work</w:t>
      </w:r>
      <w:r>
        <w:rPr>
          <w:spacing w:val="-10"/>
        </w:rPr>
        <w:t xml:space="preserve"> </w:t>
      </w:r>
      <w:r>
        <w:t>has</w:t>
      </w:r>
      <w:r>
        <w:rPr>
          <w:spacing w:val="-10"/>
        </w:rPr>
        <w:t xml:space="preserve"> </w:t>
      </w:r>
      <w:r>
        <w:t>shown</w:t>
      </w:r>
      <w:r>
        <w:rPr>
          <w:spacing w:val="-10"/>
        </w:rPr>
        <w:t xml:space="preserve"> </w:t>
      </w:r>
      <w:r>
        <w:t>that</w:t>
      </w:r>
      <w:r>
        <w:rPr>
          <w:spacing w:val="-10"/>
        </w:rPr>
        <w:t xml:space="preserve"> </w:t>
      </w:r>
      <w:r>
        <w:rPr>
          <w:i/>
        </w:rPr>
        <w:t>corpus</w:t>
      </w:r>
      <w:r>
        <w:rPr>
          <w:i/>
          <w:spacing w:val="-10"/>
        </w:rPr>
        <w:t xml:space="preserve"> </w:t>
      </w:r>
      <w:r>
        <w:rPr>
          <w:i/>
        </w:rPr>
        <w:t>dispersion</w:t>
      </w:r>
      <w:r>
        <w:t>—how</w:t>
      </w:r>
      <w:r>
        <w:rPr>
          <w:spacing w:val="-10"/>
        </w:rPr>
        <w:t xml:space="preserve"> </w:t>
      </w:r>
      <w:r>
        <w:t>evenly</w:t>
      </w:r>
      <w:r>
        <w:rPr>
          <w:spacing w:val="-10"/>
        </w:rPr>
        <w:t xml:space="preserve"> </w:t>
      </w:r>
      <w:r>
        <w:t>an</w:t>
      </w:r>
      <w:r>
        <w:rPr>
          <w:spacing w:val="-10"/>
        </w:rPr>
        <w:t xml:space="preserve"> </w:t>
      </w:r>
      <w:r>
        <w:t>item</w:t>
      </w:r>
      <w:r>
        <w:rPr>
          <w:spacing w:val="-10"/>
        </w:rPr>
        <w:t xml:space="preserve"> </w:t>
      </w:r>
      <w:r>
        <w:t>is</w:t>
      </w:r>
      <w:r>
        <w:rPr>
          <w:spacing w:val="-9"/>
        </w:rPr>
        <w:t xml:space="preserve"> </w:t>
      </w:r>
      <w:r>
        <w:t>distributed</w:t>
      </w:r>
      <w:r>
        <w:rPr>
          <w:spacing w:val="-10"/>
        </w:rPr>
        <w:t xml:space="preserve"> </w:t>
      </w:r>
      <w:r>
        <w:t>in</w:t>
      </w:r>
      <w:r>
        <w:rPr>
          <w:spacing w:val="-10"/>
        </w:rPr>
        <w:t xml:space="preserve"> </w:t>
      </w:r>
      <w:r>
        <w:t>a corpus—more</w:t>
      </w:r>
      <w:r>
        <w:rPr>
          <w:spacing w:val="-14"/>
        </w:rPr>
        <w:t xml:space="preserve"> </w:t>
      </w:r>
      <w:r>
        <w:t>accurately</w:t>
      </w:r>
      <w:r>
        <w:rPr>
          <w:spacing w:val="-14"/>
        </w:rPr>
        <w:t xml:space="preserve"> </w:t>
      </w:r>
      <w:r>
        <w:t>represents</w:t>
      </w:r>
      <w:r>
        <w:rPr>
          <w:spacing w:val="-14"/>
        </w:rPr>
        <w:t xml:space="preserve"> </w:t>
      </w:r>
      <w:r>
        <w:t>frequency</w:t>
      </w:r>
      <w:r>
        <w:rPr>
          <w:spacing w:val="-14"/>
        </w:rPr>
        <w:t xml:space="preserve"> </w:t>
      </w:r>
      <w:r>
        <w:t>of</w:t>
      </w:r>
      <w:r>
        <w:rPr>
          <w:spacing w:val="-14"/>
        </w:rPr>
        <w:t xml:space="preserve"> </w:t>
      </w:r>
      <w:r>
        <w:t>exposure</w:t>
      </w:r>
      <w:r>
        <w:rPr>
          <w:spacing w:val="-14"/>
        </w:rPr>
        <w:t xml:space="preserve"> </w:t>
      </w:r>
      <w:r>
        <w:t>or</w:t>
      </w:r>
      <w:r>
        <w:rPr>
          <w:spacing w:val="-14"/>
        </w:rPr>
        <w:t xml:space="preserve"> </w:t>
      </w:r>
      <w:r>
        <w:t>lexical</w:t>
      </w:r>
      <w:r>
        <w:rPr>
          <w:spacing w:val="-14"/>
        </w:rPr>
        <w:t xml:space="preserve"> </w:t>
      </w:r>
      <w:r>
        <w:t>access</w:t>
      </w:r>
      <w:r>
        <w:rPr>
          <w:spacing w:val="-14"/>
        </w:rPr>
        <w:t xml:space="preserve"> </w:t>
      </w:r>
      <w:r>
        <w:t>(Gries</w:t>
      </w:r>
      <w:r>
        <w:rPr>
          <w:spacing w:val="-18"/>
        </w:rPr>
        <w:t xml:space="preserve"> </w:t>
      </w:r>
      <w:hyperlink w:anchor="_bookmark342" w:history="1">
        <w:r>
          <w:rPr>
            <w:color w:val="007FFF"/>
          </w:rPr>
          <w:t>2008</w:t>
        </w:r>
      </w:hyperlink>
      <w:r>
        <w:t>;</w:t>
      </w:r>
      <w:r>
        <w:rPr>
          <w:spacing w:val="-11"/>
        </w:rPr>
        <w:t xml:space="preserve"> </w:t>
      </w:r>
      <w:hyperlink w:anchor="_bookmark343" w:history="1">
        <w:r>
          <w:rPr>
            <w:color w:val="007FFF"/>
          </w:rPr>
          <w:t>2010</w:t>
        </w:r>
      </w:hyperlink>
      <w:r>
        <w:t xml:space="preserve">; </w:t>
      </w:r>
      <w:hyperlink w:anchor="_bookmark346" w:history="1">
        <w:r>
          <w:rPr>
            <w:color w:val="007FFF"/>
          </w:rPr>
          <w:t>forthcoming</w:t>
        </w:r>
      </w:hyperlink>
      <w:r>
        <w:t>). Corpus dispersion correlates more strongly with reaction time data than does frequency, for example (Gries</w:t>
      </w:r>
      <w:r>
        <w:rPr>
          <w:spacing w:val="-7"/>
        </w:rPr>
        <w:t xml:space="preserve"> </w:t>
      </w:r>
      <w:hyperlink w:anchor="_bookmark346" w:history="1">
        <w:r>
          <w:rPr>
            <w:color w:val="007FFF"/>
          </w:rPr>
          <w:t>forthcoming</w:t>
        </w:r>
      </w:hyperlink>
      <w:r>
        <w:t>).</w:t>
      </w:r>
    </w:p>
    <w:p w:rsidR="00DD7756" w:rsidRDefault="00AD1397">
      <w:pPr>
        <w:pStyle w:val="BodyText"/>
        <w:spacing w:line="415" w:lineRule="auto"/>
        <w:ind w:left="120" w:right="531" w:firstLine="358"/>
        <w:jc w:val="both"/>
      </w:pPr>
      <w:r>
        <w:t>Thus</w:t>
      </w:r>
      <w:r>
        <w:rPr>
          <w:spacing w:val="-5"/>
        </w:rPr>
        <w:t xml:space="preserve"> </w:t>
      </w:r>
      <w:r>
        <w:t>for</w:t>
      </w:r>
      <w:r>
        <w:rPr>
          <w:spacing w:val="-4"/>
        </w:rPr>
        <w:t xml:space="preserve"> </w:t>
      </w:r>
      <w:r>
        <w:t>this</w:t>
      </w:r>
      <w:r>
        <w:rPr>
          <w:spacing w:val="-4"/>
        </w:rPr>
        <w:t xml:space="preserve"> </w:t>
      </w:r>
      <w:r>
        <w:t>project</w:t>
      </w:r>
      <w:r>
        <w:rPr>
          <w:spacing w:val="-3"/>
        </w:rPr>
        <w:t xml:space="preserve"> </w:t>
      </w:r>
      <w:r>
        <w:t>I</w:t>
      </w:r>
      <w:r>
        <w:rPr>
          <w:spacing w:val="-4"/>
        </w:rPr>
        <w:t xml:space="preserve"> </w:t>
      </w:r>
      <w:r>
        <w:t>report</w:t>
      </w:r>
      <w:r>
        <w:rPr>
          <w:spacing w:val="-5"/>
        </w:rPr>
        <w:t xml:space="preserve"> </w:t>
      </w:r>
      <w:r>
        <w:t>a</w:t>
      </w:r>
      <w:r>
        <w:rPr>
          <w:spacing w:val="-4"/>
        </w:rPr>
        <w:t xml:space="preserve"> </w:t>
      </w:r>
      <w:r>
        <w:t>measure</w:t>
      </w:r>
      <w:r>
        <w:rPr>
          <w:spacing w:val="-4"/>
        </w:rPr>
        <w:t xml:space="preserve"> </w:t>
      </w:r>
      <w:r>
        <w:t>of</w:t>
      </w:r>
      <w:r>
        <w:rPr>
          <w:spacing w:val="-4"/>
        </w:rPr>
        <w:t xml:space="preserve"> </w:t>
      </w:r>
      <w:r>
        <w:t>corpus</w:t>
      </w:r>
      <w:r>
        <w:rPr>
          <w:spacing w:val="-4"/>
        </w:rPr>
        <w:t xml:space="preserve"> </w:t>
      </w:r>
      <w:r>
        <w:t>dispersion</w:t>
      </w:r>
      <w:r>
        <w:rPr>
          <w:spacing w:val="-3"/>
        </w:rPr>
        <w:t xml:space="preserve"> </w:t>
      </w:r>
      <w:r>
        <w:t>in</w:t>
      </w:r>
      <w:r>
        <w:rPr>
          <w:spacing w:val="-5"/>
        </w:rPr>
        <w:t xml:space="preserve"> </w:t>
      </w:r>
      <w:r>
        <w:t>addition</w:t>
      </w:r>
      <w:r>
        <w:rPr>
          <w:spacing w:val="-4"/>
        </w:rPr>
        <w:t xml:space="preserve"> </w:t>
      </w:r>
      <w:r>
        <w:t>to</w:t>
      </w:r>
      <w:r>
        <w:rPr>
          <w:spacing w:val="-4"/>
        </w:rPr>
        <w:t xml:space="preserve"> </w:t>
      </w:r>
      <w:r>
        <w:t>relative</w:t>
      </w:r>
      <w:r>
        <w:rPr>
          <w:spacing w:val="-4"/>
        </w:rPr>
        <w:t xml:space="preserve"> </w:t>
      </w:r>
      <w:r>
        <w:t xml:space="preserve">token frequency. I use a measure called </w:t>
      </w:r>
      <w:r>
        <w:rPr>
          <w:i/>
        </w:rPr>
        <w:t xml:space="preserve">Deviation of Proportions </w:t>
      </w:r>
      <w:r>
        <w:t>(</w:t>
      </w:r>
      <w:r>
        <w:rPr>
          <w:rFonts w:ascii="Bookman Old Style"/>
          <w:i/>
        </w:rPr>
        <w:t xml:space="preserve">DP </w:t>
      </w:r>
      <w:r>
        <w:t>), created by Gries (</w:t>
      </w:r>
      <w:hyperlink w:anchor="_bookmark342" w:history="1">
        <w:r>
          <w:rPr>
            <w:color w:val="007FFF"/>
          </w:rPr>
          <w:t>2008</w:t>
        </w:r>
      </w:hyperlink>
      <w:r>
        <w:t>). In a</w:t>
      </w:r>
      <w:r>
        <w:rPr>
          <w:spacing w:val="-4"/>
        </w:rPr>
        <w:t xml:space="preserve"> </w:t>
      </w:r>
      <w:r>
        <w:t>review</w:t>
      </w:r>
      <w:r>
        <w:rPr>
          <w:spacing w:val="-4"/>
        </w:rPr>
        <w:t xml:space="preserve"> </w:t>
      </w:r>
      <w:r>
        <w:t>of</w:t>
      </w:r>
      <w:r>
        <w:rPr>
          <w:spacing w:val="-4"/>
        </w:rPr>
        <w:t xml:space="preserve"> </w:t>
      </w:r>
      <w:r>
        <w:t>various</w:t>
      </w:r>
      <w:r>
        <w:rPr>
          <w:spacing w:val="-3"/>
        </w:rPr>
        <w:t xml:space="preserve"> </w:t>
      </w:r>
      <w:r>
        <w:t>measures</w:t>
      </w:r>
      <w:r>
        <w:rPr>
          <w:spacing w:val="-5"/>
        </w:rPr>
        <w:t xml:space="preserve"> </w:t>
      </w:r>
      <w:r>
        <w:t>of</w:t>
      </w:r>
      <w:r>
        <w:rPr>
          <w:spacing w:val="-3"/>
        </w:rPr>
        <w:t xml:space="preserve"> </w:t>
      </w:r>
      <w:r>
        <w:t>corpus</w:t>
      </w:r>
      <w:r>
        <w:rPr>
          <w:spacing w:val="-4"/>
        </w:rPr>
        <w:t xml:space="preserve"> </w:t>
      </w:r>
      <w:r>
        <w:t>dispersion,</w:t>
      </w:r>
      <w:r>
        <w:rPr>
          <w:spacing w:val="-3"/>
        </w:rPr>
        <w:t xml:space="preserve"> </w:t>
      </w:r>
      <w:r>
        <w:t>Gries</w:t>
      </w:r>
      <w:r>
        <w:rPr>
          <w:spacing w:val="-4"/>
        </w:rPr>
        <w:t xml:space="preserve"> </w:t>
      </w:r>
      <w:r>
        <w:t>(</w:t>
      </w:r>
      <w:hyperlink w:anchor="_bookmark342" w:history="1">
        <w:r>
          <w:rPr>
            <w:color w:val="007FFF"/>
          </w:rPr>
          <w:t>2008</w:t>
        </w:r>
      </w:hyperlink>
      <w:r>
        <w:t>)</w:t>
      </w:r>
      <w:r>
        <w:rPr>
          <w:spacing w:val="-3"/>
        </w:rPr>
        <w:t xml:space="preserve"> </w:t>
      </w:r>
      <w:r>
        <w:t>discusses</w:t>
      </w:r>
      <w:r>
        <w:rPr>
          <w:spacing w:val="-4"/>
        </w:rPr>
        <w:t xml:space="preserve"> </w:t>
      </w:r>
      <w:r>
        <w:t>shortcomings</w:t>
      </w:r>
      <w:r>
        <w:rPr>
          <w:spacing w:val="-3"/>
        </w:rPr>
        <w:t xml:space="preserve"> </w:t>
      </w:r>
      <w:r>
        <w:t>with existing</w:t>
      </w:r>
      <w:r>
        <w:rPr>
          <w:spacing w:val="-21"/>
        </w:rPr>
        <w:t xml:space="preserve"> </w:t>
      </w:r>
      <w:r>
        <w:t>measures</w:t>
      </w:r>
      <w:r>
        <w:rPr>
          <w:spacing w:val="-21"/>
        </w:rPr>
        <w:t xml:space="preserve"> </w:t>
      </w:r>
      <w:r>
        <w:t>and</w:t>
      </w:r>
      <w:r>
        <w:rPr>
          <w:spacing w:val="-20"/>
        </w:rPr>
        <w:t xml:space="preserve"> </w:t>
      </w:r>
      <w:r>
        <w:t>proposes</w:t>
      </w:r>
      <w:r>
        <w:rPr>
          <w:spacing w:val="-21"/>
        </w:rPr>
        <w:t xml:space="preserve"> </w:t>
      </w:r>
      <w:r>
        <w:t>Deviation</w:t>
      </w:r>
      <w:r>
        <w:rPr>
          <w:spacing w:val="-21"/>
        </w:rPr>
        <w:t xml:space="preserve"> </w:t>
      </w:r>
      <w:r>
        <w:t>of</w:t>
      </w:r>
      <w:r>
        <w:rPr>
          <w:spacing w:val="-20"/>
        </w:rPr>
        <w:t xml:space="preserve"> </w:t>
      </w:r>
      <w:r>
        <w:t>Proportions</w:t>
      </w:r>
      <w:r>
        <w:rPr>
          <w:spacing w:val="-21"/>
        </w:rPr>
        <w:t xml:space="preserve"> </w:t>
      </w:r>
      <w:r>
        <w:t>as</w:t>
      </w:r>
      <w:r>
        <w:rPr>
          <w:spacing w:val="-21"/>
        </w:rPr>
        <w:t xml:space="preserve"> </w:t>
      </w:r>
      <w:r>
        <w:t>a</w:t>
      </w:r>
      <w:r>
        <w:rPr>
          <w:spacing w:val="-20"/>
        </w:rPr>
        <w:t xml:space="preserve"> </w:t>
      </w:r>
      <w:r>
        <w:t>conceptually</w:t>
      </w:r>
      <w:r>
        <w:rPr>
          <w:spacing w:val="-21"/>
        </w:rPr>
        <w:t xml:space="preserve"> </w:t>
      </w:r>
      <w:r>
        <w:t>simple</w:t>
      </w:r>
      <w:r>
        <w:rPr>
          <w:spacing w:val="-21"/>
        </w:rPr>
        <w:t xml:space="preserve"> </w:t>
      </w:r>
      <w:r>
        <w:t>alternative; it is also this measure which most strongly correlates with reaction time data, as mentioned above. In essence, Deviation of Proportions measures how much the frequency of an item within the various parts of a corpus deviates from what one would expect if the item were evenly</w:t>
      </w:r>
      <w:r>
        <w:rPr>
          <w:spacing w:val="-8"/>
        </w:rPr>
        <w:t xml:space="preserve"> </w:t>
      </w:r>
      <w:r>
        <w:t>distributed</w:t>
      </w:r>
      <w:r>
        <w:rPr>
          <w:spacing w:val="-7"/>
        </w:rPr>
        <w:t xml:space="preserve"> </w:t>
      </w:r>
      <w:r>
        <w:t>in</w:t>
      </w:r>
      <w:r>
        <w:rPr>
          <w:spacing w:val="-7"/>
        </w:rPr>
        <w:t xml:space="preserve"> </w:t>
      </w:r>
      <w:r>
        <w:t>the</w:t>
      </w:r>
      <w:r>
        <w:rPr>
          <w:spacing w:val="-7"/>
        </w:rPr>
        <w:t xml:space="preserve"> </w:t>
      </w:r>
      <w:r>
        <w:t>corpus.</w:t>
      </w:r>
      <w:r>
        <w:rPr>
          <w:spacing w:val="15"/>
        </w:rPr>
        <w:t xml:space="preserve"> </w:t>
      </w:r>
      <w:r>
        <w:t>The</w:t>
      </w:r>
      <w:r>
        <w:rPr>
          <w:spacing w:val="-7"/>
        </w:rPr>
        <w:t xml:space="preserve"> </w:t>
      </w:r>
      <w:r>
        <w:t>procedure</w:t>
      </w:r>
      <w:r>
        <w:rPr>
          <w:spacing w:val="-7"/>
        </w:rPr>
        <w:t xml:space="preserve"> </w:t>
      </w:r>
      <w:r>
        <w:t>for</w:t>
      </w:r>
      <w:r>
        <w:rPr>
          <w:spacing w:val="-7"/>
        </w:rPr>
        <w:t xml:space="preserve"> </w:t>
      </w:r>
      <w:r>
        <w:t>calculating</w:t>
      </w:r>
      <w:r>
        <w:rPr>
          <w:spacing w:val="-10"/>
        </w:rPr>
        <w:t xml:space="preserve"> </w:t>
      </w:r>
      <w:r>
        <w:rPr>
          <w:rFonts w:ascii="Bookman Old Style"/>
          <w:i/>
          <w:spacing w:val="3"/>
        </w:rPr>
        <w:t>DP</w:t>
      </w:r>
      <w:r>
        <w:rPr>
          <w:rFonts w:ascii="Bookman Old Style"/>
          <w:i/>
          <w:spacing w:val="13"/>
        </w:rPr>
        <w:t xml:space="preserve"> </w:t>
      </w:r>
      <w:r>
        <w:t>for</w:t>
      </w:r>
      <w:r>
        <w:rPr>
          <w:spacing w:val="-7"/>
        </w:rPr>
        <w:t xml:space="preserve"> </w:t>
      </w:r>
      <w:r>
        <w:t>a</w:t>
      </w:r>
      <w:r>
        <w:rPr>
          <w:spacing w:val="-7"/>
        </w:rPr>
        <w:t xml:space="preserve"> </w:t>
      </w:r>
      <w:r>
        <w:t>given</w:t>
      </w:r>
      <w:r>
        <w:rPr>
          <w:spacing w:val="-7"/>
        </w:rPr>
        <w:t xml:space="preserve"> </w:t>
      </w:r>
      <w:r>
        <w:t>lexical</w:t>
      </w:r>
      <w:r>
        <w:rPr>
          <w:spacing w:val="-7"/>
        </w:rPr>
        <w:t xml:space="preserve"> </w:t>
      </w:r>
      <w:r>
        <w:t>item</w:t>
      </w:r>
      <w:r>
        <w:rPr>
          <w:spacing w:val="-8"/>
        </w:rPr>
        <w:t xml:space="preserve"> </w:t>
      </w:r>
      <w:r>
        <w:t>is as</w:t>
      </w:r>
      <w:r>
        <w:rPr>
          <w:spacing w:val="-2"/>
        </w:rPr>
        <w:t xml:space="preserve"> </w:t>
      </w:r>
      <w:r>
        <w:t>follows:</w:t>
      </w:r>
    </w:p>
    <w:p w:rsidR="00DD7756" w:rsidRDefault="00AD1397">
      <w:pPr>
        <w:pStyle w:val="ListParagraph"/>
        <w:numPr>
          <w:ilvl w:val="3"/>
          <w:numId w:val="7"/>
        </w:numPr>
        <w:tabs>
          <w:tab w:val="left" w:pos="718"/>
        </w:tabs>
        <w:spacing w:before="126" w:line="420" w:lineRule="auto"/>
        <w:ind w:right="533"/>
        <w:jc w:val="both"/>
        <w:rPr>
          <w:sz w:val="24"/>
        </w:rPr>
      </w:pPr>
      <w:r>
        <w:rPr>
          <w:sz w:val="24"/>
        </w:rPr>
        <w:t xml:space="preserve">Determine the sizes of each part of the corpus as a percentage of the overall corpus. These values represent the </w:t>
      </w:r>
      <w:r>
        <w:rPr>
          <w:i/>
          <w:sz w:val="24"/>
        </w:rPr>
        <w:t xml:space="preserve">expected </w:t>
      </w:r>
      <w:r>
        <w:rPr>
          <w:sz w:val="24"/>
        </w:rPr>
        <w:t>percentage of the time that one would expect the item to appear in each corpus part, if it were evenly</w:t>
      </w:r>
      <w:r>
        <w:rPr>
          <w:spacing w:val="-18"/>
          <w:sz w:val="24"/>
        </w:rPr>
        <w:t xml:space="preserve"> </w:t>
      </w:r>
      <w:r>
        <w:rPr>
          <w:sz w:val="24"/>
        </w:rPr>
        <w:t>distributed.</w:t>
      </w:r>
    </w:p>
    <w:p w:rsidR="00DD7756" w:rsidRDefault="00AD1397">
      <w:pPr>
        <w:pStyle w:val="ListParagraph"/>
        <w:numPr>
          <w:ilvl w:val="3"/>
          <w:numId w:val="7"/>
        </w:numPr>
        <w:tabs>
          <w:tab w:val="left" w:pos="718"/>
        </w:tabs>
        <w:spacing w:before="164"/>
        <w:jc w:val="both"/>
        <w:rPr>
          <w:sz w:val="24"/>
        </w:rPr>
      </w:pPr>
      <w:r>
        <w:rPr>
          <w:sz w:val="24"/>
        </w:rPr>
        <w:t>Determine</w:t>
      </w:r>
      <w:r>
        <w:rPr>
          <w:spacing w:val="-19"/>
          <w:sz w:val="24"/>
        </w:rPr>
        <w:t xml:space="preserve"> </w:t>
      </w:r>
      <w:r>
        <w:rPr>
          <w:sz w:val="24"/>
        </w:rPr>
        <w:t>the</w:t>
      </w:r>
      <w:r>
        <w:rPr>
          <w:spacing w:val="-18"/>
          <w:sz w:val="24"/>
        </w:rPr>
        <w:t xml:space="preserve"> </w:t>
      </w:r>
      <w:r>
        <w:rPr>
          <w:sz w:val="24"/>
        </w:rPr>
        <w:t>frequencies</w:t>
      </w:r>
      <w:r>
        <w:rPr>
          <w:spacing w:val="-18"/>
          <w:sz w:val="24"/>
        </w:rPr>
        <w:t xml:space="preserve"> </w:t>
      </w:r>
      <w:r>
        <w:rPr>
          <w:sz w:val="24"/>
        </w:rPr>
        <w:t>with</w:t>
      </w:r>
      <w:r>
        <w:rPr>
          <w:spacing w:val="-18"/>
          <w:sz w:val="24"/>
        </w:rPr>
        <w:t xml:space="preserve"> </w:t>
      </w:r>
      <w:r>
        <w:rPr>
          <w:sz w:val="24"/>
        </w:rPr>
        <w:t>with</w:t>
      </w:r>
      <w:r>
        <w:rPr>
          <w:spacing w:val="-18"/>
          <w:sz w:val="24"/>
        </w:rPr>
        <w:t xml:space="preserve"> </w:t>
      </w:r>
      <w:r>
        <w:rPr>
          <w:sz w:val="24"/>
        </w:rPr>
        <w:t>the</w:t>
      </w:r>
      <w:r>
        <w:rPr>
          <w:spacing w:val="-18"/>
          <w:sz w:val="24"/>
        </w:rPr>
        <w:t xml:space="preserve"> </w:t>
      </w:r>
      <w:r>
        <w:rPr>
          <w:sz w:val="24"/>
        </w:rPr>
        <w:t>target</w:t>
      </w:r>
      <w:r>
        <w:rPr>
          <w:spacing w:val="-18"/>
          <w:sz w:val="24"/>
        </w:rPr>
        <w:t xml:space="preserve"> </w:t>
      </w:r>
      <w:r>
        <w:rPr>
          <w:sz w:val="24"/>
        </w:rPr>
        <w:t>item</w:t>
      </w:r>
      <w:r>
        <w:rPr>
          <w:spacing w:val="-18"/>
          <w:sz w:val="24"/>
        </w:rPr>
        <w:t xml:space="preserve"> </w:t>
      </w:r>
      <w:r>
        <w:rPr>
          <w:sz w:val="24"/>
        </w:rPr>
        <w:t>occurs</w:t>
      </w:r>
      <w:r>
        <w:rPr>
          <w:spacing w:val="-19"/>
          <w:sz w:val="24"/>
        </w:rPr>
        <w:t xml:space="preserve"> </w:t>
      </w:r>
      <w:r>
        <w:rPr>
          <w:sz w:val="24"/>
        </w:rPr>
        <w:t>in</w:t>
      </w:r>
      <w:r>
        <w:rPr>
          <w:spacing w:val="-18"/>
          <w:sz w:val="24"/>
        </w:rPr>
        <w:t xml:space="preserve"> </w:t>
      </w:r>
      <w:r>
        <w:rPr>
          <w:sz w:val="24"/>
        </w:rPr>
        <w:t>each</w:t>
      </w:r>
      <w:r>
        <w:rPr>
          <w:spacing w:val="-18"/>
          <w:sz w:val="24"/>
        </w:rPr>
        <w:t xml:space="preserve"> </w:t>
      </w:r>
      <w:r>
        <w:rPr>
          <w:sz w:val="24"/>
        </w:rPr>
        <w:t>part,</w:t>
      </w:r>
      <w:r>
        <w:rPr>
          <w:spacing w:val="-15"/>
          <w:sz w:val="24"/>
        </w:rPr>
        <w:t xml:space="preserve"> </w:t>
      </w:r>
      <w:r>
        <w:rPr>
          <w:sz w:val="24"/>
        </w:rPr>
        <w:t>as</w:t>
      </w:r>
      <w:r>
        <w:rPr>
          <w:spacing w:val="-18"/>
          <w:sz w:val="24"/>
        </w:rPr>
        <w:t xml:space="preserve"> </w:t>
      </w:r>
      <w:r>
        <w:rPr>
          <w:sz w:val="24"/>
        </w:rPr>
        <w:t>a</w:t>
      </w:r>
      <w:r>
        <w:rPr>
          <w:spacing w:val="-18"/>
          <w:sz w:val="24"/>
        </w:rPr>
        <w:t xml:space="preserve"> </w:t>
      </w:r>
      <w:r>
        <w:rPr>
          <w:sz w:val="24"/>
        </w:rPr>
        <w:t>percentage</w:t>
      </w:r>
    </w:p>
    <w:p w:rsidR="00DD7756" w:rsidRDefault="00DD7756">
      <w:pPr>
        <w:jc w:val="both"/>
        <w:rPr>
          <w:sz w:val="24"/>
        </w:rPr>
        <w:sectPr w:rsidR="00DD7756">
          <w:pgSz w:w="12240" w:h="15840"/>
          <w:pgMar w:top="1380" w:right="900" w:bottom="1040" w:left="1680" w:header="0" w:footer="856" w:gutter="0"/>
          <w:cols w:space="720"/>
        </w:sectPr>
      </w:pPr>
    </w:p>
    <w:p w:rsidR="00DD7756" w:rsidRDefault="00AD1397">
      <w:pPr>
        <w:pStyle w:val="BodyText"/>
        <w:spacing w:before="84"/>
        <w:ind w:left="717"/>
        <w:rPr>
          <w:i/>
        </w:rPr>
      </w:pPr>
      <w:r>
        <w:lastRenderedPageBreak/>
        <w:t xml:space="preserve">of its overall frequency of occurrence. These values represent the </w:t>
      </w:r>
      <w:r>
        <w:rPr>
          <w:i/>
        </w:rPr>
        <w:t xml:space="preserve">actual </w:t>
      </w:r>
      <w:r>
        <w:t xml:space="preserve">or </w:t>
      </w:r>
      <w:r>
        <w:rPr>
          <w:i/>
        </w:rPr>
        <w:t>observed</w:t>
      </w:r>
    </w:p>
    <w:p w:rsidR="00DD7756" w:rsidRDefault="00AD1397">
      <w:pPr>
        <w:pStyle w:val="BodyText"/>
        <w:spacing w:before="205"/>
        <w:ind w:left="717"/>
      </w:pPr>
      <w:r>
        <w:t>percentage of the time that the item apperas in each corpus part.</w:t>
      </w:r>
    </w:p>
    <w:p w:rsidR="00DD7756" w:rsidRDefault="00DD7756">
      <w:pPr>
        <w:pStyle w:val="BodyText"/>
        <w:spacing w:before="4"/>
        <w:rPr>
          <w:sz w:val="35"/>
        </w:rPr>
      </w:pPr>
    </w:p>
    <w:p w:rsidR="00DD7756" w:rsidRDefault="00AD1397">
      <w:pPr>
        <w:pStyle w:val="ListParagraph"/>
        <w:numPr>
          <w:ilvl w:val="3"/>
          <w:numId w:val="7"/>
        </w:numPr>
        <w:tabs>
          <w:tab w:val="left" w:pos="718"/>
        </w:tabs>
        <w:spacing w:line="420" w:lineRule="auto"/>
        <w:ind w:right="533"/>
        <w:jc w:val="both"/>
        <w:rPr>
          <w:sz w:val="24"/>
        </w:rPr>
      </w:pPr>
      <w:r>
        <w:rPr>
          <w:sz w:val="24"/>
        </w:rPr>
        <w:t>Compute</w:t>
      </w:r>
      <w:r>
        <w:rPr>
          <w:spacing w:val="-20"/>
          <w:sz w:val="24"/>
        </w:rPr>
        <w:t xml:space="preserve"> </w:t>
      </w:r>
      <w:r>
        <w:rPr>
          <w:sz w:val="24"/>
        </w:rPr>
        <w:t>the</w:t>
      </w:r>
      <w:r>
        <w:rPr>
          <w:spacing w:val="-19"/>
          <w:sz w:val="24"/>
        </w:rPr>
        <w:t xml:space="preserve"> </w:t>
      </w:r>
      <w:r>
        <w:rPr>
          <w:sz w:val="24"/>
        </w:rPr>
        <w:t>pairwise</w:t>
      </w:r>
      <w:r>
        <w:rPr>
          <w:spacing w:val="-20"/>
          <w:sz w:val="24"/>
        </w:rPr>
        <w:t xml:space="preserve"> </w:t>
      </w:r>
      <w:r>
        <w:rPr>
          <w:sz w:val="24"/>
        </w:rPr>
        <w:t>absolute</w:t>
      </w:r>
      <w:r>
        <w:rPr>
          <w:spacing w:val="-19"/>
          <w:sz w:val="24"/>
        </w:rPr>
        <w:t xml:space="preserve"> </w:t>
      </w:r>
      <w:r>
        <w:rPr>
          <w:sz w:val="24"/>
        </w:rPr>
        <w:t>differences</w:t>
      </w:r>
      <w:r>
        <w:rPr>
          <w:spacing w:val="-20"/>
          <w:sz w:val="24"/>
        </w:rPr>
        <w:t xml:space="preserve"> </w:t>
      </w:r>
      <w:r>
        <w:rPr>
          <w:sz w:val="24"/>
        </w:rPr>
        <w:t>between</w:t>
      </w:r>
      <w:r>
        <w:rPr>
          <w:spacing w:val="-20"/>
          <w:sz w:val="24"/>
        </w:rPr>
        <w:t xml:space="preserve"> </w:t>
      </w:r>
      <w:r>
        <w:rPr>
          <w:sz w:val="24"/>
        </w:rPr>
        <w:t>the</w:t>
      </w:r>
      <w:r>
        <w:rPr>
          <w:spacing w:val="-19"/>
          <w:sz w:val="24"/>
        </w:rPr>
        <w:t xml:space="preserve"> </w:t>
      </w:r>
      <w:r>
        <w:rPr>
          <w:sz w:val="24"/>
        </w:rPr>
        <w:t>expected</w:t>
      </w:r>
      <w:r>
        <w:rPr>
          <w:spacing w:val="-19"/>
          <w:sz w:val="24"/>
        </w:rPr>
        <w:t xml:space="preserve"> </w:t>
      </w:r>
      <w:r>
        <w:rPr>
          <w:sz w:val="24"/>
        </w:rPr>
        <w:t>and</w:t>
      </w:r>
      <w:r>
        <w:rPr>
          <w:spacing w:val="-20"/>
          <w:sz w:val="24"/>
        </w:rPr>
        <w:t xml:space="preserve"> </w:t>
      </w:r>
      <w:r>
        <w:rPr>
          <w:sz w:val="24"/>
        </w:rPr>
        <w:t>observed</w:t>
      </w:r>
      <w:r>
        <w:rPr>
          <w:spacing w:val="-19"/>
          <w:sz w:val="24"/>
        </w:rPr>
        <w:t xml:space="preserve"> </w:t>
      </w:r>
      <w:r>
        <w:rPr>
          <w:sz w:val="24"/>
        </w:rPr>
        <w:t>percent- ages, sum them up, and divide the result by</w:t>
      </w:r>
      <w:r>
        <w:rPr>
          <w:spacing w:val="-13"/>
          <w:sz w:val="24"/>
        </w:rPr>
        <w:t xml:space="preserve"> </w:t>
      </w:r>
      <w:r>
        <w:rPr>
          <w:sz w:val="24"/>
        </w:rPr>
        <w:t>two.</w:t>
      </w:r>
    </w:p>
    <w:p w:rsidR="00DD7756" w:rsidRDefault="00AD1397">
      <w:pPr>
        <w:pStyle w:val="ListParagraph"/>
        <w:numPr>
          <w:ilvl w:val="3"/>
          <w:numId w:val="7"/>
        </w:numPr>
        <w:tabs>
          <w:tab w:val="left" w:pos="718"/>
        </w:tabs>
        <w:spacing w:before="173" w:line="393" w:lineRule="auto"/>
        <w:ind w:right="537"/>
        <w:jc w:val="both"/>
        <w:rPr>
          <w:sz w:val="24"/>
        </w:rPr>
      </w:pPr>
      <w:r>
        <w:rPr>
          <w:sz w:val="24"/>
        </w:rPr>
        <w:t xml:space="preserve">The result is </w:t>
      </w:r>
      <w:r>
        <w:rPr>
          <w:rFonts w:ascii="Bookman Old Style"/>
          <w:i/>
          <w:spacing w:val="3"/>
          <w:sz w:val="24"/>
        </w:rPr>
        <w:t xml:space="preserve">DP </w:t>
      </w:r>
      <w:r>
        <w:rPr>
          <w:sz w:val="24"/>
        </w:rPr>
        <w:t xml:space="preserve">, which theoretically ranges from </w:t>
      </w:r>
      <w:r>
        <w:rPr>
          <w:rFonts w:ascii="Tahoma"/>
          <w:sz w:val="24"/>
        </w:rPr>
        <w:t xml:space="preserve">0 </w:t>
      </w:r>
      <w:r>
        <w:rPr>
          <w:sz w:val="24"/>
        </w:rPr>
        <w:t xml:space="preserve">(the item is evenly distributed across the corpus, given the size of the parts) to </w:t>
      </w:r>
      <w:r>
        <w:rPr>
          <w:rFonts w:ascii="Tahoma"/>
          <w:sz w:val="24"/>
        </w:rPr>
        <w:t xml:space="preserve">1 </w:t>
      </w:r>
      <w:r>
        <w:rPr>
          <w:sz w:val="24"/>
        </w:rPr>
        <w:t>(the item is unevenly distributed across the corpus, given the size of the</w:t>
      </w:r>
      <w:r>
        <w:rPr>
          <w:spacing w:val="-10"/>
          <w:sz w:val="24"/>
        </w:rPr>
        <w:t xml:space="preserve"> </w:t>
      </w:r>
      <w:r>
        <w:rPr>
          <w:sz w:val="24"/>
        </w:rPr>
        <w:t>parts).</w:t>
      </w:r>
    </w:p>
    <w:p w:rsidR="00DD7756" w:rsidRDefault="00DD7756">
      <w:pPr>
        <w:pStyle w:val="BodyText"/>
        <w:spacing w:before="4"/>
        <w:rPr>
          <w:sz w:val="25"/>
        </w:rPr>
      </w:pPr>
    </w:p>
    <w:p w:rsidR="00DD7756" w:rsidRDefault="00DD7756">
      <w:pPr>
        <w:pStyle w:val="BodyText"/>
        <w:spacing w:line="403" w:lineRule="auto"/>
        <w:ind w:left="120" w:right="537"/>
        <w:jc w:val="both"/>
      </w:pPr>
      <w:r>
        <w:pict>
          <v:shape id="_x0000_s1117" type="#_x0000_t202" style="position:absolute;left:0;text-align:left;margin-left:194.9pt;margin-top:75.85pt;width:5.15pt;height:8pt;z-index:-24023040;mso-position-horizontal-relative:page" filled="f" stroked="f">
            <v:textbox inset="0,0,0,0">
              <w:txbxContent>
                <w:p w:rsidR="00AD1397" w:rsidRDefault="00AD1397">
                  <w:pPr>
                    <w:spacing w:line="157" w:lineRule="exact"/>
                    <w:rPr>
                      <w:rFonts w:ascii="Bookman Old Style"/>
                      <w:i/>
                      <w:sz w:val="16"/>
                    </w:rPr>
                  </w:pPr>
                  <w:r>
                    <w:rPr>
                      <w:rFonts w:ascii="Bookman Old Style"/>
                      <w:i/>
                      <w:w w:val="103"/>
                      <w:sz w:val="16"/>
                    </w:rPr>
                    <w:t>n</w:t>
                  </w:r>
                </w:p>
              </w:txbxContent>
            </v:textbox>
            <w10:wrap anchorx="page"/>
          </v:shape>
        </w:pict>
      </w:r>
      <w:r w:rsidR="00AD1397">
        <w:t xml:space="preserve">The mathematical formulization of </w:t>
      </w:r>
      <w:r w:rsidR="00AD1397">
        <w:rPr>
          <w:rFonts w:ascii="Bookman Old Style"/>
          <w:i/>
          <w:spacing w:val="3"/>
        </w:rPr>
        <w:t xml:space="preserve">DP </w:t>
      </w:r>
      <w:r w:rsidR="00AD1397">
        <w:t>is shown in (</w:t>
      </w:r>
      <w:hyperlink w:anchor="_bookmark172" w:history="1">
        <w:r w:rsidR="00AD1397">
          <w:rPr>
            <w:color w:val="007FFF"/>
          </w:rPr>
          <w:t>36</w:t>
        </w:r>
      </w:hyperlink>
      <w:r w:rsidR="00AD1397">
        <w:t xml:space="preserve">), where </w:t>
      </w:r>
      <w:r w:rsidR="00AD1397">
        <w:rPr>
          <w:rFonts w:ascii="Bookman Old Style"/>
          <w:i/>
        </w:rPr>
        <w:t xml:space="preserve">n </w:t>
      </w:r>
      <w:r w:rsidR="00AD1397">
        <w:t>is the number of corpus parts,</w:t>
      </w:r>
      <w:r w:rsidR="00AD1397">
        <w:rPr>
          <w:spacing w:val="-5"/>
        </w:rPr>
        <w:t xml:space="preserve"> </w:t>
      </w:r>
      <w:r w:rsidR="00AD1397">
        <w:rPr>
          <w:rFonts w:ascii="Bookman Old Style"/>
          <w:i/>
        </w:rPr>
        <w:t>v</w:t>
      </w:r>
      <w:r w:rsidR="00AD1397">
        <w:rPr>
          <w:rFonts w:ascii="Bookman Old Style"/>
          <w:i/>
          <w:spacing w:val="-7"/>
        </w:rPr>
        <w:t xml:space="preserve"> </w:t>
      </w:r>
      <w:r w:rsidR="00AD1397">
        <w:t>is</w:t>
      </w:r>
      <w:r w:rsidR="00AD1397">
        <w:rPr>
          <w:spacing w:val="-5"/>
        </w:rPr>
        <w:t xml:space="preserve"> </w:t>
      </w:r>
      <w:r w:rsidR="00AD1397">
        <w:t>the</w:t>
      </w:r>
      <w:r w:rsidR="00AD1397">
        <w:rPr>
          <w:spacing w:val="-4"/>
        </w:rPr>
        <w:t xml:space="preserve"> </w:t>
      </w:r>
      <w:r w:rsidR="00AD1397">
        <w:t>frequencies</w:t>
      </w:r>
      <w:r w:rsidR="00AD1397">
        <w:rPr>
          <w:spacing w:val="-5"/>
        </w:rPr>
        <w:t xml:space="preserve"> </w:t>
      </w:r>
      <w:r w:rsidR="00AD1397">
        <w:t>of</w:t>
      </w:r>
      <w:r w:rsidR="00AD1397">
        <w:rPr>
          <w:spacing w:val="-4"/>
        </w:rPr>
        <w:t xml:space="preserve"> </w:t>
      </w:r>
      <w:r w:rsidR="00AD1397">
        <w:t>the</w:t>
      </w:r>
      <w:r w:rsidR="00AD1397">
        <w:rPr>
          <w:spacing w:val="-4"/>
        </w:rPr>
        <w:t xml:space="preserve"> </w:t>
      </w:r>
      <w:r w:rsidR="00AD1397">
        <w:t>target</w:t>
      </w:r>
      <w:r w:rsidR="00AD1397">
        <w:rPr>
          <w:spacing w:val="-5"/>
        </w:rPr>
        <w:t xml:space="preserve"> </w:t>
      </w:r>
      <w:r w:rsidR="00AD1397">
        <w:t>item</w:t>
      </w:r>
      <w:r w:rsidR="00AD1397">
        <w:rPr>
          <w:spacing w:val="-4"/>
        </w:rPr>
        <w:t xml:space="preserve"> </w:t>
      </w:r>
      <w:r w:rsidR="00AD1397">
        <w:t>in</w:t>
      </w:r>
      <w:r w:rsidR="00AD1397">
        <w:rPr>
          <w:spacing w:val="-4"/>
        </w:rPr>
        <w:t xml:space="preserve"> </w:t>
      </w:r>
      <w:r w:rsidR="00AD1397">
        <w:t>each</w:t>
      </w:r>
      <w:r w:rsidR="00AD1397">
        <w:rPr>
          <w:spacing w:val="-5"/>
        </w:rPr>
        <w:t xml:space="preserve"> </w:t>
      </w:r>
      <w:r w:rsidR="00AD1397">
        <w:t>corpus</w:t>
      </w:r>
      <w:r w:rsidR="00AD1397">
        <w:rPr>
          <w:spacing w:val="-4"/>
        </w:rPr>
        <w:t xml:space="preserve"> </w:t>
      </w:r>
      <w:r w:rsidR="00AD1397">
        <w:t>part,</w:t>
      </w:r>
      <w:r w:rsidR="00AD1397">
        <w:rPr>
          <w:spacing w:val="-6"/>
        </w:rPr>
        <w:t xml:space="preserve"> </w:t>
      </w:r>
      <w:r w:rsidR="00AD1397">
        <w:rPr>
          <w:rFonts w:ascii="Bookman Old Style"/>
          <w:i/>
          <w:w w:val="110"/>
        </w:rPr>
        <w:t>f</w:t>
      </w:r>
      <w:r w:rsidR="00AD1397">
        <w:rPr>
          <w:rFonts w:ascii="Bookman Old Style"/>
          <w:i/>
          <w:spacing w:val="2"/>
          <w:w w:val="110"/>
        </w:rPr>
        <w:t xml:space="preserve"> </w:t>
      </w:r>
      <w:r w:rsidR="00AD1397">
        <w:t>is</w:t>
      </w:r>
      <w:r w:rsidR="00AD1397">
        <w:rPr>
          <w:spacing w:val="-4"/>
        </w:rPr>
        <w:t xml:space="preserve"> </w:t>
      </w:r>
      <w:r w:rsidR="00AD1397">
        <w:t>the</w:t>
      </w:r>
      <w:r w:rsidR="00AD1397">
        <w:rPr>
          <w:spacing w:val="-4"/>
        </w:rPr>
        <w:t xml:space="preserve"> </w:t>
      </w:r>
      <w:r w:rsidR="00AD1397">
        <w:t>overall</w:t>
      </w:r>
      <w:r w:rsidR="00AD1397">
        <w:rPr>
          <w:spacing w:val="-5"/>
        </w:rPr>
        <w:t xml:space="preserve"> </w:t>
      </w:r>
      <w:r w:rsidR="00AD1397">
        <w:t>frequency</w:t>
      </w:r>
      <w:r w:rsidR="00AD1397">
        <w:rPr>
          <w:spacing w:val="-4"/>
        </w:rPr>
        <w:t xml:space="preserve"> </w:t>
      </w:r>
      <w:r w:rsidR="00AD1397">
        <w:t xml:space="preserve">of the target item in the corpus, and </w:t>
      </w:r>
      <w:r w:rsidR="00AD1397">
        <w:rPr>
          <w:rFonts w:ascii="Bookman Old Style"/>
          <w:i/>
        </w:rPr>
        <w:t xml:space="preserve">s </w:t>
      </w:r>
      <w:r w:rsidR="00AD1397">
        <w:t>is the percent size of each corpus</w:t>
      </w:r>
      <w:r w:rsidR="00AD1397">
        <w:rPr>
          <w:spacing w:val="-43"/>
        </w:rPr>
        <w:t xml:space="preserve"> </w:t>
      </w:r>
      <w:r w:rsidR="00AD1397">
        <w:t>part.</w:t>
      </w:r>
    </w:p>
    <w:p w:rsidR="00DD7756" w:rsidRDefault="00DD7756">
      <w:pPr>
        <w:spacing w:line="403" w:lineRule="auto"/>
        <w:jc w:val="both"/>
        <w:sectPr w:rsidR="00DD7756">
          <w:pgSz w:w="12240" w:h="15840"/>
          <w:pgMar w:top="1380" w:right="900" w:bottom="1040" w:left="1680" w:header="0" w:footer="856" w:gutter="0"/>
          <w:cols w:space="720"/>
        </w:sectPr>
      </w:pPr>
    </w:p>
    <w:p w:rsidR="00DD7756" w:rsidRDefault="00AD1397">
      <w:pPr>
        <w:tabs>
          <w:tab w:val="left" w:pos="834"/>
        </w:tabs>
        <w:spacing w:before="226"/>
        <w:ind w:left="231"/>
        <w:rPr>
          <w:rFonts w:ascii="DejaVu Serif Condensed" w:hAnsi="DejaVu Serif Condensed"/>
          <w:i/>
          <w:sz w:val="24"/>
        </w:rPr>
      </w:pPr>
      <w:bookmarkStart w:id="223" w:name="_bookmark172"/>
      <w:bookmarkEnd w:id="223"/>
      <w:r>
        <w:rPr>
          <w:sz w:val="24"/>
        </w:rPr>
        <w:lastRenderedPageBreak/>
        <w:t>(36)</w:t>
      </w:r>
      <w:r>
        <w:rPr>
          <w:sz w:val="24"/>
        </w:rPr>
        <w:tab/>
      </w:r>
      <w:r>
        <w:rPr>
          <w:rFonts w:ascii="Bookman Old Style" w:hAnsi="Bookman Old Style"/>
          <w:i/>
          <w:spacing w:val="3"/>
          <w:sz w:val="24"/>
        </w:rPr>
        <w:t xml:space="preserve">DP </w:t>
      </w:r>
      <w:r>
        <w:rPr>
          <w:rFonts w:ascii="Tahoma" w:hAnsi="Tahoma"/>
          <w:sz w:val="24"/>
        </w:rPr>
        <w:t>= 0</w:t>
      </w:r>
      <w:r>
        <w:rPr>
          <w:rFonts w:ascii="Bookman Old Style" w:hAnsi="Bookman Old Style"/>
          <w:i/>
          <w:sz w:val="24"/>
        </w:rPr>
        <w:t>.</w:t>
      </w:r>
      <w:r>
        <w:rPr>
          <w:rFonts w:ascii="Tahoma" w:hAnsi="Tahoma"/>
          <w:sz w:val="24"/>
        </w:rPr>
        <w:t>5</w:t>
      </w:r>
      <w:r>
        <w:rPr>
          <w:rFonts w:ascii="Tahoma" w:hAnsi="Tahoma"/>
          <w:spacing w:val="-6"/>
          <w:sz w:val="24"/>
        </w:rPr>
        <w:t xml:space="preserve"> </w:t>
      </w:r>
      <w:r>
        <w:rPr>
          <w:rFonts w:ascii="DejaVu Serif Condensed" w:hAnsi="DejaVu Serif Condensed"/>
          <w:i/>
          <w:spacing w:val="-18"/>
          <w:sz w:val="24"/>
        </w:rPr>
        <w:t>×</w:t>
      </w:r>
    </w:p>
    <w:p w:rsidR="00DD7756" w:rsidRDefault="00AD1397">
      <w:pPr>
        <w:spacing w:before="77"/>
        <w:ind w:left="13"/>
        <w:rPr>
          <w:rFonts w:ascii="Times New Roman" w:hAnsi="Times New Roman"/>
          <w:sz w:val="16"/>
        </w:rPr>
      </w:pPr>
      <w:r>
        <w:br w:type="column"/>
      </w:r>
      <w:r>
        <w:rPr>
          <w:rFonts w:ascii="Times New Roman" w:hAnsi="Times New Roman"/>
          <w:spacing w:val="-281"/>
          <w:w w:val="201"/>
          <w:position w:val="44"/>
          <w:sz w:val="20"/>
        </w:rPr>
        <w:lastRenderedPageBreak/>
        <w:t>∑</w:t>
      </w:r>
      <w:r>
        <w:rPr>
          <w:rFonts w:ascii="Bookman Old Style" w:hAnsi="Bookman Old Style"/>
          <w:i/>
          <w:w w:val="128"/>
          <w:sz w:val="16"/>
        </w:rPr>
        <w:t>i</w:t>
      </w:r>
      <w:r>
        <w:rPr>
          <w:rFonts w:ascii="Times New Roman" w:hAnsi="Times New Roman"/>
          <w:w w:val="127"/>
          <w:sz w:val="16"/>
        </w:rPr>
        <w:t>=1</w:t>
      </w:r>
    </w:p>
    <w:p w:rsidR="00DD7756" w:rsidRDefault="00AD1397">
      <w:pPr>
        <w:spacing w:before="78" w:line="223" w:lineRule="exact"/>
        <w:ind w:left="90"/>
        <w:rPr>
          <w:rFonts w:ascii="Bookman Old Style"/>
          <w:i/>
          <w:sz w:val="24"/>
        </w:rPr>
      </w:pPr>
      <w:r>
        <w:br w:type="column"/>
      </w:r>
      <w:r>
        <w:rPr>
          <w:rFonts w:ascii="Bookman Old Style"/>
          <w:i/>
          <w:w w:val="110"/>
          <w:sz w:val="24"/>
          <w:u w:val="single"/>
        </w:rPr>
        <w:lastRenderedPageBreak/>
        <w:t>v</w:t>
      </w:r>
      <w:r>
        <w:rPr>
          <w:rFonts w:ascii="Bookman Old Style"/>
          <w:i/>
          <w:w w:val="110"/>
          <w:sz w:val="24"/>
          <w:u w:val="single"/>
          <w:vertAlign w:val="subscript"/>
        </w:rPr>
        <w:t>i</w:t>
      </w:r>
    </w:p>
    <w:p w:rsidR="00DD7756" w:rsidRDefault="00AD1397">
      <w:pPr>
        <w:spacing w:line="172" w:lineRule="auto"/>
        <w:ind w:left="-1"/>
        <w:rPr>
          <w:rFonts w:ascii="DejaVu Serif Condensed" w:hAnsi="DejaVu Serif Condensed"/>
          <w:i/>
          <w:sz w:val="24"/>
        </w:rPr>
      </w:pPr>
      <w:r>
        <w:rPr>
          <w:rFonts w:ascii="DejaVu Serif Condensed" w:hAnsi="DejaVu Serif Condensed"/>
          <w:i/>
          <w:w w:val="110"/>
          <w:sz w:val="24"/>
        </w:rPr>
        <w:t xml:space="preserve">| </w:t>
      </w:r>
      <w:r>
        <w:rPr>
          <w:rFonts w:ascii="Bookman Old Style" w:hAnsi="Bookman Old Style"/>
          <w:i/>
          <w:w w:val="120"/>
          <w:position w:val="-15"/>
          <w:sz w:val="24"/>
        </w:rPr>
        <w:t xml:space="preserve">f </w:t>
      </w:r>
      <w:r>
        <w:rPr>
          <w:rFonts w:ascii="DejaVu Serif Condensed" w:hAnsi="DejaVu Serif Condensed"/>
          <w:i/>
          <w:spacing w:val="-18"/>
          <w:w w:val="110"/>
          <w:sz w:val="24"/>
        </w:rPr>
        <w:t>−</w:t>
      </w:r>
    </w:p>
    <w:p w:rsidR="00DD7756" w:rsidRDefault="00AD1397">
      <w:pPr>
        <w:spacing w:before="240"/>
        <w:ind w:left="13"/>
        <w:rPr>
          <w:rFonts w:ascii="DejaVu Serif Condensed"/>
          <w:i/>
          <w:sz w:val="24"/>
        </w:rPr>
      </w:pPr>
      <w:r>
        <w:br w:type="column"/>
      </w:r>
      <w:r>
        <w:rPr>
          <w:rFonts w:ascii="Bookman Old Style"/>
          <w:i/>
          <w:sz w:val="24"/>
        </w:rPr>
        <w:lastRenderedPageBreak/>
        <w:t>s</w:t>
      </w:r>
      <w:r>
        <w:rPr>
          <w:rFonts w:ascii="Bookman Old Style"/>
          <w:i/>
          <w:sz w:val="24"/>
          <w:vertAlign w:val="subscript"/>
        </w:rPr>
        <w:t>i</w:t>
      </w:r>
      <w:r>
        <w:rPr>
          <w:rFonts w:ascii="DejaVu Serif Condensed"/>
          <w:i/>
          <w:sz w:val="24"/>
        </w:rPr>
        <w:t>|</w:t>
      </w:r>
    </w:p>
    <w:p w:rsidR="00DD7756" w:rsidRDefault="00DD7756">
      <w:pPr>
        <w:rPr>
          <w:rFonts w:ascii="DejaVu Serif Condensed"/>
          <w:sz w:val="24"/>
        </w:rPr>
        <w:sectPr w:rsidR="00DD7756">
          <w:type w:val="continuous"/>
          <w:pgSz w:w="12240" w:h="15840"/>
          <w:pgMar w:top="1300" w:right="900" w:bottom="280" w:left="1680" w:header="720" w:footer="720" w:gutter="0"/>
          <w:cols w:num="4" w:space="720" w:equalWidth="0">
            <w:col w:w="2073" w:space="40"/>
            <w:col w:w="302" w:space="39"/>
            <w:col w:w="534" w:space="39"/>
            <w:col w:w="6633"/>
          </w:cols>
        </w:sectPr>
      </w:pPr>
    </w:p>
    <w:p w:rsidR="00DD7756" w:rsidRDefault="00AD1397">
      <w:pPr>
        <w:pStyle w:val="BodyText"/>
        <w:spacing w:before="188" w:line="410" w:lineRule="auto"/>
        <w:ind w:left="120" w:right="533"/>
        <w:jc w:val="both"/>
      </w:pPr>
      <w:r>
        <w:lastRenderedPageBreak/>
        <w:t>A more detailed explanation of this calculation, with examples, is in Gries (</w:t>
      </w:r>
      <w:hyperlink w:anchor="_bookmark342" w:history="1">
        <w:r>
          <w:rPr>
            <w:color w:val="007FFF"/>
          </w:rPr>
          <w:t>2008</w:t>
        </w:r>
      </w:hyperlink>
      <w:r>
        <w:t xml:space="preserve">: §3). Note that while the theoretical range of </w:t>
      </w:r>
      <w:r>
        <w:rPr>
          <w:rFonts w:ascii="Bookman Old Style" w:hAnsi="Bookman Old Style"/>
          <w:i/>
        </w:rPr>
        <w:t xml:space="preserve">DP </w:t>
      </w:r>
      <w:r>
        <w:t xml:space="preserve">is between </w:t>
      </w:r>
      <w:r>
        <w:rPr>
          <w:rFonts w:ascii="Tahoma" w:hAnsi="Tahoma"/>
        </w:rPr>
        <w:t xml:space="preserve">0 </w:t>
      </w:r>
      <w:r>
        <w:t xml:space="preserve">and </w:t>
      </w:r>
      <w:r>
        <w:rPr>
          <w:rFonts w:ascii="Tahoma" w:hAnsi="Tahoma"/>
        </w:rPr>
        <w:t>1</w:t>
      </w:r>
      <w:r>
        <w:t>, it will never actually reach these two limits because a particular proportion of the lexical item was expected to occur in each corpus part anyway. This issue is only noticeable in corpora with a very small number of parts.</w:t>
      </w:r>
    </w:p>
    <w:p w:rsidR="00DD7756" w:rsidRDefault="00AD1397">
      <w:pPr>
        <w:pStyle w:val="BodyText"/>
        <w:spacing w:before="14" w:line="420" w:lineRule="auto"/>
        <w:ind w:left="120" w:right="535" w:firstLine="358"/>
        <w:jc w:val="both"/>
      </w:pPr>
      <w:r>
        <w:t xml:space="preserve">Both the token frequencies and corpus dispersions of each lexical item in the 100-item samples are reported in </w:t>
      </w:r>
      <w:hyperlink w:anchor="_bookmark232" w:history="1">
        <w:r>
          <w:rPr>
            <w:color w:val="007FFF"/>
          </w:rPr>
          <w:t>Appendix B</w:t>
        </w:r>
      </w:hyperlink>
      <w:r>
        <w:t>.</w:t>
      </w:r>
    </w:p>
    <w:p w:rsidR="00DD7756" w:rsidRDefault="00DD7756">
      <w:pPr>
        <w:pStyle w:val="BodyText"/>
        <w:rPr>
          <w:sz w:val="26"/>
        </w:rPr>
      </w:pPr>
    </w:p>
    <w:p w:rsidR="00DD7756" w:rsidRDefault="00AD1397">
      <w:pPr>
        <w:pStyle w:val="Heading2"/>
        <w:numPr>
          <w:ilvl w:val="1"/>
          <w:numId w:val="7"/>
        </w:numPr>
        <w:tabs>
          <w:tab w:val="left" w:pos="885"/>
          <w:tab w:val="left" w:pos="886"/>
        </w:tabs>
        <w:spacing w:before="221"/>
        <w:ind w:left="885" w:hanging="766"/>
        <w:rPr>
          <w:b/>
        </w:rPr>
      </w:pPr>
      <w:bookmarkStart w:id="224" w:name="3.5_Summary"/>
      <w:bookmarkStart w:id="225" w:name="_bookmark173"/>
      <w:bookmarkEnd w:id="224"/>
      <w:bookmarkEnd w:id="225"/>
      <w:r>
        <w:rPr>
          <w:b/>
        </w:rPr>
        <w:t>Summary</w:t>
      </w:r>
    </w:p>
    <w:p w:rsidR="00DD7756" w:rsidRDefault="00DD7756">
      <w:pPr>
        <w:pStyle w:val="BodyText"/>
        <w:spacing w:before="6"/>
        <w:rPr>
          <w:b/>
          <w:sz w:val="36"/>
        </w:rPr>
      </w:pPr>
    </w:p>
    <w:p w:rsidR="00DD7756" w:rsidRDefault="00AD1397">
      <w:pPr>
        <w:pStyle w:val="BodyText"/>
        <w:spacing w:before="1" w:line="420" w:lineRule="auto"/>
        <w:ind w:left="120" w:right="533"/>
        <w:jc w:val="both"/>
      </w:pPr>
      <w:r>
        <w:t xml:space="preserve">This chapter has presented the methodological tools necessary for answering the research questions put forth in </w:t>
      </w:r>
      <w:hyperlink w:anchor="_bookmark13" w:history="1">
        <w:r>
          <w:rPr>
            <w:color w:val="007FFF"/>
          </w:rPr>
          <w:t>Chapter 1</w:t>
        </w:r>
      </w:hyperlink>
      <w:r>
        <w:t>. The methods adopted in this study are novel for several reasons. First, this is the first study to utilize naturalistic discourse data from corpora to ex- amine lexical flexibility at the level of the individual lexical item. Second, this is the first</w:t>
      </w:r>
    </w:p>
    <w:p w:rsidR="00DD7756" w:rsidRDefault="00DD7756">
      <w:pPr>
        <w:spacing w:line="420" w:lineRule="auto"/>
        <w:jc w:val="both"/>
        <w:sectPr w:rsidR="00DD7756">
          <w:type w:val="continuous"/>
          <w:pgSz w:w="12240" w:h="15840"/>
          <w:pgMar w:top="1300" w:right="900" w:bottom="280" w:left="1680" w:header="720" w:footer="720" w:gutter="0"/>
          <w:cols w:space="720"/>
        </w:sectPr>
      </w:pPr>
    </w:p>
    <w:p w:rsidR="00DD7756" w:rsidRDefault="00AD1397">
      <w:pPr>
        <w:pStyle w:val="BodyText"/>
        <w:spacing w:before="84" w:line="417" w:lineRule="auto"/>
        <w:ind w:left="119" w:right="532"/>
        <w:jc w:val="both"/>
      </w:pPr>
      <w:r>
        <w:lastRenderedPageBreak/>
        <w:t xml:space="preserve">study to </w:t>
      </w:r>
      <w:r>
        <w:rPr>
          <w:i/>
        </w:rPr>
        <w:t xml:space="preserve">quantify </w:t>
      </w:r>
      <w:r>
        <w:t>the lexical flexibility of individual lexical items, in a crosslinguistically ap- plicable</w:t>
      </w:r>
      <w:r>
        <w:rPr>
          <w:spacing w:val="-6"/>
        </w:rPr>
        <w:t xml:space="preserve"> </w:t>
      </w:r>
      <w:r>
        <w:rPr>
          <w:spacing w:val="-4"/>
        </w:rPr>
        <w:t>way.</w:t>
      </w:r>
      <w:r>
        <w:rPr>
          <w:spacing w:val="13"/>
        </w:rPr>
        <w:t xml:space="preserve"> </w:t>
      </w:r>
      <w:r>
        <w:t>The</w:t>
      </w:r>
      <w:r>
        <w:rPr>
          <w:spacing w:val="-5"/>
        </w:rPr>
        <w:t xml:space="preserve"> </w:t>
      </w:r>
      <w:r>
        <w:t>calculation</w:t>
      </w:r>
      <w:r>
        <w:rPr>
          <w:spacing w:val="-5"/>
        </w:rPr>
        <w:t xml:space="preserve"> </w:t>
      </w:r>
      <w:r>
        <w:t>of</w:t>
      </w:r>
      <w:r>
        <w:rPr>
          <w:spacing w:val="-6"/>
        </w:rPr>
        <w:t xml:space="preserve"> </w:t>
      </w:r>
      <w:r>
        <w:t>lexical</w:t>
      </w:r>
      <w:r>
        <w:rPr>
          <w:spacing w:val="-6"/>
        </w:rPr>
        <w:t xml:space="preserve"> </w:t>
      </w:r>
      <w:r>
        <w:t>flexibility</w:t>
      </w:r>
      <w:r>
        <w:rPr>
          <w:spacing w:val="-6"/>
        </w:rPr>
        <w:t xml:space="preserve"> </w:t>
      </w:r>
      <w:r>
        <w:t>using</w:t>
      </w:r>
      <w:r>
        <w:rPr>
          <w:spacing w:val="-5"/>
        </w:rPr>
        <w:t xml:space="preserve"> </w:t>
      </w:r>
      <w:r>
        <w:t>Shannon’s</w:t>
      </w:r>
      <w:r>
        <w:rPr>
          <w:spacing w:val="-8"/>
        </w:rPr>
        <w:t xml:space="preserve"> </w:t>
      </w:r>
      <w:r>
        <w:rPr>
          <w:rFonts w:ascii="Bookman Old Style" w:hAnsi="Bookman Old Style"/>
          <w:i/>
        </w:rPr>
        <w:t xml:space="preserve">H </w:t>
      </w:r>
      <w:r>
        <w:t>is</w:t>
      </w:r>
      <w:r>
        <w:rPr>
          <w:spacing w:val="-6"/>
        </w:rPr>
        <w:t xml:space="preserve"> </w:t>
      </w:r>
      <w:r>
        <w:t>intended</w:t>
      </w:r>
      <w:r>
        <w:rPr>
          <w:spacing w:val="-6"/>
        </w:rPr>
        <w:t xml:space="preserve"> </w:t>
      </w:r>
      <w:r>
        <w:t>as</w:t>
      </w:r>
      <w:r>
        <w:rPr>
          <w:spacing w:val="-5"/>
        </w:rPr>
        <w:t xml:space="preserve"> </w:t>
      </w:r>
      <w:r>
        <w:t>the</w:t>
      </w:r>
      <w:r>
        <w:rPr>
          <w:spacing w:val="-6"/>
        </w:rPr>
        <w:t xml:space="preserve"> </w:t>
      </w:r>
      <w:r>
        <w:t>main methodological contribution of this thesis. Finally, this study incorporates findings from re- cent research in corpus linguistics which suggest that corpus dispersion is a better measure of</w:t>
      </w:r>
      <w:r>
        <w:rPr>
          <w:spacing w:val="-5"/>
        </w:rPr>
        <w:t xml:space="preserve"> </w:t>
      </w:r>
      <w:r>
        <w:t>frequency</w:t>
      </w:r>
      <w:r>
        <w:rPr>
          <w:spacing w:val="-4"/>
        </w:rPr>
        <w:t xml:space="preserve"> </w:t>
      </w:r>
      <w:r>
        <w:t>of</w:t>
      </w:r>
      <w:r>
        <w:rPr>
          <w:spacing w:val="-4"/>
        </w:rPr>
        <w:t xml:space="preserve"> </w:t>
      </w:r>
      <w:r>
        <w:t>exposure</w:t>
      </w:r>
      <w:r>
        <w:rPr>
          <w:spacing w:val="-5"/>
        </w:rPr>
        <w:t xml:space="preserve"> </w:t>
      </w:r>
      <w:r>
        <w:t>than</w:t>
      </w:r>
      <w:r>
        <w:rPr>
          <w:spacing w:val="-4"/>
        </w:rPr>
        <w:t xml:space="preserve"> </w:t>
      </w:r>
      <w:r>
        <w:t>just</w:t>
      </w:r>
      <w:r>
        <w:rPr>
          <w:spacing w:val="-5"/>
        </w:rPr>
        <w:t xml:space="preserve"> </w:t>
      </w:r>
      <w:r>
        <w:t>raw</w:t>
      </w:r>
      <w:r>
        <w:rPr>
          <w:spacing w:val="-4"/>
        </w:rPr>
        <w:t xml:space="preserve"> </w:t>
      </w:r>
      <w:r>
        <w:t>token</w:t>
      </w:r>
      <w:r>
        <w:rPr>
          <w:spacing w:val="-4"/>
        </w:rPr>
        <w:t xml:space="preserve"> </w:t>
      </w:r>
      <w:r>
        <w:t>frequency.</w:t>
      </w:r>
      <w:r>
        <w:rPr>
          <w:spacing w:val="15"/>
        </w:rPr>
        <w:t xml:space="preserve"> </w:t>
      </w:r>
      <w:r>
        <w:t>As</w:t>
      </w:r>
      <w:r>
        <w:rPr>
          <w:spacing w:val="-6"/>
        </w:rPr>
        <w:t xml:space="preserve"> </w:t>
      </w:r>
      <w:r>
        <w:t>such,</w:t>
      </w:r>
      <w:r>
        <w:rPr>
          <w:spacing w:val="-4"/>
        </w:rPr>
        <w:t xml:space="preserve"> </w:t>
      </w:r>
      <w:r>
        <w:t>I</w:t>
      </w:r>
      <w:r>
        <w:rPr>
          <w:spacing w:val="-4"/>
        </w:rPr>
        <w:t xml:space="preserve"> </w:t>
      </w:r>
      <w:r>
        <w:t>report</w:t>
      </w:r>
      <w:r>
        <w:rPr>
          <w:spacing w:val="-4"/>
        </w:rPr>
        <w:t xml:space="preserve"> </w:t>
      </w:r>
      <w:r>
        <w:t>on</w:t>
      </w:r>
      <w:r>
        <w:rPr>
          <w:spacing w:val="-4"/>
        </w:rPr>
        <w:t xml:space="preserve"> </w:t>
      </w:r>
      <w:r>
        <w:t>both</w:t>
      </w:r>
      <w:r>
        <w:rPr>
          <w:spacing w:val="-5"/>
        </w:rPr>
        <w:t xml:space="preserve"> </w:t>
      </w:r>
      <w:r>
        <w:t>token</w:t>
      </w:r>
      <w:r>
        <w:rPr>
          <w:spacing w:val="-4"/>
        </w:rPr>
        <w:t xml:space="preserve"> </w:t>
      </w:r>
      <w:r>
        <w:t>fre- quency</w:t>
      </w:r>
      <w:r>
        <w:rPr>
          <w:spacing w:val="-16"/>
        </w:rPr>
        <w:t xml:space="preserve"> </w:t>
      </w:r>
      <w:r>
        <w:t>and</w:t>
      </w:r>
      <w:r>
        <w:rPr>
          <w:spacing w:val="-16"/>
        </w:rPr>
        <w:t xml:space="preserve"> </w:t>
      </w:r>
      <w:r>
        <w:t>corpus</w:t>
      </w:r>
      <w:r>
        <w:rPr>
          <w:spacing w:val="-15"/>
        </w:rPr>
        <w:t xml:space="preserve"> </w:t>
      </w:r>
      <w:r>
        <w:t>dispersion</w:t>
      </w:r>
      <w:r>
        <w:rPr>
          <w:spacing w:val="-16"/>
        </w:rPr>
        <w:t xml:space="preserve"> </w:t>
      </w:r>
      <w:r>
        <w:t>and</w:t>
      </w:r>
      <w:r>
        <w:rPr>
          <w:spacing w:val="-16"/>
        </w:rPr>
        <w:t xml:space="preserve"> </w:t>
      </w:r>
      <w:r>
        <w:t>examine</w:t>
      </w:r>
      <w:r>
        <w:rPr>
          <w:spacing w:val="-16"/>
        </w:rPr>
        <w:t xml:space="preserve"> </w:t>
      </w:r>
      <w:r>
        <w:t>their</w:t>
      </w:r>
      <w:r>
        <w:rPr>
          <w:spacing w:val="-16"/>
        </w:rPr>
        <w:t xml:space="preserve"> </w:t>
      </w:r>
      <w:r>
        <w:t>interaction</w:t>
      </w:r>
      <w:r>
        <w:rPr>
          <w:spacing w:val="-16"/>
        </w:rPr>
        <w:t xml:space="preserve"> </w:t>
      </w:r>
      <w:r>
        <w:t>as</w:t>
      </w:r>
      <w:r>
        <w:rPr>
          <w:spacing w:val="-15"/>
        </w:rPr>
        <w:t xml:space="preserve"> </w:t>
      </w:r>
      <w:r>
        <w:t>they</w:t>
      </w:r>
      <w:r>
        <w:rPr>
          <w:spacing w:val="-17"/>
        </w:rPr>
        <w:t xml:space="preserve"> </w:t>
      </w:r>
      <w:r>
        <w:t>relate</w:t>
      </w:r>
      <w:r>
        <w:rPr>
          <w:spacing w:val="-16"/>
        </w:rPr>
        <w:t xml:space="preserve"> </w:t>
      </w:r>
      <w:r>
        <w:t>to</w:t>
      </w:r>
      <w:r>
        <w:rPr>
          <w:spacing w:val="-15"/>
        </w:rPr>
        <w:t xml:space="preserve"> </w:t>
      </w:r>
      <w:r>
        <w:t>lexical</w:t>
      </w:r>
      <w:r>
        <w:rPr>
          <w:spacing w:val="-17"/>
        </w:rPr>
        <w:t xml:space="preserve"> </w:t>
      </w:r>
      <w:r>
        <w:t>flexibility in</w:t>
      </w:r>
      <w:r>
        <w:rPr>
          <w:spacing w:val="-12"/>
        </w:rPr>
        <w:t xml:space="preserve"> </w:t>
      </w:r>
      <w:hyperlink w:anchor="_bookmark206" w:history="1">
        <w:r>
          <w:rPr>
            <w:color w:val="007FFF"/>
          </w:rPr>
          <w:t>Section</w:t>
        </w:r>
        <w:r>
          <w:rPr>
            <w:color w:val="007FFF"/>
            <w:spacing w:val="-12"/>
          </w:rPr>
          <w:t xml:space="preserve"> </w:t>
        </w:r>
        <w:r>
          <w:rPr>
            <w:color w:val="007FFF"/>
          </w:rPr>
          <w:t>4.5</w:t>
        </w:r>
      </w:hyperlink>
      <w:r>
        <w:t>.</w:t>
      </w:r>
      <w:r>
        <w:rPr>
          <w:spacing w:val="12"/>
        </w:rPr>
        <w:t xml:space="preserve"> </w:t>
      </w:r>
      <w:r>
        <w:t>With</w:t>
      </w:r>
      <w:r>
        <w:rPr>
          <w:spacing w:val="-12"/>
        </w:rPr>
        <w:t xml:space="preserve"> </w:t>
      </w:r>
      <w:r>
        <w:t>these</w:t>
      </w:r>
      <w:r>
        <w:rPr>
          <w:spacing w:val="-11"/>
        </w:rPr>
        <w:t xml:space="preserve"> </w:t>
      </w:r>
      <w:r>
        <w:t>methodological</w:t>
      </w:r>
      <w:r>
        <w:rPr>
          <w:spacing w:val="-12"/>
        </w:rPr>
        <w:t xml:space="preserve"> </w:t>
      </w:r>
      <w:r>
        <w:t>prerequisites</w:t>
      </w:r>
      <w:r>
        <w:rPr>
          <w:spacing w:val="-12"/>
        </w:rPr>
        <w:t xml:space="preserve"> </w:t>
      </w:r>
      <w:r>
        <w:t>in</w:t>
      </w:r>
      <w:r>
        <w:rPr>
          <w:spacing w:val="-11"/>
        </w:rPr>
        <w:t xml:space="preserve"> </w:t>
      </w:r>
      <w:r>
        <w:t>place,</w:t>
      </w:r>
      <w:r>
        <w:rPr>
          <w:spacing w:val="-11"/>
        </w:rPr>
        <w:t xml:space="preserve"> </w:t>
      </w:r>
      <w:r>
        <w:t>I</w:t>
      </w:r>
      <w:r>
        <w:rPr>
          <w:spacing w:val="-12"/>
        </w:rPr>
        <w:t xml:space="preserve"> </w:t>
      </w:r>
      <w:r>
        <w:t>now</w:t>
      </w:r>
      <w:r>
        <w:rPr>
          <w:spacing w:val="-11"/>
        </w:rPr>
        <w:t xml:space="preserve"> </w:t>
      </w:r>
      <w:r>
        <w:t>turn</w:t>
      </w:r>
      <w:r>
        <w:rPr>
          <w:spacing w:val="-12"/>
        </w:rPr>
        <w:t xml:space="preserve"> </w:t>
      </w:r>
      <w:r>
        <w:t>to</w:t>
      </w:r>
      <w:r>
        <w:rPr>
          <w:spacing w:val="-12"/>
        </w:rPr>
        <w:t xml:space="preserve"> </w:t>
      </w:r>
      <w:r>
        <w:t>answering</w:t>
      </w:r>
      <w:r>
        <w:rPr>
          <w:spacing w:val="-11"/>
        </w:rPr>
        <w:t xml:space="preserve"> </w:t>
      </w:r>
      <w:r>
        <w:t xml:space="preserve">this study’s research questions in </w:t>
      </w:r>
      <w:hyperlink w:anchor="_bookmark174" w:history="1">
        <w:r>
          <w:rPr>
            <w:color w:val="007FFF"/>
          </w:rPr>
          <w:t>Chapter</w:t>
        </w:r>
        <w:r>
          <w:rPr>
            <w:color w:val="007FFF"/>
            <w:spacing w:val="-7"/>
          </w:rPr>
          <w:t xml:space="preserve"> </w:t>
        </w:r>
        <w:r>
          <w:rPr>
            <w:color w:val="007FFF"/>
          </w:rPr>
          <w:t>4</w:t>
        </w:r>
      </w:hyperlink>
      <w:r>
        <w:t>.</w:t>
      </w:r>
    </w:p>
    <w:p w:rsidR="00DD7756" w:rsidRDefault="00DD7756">
      <w:pPr>
        <w:spacing w:line="417" w:lineRule="auto"/>
        <w:jc w:val="both"/>
        <w:sectPr w:rsidR="00DD7756">
          <w:pgSz w:w="12240" w:h="15840"/>
          <w:pgMar w:top="1380" w:right="9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2"/>
        <w:rPr>
          <w:sz w:val="22"/>
        </w:rPr>
      </w:pPr>
    </w:p>
    <w:p w:rsidR="00DD7756" w:rsidRDefault="00AD1397">
      <w:pPr>
        <w:pStyle w:val="Heading1"/>
        <w:spacing w:line="595" w:lineRule="auto"/>
        <w:ind w:right="6065"/>
        <w:rPr>
          <w:b/>
        </w:rPr>
      </w:pPr>
      <w:bookmarkStart w:id="226" w:name="4_Results"/>
      <w:bookmarkStart w:id="227" w:name="_bookmark174"/>
      <w:bookmarkEnd w:id="226"/>
      <w:bookmarkEnd w:id="227"/>
      <w:r>
        <w:rPr>
          <w:b/>
        </w:rPr>
        <w:t>Chapter 4 Results</w:t>
      </w:r>
    </w:p>
    <w:p w:rsidR="00DD7756" w:rsidRDefault="00AD1397">
      <w:pPr>
        <w:spacing w:before="474" w:line="259" w:lineRule="auto"/>
        <w:ind w:left="717" w:right="1132"/>
        <w:jc w:val="both"/>
      </w:pPr>
      <w:r>
        <w:t>This</w:t>
      </w:r>
      <w:r>
        <w:rPr>
          <w:spacing w:val="-8"/>
        </w:rPr>
        <w:t xml:space="preserve"> </w:t>
      </w:r>
      <w:r>
        <w:t>chapter</w:t>
      </w:r>
      <w:r>
        <w:rPr>
          <w:spacing w:val="-8"/>
        </w:rPr>
        <w:t xml:space="preserve"> </w:t>
      </w:r>
      <w:r>
        <w:t>reports</w:t>
      </w:r>
      <w:r>
        <w:rPr>
          <w:spacing w:val="-8"/>
        </w:rPr>
        <w:t xml:space="preserve"> </w:t>
      </w:r>
      <w:r>
        <w:t>the</w:t>
      </w:r>
      <w:r>
        <w:rPr>
          <w:spacing w:val="-8"/>
        </w:rPr>
        <w:t xml:space="preserve"> </w:t>
      </w:r>
      <w:r>
        <w:t>results</w:t>
      </w:r>
      <w:r>
        <w:rPr>
          <w:spacing w:val="-9"/>
        </w:rPr>
        <w:t xml:space="preserve"> </w:t>
      </w:r>
      <w:r>
        <w:t>of</w:t>
      </w:r>
      <w:r>
        <w:rPr>
          <w:spacing w:val="-8"/>
        </w:rPr>
        <w:t xml:space="preserve"> </w:t>
      </w:r>
      <w:r>
        <w:t>applying</w:t>
      </w:r>
      <w:r>
        <w:rPr>
          <w:spacing w:val="-8"/>
        </w:rPr>
        <w:t xml:space="preserve"> </w:t>
      </w:r>
      <w:r>
        <w:t>the</w:t>
      </w:r>
      <w:r>
        <w:rPr>
          <w:spacing w:val="-8"/>
        </w:rPr>
        <w:t xml:space="preserve"> </w:t>
      </w:r>
      <w:r>
        <w:t>procedures</w:t>
      </w:r>
      <w:r>
        <w:rPr>
          <w:spacing w:val="-8"/>
        </w:rPr>
        <w:t xml:space="preserve"> </w:t>
      </w:r>
      <w:r>
        <w:t>described</w:t>
      </w:r>
      <w:r>
        <w:rPr>
          <w:spacing w:val="-8"/>
        </w:rPr>
        <w:t xml:space="preserve"> </w:t>
      </w:r>
      <w:r>
        <w:t>in</w:t>
      </w:r>
      <w:r>
        <w:rPr>
          <w:spacing w:val="-11"/>
        </w:rPr>
        <w:t xml:space="preserve"> </w:t>
      </w:r>
      <w:hyperlink w:anchor="_bookmark149" w:history="1">
        <w:r>
          <w:rPr>
            <w:color w:val="007FFF"/>
          </w:rPr>
          <w:t>Chapter</w:t>
        </w:r>
        <w:r>
          <w:rPr>
            <w:color w:val="007FFF"/>
            <w:spacing w:val="-8"/>
          </w:rPr>
          <w:t xml:space="preserve"> </w:t>
        </w:r>
        <w:r>
          <w:rPr>
            <w:color w:val="007FFF"/>
          </w:rPr>
          <w:t>3:</w:t>
        </w:r>
        <w:r>
          <w:rPr>
            <w:color w:val="007FFF"/>
            <w:spacing w:val="9"/>
          </w:rPr>
          <w:t xml:space="preserve"> </w:t>
        </w:r>
        <w:r>
          <w:rPr>
            <w:color w:val="007FFF"/>
          </w:rPr>
          <w:t>Data</w:t>
        </w:r>
      </w:hyperlink>
      <w:r>
        <w:rPr>
          <w:color w:val="007FFF"/>
        </w:rPr>
        <w:t xml:space="preserve"> </w:t>
      </w:r>
      <w:hyperlink w:anchor="_bookmark149" w:history="1">
        <w:r>
          <w:rPr>
            <w:color w:val="007FFF"/>
          </w:rPr>
          <w:t>&amp; Methods</w:t>
        </w:r>
      </w:hyperlink>
      <w:r>
        <w:t>. I begin by demonstrating for the reader how to interpret the ternary plots used to visually represent the degree of lexical flexibility for individual items (</w:t>
      </w:r>
      <w:hyperlink w:anchor="_bookmark40" w:history="1">
        <w:r>
          <w:rPr>
            <w:color w:val="007FFF"/>
          </w:rPr>
          <w:t>R1</w:t>
        </w:r>
      </w:hyperlink>
      <w:r>
        <w:t>) (</w:t>
      </w:r>
      <w:hyperlink w:anchor="_bookmark178" w:history="1">
        <w:r>
          <w:rPr>
            <w:color w:val="007FFF"/>
          </w:rPr>
          <w:t>Sec-</w:t>
        </w:r>
      </w:hyperlink>
      <w:r>
        <w:rPr>
          <w:color w:val="007FFF"/>
        </w:rPr>
        <w:t xml:space="preserve"> </w:t>
      </w:r>
      <w:hyperlink w:anchor="_bookmark178" w:history="1">
        <w:r>
          <w:rPr>
            <w:color w:val="007FFF"/>
          </w:rPr>
          <w:t>tion</w:t>
        </w:r>
        <w:r>
          <w:rPr>
            <w:color w:val="007FFF"/>
            <w:spacing w:val="-11"/>
          </w:rPr>
          <w:t xml:space="preserve"> </w:t>
        </w:r>
        <w:r>
          <w:rPr>
            <w:color w:val="007FFF"/>
          </w:rPr>
          <w:t>4.2</w:t>
        </w:r>
      </w:hyperlink>
      <w:r>
        <w:t>).</w:t>
      </w:r>
      <w:r>
        <w:rPr>
          <w:spacing w:val="9"/>
        </w:rPr>
        <w:t xml:space="preserve"> </w:t>
      </w:r>
      <w:r>
        <w:t>Next</w:t>
      </w:r>
      <w:r>
        <w:rPr>
          <w:spacing w:val="-11"/>
        </w:rPr>
        <w:t xml:space="preserve"> </w:t>
      </w:r>
      <w:r>
        <w:t>I</w:t>
      </w:r>
      <w:r>
        <w:rPr>
          <w:spacing w:val="-10"/>
        </w:rPr>
        <w:t xml:space="preserve"> </w:t>
      </w:r>
      <w:r>
        <w:t>look</w:t>
      </w:r>
      <w:r>
        <w:rPr>
          <w:spacing w:val="-10"/>
        </w:rPr>
        <w:t xml:space="preserve"> </w:t>
      </w:r>
      <w:r>
        <w:t>at</w:t>
      </w:r>
      <w:r>
        <w:rPr>
          <w:spacing w:val="-11"/>
        </w:rPr>
        <w:t xml:space="preserve"> </w:t>
      </w:r>
      <w:r>
        <w:t>the</w:t>
      </w:r>
      <w:r>
        <w:rPr>
          <w:spacing w:val="-10"/>
        </w:rPr>
        <w:t xml:space="preserve"> </w:t>
      </w:r>
      <w:r>
        <w:t>flexibility</w:t>
      </w:r>
      <w:r>
        <w:rPr>
          <w:spacing w:val="-11"/>
        </w:rPr>
        <w:t xml:space="preserve"> </w:t>
      </w:r>
      <w:r>
        <w:t>of</w:t>
      </w:r>
      <w:r>
        <w:rPr>
          <w:spacing w:val="-10"/>
        </w:rPr>
        <w:t xml:space="preserve"> </w:t>
      </w:r>
      <w:r>
        <w:t>lexical</w:t>
      </w:r>
      <w:r>
        <w:rPr>
          <w:spacing w:val="-10"/>
        </w:rPr>
        <w:t xml:space="preserve"> </w:t>
      </w:r>
      <w:r>
        <w:t>items</w:t>
      </w:r>
      <w:r>
        <w:rPr>
          <w:spacing w:val="-11"/>
        </w:rPr>
        <w:t xml:space="preserve"> </w:t>
      </w:r>
      <w:r>
        <w:t>in</w:t>
      </w:r>
      <w:r>
        <w:rPr>
          <w:spacing w:val="-10"/>
        </w:rPr>
        <w:t xml:space="preserve"> </w:t>
      </w:r>
      <w:r>
        <w:t>English</w:t>
      </w:r>
      <w:r>
        <w:rPr>
          <w:spacing w:val="-10"/>
        </w:rPr>
        <w:t xml:space="preserve"> </w:t>
      </w:r>
      <w:r>
        <w:t>and</w:t>
      </w:r>
      <w:r>
        <w:rPr>
          <w:spacing w:val="-11"/>
        </w:rPr>
        <w:t xml:space="preserve"> </w:t>
      </w:r>
      <w:r>
        <w:t>Nuuchahnulth,</w:t>
      </w:r>
      <w:r>
        <w:rPr>
          <w:spacing w:val="-9"/>
        </w:rPr>
        <w:t xml:space="preserve"> </w:t>
      </w:r>
      <w:r>
        <w:t>both independently</w:t>
      </w:r>
      <w:r>
        <w:rPr>
          <w:spacing w:val="-11"/>
        </w:rPr>
        <w:t xml:space="preserve"> </w:t>
      </w:r>
      <w:r>
        <w:t>and</w:t>
      </w:r>
      <w:r>
        <w:rPr>
          <w:spacing w:val="-11"/>
        </w:rPr>
        <w:t xml:space="preserve"> </w:t>
      </w:r>
      <w:r>
        <w:t>in</w:t>
      </w:r>
      <w:r>
        <w:rPr>
          <w:spacing w:val="-11"/>
        </w:rPr>
        <w:t xml:space="preserve"> </w:t>
      </w:r>
      <w:r>
        <w:t>comparison</w:t>
      </w:r>
      <w:r>
        <w:rPr>
          <w:spacing w:val="-10"/>
        </w:rPr>
        <w:t xml:space="preserve"> </w:t>
      </w:r>
      <w:r>
        <w:t>(</w:t>
      </w:r>
      <w:hyperlink w:anchor="_bookmark188" w:history="1">
        <w:r>
          <w:rPr>
            <w:color w:val="007FFF"/>
          </w:rPr>
          <w:t>Section</w:t>
        </w:r>
        <w:r>
          <w:rPr>
            <w:color w:val="007FFF"/>
            <w:spacing w:val="-11"/>
          </w:rPr>
          <w:t xml:space="preserve"> </w:t>
        </w:r>
        <w:r>
          <w:rPr>
            <w:color w:val="007FFF"/>
          </w:rPr>
          <w:t>4.3</w:t>
        </w:r>
      </w:hyperlink>
      <w:r>
        <w:t>).</w:t>
      </w:r>
      <w:r>
        <w:rPr>
          <w:spacing w:val="8"/>
        </w:rPr>
        <w:t xml:space="preserve"> </w:t>
      </w:r>
      <w:r>
        <w:t>I</w:t>
      </w:r>
      <w:r>
        <w:rPr>
          <w:spacing w:val="-11"/>
        </w:rPr>
        <w:t xml:space="preserve"> </w:t>
      </w:r>
      <w:r>
        <w:t>then</w:t>
      </w:r>
      <w:r>
        <w:rPr>
          <w:spacing w:val="-11"/>
        </w:rPr>
        <w:t xml:space="preserve"> </w:t>
      </w:r>
      <w:r>
        <w:t>I</w:t>
      </w:r>
      <w:r>
        <w:rPr>
          <w:spacing w:val="-11"/>
        </w:rPr>
        <w:t xml:space="preserve"> </w:t>
      </w:r>
      <w:r>
        <w:t>investigate</w:t>
      </w:r>
      <w:r>
        <w:rPr>
          <w:spacing w:val="-10"/>
        </w:rPr>
        <w:t xml:space="preserve"> </w:t>
      </w:r>
      <w:r>
        <w:t>whether</w:t>
      </w:r>
      <w:r>
        <w:rPr>
          <w:spacing w:val="-11"/>
        </w:rPr>
        <w:t xml:space="preserve"> </w:t>
      </w:r>
      <w:r>
        <w:t>lexical</w:t>
      </w:r>
      <w:r>
        <w:rPr>
          <w:spacing w:val="-11"/>
        </w:rPr>
        <w:t xml:space="preserve"> </w:t>
      </w:r>
      <w:r>
        <w:t>flexi- bility</w:t>
      </w:r>
      <w:r>
        <w:rPr>
          <w:spacing w:val="-12"/>
        </w:rPr>
        <w:t xml:space="preserve"> </w:t>
      </w:r>
      <w:r>
        <w:t>depends</w:t>
      </w:r>
      <w:r>
        <w:rPr>
          <w:spacing w:val="-12"/>
        </w:rPr>
        <w:t xml:space="preserve"> </w:t>
      </w:r>
      <w:r>
        <w:t>on</w:t>
      </w:r>
      <w:r>
        <w:rPr>
          <w:spacing w:val="-12"/>
        </w:rPr>
        <w:t xml:space="preserve"> </w:t>
      </w:r>
      <w:r>
        <w:t>corpus</w:t>
      </w:r>
      <w:r>
        <w:rPr>
          <w:spacing w:val="-12"/>
        </w:rPr>
        <w:t xml:space="preserve"> </w:t>
      </w:r>
      <w:r>
        <w:t>size</w:t>
      </w:r>
      <w:r>
        <w:rPr>
          <w:spacing w:val="-12"/>
        </w:rPr>
        <w:t xml:space="preserve"> </w:t>
      </w:r>
      <w:r>
        <w:t>(</w:t>
      </w:r>
      <w:hyperlink w:anchor="_bookmark41" w:history="1">
        <w:r>
          <w:rPr>
            <w:color w:val="007FFF"/>
          </w:rPr>
          <w:t>R2</w:t>
        </w:r>
      </w:hyperlink>
      <w:r>
        <w:t>)</w:t>
      </w:r>
      <w:r>
        <w:rPr>
          <w:spacing w:val="-12"/>
        </w:rPr>
        <w:t xml:space="preserve"> </w:t>
      </w:r>
      <w:r>
        <w:t>(</w:t>
      </w:r>
      <w:hyperlink w:anchor="_bookmark196" w:history="1">
        <w:r>
          <w:rPr>
            <w:color w:val="007FFF"/>
          </w:rPr>
          <w:t>Section</w:t>
        </w:r>
        <w:r>
          <w:rPr>
            <w:color w:val="007FFF"/>
            <w:spacing w:val="-12"/>
          </w:rPr>
          <w:t xml:space="preserve"> </w:t>
        </w:r>
        <w:r>
          <w:rPr>
            <w:color w:val="007FFF"/>
          </w:rPr>
          <w:t>4.4</w:t>
        </w:r>
      </w:hyperlink>
      <w:r>
        <w:t>),</w:t>
      </w:r>
      <w:r>
        <w:rPr>
          <w:spacing w:val="-11"/>
        </w:rPr>
        <w:t xml:space="preserve"> </w:t>
      </w:r>
      <w:r>
        <w:t>followed</w:t>
      </w:r>
      <w:r>
        <w:rPr>
          <w:spacing w:val="-12"/>
        </w:rPr>
        <w:t xml:space="preserve"> </w:t>
      </w:r>
      <w:r>
        <w:t>by</w:t>
      </w:r>
      <w:r>
        <w:rPr>
          <w:spacing w:val="-12"/>
        </w:rPr>
        <w:t xml:space="preserve"> </w:t>
      </w:r>
      <w:r>
        <w:t>the</w:t>
      </w:r>
      <w:r>
        <w:rPr>
          <w:spacing w:val="-12"/>
        </w:rPr>
        <w:t xml:space="preserve"> </w:t>
      </w:r>
      <w:r>
        <w:t>relationship</w:t>
      </w:r>
      <w:r>
        <w:rPr>
          <w:spacing w:val="-12"/>
        </w:rPr>
        <w:t xml:space="preserve"> </w:t>
      </w:r>
      <w:r>
        <w:t>between</w:t>
      </w:r>
      <w:r>
        <w:rPr>
          <w:spacing w:val="-12"/>
        </w:rPr>
        <w:t xml:space="preserve"> </w:t>
      </w:r>
      <w:r>
        <w:t>the degree</w:t>
      </w:r>
      <w:r>
        <w:rPr>
          <w:spacing w:val="-17"/>
        </w:rPr>
        <w:t xml:space="preserve"> </w:t>
      </w:r>
      <w:r>
        <w:t>of</w:t>
      </w:r>
      <w:r>
        <w:rPr>
          <w:spacing w:val="-16"/>
        </w:rPr>
        <w:t xml:space="preserve"> </w:t>
      </w:r>
      <w:r>
        <w:t>lexical</w:t>
      </w:r>
      <w:r>
        <w:rPr>
          <w:spacing w:val="-16"/>
        </w:rPr>
        <w:t xml:space="preserve"> </w:t>
      </w:r>
      <w:r>
        <w:t>flexibility</w:t>
      </w:r>
      <w:r>
        <w:rPr>
          <w:spacing w:val="-17"/>
        </w:rPr>
        <w:t xml:space="preserve"> </w:t>
      </w:r>
      <w:r>
        <w:t>and</w:t>
      </w:r>
      <w:r>
        <w:rPr>
          <w:spacing w:val="-16"/>
        </w:rPr>
        <w:t xml:space="preserve"> </w:t>
      </w:r>
      <w:r>
        <w:t>frequency</w:t>
      </w:r>
      <w:r>
        <w:rPr>
          <w:spacing w:val="-15"/>
        </w:rPr>
        <w:t xml:space="preserve"> </w:t>
      </w:r>
      <w:r>
        <w:t>/</w:t>
      </w:r>
      <w:r>
        <w:rPr>
          <w:spacing w:val="-17"/>
        </w:rPr>
        <w:t xml:space="preserve"> </w:t>
      </w:r>
      <w:r>
        <w:t>dispersion</w:t>
      </w:r>
      <w:r>
        <w:rPr>
          <w:spacing w:val="-16"/>
        </w:rPr>
        <w:t xml:space="preserve"> </w:t>
      </w:r>
      <w:r>
        <w:t>(</w:t>
      </w:r>
      <w:hyperlink w:anchor="_bookmark42" w:history="1">
        <w:r>
          <w:rPr>
            <w:color w:val="007FFF"/>
          </w:rPr>
          <w:t>R3</w:t>
        </w:r>
      </w:hyperlink>
      <w:r>
        <w:t>)</w:t>
      </w:r>
      <w:r>
        <w:rPr>
          <w:spacing w:val="-16"/>
        </w:rPr>
        <w:t xml:space="preserve"> </w:t>
      </w:r>
      <w:r>
        <w:t>(</w:t>
      </w:r>
      <w:hyperlink w:anchor="_bookmark206" w:history="1">
        <w:r>
          <w:rPr>
            <w:color w:val="007FFF"/>
          </w:rPr>
          <w:t>Section</w:t>
        </w:r>
        <w:r>
          <w:rPr>
            <w:color w:val="007FFF"/>
            <w:spacing w:val="-16"/>
          </w:rPr>
          <w:t xml:space="preserve"> </w:t>
        </w:r>
        <w:r>
          <w:rPr>
            <w:color w:val="007FFF"/>
          </w:rPr>
          <w:t>4.5</w:t>
        </w:r>
      </w:hyperlink>
      <w:r>
        <w:t>).</w:t>
      </w:r>
      <w:r>
        <w:rPr>
          <w:spacing w:val="5"/>
        </w:rPr>
        <w:t xml:space="preserve"> </w:t>
      </w:r>
      <w:r>
        <w:t>Finally,</w:t>
      </w:r>
      <w:r>
        <w:rPr>
          <w:spacing w:val="-15"/>
        </w:rPr>
        <w:t xml:space="preserve"> </w:t>
      </w:r>
      <w:r>
        <w:t>I</w:t>
      </w:r>
      <w:r>
        <w:rPr>
          <w:spacing w:val="-16"/>
        </w:rPr>
        <w:t xml:space="preserve"> </w:t>
      </w:r>
      <w:r>
        <w:t>discuss the</w:t>
      </w:r>
      <w:r>
        <w:rPr>
          <w:spacing w:val="-4"/>
        </w:rPr>
        <w:t xml:space="preserve"> </w:t>
      </w:r>
      <w:r>
        <w:t>behavior</w:t>
      </w:r>
      <w:r>
        <w:rPr>
          <w:spacing w:val="-3"/>
        </w:rPr>
        <w:t xml:space="preserve"> </w:t>
      </w:r>
      <w:r>
        <w:t>of</w:t>
      </w:r>
      <w:r>
        <w:rPr>
          <w:spacing w:val="-4"/>
        </w:rPr>
        <w:t xml:space="preserve"> </w:t>
      </w:r>
      <w:r>
        <w:t>flexible</w:t>
      </w:r>
      <w:r>
        <w:rPr>
          <w:spacing w:val="-3"/>
        </w:rPr>
        <w:t xml:space="preserve"> </w:t>
      </w:r>
      <w:r>
        <w:t>items</w:t>
      </w:r>
      <w:r>
        <w:rPr>
          <w:spacing w:val="-3"/>
        </w:rPr>
        <w:t xml:space="preserve"> </w:t>
      </w:r>
      <w:r>
        <w:t>with</w:t>
      </w:r>
      <w:r>
        <w:rPr>
          <w:spacing w:val="-4"/>
        </w:rPr>
        <w:t xml:space="preserve"> </w:t>
      </w:r>
      <w:r>
        <w:t>respect</w:t>
      </w:r>
      <w:r>
        <w:rPr>
          <w:spacing w:val="-3"/>
        </w:rPr>
        <w:t xml:space="preserve"> </w:t>
      </w:r>
      <w:r>
        <w:t>to</w:t>
      </w:r>
      <w:r>
        <w:rPr>
          <w:spacing w:val="-4"/>
        </w:rPr>
        <w:t xml:space="preserve"> </w:t>
      </w:r>
      <w:r>
        <w:t>their</w:t>
      </w:r>
      <w:r>
        <w:rPr>
          <w:spacing w:val="-3"/>
        </w:rPr>
        <w:t xml:space="preserve"> </w:t>
      </w:r>
      <w:r>
        <w:t>semantics</w:t>
      </w:r>
      <w:r>
        <w:rPr>
          <w:spacing w:val="-3"/>
        </w:rPr>
        <w:t xml:space="preserve"> </w:t>
      </w:r>
      <w:r>
        <w:t>(</w:t>
      </w:r>
      <w:hyperlink w:anchor="_bookmark43" w:history="1">
        <w:r>
          <w:rPr>
            <w:color w:val="007FFF"/>
          </w:rPr>
          <w:t>R4</w:t>
        </w:r>
      </w:hyperlink>
      <w:r>
        <w:t>)</w:t>
      </w:r>
      <w:r>
        <w:rPr>
          <w:spacing w:val="-4"/>
        </w:rPr>
        <w:t xml:space="preserve"> </w:t>
      </w:r>
      <w:r>
        <w:t>(</w:t>
      </w:r>
      <w:hyperlink w:anchor="_bookmark213" w:history="1">
        <w:r>
          <w:rPr>
            <w:color w:val="007FFF"/>
          </w:rPr>
          <w:t>Section</w:t>
        </w:r>
        <w:r>
          <w:rPr>
            <w:color w:val="007FFF"/>
            <w:spacing w:val="-3"/>
          </w:rPr>
          <w:t xml:space="preserve"> </w:t>
        </w:r>
        <w:r>
          <w:rPr>
            <w:color w:val="007FFF"/>
          </w:rPr>
          <w:t>4.6</w:t>
        </w:r>
      </w:hyperlink>
      <w:r>
        <w:t>).</w:t>
      </w:r>
    </w:p>
    <w:p w:rsidR="00DD7756" w:rsidRDefault="00DD7756">
      <w:pPr>
        <w:pStyle w:val="BodyText"/>
      </w:pPr>
    </w:p>
    <w:p w:rsidR="00DD7756" w:rsidRPr="00AD1397" w:rsidRDefault="00AD1397">
      <w:pPr>
        <w:pStyle w:val="BodyText"/>
        <w:rPr>
          <w:color w:val="FF0000"/>
        </w:rPr>
      </w:pPr>
      <w:r>
        <w:rPr>
          <w:color w:val="FF0000"/>
        </w:rPr>
        <w:t>So nice to see the précis</w:t>
      </w:r>
      <w:del w:id="228" w:author="Owner" w:date="2021-01-28T15:54:00Z">
        <w:r w:rsidDel="00C854CD">
          <w:rPr>
            <w:color w:val="FF0000"/>
          </w:rPr>
          <w:delText>.</w:delText>
        </w:r>
      </w:del>
      <w:ins w:id="229" w:author="Owner" w:date="2021-01-28T15:54:00Z">
        <w:r w:rsidR="00C854CD">
          <w:rPr>
            <w:color w:val="FF0000"/>
          </w:rPr>
          <w:t>! (But your probably don</w:t>
        </w:r>
        <w:r w:rsidR="00C854CD">
          <w:rPr>
            <w:color w:val="FF0000"/>
          </w:rPr>
          <w:t>’</w:t>
        </w:r>
        <w:r w:rsidR="00C854CD">
          <w:rPr>
            <w:color w:val="FF0000"/>
          </w:rPr>
          <w:t>t need to say it all twice.)</w:t>
        </w:r>
      </w:ins>
    </w:p>
    <w:p w:rsidR="00DD7756" w:rsidRDefault="00AD1397">
      <w:pPr>
        <w:pStyle w:val="Heading2"/>
        <w:numPr>
          <w:ilvl w:val="1"/>
          <w:numId w:val="3"/>
        </w:numPr>
        <w:tabs>
          <w:tab w:val="left" w:pos="885"/>
          <w:tab w:val="left" w:pos="886"/>
        </w:tabs>
        <w:spacing w:before="162"/>
        <w:rPr>
          <w:b/>
        </w:rPr>
      </w:pPr>
      <w:bookmarkStart w:id="230" w:name="4.1_Introduction"/>
      <w:bookmarkStart w:id="231" w:name="_bookmark175"/>
      <w:bookmarkEnd w:id="230"/>
      <w:bookmarkEnd w:id="231"/>
      <w:r>
        <w:rPr>
          <w:b/>
        </w:rPr>
        <w:t>Introduction</w:t>
      </w:r>
    </w:p>
    <w:p w:rsidR="00DD7756" w:rsidRDefault="00DD7756">
      <w:pPr>
        <w:pStyle w:val="BodyText"/>
        <w:spacing w:before="6"/>
        <w:rPr>
          <w:b/>
          <w:sz w:val="36"/>
        </w:rPr>
      </w:pPr>
    </w:p>
    <w:p w:rsidR="00DD7756" w:rsidRDefault="00AD1397">
      <w:pPr>
        <w:pStyle w:val="BodyText"/>
        <w:spacing w:line="420" w:lineRule="auto"/>
        <w:ind w:left="119" w:right="533"/>
        <w:jc w:val="both"/>
      </w:pPr>
      <w:r>
        <w:t xml:space="preserve">This chapter presents the empirical findings of this </w:t>
      </w:r>
      <w:r>
        <w:rPr>
          <w:spacing w:val="-3"/>
        </w:rPr>
        <w:t xml:space="preserve">study, </w:t>
      </w:r>
      <w:r>
        <w:t xml:space="preserve">answering the research questions posed in </w:t>
      </w:r>
      <w:hyperlink w:anchor="_bookmark13" w:history="1">
        <w:r>
          <w:rPr>
            <w:color w:val="007FFF"/>
          </w:rPr>
          <w:t>Chapter 1</w:t>
        </w:r>
      </w:hyperlink>
      <w:r>
        <w:t xml:space="preserve">. I employ a useful visualization for displaying information about lexical flexibility called a </w:t>
      </w:r>
      <w:r>
        <w:rPr>
          <w:i/>
        </w:rPr>
        <w:t xml:space="preserve">ternary plot </w:t>
      </w:r>
      <w:r>
        <w:t xml:space="preserve">or </w:t>
      </w:r>
      <w:r>
        <w:rPr>
          <w:i/>
        </w:rPr>
        <w:t xml:space="preserve">triangle </w:t>
      </w:r>
      <w:r>
        <w:rPr>
          <w:i/>
          <w:spacing w:val="2"/>
        </w:rPr>
        <w:t>plot</w:t>
      </w:r>
      <w:r>
        <w:rPr>
          <w:spacing w:val="2"/>
        </w:rPr>
        <w:t xml:space="preserve">; </w:t>
      </w:r>
      <w:r>
        <w:t xml:space="preserve">I explain how these ternary plots are to be read in </w:t>
      </w:r>
      <w:hyperlink w:anchor="_bookmark178" w:history="1">
        <w:r>
          <w:rPr>
            <w:color w:val="007FFF"/>
          </w:rPr>
          <w:t>Section 4.2</w:t>
        </w:r>
      </w:hyperlink>
      <w:r>
        <w:t xml:space="preserve">. </w:t>
      </w:r>
      <w:hyperlink w:anchor="_bookmark188" w:history="1">
        <w:r>
          <w:rPr>
            <w:color w:val="007FFF"/>
          </w:rPr>
          <w:t xml:space="preserve">Section 4.3 </w:t>
        </w:r>
      </w:hyperlink>
      <w:r>
        <w:t xml:space="preserve">focuses on answering </w:t>
      </w:r>
      <w:hyperlink w:anchor="_bookmark40" w:history="1">
        <w:r>
          <w:rPr>
            <w:color w:val="007FFF"/>
          </w:rPr>
          <w:t>R1</w:t>
        </w:r>
      </w:hyperlink>
      <w:r>
        <w:t>, “How flexible are lexical items in English</w:t>
      </w:r>
      <w:r>
        <w:rPr>
          <w:spacing w:val="-14"/>
        </w:rPr>
        <w:t xml:space="preserve"> </w:t>
      </w:r>
      <w:r>
        <w:t>and</w:t>
      </w:r>
      <w:r>
        <w:rPr>
          <w:spacing w:val="-14"/>
        </w:rPr>
        <w:t xml:space="preserve"> </w:t>
      </w:r>
      <w:r>
        <w:t>Nuuchahnulth?”,</w:t>
      </w:r>
      <w:r>
        <w:rPr>
          <w:spacing w:val="-13"/>
        </w:rPr>
        <w:t xml:space="preserve"> </w:t>
      </w:r>
      <w:r>
        <w:t>both</w:t>
      </w:r>
      <w:r>
        <w:rPr>
          <w:spacing w:val="-14"/>
        </w:rPr>
        <w:t xml:space="preserve"> </w:t>
      </w:r>
      <w:r>
        <w:t>individually</w:t>
      </w:r>
      <w:r>
        <w:rPr>
          <w:spacing w:val="-14"/>
        </w:rPr>
        <w:t xml:space="preserve"> </w:t>
      </w:r>
      <w:r>
        <w:t>and</w:t>
      </w:r>
      <w:r>
        <w:rPr>
          <w:spacing w:val="-13"/>
        </w:rPr>
        <w:t xml:space="preserve"> </w:t>
      </w:r>
      <w:r>
        <w:t>in</w:t>
      </w:r>
      <w:r>
        <w:rPr>
          <w:spacing w:val="-14"/>
        </w:rPr>
        <w:t xml:space="preserve"> </w:t>
      </w:r>
      <w:r>
        <w:t>comparison.</w:t>
      </w:r>
      <w:r>
        <w:rPr>
          <w:spacing w:val="8"/>
        </w:rPr>
        <w:t xml:space="preserve"> </w:t>
      </w:r>
      <w:hyperlink w:anchor="_bookmark196" w:history="1">
        <w:r>
          <w:rPr>
            <w:color w:val="007FFF"/>
          </w:rPr>
          <w:t>Section</w:t>
        </w:r>
        <w:r>
          <w:rPr>
            <w:color w:val="007FFF"/>
            <w:spacing w:val="-14"/>
          </w:rPr>
          <w:t xml:space="preserve"> </w:t>
        </w:r>
        <w:r>
          <w:rPr>
            <w:color w:val="007FFF"/>
          </w:rPr>
          <w:t>4.4</w:t>
        </w:r>
        <w:r>
          <w:rPr>
            <w:color w:val="007FFF"/>
            <w:spacing w:val="-15"/>
          </w:rPr>
          <w:t xml:space="preserve"> </w:t>
        </w:r>
      </w:hyperlink>
      <w:r>
        <w:t>is</w:t>
      </w:r>
      <w:r>
        <w:rPr>
          <w:spacing w:val="-14"/>
        </w:rPr>
        <w:t xml:space="preserve"> </w:t>
      </w:r>
      <w:r>
        <w:t>dedicated</w:t>
      </w:r>
      <w:r>
        <w:rPr>
          <w:spacing w:val="-14"/>
        </w:rPr>
        <w:t xml:space="preserve"> </w:t>
      </w:r>
      <w:r>
        <w:t>to answering</w:t>
      </w:r>
      <w:r>
        <w:rPr>
          <w:spacing w:val="-5"/>
        </w:rPr>
        <w:t xml:space="preserve"> </w:t>
      </w:r>
      <w:hyperlink w:anchor="_bookmark41" w:history="1">
        <w:r>
          <w:rPr>
            <w:color w:val="007FFF"/>
          </w:rPr>
          <w:t>R2</w:t>
        </w:r>
      </w:hyperlink>
      <w:r>
        <w:t>,</w:t>
      </w:r>
      <w:r>
        <w:rPr>
          <w:spacing w:val="-3"/>
        </w:rPr>
        <w:t xml:space="preserve"> </w:t>
      </w:r>
      <w:r>
        <w:t>“Is</w:t>
      </w:r>
      <w:r>
        <w:rPr>
          <w:spacing w:val="-3"/>
        </w:rPr>
        <w:t xml:space="preserve"> </w:t>
      </w:r>
      <w:r>
        <w:t>there</w:t>
      </w:r>
      <w:r>
        <w:rPr>
          <w:spacing w:val="-4"/>
        </w:rPr>
        <w:t xml:space="preserve"> </w:t>
      </w:r>
      <w:r>
        <w:t>a</w:t>
      </w:r>
      <w:r>
        <w:rPr>
          <w:spacing w:val="-4"/>
        </w:rPr>
        <w:t xml:space="preserve"> </w:t>
      </w:r>
      <w:r>
        <w:t>correlation</w:t>
      </w:r>
      <w:r>
        <w:rPr>
          <w:spacing w:val="-4"/>
        </w:rPr>
        <w:t xml:space="preserve"> </w:t>
      </w:r>
      <w:r>
        <w:t>between</w:t>
      </w:r>
      <w:r>
        <w:rPr>
          <w:spacing w:val="-3"/>
        </w:rPr>
        <w:t xml:space="preserve"> </w:t>
      </w:r>
      <w:r>
        <w:t>degree</w:t>
      </w:r>
      <w:r>
        <w:rPr>
          <w:spacing w:val="-3"/>
        </w:rPr>
        <w:t xml:space="preserve"> </w:t>
      </w:r>
      <w:r>
        <w:t>of</w:t>
      </w:r>
      <w:r>
        <w:rPr>
          <w:spacing w:val="-4"/>
        </w:rPr>
        <w:t xml:space="preserve"> </w:t>
      </w:r>
      <w:r>
        <w:t>lexical</w:t>
      </w:r>
      <w:r>
        <w:rPr>
          <w:spacing w:val="-4"/>
        </w:rPr>
        <w:t xml:space="preserve"> </w:t>
      </w:r>
      <w:r>
        <w:t>flexibility</w:t>
      </w:r>
      <w:r>
        <w:rPr>
          <w:spacing w:val="-4"/>
        </w:rPr>
        <w:t xml:space="preserve"> </w:t>
      </w:r>
      <w:r>
        <w:t>and</w:t>
      </w:r>
      <w:r>
        <w:rPr>
          <w:spacing w:val="-3"/>
        </w:rPr>
        <w:t xml:space="preserve"> </w:t>
      </w:r>
      <w:r>
        <w:t>size</w:t>
      </w:r>
      <w:r>
        <w:rPr>
          <w:spacing w:val="-3"/>
        </w:rPr>
        <w:t xml:space="preserve"> </w:t>
      </w:r>
      <w:r>
        <w:t>of</w:t>
      </w:r>
      <w:r>
        <w:rPr>
          <w:spacing w:val="-4"/>
        </w:rPr>
        <w:t xml:space="preserve"> </w:t>
      </w:r>
      <w:r>
        <w:t>the</w:t>
      </w:r>
      <w:r>
        <w:rPr>
          <w:spacing w:val="-3"/>
        </w:rPr>
        <w:t xml:space="preserve"> </w:t>
      </w:r>
      <w:r>
        <w:t>cor- pus?”,</w:t>
      </w:r>
      <w:r>
        <w:rPr>
          <w:spacing w:val="-7"/>
        </w:rPr>
        <w:t xml:space="preserve"> </w:t>
      </w:r>
      <w:r>
        <w:t>and</w:t>
      </w:r>
      <w:r>
        <w:rPr>
          <w:spacing w:val="-7"/>
        </w:rPr>
        <w:t xml:space="preserve"> </w:t>
      </w:r>
      <w:hyperlink w:anchor="_bookmark206" w:history="1">
        <w:r>
          <w:rPr>
            <w:color w:val="007FFF"/>
          </w:rPr>
          <w:t>Section</w:t>
        </w:r>
        <w:r>
          <w:rPr>
            <w:color w:val="007FFF"/>
            <w:spacing w:val="-6"/>
          </w:rPr>
          <w:t xml:space="preserve"> </w:t>
        </w:r>
        <w:r>
          <w:rPr>
            <w:color w:val="007FFF"/>
          </w:rPr>
          <w:t>4.5</w:t>
        </w:r>
        <w:r>
          <w:rPr>
            <w:color w:val="007FFF"/>
            <w:spacing w:val="-7"/>
          </w:rPr>
          <w:t xml:space="preserve"> </w:t>
        </w:r>
      </w:hyperlink>
      <w:r>
        <w:t>answers</w:t>
      </w:r>
      <w:r>
        <w:rPr>
          <w:spacing w:val="-8"/>
        </w:rPr>
        <w:t xml:space="preserve"> </w:t>
      </w:r>
      <w:hyperlink w:anchor="_bookmark42" w:history="1">
        <w:r>
          <w:rPr>
            <w:color w:val="007FFF"/>
          </w:rPr>
          <w:t>R3</w:t>
        </w:r>
      </w:hyperlink>
      <w:r>
        <w:t>,</w:t>
      </w:r>
      <w:r>
        <w:rPr>
          <w:spacing w:val="-6"/>
        </w:rPr>
        <w:t xml:space="preserve"> </w:t>
      </w:r>
      <w:r>
        <w:t>“Is</w:t>
      </w:r>
      <w:r>
        <w:rPr>
          <w:spacing w:val="-6"/>
        </w:rPr>
        <w:t xml:space="preserve"> </w:t>
      </w:r>
      <w:r>
        <w:t>there</w:t>
      </w:r>
      <w:r>
        <w:rPr>
          <w:spacing w:val="-7"/>
        </w:rPr>
        <w:t xml:space="preserve"> </w:t>
      </w:r>
      <w:r>
        <w:t>a</w:t>
      </w:r>
      <w:r>
        <w:rPr>
          <w:spacing w:val="-7"/>
        </w:rPr>
        <w:t xml:space="preserve"> </w:t>
      </w:r>
      <w:r>
        <w:t>correlation</w:t>
      </w:r>
      <w:r>
        <w:rPr>
          <w:spacing w:val="-7"/>
        </w:rPr>
        <w:t xml:space="preserve"> </w:t>
      </w:r>
      <w:r>
        <w:t>between</w:t>
      </w:r>
      <w:r>
        <w:rPr>
          <w:spacing w:val="-6"/>
        </w:rPr>
        <w:t xml:space="preserve"> </w:t>
      </w:r>
      <w:r>
        <w:t>degree</w:t>
      </w:r>
      <w:r>
        <w:rPr>
          <w:spacing w:val="-6"/>
        </w:rPr>
        <w:t xml:space="preserve"> </w:t>
      </w:r>
      <w:r>
        <w:t>of</w:t>
      </w:r>
      <w:r>
        <w:rPr>
          <w:spacing w:val="-6"/>
        </w:rPr>
        <w:t xml:space="preserve"> </w:t>
      </w:r>
      <w:r>
        <w:t>lexical</w:t>
      </w:r>
      <w:r>
        <w:rPr>
          <w:spacing w:val="-8"/>
        </w:rPr>
        <w:t xml:space="preserve"> </w:t>
      </w:r>
      <w:r>
        <w:t>flexibility for a lexical item and frequency (or corpus dispersion)?”. In the final section (§</w:t>
      </w:r>
      <w:hyperlink w:anchor="_bookmark213" w:history="1">
        <w:r>
          <w:rPr>
            <w:color w:val="007FFF"/>
          </w:rPr>
          <w:t>4.6</w:t>
        </w:r>
      </w:hyperlink>
      <w:r>
        <w:t>), I look at the semantic behavior of more and less flexible items (question</w:t>
      </w:r>
      <w:r>
        <w:rPr>
          <w:spacing w:val="-21"/>
        </w:rPr>
        <w:t xml:space="preserve"> </w:t>
      </w:r>
      <w:hyperlink w:anchor="_bookmark43" w:history="1">
        <w:r>
          <w:rPr>
            <w:color w:val="007FFF"/>
          </w:rPr>
          <w:t>R4</w:t>
        </w:r>
      </w:hyperlink>
      <w:r>
        <w:t>).</w:t>
      </w:r>
    </w:p>
    <w:p w:rsidR="00DD7756" w:rsidRDefault="00DD7756">
      <w:pPr>
        <w:spacing w:line="420" w:lineRule="auto"/>
        <w:jc w:val="both"/>
        <w:sectPr w:rsidR="00DD7756">
          <w:footerReference w:type="default" r:id="rId63"/>
          <w:pgSz w:w="12240" w:h="15840"/>
          <w:pgMar w:top="1500" w:right="900" w:bottom="1040" w:left="1680" w:header="0" w:footer="856" w:gutter="0"/>
          <w:cols w:space="720"/>
        </w:sectPr>
      </w:pPr>
    </w:p>
    <w:p w:rsidR="00DD7756" w:rsidRDefault="00AD1397">
      <w:pPr>
        <w:spacing w:before="73" w:line="259" w:lineRule="auto"/>
        <w:ind w:left="2254" w:right="1719" w:hanging="939"/>
      </w:pPr>
      <w:bookmarkStart w:id="232" w:name="_bookmark176"/>
      <w:bookmarkStart w:id="233" w:name="_bookmark177"/>
      <w:bookmarkEnd w:id="232"/>
      <w:bookmarkEnd w:id="233"/>
      <w:r>
        <w:rPr>
          <w:b/>
          <w:spacing w:val="-3"/>
        </w:rPr>
        <w:lastRenderedPageBreak/>
        <w:t>Table</w:t>
      </w:r>
      <w:r>
        <w:rPr>
          <w:b/>
          <w:spacing w:val="-7"/>
        </w:rPr>
        <w:t xml:space="preserve"> </w:t>
      </w:r>
      <w:r>
        <w:rPr>
          <w:b/>
        </w:rPr>
        <w:t>4.1:</w:t>
      </w:r>
      <w:r>
        <w:rPr>
          <w:b/>
          <w:spacing w:val="9"/>
        </w:rPr>
        <w:t xml:space="preserve"> </w:t>
      </w:r>
      <w:r>
        <w:t>Stems</w:t>
      </w:r>
      <w:r>
        <w:rPr>
          <w:spacing w:val="-14"/>
        </w:rPr>
        <w:t xml:space="preserve"> </w:t>
      </w:r>
      <w:r>
        <w:t>with</w:t>
      </w:r>
      <w:r>
        <w:rPr>
          <w:spacing w:val="-12"/>
        </w:rPr>
        <w:t xml:space="preserve"> </w:t>
      </w:r>
      <w:r>
        <w:t>different</w:t>
      </w:r>
      <w:r>
        <w:rPr>
          <w:spacing w:val="-13"/>
        </w:rPr>
        <w:t xml:space="preserve"> </w:t>
      </w:r>
      <w:r>
        <w:t>distributions</w:t>
      </w:r>
      <w:r>
        <w:rPr>
          <w:spacing w:val="-12"/>
        </w:rPr>
        <w:t xml:space="preserve"> </w:t>
      </w:r>
      <w:r>
        <w:t>of</w:t>
      </w:r>
      <w:r>
        <w:rPr>
          <w:spacing w:val="-13"/>
        </w:rPr>
        <w:t xml:space="preserve"> </w:t>
      </w:r>
      <w:r>
        <w:t>discourse</w:t>
      </w:r>
      <w:r>
        <w:rPr>
          <w:spacing w:val="-13"/>
        </w:rPr>
        <w:t xml:space="preserve"> </w:t>
      </w:r>
      <w:r>
        <w:t>functions</w:t>
      </w:r>
      <w:r>
        <w:rPr>
          <w:spacing w:val="-12"/>
        </w:rPr>
        <w:t xml:space="preserve"> </w:t>
      </w:r>
      <w:r>
        <w:t>and</w:t>
      </w:r>
      <w:r>
        <w:rPr>
          <w:spacing w:val="-12"/>
        </w:rPr>
        <w:t xml:space="preserve"> </w:t>
      </w:r>
      <w:r>
        <w:t>the same</w:t>
      </w:r>
      <w:r>
        <w:rPr>
          <w:spacing w:val="-2"/>
        </w:rPr>
        <w:t xml:space="preserve"> </w:t>
      </w:r>
      <w:r>
        <w:t>flexibility</w:t>
      </w:r>
    </w:p>
    <w:p w:rsidR="00DD7756" w:rsidRDefault="00DD7756">
      <w:pPr>
        <w:pStyle w:val="BodyText"/>
        <w:spacing w:before="10"/>
        <w:rPr>
          <w:sz w:val="18"/>
        </w:rPr>
      </w:pPr>
    </w:p>
    <w:tbl>
      <w:tblPr>
        <w:tblW w:w="0" w:type="auto"/>
        <w:tblInd w:w="1587" w:type="dxa"/>
        <w:tblLayout w:type="fixed"/>
        <w:tblCellMar>
          <w:left w:w="0" w:type="dxa"/>
          <w:right w:w="0" w:type="dxa"/>
        </w:tblCellMar>
        <w:tblLook w:val="01E0"/>
      </w:tblPr>
      <w:tblGrid>
        <w:gridCol w:w="952"/>
        <w:gridCol w:w="1147"/>
        <w:gridCol w:w="1347"/>
        <w:gridCol w:w="1472"/>
        <w:gridCol w:w="1162"/>
      </w:tblGrid>
      <w:tr w:rsidR="00DD7756">
        <w:trPr>
          <w:trHeight w:val="395"/>
        </w:trPr>
        <w:tc>
          <w:tcPr>
            <w:tcW w:w="952"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stem</w:t>
            </w:r>
          </w:p>
        </w:tc>
        <w:tc>
          <w:tcPr>
            <w:tcW w:w="1147" w:type="dxa"/>
            <w:tcBorders>
              <w:top w:val="single" w:sz="8" w:space="0" w:color="000000"/>
              <w:bottom w:val="single" w:sz="6" w:space="0" w:color="000000"/>
            </w:tcBorders>
          </w:tcPr>
          <w:p w:rsidR="00DD7756" w:rsidRDefault="00AD1397">
            <w:pPr>
              <w:pStyle w:val="TableParagraph"/>
              <w:spacing w:before="54" w:line="240" w:lineRule="auto"/>
              <w:ind w:left="96" w:right="96"/>
              <w:jc w:val="center"/>
              <w:rPr>
                <w:sz w:val="24"/>
              </w:rPr>
            </w:pPr>
            <w:r>
              <w:rPr>
                <w:sz w:val="24"/>
              </w:rPr>
              <w:t>reference</w:t>
            </w:r>
          </w:p>
        </w:tc>
        <w:tc>
          <w:tcPr>
            <w:tcW w:w="1347" w:type="dxa"/>
            <w:tcBorders>
              <w:top w:val="single" w:sz="8" w:space="0" w:color="000000"/>
              <w:bottom w:val="single" w:sz="6" w:space="0" w:color="000000"/>
            </w:tcBorders>
          </w:tcPr>
          <w:p w:rsidR="00DD7756" w:rsidRDefault="00AD1397">
            <w:pPr>
              <w:pStyle w:val="TableParagraph"/>
              <w:spacing w:before="54" w:line="240" w:lineRule="auto"/>
              <w:ind w:left="97" w:right="97"/>
              <w:jc w:val="center"/>
              <w:rPr>
                <w:sz w:val="24"/>
              </w:rPr>
            </w:pPr>
            <w:r>
              <w:rPr>
                <w:sz w:val="24"/>
              </w:rPr>
              <w:t>predication</w:t>
            </w:r>
          </w:p>
        </w:tc>
        <w:tc>
          <w:tcPr>
            <w:tcW w:w="1472" w:type="dxa"/>
            <w:tcBorders>
              <w:top w:val="single" w:sz="8" w:space="0" w:color="000000"/>
              <w:bottom w:val="single" w:sz="6" w:space="0" w:color="000000"/>
            </w:tcBorders>
          </w:tcPr>
          <w:p w:rsidR="00DD7756" w:rsidRDefault="00AD1397">
            <w:pPr>
              <w:pStyle w:val="TableParagraph"/>
              <w:spacing w:before="54" w:line="240" w:lineRule="auto"/>
              <w:ind w:left="95" w:right="95"/>
              <w:jc w:val="center"/>
              <w:rPr>
                <w:sz w:val="24"/>
              </w:rPr>
            </w:pPr>
            <w:r>
              <w:rPr>
                <w:sz w:val="24"/>
              </w:rPr>
              <w:t>modification</w:t>
            </w:r>
          </w:p>
        </w:tc>
        <w:tc>
          <w:tcPr>
            <w:tcW w:w="1162" w:type="dxa"/>
            <w:tcBorders>
              <w:top w:val="single" w:sz="8" w:space="0" w:color="000000"/>
              <w:bottom w:val="single" w:sz="6" w:space="0" w:color="000000"/>
            </w:tcBorders>
          </w:tcPr>
          <w:p w:rsidR="00DD7756" w:rsidRDefault="00AD1397">
            <w:pPr>
              <w:pStyle w:val="TableParagraph"/>
              <w:spacing w:before="54" w:line="240" w:lineRule="auto"/>
              <w:ind w:left="92" w:right="90"/>
              <w:jc w:val="center"/>
              <w:rPr>
                <w:sz w:val="24"/>
              </w:rPr>
            </w:pPr>
            <w:r>
              <w:rPr>
                <w:sz w:val="24"/>
              </w:rPr>
              <w:t>flexibility</w:t>
            </w:r>
          </w:p>
        </w:tc>
      </w:tr>
      <w:tr w:rsidR="00DD7756">
        <w:trPr>
          <w:trHeight w:val="334"/>
        </w:trPr>
        <w:tc>
          <w:tcPr>
            <w:tcW w:w="952" w:type="dxa"/>
            <w:tcBorders>
              <w:top w:val="single" w:sz="6" w:space="0" w:color="000000"/>
            </w:tcBorders>
          </w:tcPr>
          <w:p w:rsidR="00DD7756" w:rsidRDefault="00AD1397">
            <w:pPr>
              <w:pStyle w:val="TableParagraph"/>
              <w:spacing w:before="53" w:line="262" w:lineRule="exact"/>
              <w:ind w:left="119"/>
              <w:jc w:val="left"/>
              <w:rPr>
                <w:sz w:val="24"/>
              </w:rPr>
            </w:pPr>
            <w:r>
              <w:rPr>
                <w:sz w:val="24"/>
              </w:rPr>
              <w:t>Stem A</w:t>
            </w:r>
          </w:p>
        </w:tc>
        <w:tc>
          <w:tcPr>
            <w:tcW w:w="1147" w:type="dxa"/>
            <w:tcBorders>
              <w:top w:val="single" w:sz="6" w:space="0" w:color="000000"/>
            </w:tcBorders>
          </w:tcPr>
          <w:p w:rsidR="00DD7756" w:rsidRDefault="00AD1397">
            <w:pPr>
              <w:pStyle w:val="TableParagraph"/>
              <w:spacing w:before="53" w:line="262" w:lineRule="exact"/>
              <w:ind w:left="96" w:right="96"/>
              <w:jc w:val="center"/>
              <w:rPr>
                <w:sz w:val="24"/>
              </w:rPr>
            </w:pPr>
            <w:r>
              <w:rPr>
                <w:sz w:val="24"/>
              </w:rPr>
              <w:t>25</w:t>
            </w:r>
          </w:p>
        </w:tc>
        <w:tc>
          <w:tcPr>
            <w:tcW w:w="1347" w:type="dxa"/>
            <w:tcBorders>
              <w:top w:val="single" w:sz="6" w:space="0" w:color="000000"/>
            </w:tcBorders>
          </w:tcPr>
          <w:p w:rsidR="00DD7756" w:rsidRDefault="00AD1397">
            <w:pPr>
              <w:pStyle w:val="TableParagraph"/>
              <w:spacing w:before="53" w:line="262" w:lineRule="exact"/>
              <w:ind w:left="97" w:right="97"/>
              <w:jc w:val="center"/>
              <w:rPr>
                <w:sz w:val="24"/>
              </w:rPr>
            </w:pPr>
            <w:r>
              <w:rPr>
                <w:sz w:val="24"/>
              </w:rPr>
              <w:t>25</w:t>
            </w:r>
          </w:p>
        </w:tc>
        <w:tc>
          <w:tcPr>
            <w:tcW w:w="1472" w:type="dxa"/>
            <w:tcBorders>
              <w:top w:val="single" w:sz="6" w:space="0" w:color="000000"/>
            </w:tcBorders>
          </w:tcPr>
          <w:p w:rsidR="00DD7756" w:rsidRDefault="00AD1397">
            <w:pPr>
              <w:pStyle w:val="TableParagraph"/>
              <w:spacing w:before="53" w:line="262" w:lineRule="exact"/>
              <w:ind w:right="1"/>
              <w:jc w:val="center"/>
              <w:rPr>
                <w:sz w:val="24"/>
              </w:rPr>
            </w:pPr>
            <w:r>
              <w:rPr>
                <w:w w:val="99"/>
                <w:sz w:val="24"/>
              </w:rPr>
              <w:t>0</w:t>
            </w:r>
          </w:p>
        </w:tc>
        <w:tc>
          <w:tcPr>
            <w:tcW w:w="1162" w:type="dxa"/>
            <w:tcBorders>
              <w:top w:val="single" w:sz="6" w:space="0" w:color="000000"/>
            </w:tcBorders>
          </w:tcPr>
          <w:p w:rsidR="00DD7756" w:rsidRDefault="00AD1397">
            <w:pPr>
              <w:pStyle w:val="TableParagraph"/>
              <w:spacing w:before="53" w:line="262" w:lineRule="exact"/>
              <w:ind w:left="89" w:right="90"/>
              <w:jc w:val="center"/>
              <w:rPr>
                <w:sz w:val="24"/>
              </w:rPr>
            </w:pPr>
            <w:r>
              <w:rPr>
                <w:sz w:val="24"/>
              </w:rPr>
              <w:t>0.631</w:t>
            </w:r>
          </w:p>
        </w:tc>
      </w:tr>
      <w:tr w:rsidR="00DD7756">
        <w:trPr>
          <w:trHeight w:val="349"/>
        </w:trPr>
        <w:tc>
          <w:tcPr>
            <w:tcW w:w="952" w:type="dxa"/>
            <w:tcBorders>
              <w:bottom w:val="single" w:sz="8" w:space="0" w:color="000000"/>
            </w:tcBorders>
          </w:tcPr>
          <w:p w:rsidR="00DD7756" w:rsidRDefault="00AD1397">
            <w:pPr>
              <w:pStyle w:val="TableParagraph"/>
              <w:spacing w:before="7" w:line="240" w:lineRule="auto"/>
              <w:ind w:left="119"/>
              <w:jc w:val="left"/>
              <w:rPr>
                <w:sz w:val="24"/>
              </w:rPr>
            </w:pPr>
            <w:r>
              <w:rPr>
                <w:sz w:val="24"/>
              </w:rPr>
              <w:t>Stem B</w:t>
            </w:r>
          </w:p>
        </w:tc>
        <w:tc>
          <w:tcPr>
            <w:tcW w:w="1147" w:type="dxa"/>
            <w:tcBorders>
              <w:bottom w:val="single" w:sz="8" w:space="0" w:color="000000"/>
            </w:tcBorders>
          </w:tcPr>
          <w:p w:rsidR="00DD7756" w:rsidRDefault="00AD1397">
            <w:pPr>
              <w:pStyle w:val="TableParagraph"/>
              <w:spacing w:before="7" w:line="240" w:lineRule="auto"/>
              <w:ind w:left="96" w:right="96"/>
              <w:jc w:val="center"/>
              <w:rPr>
                <w:sz w:val="24"/>
              </w:rPr>
            </w:pPr>
            <w:r>
              <w:rPr>
                <w:sz w:val="24"/>
              </w:rPr>
              <w:t>25</w:t>
            </w:r>
          </w:p>
        </w:tc>
        <w:tc>
          <w:tcPr>
            <w:tcW w:w="1347" w:type="dxa"/>
            <w:tcBorders>
              <w:bottom w:val="single" w:sz="8" w:space="0" w:color="000000"/>
            </w:tcBorders>
          </w:tcPr>
          <w:p w:rsidR="00DD7756" w:rsidRDefault="00AD1397">
            <w:pPr>
              <w:pStyle w:val="TableParagraph"/>
              <w:spacing w:before="7" w:line="240" w:lineRule="auto"/>
              <w:jc w:val="center"/>
              <w:rPr>
                <w:sz w:val="24"/>
              </w:rPr>
            </w:pPr>
            <w:r>
              <w:rPr>
                <w:w w:val="99"/>
                <w:sz w:val="24"/>
              </w:rPr>
              <w:t>0</w:t>
            </w:r>
          </w:p>
        </w:tc>
        <w:tc>
          <w:tcPr>
            <w:tcW w:w="1472" w:type="dxa"/>
            <w:tcBorders>
              <w:bottom w:val="single" w:sz="8" w:space="0" w:color="000000"/>
            </w:tcBorders>
          </w:tcPr>
          <w:p w:rsidR="00DD7756" w:rsidRDefault="00AD1397">
            <w:pPr>
              <w:pStyle w:val="TableParagraph"/>
              <w:spacing w:before="7" w:line="240" w:lineRule="auto"/>
              <w:ind w:left="94" w:right="95"/>
              <w:jc w:val="center"/>
              <w:rPr>
                <w:sz w:val="24"/>
              </w:rPr>
            </w:pPr>
            <w:r>
              <w:rPr>
                <w:sz w:val="24"/>
              </w:rPr>
              <w:t>25</w:t>
            </w:r>
          </w:p>
        </w:tc>
        <w:tc>
          <w:tcPr>
            <w:tcW w:w="1162" w:type="dxa"/>
            <w:tcBorders>
              <w:bottom w:val="single" w:sz="8" w:space="0" w:color="000000"/>
            </w:tcBorders>
          </w:tcPr>
          <w:p w:rsidR="00DD7756" w:rsidRDefault="00AD1397">
            <w:pPr>
              <w:pStyle w:val="TableParagraph"/>
              <w:spacing w:before="7" w:line="240" w:lineRule="auto"/>
              <w:ind w:left="89" w:right="90"/>
              <w:jc w:val="center"/>
              <w:rPr>
                <w:sz w:val="24"/>
              </w:rPr>
            </w:pPr>
            <w:r>
              <w:rPr>
                <w:sz w:val="24"/>
              </w:rPr>
              <w:t>0.631</w:t>
            </w:r>
          </w:p>
        </w:tc>
      </w:tr>
    </w:tbl>
    <w:p w:rsidR="00DD7756" w:rsidRDefault="00AD1397">
      <w:pPr>
        <w:pStyle w:val="BodyText"/>
      </w:pPr>
      <w:ins w:id="234" w:author="Owner" w:date="2021-01-28T14:50:00Z">
        <w:r>
          <w:t>I’m a bit surprised to see this table here. Did I miss something? I know some publishers just put tables at the top of the page, but</w:t>
        </w:r>
      </w:ins>
      <w:ins w:id="235" w:author="Owner" w:date="2021-01-28T14:51:00Z">
        <w:r>
          <w:t xml:space="preserve"> I don’t think there’s any requirement for that here. </w:t>
        </w:r>
      </w:ins>
    </w:p>
    <w:p w:rsidR="00DD7756" w:rsidRDefault="00AD1397">
      <w:pPr>
        <w:pStyle w:val="Heading2"/>
        <w:numPr>
          <w:ilvl w:val="1"/>
          <w:numId w:val="3"/>
        </w:numPr>
        <w:tabs>
          <w:tab w:val="left" w:pos="885"/>
          <w:tab w:val="left" w:pos="886"/>
        </w:tabs>
        <w:spacing w:before="0"/>
        <w:rPr>
          <w:b/>
        </w:rPr>
      </w:pPr>
      <w:bookmarkStart w:id="236" w:name="4.2_Interpreting_the_results"/>
      <w:bookmarkStart w:id="237" w:name="_bookmark178"/>
      <w:bookmarkEnd w:id="236"/>
      <w:bookmarkEnd w:id="237"/>
      <w:r>
        <w:rPr>
          <w:b/>
        </w:rPr>
        <w:t>Interpreting the</w:t>
      </w:r>
      <w:r>
        <w:rPr>
          <w:b/>
          <w:spacing w:val="2"/>
        </w:rPr>
        <w:t xml:space="preserve"> </w:t>
      </w:r>
      <w:r>
        <w:rPr>
          <w:b/>
        </w:rPr>
        <w:t>results</w:t>
      </w:r>
    </w:p>
    <w:p w:rsidR="00DD7756" w:rsidRDefault="00DD7756">
      <w:pPr>
        <w:pStyle w:val="BodyText"/>
        <w:spacing w:before="6"/>
        <w:rPr>
          <w:b/>
          <w:sz w:val="36"/>
        </w:rPr>
      </w:pPr>
    </w:p>
    <w:p w:rsidR="00DD7756" w:rsidRDefault="00AD1397">
      <w:pPr>
        <w:pStyle w:val="BodyText"/>
        <w:spacing w:before="1" w:line="417" w:lineRule="auto"/>
        <w:ind w:left="120" w:right="533"/>
        <w:jc w:val="both"/>
      </w:pPr>
      <w:r>
        <w:t xml:space="preserve">In </w:t>
      </w:r>
      <w:hyperlink w:anchor="_bookmark165" w:history="1">
        <w:r>
          <w:rPr>
            <w:color w:val="007FFF"/>
          </w:rPr>
          <w:t xml:space="preserve">Section 3.4.1 </w:t>
        </w:r>
      </w:hyperlink>
      <w:r>
        <w:t>I describe the procedure for quantifying the lexical flexibility of an item in a corpus</w:t>
      </w:r>
      <w:r>
        <w:rPr>
          <w:spacing w:val="-8"/>
        </w:rPr>
        <w:t xml:space="preserve"> </w:t>
      </w:r>
      <w:r>
        <w:t>using</w:t>
      </w:r>
      <w:r>
        <w:rPr>
          <w:spacing w:val="-7"/>
        </w:rPr>
        <w:t xml:space="preserve"> </w:t>
      </w:r>
      <w:r>
        <w:t>a</w:t>
      </w:r>
      <w:r>
        <w:rPr>
          <w:spacing w:val="-7"/>
        </w:rPr>
        <w:t xml:space="preserve"> </w:t>
      </w:r>
      <w:r>
        <w:t>Shannon</w:t>
      </w:r>
      <w:r>
        <w:rPr>
          <w:spacing w:val="-8"/>
        </w:rPr>
        <w:t xml:space="preserve"> </w:t>
      </w:r>
      <w:r>
        <w:t>diversity</w:t>
      </w:r>
      <w:r>
        <w:rPr>
          <w:spacing w:val="-8"/>
        </w:rPr>
        <w:t xml:space="preserve"> </w:t>
      </w:r>
      <w:r>
        <w:t>index</w:t>
      </w:r>
      <w:r>
        <w:rPr>
          <w:spacing w:val="-8"/>
        </w:rPr>
        <w:t xml:space="preserve"> </w:t>
      </w:r>
      <w:r>
        <w:rPr>
          <w:spacing w:val="4"/>
        </w:rPr>
        <w:t>(</w:t>
      </w:r>
      <w:r>
        <w:rPr>
          <w:rFonts w:ascii="Bookman Old Style"/>
          <w:i/>
          <w:spacing w:val="4"/>
        </w:rPr>
        <w:t>H</w:t>
      </w:r>
      <w:r>
        <w:rPr>
          <w:spacing w:val="4"/>
        </w:rPr>
        <w:t>).</w:t>
      </w:r>
      <w:r>
        <w:rPr>
          <w:spacing w:val="13"/>
        </w:rPr>
        <w:t xml:space="preserve"> </w:t>
      </w:r>
      <w:r>
        <w:t>While</w:t>
      </w:r>
      <w:r>
        <w:rPr>
          <w:spacing w:val="-7"/>
        </w:rPr>
        <w:t xml:space="preserve"> </w:t>
      </w:r>
      <w:r>
        <w:t>the</w:t>
      </w:r>
      <w:r>
        <w:rPr>
          <w:spacing w:val="-7"/>
        </w:rPr>
        <w:t xml:space="preserve"> </w:t>
      </w:r>
      <w:r>
        <w:t>resulting</w:t>
      </w:r>
      <w:r>
        <w:rPr>
          <w:spacing w:val="-9"/>
        </w:rPr>
        <w:t xml:space="preserve"> </w:t>
      </w:r>
      <w:r>
        <w:t>values</w:t>
      </w:r>
      <w:r>
        <w:rPr>
          <w:spacing w:val="-7"/>
        </w:rPr>
        <w:t xml:space="preserve"> </w:t>
      </w:r>
      <w:r>
        <w:t>nicely</w:t>
      </w:r>
      <w:r>
        <w:rPr>
          <w:spacing w:val="-7"/>
        </w:rPr>
        <w:t xml:space="preserve"> </w:t>
      </w:r>
      <w:r>
        <w:t>align</w:t>
      </w:r>
      <w:r>
        <w:rPr>
          <w:spacing w:val="-8"/>
        </w:rPr>
        <w:t xml:space="preserve"> </w:t>
      </w:r>
      <w:r>
        <w:t>with</w:t>
      </w:r>
      <w:r>
        <w:rPr>
          <w:spacing w:val="-7"/>
        </w:rPr>
        <w:t xml:space="preserve"> </w:t>
      </w:r>
      <w:r>
        <w:t>our intuitions about when a lexical item is more or less flexible, some information is lost in the process. Reducing the lexical flexibility of an item to a single number obscures the fact that items can be equally flexible in different ways. Consider the fictional frequency data for</w:t>
      </w:r>
      <w:r>
        <w:rPr>
          <w:spacing w:val="-35"/>
        </w:rPr>
        <w:t xml:space="preserve"> </w:t>
      </w:r>
      <w:r>
        <w:t>two different</w:t>
      </w:r>
      <w:r>
        <w:rPr>
          <w:spacing w:val="-15"/>
        </w:rPr>
        <w:t xml:space="preserve"> </w:t>
      </w:r>
      <w:r>
        <w:t>stems</w:t>
      </w:r>
      <w:r>
        <w:rPr>
          <w:spacing w:val="-14"/>
        </w:rPr>
        <w:t xml:space="preserve"> </w:t>
      </w:r>
      <w:r>
        <w:t>in</w:t>
      </w:r>
      <w:r>
        <w:rPr>
          <w:spacing w:val="-15"/>
        </w:rPr>
        <w:t xml:space="preserve"> </w:t>
      </w:r>
      <w:hyperlink w:anchor="_bookmark176" w:history="1">
        <w:r>
          <w:rPr>
            <w:color w:val="007FFF"/>
            <w:spacing w:val="-3"/>
          </w:rPr>
          <w:t>Table</w:t>
        </w:r>
        <w:r>
          <w:rPr>
            <w:color w:val="007FFF"/>
            <w:spacing w:val="-14"/>
          </w:rPr>
          <w:t xml:space="preserve"> </w:t>
        </w:r>
        <w:r>
          <w:rPr>
            <w:color w:val="007FFF"/>
          </w:rPr>
          <w:t>4.1</w:t>
        </w:r>
      </w:hyperlink>
      <w:r>
        <w:t>.</w:t>
      </w:r>
      <w:r>
        <w:rPr>
          <w:spacing w:val="9"/>
        </w:rPr>
        <w:t xml:space="preserve"> </w:t>
      </w:r>
      <w:r>
        <w:t>Stem</w:t>
      </w:r>
      <w:r>
        <w:rPr>
          <w:spacing w:val="-14"/>
        </w:rPr>
        <w:t xml:space="preserve"> </w:t>
      </w:r>
      <w:r>
        <w:t>A</w:t>
      </w:r>
      <w:r>
        <w:rPr>
          <w:spacing w:val="-14"/>
        </w:rPr>
        <w:t xml:space="preserve"> </w:t>
      </w:r>
      <w:r>
        <w:t>displays</w:t>
      </w:r>
      <w:r>
        <w:rPr>
          <w:spacing w:val="-14"/>
        </w:rPr>
        <w:t xml:space="preserve"> </w:t>
      </w:r>
      <w:r>
        <w:t>a</w:t>
      </w:r>
      <w:r>
        <w:rPr>
          <w:spacing w:val="-13"/>
        </w:rPr>
        <w:t xml:space="preserve"> </w:t>
      </w:r>
      <w:r>
        <w:t>great</w:t>
      </w:r>
      <w:r>
        <w:rPr>
          <w:spacing w:val="-14"/>
        </w:rPr>
        <w:t xml:space="preserve"> </w:t>
      </w:r>
      <w:r>
        <w:t>deal</w:t>
      </w:r>
      <w:r>
        <w:rPr>
          <w:spacing w:val="-14"/>
        </w:rPr>
        <w:t xml:space="preserve"> </w:t>
      </w:r>
      <w:r>
        <w:t>of</w:t>
      </w:r>
      <w:r>
        <w:rPr>
          <w:spacing w:val="-14"/>
        </w:rPr>
        <w:t xml:space="preserve"> </w:t>
      </w:r>
      <w:r>
        <w:t>reference-predicate</w:t>
      </w:r>
      <w:r>
        <w:rPr>
          <w:spacing w:val="-14"/>
        </w:rPr>
        <w:t xml:space="preserve"> </w:t>
      </w:r>
      <w:r>
        <w:t>flexibility,</w:t>
      </w:r>
      <w:r>
        <w:rPr>
          <w:spacing w:val="-13"/>
        </w:rPr>
        <w:t xml:space="preserve"> </w:t>
      </w:r>
      <w:r>
        <w:t xml:space="preserve">but no instances of use as a modifier. Stem B, in contrast, displays extensive reference-modifier flexibility, but no instances of use as a predicate. </w:t>
      </w:r>
      <w:r>
        <w:rPr>
          <w:spacing w:val="-3"/>
        </w:rPr>
        <w:t xml:space="preserve">However, </w:t>
      </w:r>
      <w:r>
        <w:t>the overall flexibility ratings of the two stems are the</w:t>
      </w:r>
      <w:r>
        <w:rPr>
          <w:spacing w:val="-6"/>
        </w:rPr>
        <w:t xml:space="preserve"> </w:t>
      </w:r>
      <w:r>
        <w:t>same.</w:t>
      </w:r>
    </w:p>
    <w:p w:rsidR="00DD7756" w:rsidRDefault="00AD1397">
      <w:pPr>
        <w:pStyle w:val="BodyText"/>
        <w:spacing w:line="420" w:lineRule="auto"/>
        <w:ind w:left="120" w:right="531" w:firstLine="358"/>
        <w:jc w:val="both"/>
      </w:pPr>
      <w:r>
        <w:t xml:space="preserve">One way to address this reduction in fidelity is to report frequencies and corpus disper- sions for each function in addition to the overall flexibility rating for each stem. I provide this information in </w:t>
      </w:r>
      <w:hyperlink w:anchor="_bookmark232" w:history="1">
        <w:r>
          <w:rPr>
            <w:color w:val="007FFF"/>
          </w:rPr>
          <w:t xml:space="preserve">Appendix B </w:t>
        </w:r>
      </w:hyperlink>
      <w:r>
        <w:t xml:space="preserve">alongside each item’s flexibility rating. </w:t>
      </w:r>
      <w:r>
        <w:rPr>
          <w:spacing w:val="-3"/>
        </w:rPr>
        <w:t xml:space="preserve">However, </w:t>
      </w:r>
      <w:r>
        <w:t>it is also possible to visualize the relative usage of an item for each discourse function in an intuitive way</w:t>
      </w:r>
      <w:r>
        <w:rPr>
          <w:spacing w:val="-14"/>
        </w:rPr>
        <w:t xml:space="preserve"> </w:t>
      </w:r>
      <w:r>
        <w:t>by</w:t>
      </w:r>
      <w:r>
        <w:rPr>
          <w:spacing w:val="-13"/>
        </w:rPr>
        <w:t xml:space="preserve"> </w:t>
      </w:r>
      <w:r>
        <w:t>using</w:t>
      </w:r>
      <w:r>
        <w:rPr>
          <w:spacing w:val="-13"/>
        </w:rPr>
        <w:t xml:space="preserve"> </w:t>
      </w:r>
      <w:r>
        <w:t>a</w:t>
      </w:r>
      <w:r>
        <w:rPr>
          <w:spacing w:val="-13"/>
        </w:rPr>
        <w:t xml:space="preserve"> </w:t>
      </w:r>
      <w:r>
        <w:rPr>
          <w:i/>
        </w:rPr>
        <w:t>ternary</w:t>
      </w:r>
      <w:r>
        <w:rPr>
          <w:i/>
          <w:spacing w:val="-13"/>
        </w:rPr>
        <w:t xml:space="preserve"> </w:t>
      </w:r>
      <w:r>
        <w:rPr>
          <w:i/>
        </w:rPr>
        <w:t xml:space="preserve">plot </w:t>
      </w:r>
      <w:r>
        <w:t>(also</w:t>
      </w:r>
      <w:r>
        <w:rPr>
          <w:spacing w:val="-13"/>
        </w:rPr>
        <w:t xml:space="preserve"> </w:t>
      </w:r>
      <w:r>
        <w:t>called</w:t>
      </w:r>
      <w:r>
        <w:rPr>
          <w:spacing w:val="-13"/>
        </w:rPr>
        <w:t xml:space="preserve"> </w:t>
      </w:r>
      <w:r>
        <w:t>a</w:t>
      </w:r>
      <w:r>
        <w:rPr>
          <w:spacing w:val="-13"/>
        </w:rPr>
        <w:t xml:space="preserve"> </w:t>
      </w:r>
      <w:r>
        <w:rPr>
          <w:i/>
        </w:rPr>
        <w:t>triangle</w:t>
      </w:r>
      <w:r>
        <w:rPr>
          <w:i/>
          <w:spacing w:val="-13"/>
        </w:rPr>
        <w:t xml:space="preserve"> </w:t>
      </w:r>
      <w:r>
        <w:rPr>
          <w:i/>
        </w:rPr>
        <w:t>plot</w:t>
      </w:r>
      <w:r>
        <w:t>,</w:t>
      </w:r>
      <w:r>
        <w:rPr>
          <w:spacing w:val="-11"/>
        </w:rPr>
        <w:t xml:space="preserve"> </w:t>
      </w:r>
      <w:r>
        <w:rPr>
          <w:i/>
        </w:rPr>
        <w:t>simplex</w:t>
      </w:r>
      <w:r>
        <w:rPr>
          <w:i/>
          <w:spacing w:val="-13"/>
        </w:rPr>
        <w:t xml:space="preserve"> </w:t>
      </w:r>
      <w:r>
        <w:rPr>
          <w:i/>
        </w:rPr>
        <w:t>plot</w:t>
      </w:r>
      <w:r>
        <w:t>,</w:t>
      </w:r>
      <w:r>
        <w:rPr>
          <w:spacing w:val="-11"/>
        </w:rPr>
        <w:t xml:space="preserve"> </w:t>
      </w:r>
      <w:r>
        <w:rPr>
          <w:i/>
        </w:rPr>
        <w:t>Gibbs</w:t>
      </w:r>
      <w:r>
        <w:rPr>
          <w:i/>
          <w:spacing w:val="-13"/>
        </w:rPr>
        <w:t xml:space="preserve"> </w:t>
      </w:r>
      <w:r>
        <w:rPr>
          <w:i/>
        </w:rPr>
        <w:t>triangle</w:t>
      </w:r>
      <w:r>
        <w:t>,</w:t>
      </w:r>
      <w:r>
        <w:rPr>
          <w:spacing w:val="-11"/>
        </w:rPr>
        <w:t xml:space="preserve"> </w:t>
      </w:r>
      <w:r>
        <w:t>or</w:t>
      </w:r>
      <w:r>
        <w:rPr>
          <w:spacing w:val="-13"/>
        </w:rPr>
        <w:t xml:space="preserve"> </w:t>
      </w:r>
      <w:r>
        <w:rPr>
          <w:i/>
        </w:rPr>
        <w:t>de</w:t>
      </w:r>
      <w:r>
        <w:rPr>
          <w:i/>
          <w:spacing w:val="-14"/>
        </w:rPr>
        <w:t xml:space="preserve"> </w:t>
      </w:r>
      <w:r>
        <w:rPr>
          <w:i/>
        </w:rPr>
        <w:t>Finetti diagram</w:t>
      </w:r>
      <w:r>
        <w:t xml:space="preserve">). A ternary plot depicts the ratios of three variables as points within an equilateral triangle. Each corner of the triangle corresponds to one of the three possible categories (in this case, reference, predication, or modification). The closer a data point is to a particular </w:t>
      </w:r>
      <w:r>
        <w:rPr>
          <w:spacing w:val="-3"/>
        </w:rPr>
        <w:t xml:space="preserve">corner, </w:t>
      </w:r>
      <w:r>
        <w:t xml:space="preserve">the larger the ratio of that category is. </w:t>
      </w:r>
      <w:r>
        <w:rPr>
          <w:spacing w:val="-8"/>
        </w:rPr>
        <w:t xml:space="preserve">To  </w:t>
      </w:r>
      <w:r>
        <w:t xml:space="preserve">illustrate with an example:  </w:t>
      </w:r>
      <w:hyperlink w:anchor="_bookmark179" w:history="1">
        <w:r>
          <w:rPr>
            <w:color w:val="007FFF"/>
          </w:rPr>
          <w:t xml:space="preserve">Figure 4.1 </w:t>
        </w:r>
      </w:hyperlink>
      <w:r>
        <w:t xml:space="preserve">is  a ternary plot for the functions of the word </w:t>
      </w:r>
      <w:r>
        <w:rPr>
          <w:i/>
        </w:rPr>
        <w:t xml:space="preserve">difficult </w:t>
      </w:r>
      <w:r>
        <w:t xml:space="preserve">in English, along with the underlying frequency data and resulting flexibility rating. Because the word </w:t>
      </w:r>
      <w:r>
        <w:rPr>
          <w:i/>
        </w:rPr>
        <w:t xml:space="preserve">difficult </w:t>
      </w:r>
      <w:r>
        <w:t>only appears as</w:t>
      </w:r>
      <w:r>
        <w:rPr>
          <w:spacing w:val="59"/>
        </w:rPr>
        <w:t xml:space="preserve"> </w:t>
      </w:r>
      <w:r>
        <w:t>a</w:t>
      </w:r>
    </w:p>
    <w:p w:rsidR="00DD7756" w:rsidRDefault="00DD7756">
      <w:pPr>
        <w:spacing w:line="420" w:lineRule="auto"/>
        <w:jc w:val="both"/>
        <w:sectPr w:rsidR="00DD7756">
          <w:footerReference w:type="default" r:id="rId64"/>
          <w:pgSz w:w="12240" w:h="15840"/>
          <w:pgMar w:top="1360" w:right="900" w:bottom="1040" w:left="1680" w:header="0" w:footer="856" w:gutter="0"/>
          <w:cols w:space="720"/>
        </w:sectPr>
      </w:pPr>
    </w:p>
    <w:p w:rsidR="00DD7756" w:rsidRDefault="00AD1397">
      <w:pPr>
        <w:spacing w:before="73"/>
        <w:ind w:right="430"/>
        <w:jc w:val="center"/>
        <w:rPr>
          <w:i/>
        </w:rPr>
      </w:pPr>
      <w:bookmarkStart w:id="238" w:name="_bookmark179"/>
      <w:bookmarkStart w:id="239" w:name="_bookmark180"/>
      <w:bookmarkEnd w:id="238"/>
      <w:bookmarkEnd w:id="239"/>
      <w:r>
        <w:rPr>
          <w:b/>
        </w:rPr>
        <w:lastRenderedPageBreak/>
        <w:t xml:space="preserve">Figure 4.1: </w:t>
      </w:r>
      <w:r>
        <w:t xml:space="preserve">Flexibility of English </w:t>
      </w:r>
      <w:r>
        <w:rPr>
          <w:i/>
        </w:rPr>
        <w:t>difficult</w:t>
      </w:r>
    </w:p>
    <w:p w:rsidR="00DD7756" w:rsidRDefault="00DD7756">
      <w:pPr>
        <w:pStyle w:val="BodyText"/>
        <w:rPr>
          <w:i/>
          <w:sz w:val="20"/>
        </w:rPr>
      </w:pPr>
    </w:p>
    <w:p w:rsidR="00DD7756" w:rsidRDefault="00DD7756">
      <w:pPr>
        <w:pStyle w:val="BodyText"/>
        <w:rPr>
          <w:i/>
          <w:sz w:val="20"/>
        </w:rPr>
      </w:pPr>
    </w:p>
    <w:p w:rsidR="00DD7756" w:rsidRDefault="00AD1397">
      <w:pPr>
        <w:pStyle w:val="BodyText"/>
        <w:spacing w:before="10"/>
        <w:rPr>
          <w:i/>
          <w:sz w:val="21"/>
        </w:rPr>
      </w:pPr>
      <w:r>
        <w:rPr>
          <w:noProof/>
        </w:rPr>
        <w:drawing>
          <wp:anchor distT="0" distB="0" distL="0" distR="0" simplePos="0" relativeHeight="54" behindDoc="0" locked="0" layoutInCell="1" allowOverlap="1">
            <wp:simplePos x="0" y="0"/>
            <wp:positionH relativeFrom="page">
              <wp:posOffset>2302765</wp:posOffset>
            </wp:positionH>
            <wp:positionV relativeFrom="paragraph">
              <wp:posOffset>183352</wp:posOffset>
            </wp:positionV>
            <wp:extent cx="3422903" cy="290779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65" cstate="print"/>
                    <a:stretch>
                      <a:fillRect/>
                    </a:stretch>
                  </pic:blipFill>
                  <pic:spPr>
                    <a:xfrm>
                      <a:off x="0" y="0"/>
                      <a:ext cx="3422903" cy="2907792"/>
                    </a:xfrm>
                    <a:prstGeom prst="rect">
                      <a:avLst/>
                    </a:prstGeom>
                  </pic:spPr>
                </pic:pic>
              </a:graphicData>
            </a:graphic>
          </wp:anchor>
        </w:drawing>
      </w:r>
    </w:p>
    <w:p w:rsidR="00DD7756" w:rsidRDefault="00DD7756">
      <w:pPr>
        <w:pStyle w:val="BodyText"/>
        <w:rPr>
          <w:i/>
          <w:sz w:val="20"/>
        </w:rPr>
      </w:pPr>
    </w:p>
    <w:p w:rsidR="00DD7756" w:rsidRDefault="00DD7756">
      <w:pPr>
        <w:pStyle w:val="BodyText"/>
        <w:rPr>
          <w:i/>
          <w:sz w:val="20"/>
        </w:rPr>
      </w:pPr>
    </w:p>
    <w:p w:rsidR="00DD7756" w:rsidRDefault="00DD7756">
      <w:pPr>
        <w:pStyle w:val="BodyText"/>
        <w:spacing w:before="9"/>
        <w:rPr>
          <w:i/>
          <w:sz w:val="13"/>
        </w:rPr>
      </w:pPr>
      <w:r w:rsidRPr="00DD7756">
        <w:pict>
          <v:shape id="_x0000_s1116" style="position:absolute;margin-left:186.8pt;margin-top:10.35pt;width:256.4pt;height:.1pt;z-index:-15700480;mso-wrap-distance-left:0;mso-wrap-distance-right:0;mso-position-horizontal-relative:page" coordorigin="3736,207" coordsize="5128,0" path="m3736,207r5128,e" filled="f" strokeweight=".33739mm">
            <v:path arrowok="t"/>
            <w10:wrap type="topAndBottom" anchorx="page"/>
          </v:shape>
        </w:pict>
      </w:r>
    </w:p>
    <w:p w:rsidR="00DD7756" w:rsidRDefault="00AD1397">
      <w:pPr>
        <w:pStyle w:val="BodyText"/>
        <w:tabs>
          <w:tab w:val="left" w:pos="3322"/>
          <w:tab w:val="left" w:pos="3819"/>
          <w:tab w:val="left" w:pos="4668"/>
          <w:tab w:val="left" w:pos="5172"/>
          <w:tab w:val="left" w:pos="6140"/>
          <w:tab w:val="left" w:pos="6353"/>
        </w:tabs>
        <w:spacing w:before="25" w:line="357" w:lineRule="auto"/>
        <w:ind w:left="2573" w:right="2591" w:hanging="398"/>
      </w:pPr>
      <w:r>
        <w:t>reference</w:t>
      </w:r>
      <w:r>
        <w:tab/>
        <w:t>predication</w:t>
      </w:r>
      <w:r>
        <w:tab/>
        <w:t>modification</w:t>
      </w:r>
      <w:r>
        <w:tab/>
      </w:r>
      <w:r>
        <w:rPr>
          <w:spacing w:val="-3"/>
        </w:rPr>
        <w:t xml:space="preserve">flexibility </w:t>
      </w:r>
      <w:r>
        <w:t>0</w:t>
      </w:r>
      <w:r>
        <w:tab/>
      </w:r>
      <w:r>
        <w:tab/>
        <w:t>0</w:t>
      </w:r>
      <w:r>
        <w:tab/>
      </w:r>
      <w:r>
        <w:tab/>
        <w:t>54</w:t>
      </w:r>
      <w:r>
        <w:tab/>
      </w:r>
      <w:r>
        <w:tab/>
        <w:t>0.000</w:t>
      </w:r>
    </w:p>
    <w:p w:rsidR="00DD7756" w:rsidRDefault="00DD7756">
      <w:pPr>
        <w:pStyle w:val="BodyText"/>
        <w:spacing w:before="5"/>
      </w:pPr>
    </w:p>
    <w:p w:rsidR="00DD7756" w:rsidRDefault="00DD7756">
      <w:pPr>
        <w:pStyle w:val="BodyText"/>
        <w:spacing w:before="74" w:line="403" w:lineRule="auto"/>
        <w:ind w:left="120" w:right="536"/>
        <w:jc w:val="both"/>
      </w:pPr>
      <w:r>
        <w:pict>
          <v:line id="_x0000_s1115" style="position:absolute;left:0;text-align:left;z-index:-24021504;mso-position-horizontal-relative:page" from="186.8pt,-37.3pt" to="443.2pt,-37.3pt" strokeweight=".21089mm">
            <w10:wrap anchorx="page"/>
          </v:line>
        </w:pict>
      </w:r>
      <w:r>
        <w:pict>
          <v:line id="_x0000_s1114" style="position:absolute;left:0;text-align:left;z-index:-24020992;mso-position-horizontal-relative:page" from="186.8pt,-16.65pt" to="443.2pt,-16.65pt" strokeweight=".33739mm">
            <w10:wrap anchorx="page"/>
          </v:line>
        </w:pict>
      </w:r>
      <w:r w:rsidR="00AD1397">
        <w:t xml:space="preserve">modifier in the corpus, it has a flexibility rating of </w:t>
      </w:r>
      <w:r w:rsidR="00AD1397">
        <w:rPr>
          <w:rFonts w:ascii="Tahoma"/>
        </w:rPr>
        <w:t>0</w:t>
      </w:r>
      <w:r w:rsidR="00AD1397">
        <w:t>. In the ternary plot, this is evident</w:t>
      </w:r>
      <w:r w:rsidR="00AD1397">
        <w:rPr>
          <w:spacing w:val="-29"/>
        </w:rPr>
        <w:t xml:space="preserve"> </w:t>
      </w:r>
      <w:r w:rsidR="00AD1397">
        <w:t xml:space="preserve">from the fact that the plot point for </w:t>
      </w:r>
      <w:r w:rsidR="00AD1397">
        <w:rPr>
          <w:i/>
        </w:rPr>
        <w:t xml:space="preserve">difficult </w:t>
      </w:r>
      <w:r w:rsidR="00AD1397">
        <w:t>sits in the modification corner of the</w:t>
      </w:r>
      <w:r w:rsidR="00AD1397">
        <w:rPr>
          <w:spacing w:val="-30"/>
        </w:rPr>
        <w:t xml:space="preserve"> </w:t>
      </w:r>
      <w:r w:rsidR="00AD1397">
        <w:t>triangle.</w:t>
      </w:r>
    </w:p>
    <w:p w:rsidR="00DD7756" w:rsidRDefault="00AD1397">
      <w:pPr>
        <w:pStyle w:val="BodyText"/>
        <w:spacing w:before="26" w:line="408" w:lineRule="auto"/>
        <w:ind w:left="120" w:right="535" w:firstLine="358"/>
        <w:jc w:val="both"/>
      </w:pPr>
      <w:r>
        <w:t xml:space="preserve">Compare the plot for </w:t>
      </w:r>
      <w:r>
        <w:rPr>
          <w:i/>
        </w:rPr>
        <w:t xml:space="preserve">difficult </w:t>
      </w:r>
      <w:r>
        <w:t xml:space="preserve">in </w:t>
      </w:r>
      <w:hyperlink w:anchor="_bookmark179" w:history="1">
        <w:r>
          <w:rPr>
            <w:color w:val="007FFF"/>
          </w:rPr>
          <w:t xml:space="preserve">Figure 4.1 </w:t>
        </w:r>
      </w:hyperlink>
      <w:r>
        <w:t xml:space="preserve">to that of </w:t>
      </w:r>
      <w:r>
        <w:rPr>
          <w:i/>
        </w:rPr>
        <w:t xml:space="preserve">anything </w:t>
      </w:r>
      <w:r>
        <w:t xml:space="preserve">in </w:t>
      </w:r>
      <w:hyperlink w:anchor="_bookmark181" w:history="1">
        <w:r>
          <w:rPr>
            <w:color w:val="007FFF"/>
          </w:rPr>
          <w:t>Figure 4.2</w:t>
        </w:r>
      </w:hyperlink>
      <w:r>
        <w:t xml:space="preserve">. The stem </w:t>
      </w:r>
      <w:r>
        <w:rPr>
          <w:i/>
        </w:rPr>
        <w:t>anything</w:t>
      </w:r>
      <w:r>
        <w:rPr>
          <w:i/>
          <w:spacing w:val="-3"/>
        </w:rPr>
        <w:t xml:space="preserve"> </w:t>
      </w:r>
      <w:r>
        <w:t>also</w:t>
      </w:r>
      <w:r>
        <w:rPr>
          <w:spacing w:val="-12"/>
        </w:rPr>
        <w:t xml:space="preserve"> </w:t>
      </w:r>
      <w:r>
        <w:t>has</w:t>
      </w:r>
      <w:r>
        <w:rPr>
          <w:spacing w:val="-11"/>
        </w:rPr>
        <w:t xml:space="preserve"> </w:t>
      </w:r>
      <w:r>
        <w:t>a</w:t>
      </w:r>
      <w:r>
        <w:rPr>
          <w:spacing w:val="-12"/>
        </w:rPr>
        <w:t xml:space="preserve"> </w:t>
      </w:r>
      <w:r>
        <w:t>flexibility</w:t>
      </w:r>
      <w:r>
        <w:rPr>
          <w:spacing w:val="-11"/>
        </w:rPr>
        <w:t xml:space="preserve"> </w:t>
      </w:r>
      <w:r>
        <w:t>rating</w:t>
      </w:r>
      <w:r>
        <w:rPr>
          <w:spacing w:val="-11"/>
        </w:rPr>
        <w:t xml:space="preserve"> </w:t>
      </w:r>
      <w:r>
        <w:t>of</w:t>
      </w:r>
      <w:r>
        <w:rPr>
          <w:spacing w:val="-14"/>
        </w:rPr>
        <w:t xml:space="preserve"> </w:t>
      </w:r>
      <w:r>
        <w:rPr>
          <w:rFonts w:ascii="Tahoma"/>
        </w:rPr>
        <w:t>0</w:t>
      </w:r>
      <w:r>
        <w:rPr>
          <w:rFonts w:ascii="Tahoma"/>
          <w:spacing w:val="-26"/>
        </w:rPr>
        <w:t xml:space="preserve"> </w:t>
      </w:r>
      <w:r>
        <w:t>because</w:t>
      </w:r>
      <w:r>
        <w:rPr>
          <w:spacing w:val="-11"/>
        </w:rPr>
        <w:t xml:space="preserve"> </w:t>
      </w:r>
      <w:r>
        <w:t>all</w:t>
      </w:r>
      <w:r>
        <w:rPr>
          <w:spacing w:val="-12"/>
        </w:rPr>
        <w:t xml:space="preserve"> </w:t>
      </w:r>
      <w:r>
        <w:t>of</w:t>
      </w:r>
      <w:r>
        <w:rPr>
          <w:spacing w:val="-11"/>
        </w:rPr>
        <w:t xml:space="preserve"> </w:t>
      </w:r>
      <w:r>
        <w:t>its</w:t>
      </w:r>
      <w:r>
        <w:rPr>
          <w:spacing w:val="-11"/>
        </w:rPr>
        <w:t xml:space="preserve"> </w:t>
      </w:r>
      <w:r>
        <w:t>tokens</w:t>
      </w:r>
      <w:r>
        <w:rPr>
          <w:spacing w:val="-12"/>
        </w:rPr>
        <w:t xml:space="preserve"> </w:t>
      </w:r>
      <w:r>
        <w:t>are</w:t>
      </w:r>
      <w:r>
        <w:rPr>
          <w:spacing w:val="-11"/>
        </w:rPr>
        <w:t xml:space="preserve"> </w:t>
      </w:r>
      <w:r>
        <w:t>used</w:t>
      </w:r>
      <w:r>
        <w:rPr>
          <w:spacing w:val="-12"/>
        </w:rPr>
        <w:t xml:space="preserve"> </w:t>
      </w:r>
      <w:r>
        <w:t>for</w:t>
      </w:r>
      <w:r>
        <w:rPr>
          <w:spacing w:val="-11"/>
        </w:rPr>
        <w:t xml:space="preserve"> </w:t>
      </w:r>
      <w:r>
        <w:t>reference.</w:t>
      </w:r>
      <w:r>
        <w:rPr>
          <w:spacing w:val="12"/>
        </w:rPr>
        <w:t xml:space="preserve"> </w:t>
      </w:r>
      <w:r>
        <w:t>Even though</w:t>
      </w:r>
      <w:r>
        <w:rPr>
          <w:spacing w:val="-6"/>
        </w:rPr>
        <w:t xml:space="preserve"> </w:t>
      </w:r>
      <w:r>
        <w:t>its</w:t>
      </w:r>
      <w:r>
        <w:rPr>
          <w:spacing w:val="-5"/>
        </w:rPr>
        <w:t xml:space="preserve"> </w:t>
      </w:r>
      <w:r>
        <w:t>flexibility</w:t>
      </w:r>
      <w:r>
        <w:rPr>
          <w:spacing w:val="-5"/>
        </w:rPr>
        <w:t xml:space="preserve"> </w:t>
      </w:r>
      <w:r>
        <w:t>rating</w:t>
      </w:r>
      <w:r>
        <w:rPr>
          <w:spacing w:val="-5"/>
        </w:rPr>
        <w:t xml:space="preserve"> </w:t>
      </w:r>
      <w:r>
        <w:t>is</w:t>
      </w:r>
      <w:r>
        <w:rPr>
          <w:spacing w:val="-5"/>
        </w:rPr>
        <w:t xml:space="preserve"> </w:t>
      </w:r>
      <w:r>
        <w:t>the</w:t>
      </w:r>
      <w:r>
        <w:rPr>
          <w:spacing w:val="-5"/>
        </w:rPr>
        <w:t xml:space="preserve"> </w:t>
      </w:r>
      <w:r>
        <w:t>same</w:t>
      </w:r>
      <w:r>
        <w:rPr>
          <w:spacing w:val="-5"/>
        </w:rPr>
        <w:t xml:space="preserve"> </w:t>
      </w:r>
      <w:r>
        <w:t>as</w:t>
      </w:r>
      <w:r>
        <w:rPr>
          <w:spacing w:val="-6"/>
        </w:rPr>
        <w:t xml:space="preserve"> </w:t>
      </w:r>
      <w:r>
        <w:t>that</w:t>
      </w:r>
      <w:r>
        <w:rPr>
          <w:spacing w:val="-5"/>
        </w:rPr>
        <w:t xml:space="preserve"> </w:t>
      </w:r>
      <w:r>
        <w:t>of</w:t>
      </w:r>
      <w:r>
        <w:rPr>
          <w:spacing w:val="-7"/>
        </w:rPr>
        <w:t xml:space="preserve"> </w:t>
      </w:r>
      <w:r>
        <w:rPr>
          <w:i/>
        </w:rPr>
        <w:t>difficult</w:t>
      </w:r>
      <w:r>
        <w:t>,</w:t>
      </w:r>
      <w:r>
        <w:rPr>
          <w:spacing w:val="-5"/>
        </w:rPr>
        <w:t xml:space="preserve"> </w:t>
      </w:r>
      <w:r>
        <w:t>it</w:t>
      </w:r>
      <w:r>
        <w:rPr>
          <w:spacing w:val="-5"/>
        </w:rPr>
        <w:t xml:space="preserve"> </w:t>
      </w:r>
      <w:r>
        <w:t>is</w:t>
      </w:r>
      <w:r>
        <w:rPr>
          <w:spacing w:val="-5"/>
        </w:rPr>
        <w:t xml:space="preserve"> </w:t>
      </w:r>
      <w:r>
        <w:t>plotted</w:t>
      </w:r>
      <w:r>
        <w:rPr>
          <w:spacing w:val="-5"/>
        </w:rPr>
        <w:t xml:space="preserve"> </w:t>
      </w:r>
      <w:r>
        <w:t>in</w:t>
      </w:r>
      <w:r>
        <w:rPr>
          <w:spacing w:val="-5"/>
        </w:rPr>
        <w:t xml:space="preserve"> </w:t>
      </w:r>
      <w:r>
        <w:t>a</w:t>
      </w:r>
      <w:r>
        <w:rPr>
          <w:spacing w:val="-6"/>
        </w:rPr>
        <w:t xml:space="preserve"> </w:t>
      </w:r>
      <w:r>
        <w:t>different</w:t>
      </w:r>
      <w:r>
        <w:rPr>
          <w:spacing w:val="-5"/>
        </w:rPr>
        <w:t xml:space="preserve"> </w:t>
      </w:r>
      <w:r>
        <w:t>corner</w:t>
      </w:r>
      <w:r>
        <w:rPr>
          <w:spacing w:val="-5"/>
        </w:rPr>
        <w:t xml:space="preserve"> </w:t>
      </w:r>
      <w:r>
        <w:t>of the ternary plot</w:t>
      </w:r>
      <w:r>
        <w:rPr>
          <w:spacing w:val="-4"/>
        </w:rPr>
        <w:t xml:space="preserve"> </w:t>
      </w:r>
      <w:r>
        <w:t>(reference).</w:t>
      </w:r>
    </w:p>
    <w:p w:rsidR="00DD7756" w:rsidRDefault="00DD7756">
      <w:pPr>
        <w:pStyle w:val="BodyText"/>
        <w:spacing w:before="15" w:line="420" w:lineRule="auto"/>
        <w:ind w:left="120" w:right="533" w:firstLine="358"/>
        <w:jc w:val="both"/>
      </w:pPr>
      <w:hyperlink w:anchor="_bookmark182" w:history="1">
        <w:r w:rsidR="00AD1397">
          <w:rPr>
            <w:color w:val="007FFF"/>
          </w:rPr>
          <w:t>Figure</w:t>
        </w:r>
        <w:r w:rsidR="00AD1397">
          <w:rPr>
            <w:color w:val="007FFF"/>
            <w:spacing w:val="-14"/>
          </w:rPr>
          <w:t xml:space="preserve"> </w:t>
        </w:r>
        <w:r w:rsidR="00AD1397">
          <w:rPr>
            <w:color w:val="007FFF"/>
          </w:rPr>
          <w:t>4.3</w:t>
        </w:r>
        <w:r w:rsidR="00AD1397">
          <w:rPr>
            <w:color w:val="007FFF"/>
            <w:spacing w:val="-14"/>
          </w:rPr>
          <w:t xml:space="preserve"> </w:t>
        </w:r>
      </w:hyperlink>
      <w:r w:rsidR="00AD1397">
        <w:t>shows</w:t>
      </w:r>
      <w:r w:rsidR="00AD1397">
        <w:rPr>
          <w:spacing w:val="-14"/>
        </w:rPr>
        <w:t xml:space="preserve"> </w:t>
      </w:r>
      <w:r w:rsidR="00AD1397">
        <w:t>a</w:t>
      </w:r>
      <w:r w:rsidR="00AD1397">
        <w:rPr>
          <w:spacing w:val="-14"/>
        </w:rPr>
        <w:t xml:space="preserve"> </w:t>
      </w:r>
      <w:r w:rsidR="00AD1397">
        <w:t>case</w:t>
      </w:r>
      <w:r w:rsidR="00AD1397">
        <w:rPr>
          <w:spacing w:val="-13"/>
        </w:rPr>
        <w:t xml:space="preserve"> </w:t>
      </w:r>
      <w:r w:rsidR="00AD1397">
        <w:t>where</w:t>
      </w:r>
      <w:r w:rsidR="00AD1397">
        <w:rPr>
          <w:spacing w:val="-14"/>
        </w:rPr>
        <w:t xml:space="preserve"> </w:t>
      </w:r>
      <w:r w:rsidR="00AD1397">
        <w:t>a</w:t>
      </w:r>
      <w:r w:rsidR="00AD1397">
        <w:rPr>
          <w:spacing w:val="-14"/>
        </w:rPr>
        <w:t xml:space="preserve"> </w:t>
      </w:r>
      <w:r w:rsidR="00AD1397">
        <w:t>stem</w:t>
      </w:r>
      <w:r w:rsidR="00AD1397">
        <w:rPr>
          <w:spacing w:val="-14"/>
        </w:rPr>
        <w:t xml:space="preserve"> </w:t>
      </w:r>
      <w:r w:rsidR="00AD1397">
        <w:t>(</w:t>
      </w:r>
      <w:r w:rsidR="00AD1397">
        <w:rPr>
          <w:i/>
        </w:rPr>
        <w:t>childhood</w:t>
      </w:r>
      <w:r w:rsidR="00AD1397">
        <w:t>)</w:t>
      </w:r>
      <w:r w:rsidR="00AD1397">
        <w:rPr>
          <w:spacing w:val="-13"/>
        </w:rPr>
        <w:t xml:space="preserve"> </w:t>
      </w:r>
      <w:r w:rsidR="00AD1397">
        <w:t>is</w:t>
      </w:r>
      <w:r w:rsidR="00AD1397">
        <w:rPr>
          <w:spacing w:val="-14"/>
        </w:rPr>
        <w:t xml:space="preserve"> </w:t>
      </w:r>
      <w:r w:rsidR="00AD1397">
        <w:t>flexible</w:t>
      </w:r>
      <w:r w:rsidR="00AD1397">
        <w:rPr>
          <w:spacing w:val="-14"/>
        </w:rPr>
        <w:t xml:space="preserve"> </w:t>
      </w:r>
      <w:r w:rsidR="00AD1397">
        <w:t>between</w:t>
      </w:r>
      <w:r w:rsidR="00AD1397">
        <w:rPr>
          <w:spacing w:val="-14"/>
        </w:rPr>
        <w:t xml:space="preserve"> </w:t>
      </w:r>
      <w:r w:rsidR="00AD1397">
        <w:t>reference</w:t>
      </w:r>
      <w:r w:rsidR="00AD1397">
        <w:rPr>
          <w:spacing w:val="-13"/>
        </w:rPr>
        <w:t xml:space="preserve"> </w:t>
      </w:r>
      <w:r w:rsidR="00AD1397">
        <w:t>and</w:t>
      </w:r>
      <w:r w:rsidR="00AD1397">
        <w:rPr>
          <w:spacing w:val="-14"/>
        </w:rPr>
        <w:t xml:space="preserve"> </w:t>
      </w:r>
      <w:r w:rsidR="00AD1397">
        <w:t>modifi- cation,</w:t>
      </w:r>
      <w:r w:rsidR="00AD1397">
        <w:rPr>
          <w:spacing w:val="-12"/>
        </w:rPr>
        <w:t xml:space="preserve"> </w:t>
      </w:r>
      <w:r w:rsidR="00AD1397">
        <w:t>but</w:t>
      </w:r>
      <w:r w:rsidR="00AD1397">
        <w:rPr>
          <w:spacing w:val="-13"/>
        </w:rPr>
        <w:t xml:space="preserve"> </w:t>
      </w:r>
      <w:r w:rsidR="00AD1397">
        <w:t>not</w:t>
      </w:r>
      <w:r w:rsidR="00AD1397">
        <w:rPr>
          <w:spacing w:val="-14"/>
        </w:rPr>
        <w:t xml:space="preserve"> </w:t>
      </w:r>
      <w:r w:rsidR="00AD1397">
        <w:t>predication.</w:t>
      </w:r>
      <w:r w:rsidR="00AD1397">
        <w:rPr>
          <w:spacing w:val="11"/>
        </w:rPr>
        <w:t xml:space="preserve"> </w:t>
      </w:r>
      <w:r w:rsidR="00AD1397">
        <w:t>Finally,</w:t>
      </w:r>
      <w:r w:rsidR="00AD1397">
        <w:rPr>
          <w:spacing w:val="-12"/>
        </w:rPr>
        <w:t xml:space="preserve"> </w:t>
      </w:r>
      <w:r w:rsidR="00AD1397">
        <w:t>a</w:t>
      </w:r>
      <w:r w:rsidR="00AD1397">
        <w:rPr>
          <w:spacing w:val="-13"/>
        </w:rPr>
        <w:t xml:space="preserve"> </w:t>
      </w:r>
      <w:r w:rsidR="00AD1397">
        <w:t>perfectly</w:t>
      </w:r>
      <w:r w:rsidR="00AD1397">
        <w:rPr>
          <w:spacing w:val="-14"/>
        </w:rPr>
        <w:t xml:space="preserve"> </w:t>
      </w:r>
      <w:r w:rsidR="00AD1397">
        <w:t>flexible</w:t>
      </w:r>
      <w:r w:rsidR="00AD1397">
        <w:rPr>
          <w:spacing w:val="-14"/>
        </w:rPr>
        <w:t xml:space="preserve"> </w:t>
      </w:r>
      <w:r w:rsidR="00AD1397">
        <w:t>item</w:t>
      </w:r>
      <w:r w:rsidR="00AD1397">
        <w:rPr>
          <w:spacing w:val="-13"/>
        </w:rPr>
        <w:t xml:space="preserve"> </w:t>
      </w:r>
      <w:r w:rsidR="00AD1397">
        <w:t>which</w:t>
      </w:r>
      <w:r w:rsidR="00AD1397">
        <w:rPr>
          <w:spacing w:val="-14"/>
        </w:rPr>
        <w:t xml:space="preserve"> </w:t>
      </w:r>
      <w:r w:rsidR="00AD1397">
        <w:t>has</w:t>
      </w:r>
      <w:r w:rsidR="00AD1397">
        <w:rPr>
          <w:spacing w:val="-13"/>
        </w:rPr>
        <w:t xml:space="preserve"> </w:t>
      </w:r>
      <w:r w:rsidR="00AD1397">
        <w:t>equal</w:t>
      </w:r>
      <w:r w:rsidR="00AD1397">
        <w:rPr>
          <w:spacing w:val="-14"/>
        </w:rPr>
        <w:t xml:space="preserve"> </w:t>
      </w:r>
      <w:r w:rsidR="00AD1397">
        <w:t>use</w:t>
      </w:r>
      <w:r w:rsidR="00AD1397">
        <w:rPr>
          <w:spacing w:val="-14"/>
        </w:rPr>
        <w:t xml:space="preserve"> </w:t>
      </w:r>
      <w:r w:rsidR="00AD1397">
        <w:t>as</w:t>
      </w:r>
      <w:r w:rsidR="00AD1397">
        <w:rPr>
          <w:spacing w:val="-13"/>
        </w:rPr>
        <w:t xml:space="preserve"> </w:t>
      </w:r>
      <w:r w:rsidR="00AD1397">
        <w:t>a</w:t>
      </w:r>
      <w:r w:rsidR="00AD1397">
        <w:rPr>
          <w:spacing w:val="-14"/>
        </w:rPr>
        <w:t xml:space="preserve"> </w:t>
      </w:r>
      <w:r w:rsidR="00AD1397">
        <w:t>referent, predicate,</w:t>
      </w:r>
      <w:r w:rsidR="00AD1397">
        <w:rPr>
          <w:spacing w:val="-21"/>
        </w:rPr>
        <w:t xml:space="preserve"> </w:t>
      </w:r>
      <w:r w:rsidR="00AD1397">
        <w:t>and</w:t>
      </w:r>
      <w:r w:rsidR="00AD1397">
        <w:rPr>
          <w:spacing w:val="-24"/>
        </w:rPr>
        <w:t xml:space="preserve"> </w:t>
      </w:r>
      <w:r w:rsidR="00AD1397">
        <w:t>modifier,</w:t>
      </w:r>
      <w:r w:rsidR="00AD1397">
        <w:rPr>
          <w:spacing w:val="-20"/>
        </w:rPr>
        <w:t xml:space="preserve"> </w:t>
      </w:r>
      <w:r w:rsidR="00AD1397">
        <w:t>would</w:t>
      </w:r>
      <w:r w:rsidR="00AD1397">
        <w:rPr>
          <w:spacing w:val="-25"/>
        </w:rPr>
        <w:t xml:space="preserve"> </w:t>
      </w:r>
      <w:r w:rsidR="00AD1397">
        <w:t>sit</w:t>
      </w:r>
      <w:r w:rsidR="00AD1397">
        <w:rPr>
          <w:spacing w:val="-23"/>
        </w:rPr>
        <w:t xml:space="preserve"> </w:t>
      </w:r>
      <w:r w:rsidR="00AD1397">
        <w:t>exactly</w:t>
      </w:r>
      <w:r w:rsidR="00AD1397">
        <w:rPr>
          <w:spacing w:val="-24"/>
        </w:rPr>
        <w:t xml:space="preserve"> </w:t>
      </w:r>
      <w:r w:rsidR="00AD1397">
        <w:t>in</w:t>
      </w:r>
      <w:r w:rsidR="00AD1397">
        <w:rPr>
          <w:spacing w:val="-23"/>
        </w:rPr>
        <w:t xml:space="preserve"> </w:t>
      </w:r>
      <w:r w:rsidR="00AD1397">
        <w:t>the</w:t>
      </w:r>
      <w:r w:rsidR="00AD1397">
        <w:rPr>
          <w:spacing w:val="-24"/>
        </w:rPr>
        <w:t xml:space="preserve"> </w:t>
      </w:r>
      <w:r w:rsidR="00AD1397">
        <w:t>center</w:t>
      </w:r>
      <w:r w:rsidR="00AD1397">
        <w:rPr>
          <w:spacing w:val="-24"/>
        </w:rPr>
        <w:t xml:space="preserve"> </w:t>
      </w:r>
      <w:r w:rsidR="00AD1397">
        <w:t>of</w:t>
      </w:r>
      <w:r w:rsidR="00AD1397">
        <w:rPr>
          <w:spacing w:val="-23"/>
        </w:rPr>
        <w:t xml:space="preserve"> </w:t>
      </w:r>
      <w:r w:rsidR="00AD1397">
        <w:t>the</w:t>
      </w:r>
      <w:r w:rsidR="00AD1397">
        <w:rPr>
          <w:spacing w:val="-24"/>
        </w:rPr>
        <w:t xml:space="preserve"> </w:t>
      </w:r>
      <w:r w:rsidR="00AD1397">
        <w:t>triangle.</w:t>
      </w:r>
      <w:r w:rsidR="00AD1397">
        <w:rPr>
          <w:spacing w:val="4"/>
        </w:rPr>
        <w:t xml:space="preserve"> </w:t>
      </w:r>
      <w:r w:rsidR="00AD1397">
        <w:t>The</w:t>
      </w:r>
      <w:r w:rsidR="00AD1397">
        <w:rPr>
          <w:spacing w:val="-23"/>
        </w:rPr>
        <w:t xml:space="preserve"> </w:t>
      </w:r>
      <w:r w:rsidR="00AD1397">
        <w:t>Nuuchahnulth</w:t>
      </w:r>
      <w:r w:rsidR="00AD1397">
        <w:rPr>
          <w:spacing w:val="-24"/>
        </w:rPr>
        <w:t xml:space="preserve"> </w:t>
      </w:r>
      <w:r w:rsidR="00AD1397">
        <w:t xml:space="preserve">stem </w:t>
      </w:r>
      <w:r w:rsidR="00AD1397">
        <w:rPr>
          <w:i/>
        </w:rPr>
        <w:t xml:space="preserve">ʔu·q </w:t>
      </w:r>
      <w:r w:rsidR="00AD1397">
        <w:t xml:space="preserve">‘good’ is one such case, shown in </w:t>
      </w:r>
      <w:hyperlink w:anchor="_bookmark184" w:history="1">
        <w:r w:rsidR="00AD1397">
          <w:rPr>
            <w:color w:val="007FFF"/>
          </w:rPr>
          <w:t>Figure 4.4</w:t>
        </w:r>
      </w:hyperlink>
      <w:r w:rsidR="00AD1397">
        <w:t>. The closer a point is towards the center of the triangle, the more flexible it</w:t>
      </w:r>
      <w:r w:rsidR="00AD1397">
        <w:rPr>
          <w:spacing w:val="-8"/>
        </w:rPr>
        <w:t xml:space="preserve"> </w:t>
      </w:r>
      <w:r w:rsidR="00AD1397">
        <w:t>is.</w:t>
      </w:r>
    </w:p>
    <w:p w:rsidR="00DD7756" w:rsidRDefault="00DD7756">
      <w:pPr>
        <w:spacing w:line="420" w:lineRule="auto"/>
        <w:jc w:val="both"/>
        <w:sectPr w:rsidR="00DD7756">
          <w:pgSz w:w="12240" w:h="15840"/>
          <w:pgMar w:top="1360" w:right="900" w:bottom="1040" w:left="1680" w:header="0" w:footer="856" w:gutter="0"/>
          <w:cols w:space="720"/>
        </w:sectPr>
      </w:pPr>
    </w:p>
    <w:p w:rsidR="00DD7756" w:rsidRDefault="00DD7756">
      <w:pPr>
        <w:pStyle w:val="BodyText"/>
        <w:rPr>
          <w:sz w:val="20"/>
        </w:rPr>
      </w:pPr>
      <w:r w:rsidRPr="00DD7756">
        <w:lastRenderedPageBreak/>
        <w:pict>
          <v:line id="_x0000_s1113" style="position:absolute;z-index:-24019456;mso-position-horizontal-relative:page;mso-position-vertical-relative:page" from="186.8pt,552.25pt" to="443.2pt,552.25pt" strokeweight=".21089mm">
            <w10:wrap anchorx="page" anchory="page"/>
          </v:line>
        </w:pic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8"/>
        <w:rPr>
          <w:sz w:val="22"/>
        </w:rPr>
      </w:pPr>
    </w:p>
    <w:p w:rsidR="00DD7756" w:rsidRDefault="00AD1397">
      <w:pPr>
        <w:spacing w:before="98"/>
        <w:ind w:right="426"/>
        <w:jc w:val="center"/>
        <w:rPr>
          <w:i/>
        </w:rPr>
      </w:pPr>
      <w:bookmarkStart w:id="240" w:name="_bookmark181"/>
      <w:bookmarkEnd w:id="240"/>
      <w:r>
        <w:rPr>
          <w:b/>
        </w:rPr>
        <w:t xml:space="preserve">Figure 4.2: </w:t>
      </w:r>
      <w:r>
        <w:t xml:space="preserve">Flexibility of English </w:t>
      </w:r>
      <w:r>
        <w:rPr>
          <w:i/>
        </w:rPr>
        <w:t>anything</w:t>
      </w:r>
    </w:p>
    <w:p w:rsidR="00DD7756" w:rsidRDefault="00DD7756">
      <w:pPr>
        <w:pStyle w:val="BodyText"/>
        <w:rPr>
          <w:i/>
          <w:sz w:val="20"/>
        </w:rPr>
      </w:pPr>
    </w:p>
    <w:p w:rsidR="00DD7756" w:rsidRDefault="00DD7756">
      <w:pPr>
        <w:pStyle w:val="BodyText"/>
        <w:rPr>
          <w:i/>
          <w:sz w:val="20"/>
        </w:rPr>
      </w:pPr>
    </w:p>
    <w:p w:rsidR="00DD7756" w:rsidRDefault="00AD1397">
      <w:pPr>
        <w:pStyle w:val="BodyText"/>
        <w:spacing w:before="10"/>
        <w:rPr>
          <w:i/>
          <w:sz w:val="21"/>
        </w:rPr>
      </w:pPr>
      <w:r>
        <w:rPr>
          <w:noProof/>
        </w:rPr>
        <w:drawing>
          <wp:anchor distT="0" distB="0" distL="0" distR="0" simplePos="0" relativeHeight="58" behindDoc="0" locked="0" layoutInCell="1" allowOverlap="1">
            <wp:simplePos x="0" y="0"/>
            <wp:positionH relativeFrom="page">
              <wp:posOffset>2302765</wp:posOffset>
            </wp:positionH>
            <wp:positionV relativeFrom="paragraph">
              <wp:posOffset>183701</wp:posOffset>
            </wp:positionV>
            <wp:extent cx="3422903" cy="290779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66" cstate="print"/>
                    <a:stretch>
                      <a:fillRect/>
                    </a:stretch>
                  </pic:blipFill>
                  <pic:spPr>
                    <a:xfrm>
                      <a:off x="0" y="0"/>
                      <a:ext cx="3422903" cy="2907792"/>
                    </a:xfrm>
                    <a:prstGeom prst="rect">
                      <a:avLst/>
                    </a:prstGeom>
                  </pic:spPr>
                </pic:pic>
              </a:graphicData>
            </a:graphic>
          </wp:anchor>
        </w:drawing>
      </w:r>
    </w:p>
    <w:p w:rsidR="00DD7756" w:rsidRDefault="00DD7756">
      <w:pPr>
        <w:pStyle w:val="BodyText"/>
        <w:rPr>
          <w:i/>
          <w:sz w:val="20"/>
        </w:rPr>
      </w:pPr>
    </w:p>
    <w:p w:rsidR="00DD7756" w:rsidRDefault="00DD7756">
      <w:pPr>
        <w:pStyle w:val="BodyText"/>
        <w:rPr>
          <w:i/>
          <w:sz w:val="20"/>
        </w:rPr>
      </w:pPr>
    </w:p>
    <w:p w:rsidR="00DD7756" w:rsidRDefault="00DD7756">
      <w:pPr>
        <w:pStyle w:val="BodyText"/>
        <w:spacing w:before="9"/>
        <w:rPr>
          <w:i/>
          <w:sz w:val="13"/>
        </w:rPr>
      </w:pPr>
      <w:r w:rsidRPr="00DD7756">
        <w:pict>
          <v:shape id="_x0000_s1112" style="position:absolute;margin-left:186.8pt;margin-top:10.35pt;width:256.4pt;height:.1pt;z-index:-15698432;mso-wrap-distance-left:0;mso-wrap-distance-right:0;mso-position-horizontal-relative:page" coordorigin="3736,207" coordsize="5128,0" path="m3736,207r5128,e" filled="f" strokeweight=".33739mm">
            <v:path arrowok="t"/>
            <w10:wrap type="topAndBottom" anchorx="page"/>
          </v:shape>
        </w:pict>
      </w:r>
    </w:p>
    <w:p w:rsidR="00DD7756" w:rsidRDefault="00AD1397">
      <w:pPr>
        <w:pStyle w:val="BodyText"/>
        <w:tabs>
          <w:tab w:val="left" w:pos="3322"/>
          <w:tab w:val="left" w:pos="3819"/>
          <w:tab w:val="left" w:pos="4668"/>
          <w:tab w:val="left" w:pos="5228"/>
          <w:tab w:val="left" w:pos="6140"/>
          <w:tab w:val="left" w:pos="6353"/>
        </w:tabs>
        <w:spacing w:before="25" w:line="357" w:lineRule="auto"/>
        <w:ind w:left="2380" w:right="2591" w:hanging="205"/>
      </w:pPr>
      <w:r>
        <w:t>reference</w:t>
      </w:r>
      <w:r>
        <w:tab/>
        <w:t>predication</w:t>
      </w:r>
      <w:r>
        <w:tab/>
        <w:t>modification</w:t>
      </w:r>
      <w:r>
        <w:tab/>
      </w:r>
      <w:r>
        <w:rPr>
          <w:spacing w:val="-3"/>
        </w:rPr>
        <w:t xml:space="preserve">flexibility </w:t>
      </w:r>
      <w:r>
        <w:t>2,081</w:t>
      </w:r>
      <w:r>
        <w:tab/>
      </w:r>
      <w:r>
        <w:tab/>
        <w:t>0</w:t>
      </w:r>
      <w:r>
        <w:tab/>
      </w:r>
      <w:r>
        <w:tab/>
        <w:t>0</w:t>
      </w:r>
      <w:r>
        <w:tab/>
      </w:r>
      <w:r>
        <w:tab/>
        <w:t>0.000</w:t>
      </w:r>
    </w:p>
    <w:p w:rsidR="00DD7756" w:rsidRDefault="00DD7756">
      <w:pPr>
        <w:spacing w:line="357" w:lineRule="auto"/>
        <w:sectPr w:rsidR="00DD7756">
          <w:footerReference w:type="default" r:id="rId67"/>
          <w:pgSz w:w="12240" w:h="15840"/>
          <w:pgMar w:top="1500" w:right="900" w:bottom="4380" w:left="1680" w:header="0" w:footer="4181" w:gutter="0"/>
          <w:cols w:space="720"/>
        </w:sectPr>
      </w:pPr>
    </w:p>
    <w:p w:rsidR="00DD7756" w:rsidRDefault="00DD7756">
      <w:pPr>
        <w:pStyle w:val="BodyText"/>
        <w:rPr>
          <w:sz w:val="20"/>
        </w:rPr>
      </w:pPr>
      <w:r w:rsidRPr="00DD7756">
        <w:lastRenderedPageBreak/>
        <w:pict>
          <v:line id="_x0000_s1111" style="position:absolute;z-index:-24017920;mso-position-horizontal-relative:page;mso-position-vertical-relative:page" from="186.8pt,552.25pt" to="443.2pt,552.25pt" strokeweight=".21089mm">
            <w10:wrap anchorx="page" anchory="page"/>
          </v:line>
        </w:pic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8"/>
        <w:rPr>
          <w:sz w:val="22"/>
        </w:rPr>
      </w:pPr>
    </w:p>
    <w:p w:rsidR="00DD7756" w:rsidRDefault="00AD1397">
      <w:pPr>
        <w:spacing w:before="98"/>
        <w:ind w:right="430"/>
        <w:jc w:val="center"/>
        <w:rPr>
          <w:i/>
        </w:rPr>
      </w:pPr>
      <w:bookmarkStart w:id="241" w:name="_bookmark182"/>
      <w:bookmarkStart w:id="242" w:name="_bookmark183"/>
      <w:bookmarkEnd w:id="241"/>
      <w:bookmarkEnd w:id="242"/>
      <w:r>
        <w:rPr>
          <w:b/>
        </w:rPr>
        <w:t xml:space="preserve">Figure 4.3: </w:t>
      </w:r>
      <w:r>
        <w:t xml:space="preserve">Flexibility of English </w:t>
      </w:r>
      <w:r>
        <w:rPr>
          <w:i/>
        </w:rPr>
        <w:t>childhood</w:t>
      </w:r>
    </w:p>
    <w:p w:rsidR="00DD7756" w:rsidRDefault="00DD7756">
      <w:pPr>
        <w:pStyle w:val="BodyText"/>
        <w:rPr>
          <w:i/>
          <w:sz w:val="20"/>
        </w:rPr>
      </w:pPr>
    </w:p>
    <w:p w:rsidR="00DD7756" w:rsidRDefault="00DD7756">
      <w:pPr>
        <w:pStyle w:val="BodyText"/>
        <w:rPr>
          <w:i/>
          <w:sz w:val="20"/>
        </w:rPr>
      </w:pPr>
    </w:p>
    <w:p w:rsidR="00DD7756" w:rsidRDefault="00AD1397">
      <w:pPr>
        <w:pStyle w:val="BodyText"/>
        <w:spacing w:before="10"/>
        <w:rPr>
          <w:i/>
          <w:sz w:val="21"/>
        </w:rPr>
      </w:pPr>
      <w:r>
        <w:rPr>
          <w:noProof/>
        </w:rPr>
        <w:drawing>
          <wp:anchor distT="0" distB="0" distL="0" distR="0" simplePos="0" relativeHeight="61" behindDoc="0" locked="0" layoutInCell="1" allowOverlap="1">
            <wp:simplePos x="0" y="0"/>
            <wp:positionH relativeFrom="page">
              <wp:posOffset>2302765</wp:posOffset>
            </wp:positionH>
            <wp:positionV relativeFrom="paragraph">
              <wp:posOffset>183701</wp:posOffset>
            </wp:positionV>
            <wp:extent cx="3422903" cy="2907792"/>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68" cstate="print"/>
                    <a:stretch>
                      <a:fillRect/>
                    </a:stretch>
                  </pic:blipFill>
                  <pic:spPr>
                    <a:xfrm>
                      <a:off x="0" y="0"/>
                      <a:ext cx="3422903" cy="2907792"/>
                    </a:xfrm>
                    <a:prstGeom prst="rect">
                      <a:avLst/>
                    </a:prstGeom>
                  </pic:spPr>
                </pic:pic>
              </a:graphicData>
            </a:graphic>
          </wp:anchor>
        </w:drawing>
      </w:r>
    </w:p>
    <w:p w:rsidR="00DD7756" w:rsidRDefault="00DD7756">
      <w:pPr>
        <w:pStyle w:val="BodyText"/>
        <w:rPr>
          <w:i/>
          <w:sz w:val="20"/>
        </w:rPr>
      </w:pPr>
    </w:p>
    <w:p w:rsidR="00DD7756" w:rsidRDefault="00DD7756">
      <w:pPr>
        <w:pStyle w:val="BodyText"/>
        <w:rPr>
          <w:i/>
          <w:sz w:val="20"/>
        </w:rPr>
      </w:pPr>
    </w:p>
    <w:p w:rsidR="00DD7756" w:rsidRDefault="00DD7756">
      <w:pPr>
        <w:pStyle w:val="BodyText"/>
        <w:spacing w:before="9"/>
        <w:rPr>
          <w:i/>
          <w:sz w:val="13"/>
        </w:rPr>
      </w:pPr>
      <w:r w:rsidRPr="00DD7756">
        <w:pict>
          <v:shape id="_x0000_s1110" style="position:absolute;margin-left:186.8pt;margin-top:10.35pt;width:256.4pt;height:.1pt;z-index:-15696896;mso-wrap-distance-left:0;mso-wrap-distance-right:0;mso-position-horizontal-relative:page" coordorigin="3736,207" coordsize="5128,0" path="m3736,207r5128,e" filled="f" strokeweight=".33739mm">
            <v:path arrowok="t"/>
            <w10:wrap type="topAndBottom" anchorx="page"/>
          </v:shape>
        </w:pict>
      </w:r>
    </w:p>
    <w:p w:rsidR="00DD7756" w:rsidRDefault="00AD1397">
      <w:pPr>
        <w:pStyle w:val="BodyText"/>
        <w:tabs>
          <w:tab w:val="left" w:pos="3322"/>
          <w:tab w:val="left" w:pos="3819"/>
          <w:tab w:val="left" w:pos="4668"/>
          <w:tab w:val="left" w:pos="5228"/>
          <w:tab w:val="left" w:pos="6140"/>
          <w:tab w:val="right" w:pos="6850"/>
        </w:tabs>
        <w:spacing w:before="25" w:line="357" w:lineRule="auto"/>
        <w:ind w:left="2573" w:right="2591" w:hanging="398"/>
      </w:pPr>
      <w:r>
        <w:t>reference</w:t>
      </w:r>
      <w:r>
        <w:tab/>
        <w:t>predication</w:t>
      </w:r>
      <w:r>
        <w:tab/>
        <w:t>modification</w:t>
      </w:r>
      <w:r>
        <w:tab/>
      </w:r>
      <w:r>
        <w:rPr>
          <w:spacing w:val="-3"/>
        </w:rPr>
        <w:t xml:space="preserve">flexibility </w:t>
      </w:r>
      <w:r>
        <w:t>2</w:t>
      </w:r>
      <w:r>
        <w:tab/>
      </w:r>
      <w:r>
        <w:tab/>
        <w:t>0</w:t>
      </w:r>
      <w:r>
        <w:tab/>
      </w:r>
      <w:r>
        <w:tab/>
        <w:t>2</w:t>
      </w:r>
      <w:r>
        <w:tab/>
      </w:r>
      <w:r>
        <w:tab/>
        <w:t>0.631</w:t>
      </w:r>
    </w:p>
    <w:p w:rsidR="00DD7756" w:rsidRDefault="00DD7756">
      <w:pPr>
        <w:spacing w:line="357" w:lineRule="auto"/>
        <w:sectPr w:rsidR="00DD7756">
          <w:pgSz w:w="12240" w:h="15840"/>
          <w:pgMar w:top="1500" w:right="900" w:bottom="4380" w:left="1680" w:header="0" w:footer="4181" w:gutter="0"/>
          <w:cols w:space="720"/>
        </w:sectPr>
      </w:pPr>
    </w:p>
    <w:p w:rsidR="00DD7756" w:rsidRDefault="00DD7756">
      <w:pPr>
        <w:pStyle w:val="BodyText"/>
      </w:pPr>
      <w:r>
        <w:lastRenderedPageBreak/>
        <w:pict>
          <v:line id="_x0000_s1109" style="position:absolute;z-index:-24016384;mso-position-horizontal-relative:page;mso-position-vertical-relative:page" from="186.8pt,552.25pt" to="443.2pt,552.25pt" strokeweight=".21089mm">
            <w10:wrap anchorx="page" anchory="page"/>
          </v:line>
        </w:pict>
      </w:r>
    </w:p>
    <w:p w:rsidR="00DD7756" w:rsidRDefault="00DD7756">
      <w:pPr>
        <w:pStyle w:val="BodyText"/>
      </w:pPr>
    </w:p>
    <w:p w:rsidR="00DD7756" w:rsidRDefault="00DD7756">
      <w:pPr>
        <w:pStyle w:val="BodyText"/>
      </w:pPr>
    </w:p>
    <w:p w:rsidR="00DD7756" w:rsidRDefault="00DD7756">
      <w:pPr>
        <w:pStyle w:val="BodyText"/>
      </w:pPr>
    </w:p>
    <w:p w:rsidR="00DD7756" w:rsidRDefault="00DD7756">
      <w:pPr>
        <w:pStyle w:val="BodyText"/>
      </w:pPr>
    </w:p>
    <w:p w:rsidR="00DD7756" w:rsidRDefault="00DD7756">
      <w:pPr>
        <w:pStyle w:val="BodyText"/>
      </w:pPr>
    </w:p>
    <w:p w:rsidR="00DD7756" w:rsidRDefault="00DD7756">
      <w:pPr>
        <w:pStyle w:val="BodyText"/>
      </w:pPr>
    </w:p>
    <w:p w:rsidR="00DD7756" w:rsidRDefault="00DD7756">
      <w:pPr>
        <w:pStyle w:val="BodyText"/>
      </w:pPr>
    </w:p>
    <w:p w:rsidR="00DD7756" w:rsidRDefault="00DD7756">
      <w:pPr>
        <w:pStyle w:val="BodyText"/>
      </w:pPr>
    </w:p>
    <w:p w:rsidR="00DD7756" w:rsidRDefault="00DD7756">
      <w:pPr>
        <w:pStyle w:val="BodyText"/>
        <w:spacing w:before="3"/>
        <w:rPr>
          <w:sz w:val="35"/>
        </w:rPr>
      </w:pPr>
    </w:p>
    <w:p w:rsidR="00DD7756" w:rsidRDefault="00AD1397">
      <w:pPr>
        <w:spacing w:before="1"/>
        <w:ind w:right="417"/>
        <w:jc w:val="center"/>
      </w:pPr>
      <w:bookmarkStart w:id="243" w:name="_bookmark184"/>
      <w:bookmarkStart w:id="244" w:name="_bookmark185"/>
      <w:bookmarkEnd w:id="243"/>
      <w:bookmarkEnd w:id="244"/>
      <w:r>
        <w:rPr>
          <w:b/>
        </w:rPr>
        <w:t xml:space="preserve">Figure 4.4: </w:t>
      </w:r>
      <w:r>
        <w:t xml:space="preserve">Flexibility of Nuuchahnulth </w:t>
      </w:r>
      <w:r>
        <w:rPr>
          <w:i/>
        </w:rPr>
        <w:t>ʔu·q</w:t>
      </w:r>
      <w:r>
        <w:rPr>
          <w:i/>
          <w:spacing w:val="-19"/>
        </w:rPr>
        <w:t xml:space="preserve"> </w:t>
      </w:r>
      <w:r>
        <w:t>‘good’</w:t>
      </w:r>
    </w:p>
    <w:p w:rsidR="00DD7756" w:rsidRDefault="00DD7756">
      <w:pPr>
        <w:pStyle w:val="BodyText"/>
        <w:rPr>
          <w:sz w:val="20"/>
        </w:rPr>
      </w:pPr>
    </w:p>
    <w:p w:rsidR="00DD7756" w:rsidRDefault="00DD7756">
      <w:pPr>
        <w:pStyle w:val="BodyText"/>
        <w:rPr>
          <w:sz w:val="20"/>
        </w:rPr>
      </w:pPr>
    </w:p>
    <w:p w:rsidR="00DD7756" w:rsidRDefault="00AD1397">
      <w:pPr>
        <w:pStyle w:val="BodyText"/>
        <w:spacing w:before="10"/>
        <w:rPr>
          <w:sz w:val="21"/>
        </w:rPr>
      </w:pPr>
      <w:r>
        <w:rPr>
          <w:noProof/>
        </w:rPr>
        <w:drawing>
          <wp:anchor distT="0" distB="0" distL="0" distR="0" simplePos="0" relativeHeight="64" behindDoc="0" locked="0" layoutInCell="1" allowOverlap="1">
            <wp:simplePos x="0" y="0"/>
            <wp:positionH relativeFrom="page">
              <wp:posOffset>2302765</wp:posOffset>
            </wp:positionH>
            <wp:positionV relativeFrom="paragraph">
              <wp:posOffset>183312</wp:posOffset>
            </wp:positionV>
            <wp:extent cx="3422903" cy="2907792"/>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69" cstate="print"/>
                    <a:stretch>
                      <a:fillRect/>
                    </a:stretch>
                  </pic:blipFill>
                  <pic:spPr>
                    <a:xfrm>
                      <a:off x="0" y="0"/>
                      <a:ext cx="3422903" cy="2907792"/>
                    </a:xfrm>
                    <a:prstGeom prst="rect">
                      <a:avLst/>
                    </a:prstGeom>
                  </pic:spPr>
                </pic:pic>
              </a:graphicData>
            </a:graphic>
          </wp:anchor>
        </w:drawing>
      </w: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13"/>
        </w:rPr>
      </w:pPr>
      <w:r w:rsidRPr="00DD7756">
        <w:pict>
          <v:shape id="_x0000_s1108" style="position:absolute;margin-left:186.8pt;margin-top:10.35pt;width:256.4pt;height:.1pt;z-index:-15695360;mso-wrap-distance-left:0;mso-wrap-distance-right:0;mso-position-horizontal-relative:page" coordorigin="3736,207" coordsize="5128,0" path="m3736,207r5128,e" filled="f" strokeweight=".33739mm">
            <v:path arrowok="t"/>
            <w10:wrap type="topAndBottom" anchorx="page"/>
          </v:shape>
        </w:pict>
      </w:r>
    </w:p>
    <w:p w:rsidR="00DD7756" w:rsidRDefault="00AD1397">
      <w:pPr>
        <w:pStyle w:val="BodyText"/>
        <w:tabs>
          <w:tab w:val="left" w:pos="3322"/>
          <w:tab w:val="left" w:pos="3819"/>
          <w:tab w:val="left" w:pos="4668"/>
          <w:tab w:val="left" w:pos="5228"/>
          <w:tab w:val="left" w:pos="6140"/>
          <w:tab w:val="left" w:pos="6353"/>
        </w:tabs>
        <w:spacing w:before="25" w:line="357" w:lineRule="auto"/>
        <w:ind w:left="2573" w:right="2591" w:hanging="398"/>
      </w:pPr>
      <w:r>
        <w:t>reference</w:t>
      </w:r>
      <w:r>
        <w:tab/>
        <w:t>predication</w:t>
      </w:r>
      <w:r>
        <w:tab/>
        <w:t>modification</w:t>
      </w:r>
      <w:r>
        <w:tab/>
      </w:r>
      <w:r>
        <w:rPr>
          <w:spacing w:val="-3"/>
        </w:rPr>
        <w:t xml:space="preserve">flexibility </w:t>
      </w:r>
      <w:r>
        <w:t>1</w:t>
      </w:r>
      <w:r>
        <w:tab/>
      </w:r>
      <w:r>
        <w:tab/>
        <w:t>1</w:t>
      </w:r>
      <w:r>
        <w:tab/>
      </w:r>
      <w:r>
        <w:tab/>
        <w:t>1</w:t>
      </w:r>
      <w:r>
        <w:tab/>
      </w:r>
      <w:r>
        <w:tab/>
        <w:t>1.000</w:t>
      </w:r>
    </w:p>
    <w:p w:rsidR="00DD7756" w:rsidRDefault="00DD7756">
      <w:pPr>
        <w:spacing w:line="357" w:lineRule="auto"/>
        <w:sectPr w:rsidR="00DD7756">
          <w:pgSz w:w="12240" w:h="15840"/>
          <w:pgMar w:top="1500" w:right="900" w:bottom="4380" w:left="1680" w:header="0" w:footer="4181" w:gutter="0"/>
          <w:cols w:space="720"/>
        </w:sectPr>
      </w:pPr>
    </w:p>
    <w:p w:rsidR="00DD7756" w:rsidRDefault="00AD1397">
      <w:pPr>
        <w:pStyle w:val="BodyText"/>
        <w:spacing w:before="84" w:line="417" w:lineRule="auto"/>
        <w:ind w:left="120" w:right="532" w:firstLine="358"/>
        <w:jc w:val="both"/>
      </w:pPr>
      <w:r>
        <w:lastRenderedPageBreak/>
        <w:t>Also</w:t>
      </w:r>
      <w:r>
        <w:rPr>
          <w:spacing w:val="-9"/>
        </w:rPr>
        <w:t xml:space="preserve"> </w:t>
      </w:r>
      <w:r>
        <w:t>remember</w:t>
      </w:r>
      <w:r>
        <w:rPr>
          <w:spacing w:val="-9"/>
        </w:rPr>
        <w:t xml:space="preserve"> </w:t>
      </w:r>
      <w:r>
        <w:t>from</w:t>
      </w:r>
      <w:r>
        <w:rPr>
          <w:spacing w:val="-9"/>
        </w:rPr>
        <w:t xml:space="preserve"> </w:t>
      </w:r>
      <w:hyperlink w:anchor="_bookmark149" w:history="1">
        <w:r>
          <w:rPr>
            <w:color w:val="007FFF"/>
          </w:rPr>
          <w:t>Chapter</w:t>
        </w:r>
        <w:r>
          <w:rPr>
            <w:color w:val="007FFF"/>
            <w:spacing w:val="-8"/>
          </w:rPr>
          <w:t xml:space="preserve"> </w:t>
        </w:r>
        <w:r>
          <w:rPr>
            <w:color w:val="007FFF"/>
          </w:rPr>
          <w:t>3</w:t>
        </w:r>
        <w:r>
          <w:rPr>
            <w:color w:val="007FFF"/>
            <w:spacing w:val="-9"/>
          </w:rPr>
          <w:t xml:space="preserve"> </w:t>
        </w:r>
      </w:hyperlink>
      <w:r>
        <w:t>that</w:t>
      </w:r>
      <w:r>
        <w:rPr>
          <w:spacing w:val="-8"/>
        </w:rPr>
        <w:t xml:space="preserve"> </w:t>
      </w:r>
      <w:r>
        <w:t>corpus</w:t>
      </w:r>
      <w:r>
        <w:rPr>
          <w:spacing w:val="-9"/>
        </w:rPr>
        <w:t xml:space="preserve"> </w:t>
      </w:r>
      <w:r>
        <w:t>dispersion</w:t>
      </w:r>
      <w:r>
        <w:rPr>
          <w:spacing w:val="-9"/>
        </w:rPr>
        <w:t xml:space="preserve"> </w:t>
      </w:r>
      <w:r>
        <w:t>is</w:t>
      </w:r>
      <w:r>
        <w:rPr>
          <w:spacing w:val="-8"/>
        </w:rPr>
        <w:t xml:space="preserve"> </w:t>
      </w:r>
      <w:r>
        <w:t>a</w:t>
      </w:r>
      <w:r>
        <w:rPr>
          <w:spacing w:val="-9"/>
        </w:rPr>
        <w:t xml:space="preserve"> </w:t>
      </w:r>
      <w:r>
        <w:t>better</w:t>
      </w:r>
      <w:r>
        <w:rPr>
          <w:spacing w:val="-8"/>
        </w:rPr>
        <w:t xml:space="preserve"> </w:t>
      </w:r>
      <w:r>
        <w:t>measure</w:t>
      </w:r>
      <w:r>
        <w:rPr>
          <w:spacing w:val="-9"/>
        </w:rPr>
        <w:t xml:space="preserve"> </w:t>
      </w:r>
      <w:r>
        <w:t>of</w:t>
      </w:r>
      <w:r>
        <w:rPr>
          <w:spacing w:val="-8"/>
        </w:rPr>
        <w:t xml:space="preserve"> </w:t>
      </w:r>
      <w:r>
        <w:t>frequency</w:t>
      </w:r>
      <w:r>
        <w:rPr>
          <w:spacing w:val="-9"/>
        </w:rPr>
        <w:t xml:space="preserve"> </w:t>
      </w:r>
      <w:r>
        <w:t xml:space="preserve">of exposure than just raw frequency. Thus in addition to relative frequency data, I also report corpus dispersions for the discourse functions of each lexical item in </w:t>
      </w:r>
      <w:hyperlink w:anchor="_bookmark232" w:history="1">
        <w:r>
          <w:rPr>
            <w:color w:val="007FFF"/>
          </w:rPr>
          <w:t>Appendix B</w:t>
        </w:r>
      </w:hyperlink>
      <w:r>
        <w:t>. Note that the</w:t>
      </w:r>
      <w:r>
        <w:rPr>
          <w:spacing w:val="-18"/>
        </w:rPr>
        <w:t xml:space="preserve"> </w:t>
      </w:r>
      <w:r>
        <w:t>corpus</w:t>
      </w:r>
      <w:r>
        <w:rPr>
          <w:spacing w:val="-16"/>
        </w:rPr>
        <w:t xml:space="preserve"> </w:t>
      </w:r>
      <w:r>
        <w:t>dispersions</w:t>
      </w:r>
      <w:r>
        <w:rPr>
          <w:spacing w:val="-17"/>
        </w:rPr>
        <w:t xml:space="preserve"> </w:t>
      </w:r>
      <w:r>
        <w:t>are</w:t>
      </w:r>
      <w:r>
        <w:rPr>
          <w:spacing w:val="-17"/>
        </w:rPr>
        <w:t xml:space="preserve"> </w:t>
      </w:r>
      <w:r>
        <w:t>calculated</w:t>
      </w:r>
      <w:r>
        <w:rPr>
          <w:spacing w:val="-16"/>
        </w:rPr>
        <w:t xml:space="preserve"> </w:t>
      </w:r>
      <w:r>
        <w:t>separately</w:t>
      </w:r>
      <w:r>
        <w:rPr>
          <w:spacing w:val="-17"/>
        </w:rPr>
        <w:t xml:space="preserve"> </w:t>
      </w:r>
      <w:r>
        <w:t>for</w:t>
      </w:r>
      <w:r>
        <w:rPr>
          <w:spacing w:val="-16"/>
        </w:rPr>
        <w:t xml:space="preserve"> </w:t>
      </w:r>
      <w:r>
        <w:t>each</w:t>
      </w:r>
      <w:r>
        <w:rPr>
          <w:spacing w:val="-16"/>
        </w:rPr>
        <w:t xml:space="preserve"> </w:t>
      </w:r>
      <w:r>
        <w:t>discourse</w:t>
      </w:r>
      <w:r>
        <w:rPr>
          <w:spacing w:val="-17"/>
        </w:rPr>
        <w:t xml:space="preserve"> </w:t>
      </w:r>
      <w:r>
        <w:t>function</w:t>
      </w:r>
      <w:r>
        <w:rPr>
          <w:spacing w:val="-16"/>
        </w:rPr>
        <w:t xml:space="preserve"> </w:t>
      </w:r>
      <w:r>
        <w:t>(in</w:t>
      </w:r>
      <w:r>
        <w:rPr>
          <w:spacing w:val="-17"/>
        </w:rPr>
        <w:t xml:space="preserve"> </w:t>
      </w:r>
      <w:r>
        <w:t>addition</w:t>
      </w:r>
      <w:r>
        <w:rPr>
          <w:spacing w:val="-17"/>
        </w:rPr>
        <w:t xml:space="preserve"> </w:t>
      </w:r>
      <w:r>
        <w:t>to</w:t>
      </w:r>
      <w:r>
        <w:rPr>
          <w:spacing w:val="-16"/>
        </w:rPr>
        <w:t xml:space="preserve"> </w:t>
      </w:r>
      <w:r>
        <w:t>the overall corpus dispersion of the lexical item). A particular lexical item might be used for</w:t>
      </w:r>
      <w:r>
        <w:rPr>
          <w:spacing w:val="-32"/>
        </w:rPr>
        <w:t xml:space="preserve"> </w:t>
      </w:r>
      <w:r>
        <w:t xml:space="preserve">one function evenly throughout the corpus, and thus have a low </w:t>
      </w:r>
      <w:r>
        <w:rPr>
          <w:rFonts w:ascii="Bookman Old Style"/>
          <w:i/>
          <w:spacing w:val="3"/>
        </w:rPr>
        <w:t>DP</w:t>
      </w:r>
      <w:r>
        <w:rPr>
          <w:rFonts w:ascii="Bookman Old Style"/>
          <w:i/>
          <w:spacing w:val="-46"/>
        </w:rPr>
        <w:t xml:space="preserve"> </w:t>
      </w:r>
      <w:r>
        <w:t xml:space="preserve">for that function, but might only be used for another function in one or two texts, thus giving that function a high </w:t>
      </w:r>
      <w:r>
        <w:rPr>
          <w:rFonts w:ascii="Bookman Old Style"/>
          <w:i/>
          <w:spacing w:val="3"/>
        </w:rPr>
        <w:t xml:space="preserve">DP </w:t>
      </w:r>
      <w:r>
        <w:t>. The ratios of these corpus dispersions for each function can be plotted on a ternary plot</w:t>
      </w:r>
      <w:r>
        <w:rPr>
          <w:spacing w:val="-16"/>
        </w:rPr>
        <w:t xml:space="preserve"> </w:t>
      </w:r>
      <w:r>
        <w:t>just like</w:t>
      </w:r>
      <w:r>
        <w:rPr>
          <w:spacing w:val="-7"/>
        </w:rPr>
        <w:t xml:space="preserve"> </w:t>
      </w:r>
      <w:r>
        <w:t>frequency.</w:t>
      </w:r>
      <w:r>
        <w:rPr>
          <w:spacing w:val="13"/>
        </w:rPr>
        <w:t xml:space="preserve"> </w:t>
      </w:r>
      <w:r>
        <w:t>Plots</w:t>
      </w:r>
      <w:r>
        <w:rPr>
          <w:spacing w:val="-6"/>
        </w:rPr>
        <w:t xml:space="preserve"> </w:t>
      </w:r>
      <w:r>
        <w:t>based</w:t>
      </w:r>
      <w:r>
        <w:rPr>
          <w:spacing w:val="-5"/>
        </w:rPr>
        <w:t xml:space="preserve"> </w:t>
      </w:r>
      <w:r>
        <w:t>on</w:t>
      </w:r>
      <w:r>
        <w:rPr>
          <w:spacing w:val="-7"/>
        </w:rPr>
        <w:t xml:space="preserve"> </w:t>
      </w:r>
      <w:r>
        <w:t>corpus</w:t>
      </w:r>
      <w:r>
        <w:rPr>
          <w:spacing w:val="-5"/>
        </w:rPr>
        <w:t xml:space="preserve"> </w:t>
      </w:r>
      <w:r>
        <w:t>dispersions</w:t>
      </w:r>
      <w:r>
        <w:rPr>
          <w:spacing w:val="-7"/>
        </w:rPr>
        <w:t xml:space="preserve"> </w:t>
      </w:r>
      <w:r>
        <w:t>are</w:t>
      </w:r>
      <w:r>
        <w:rPr>
          <w:spacing w:val="-6"/>
        </w:rPr>
        <w:t xml:space="preserve"> </w:t>
      </w:r>
      <w:r>
        <w:t>sometimes</w:t>
      </w:r>
      <w:r>
        <w:rPr>
          <w:spacing w:val="-6"/>
        </w:rPr>
        <w:t xml:space="preserve"> </w:t>
      </w:r>
      <w:r>
        <w:t>notably</w:t>
      </w:r>
      <w:r>
        <w:rPr>
          <w:spacing w:val="-6"/>
        </w:rPr>
        <w:t xml:space="preserve"> </w:t>
      </w:r>
      <w:r>
        <w:t>different</w:t>
      </w:r>
      <w:r>
        <w:rPr>
          <w:spacing w:val="-7"/>
        </w:rPr>
        <w:t xml:space="preserve"> </w:t>
      </w:r>
      <w:r>
        <w:t>from</w:t>
      </w:r>
      <w:r>
        <w:rPr>
          <w:spacing w:val="-6"/>
        </w:rPr>
        <w:t xml:space="preserve"> </w:t>
      </w:r>
      <w:r>
        <w:t xml:space="preserve">plots based on frequencies, as </w:t>
      </w:r>
      <w:hyperlink w:anchor="_bookmark186" w:history="1">
        <w:r>
          <w:rPr>
            <w:color w:val="007FFF"/>
          </w:rPr>
          <w:t xml:space="preserve">Figure 4.5 </w:t>
        </w:r>
      </w:hyperlink>
      <w:r>
        <w:t xml:space="preserve">illustrates for the English word </w:t>
      </w:r>
      <w:r>
        <w:rPr>
          <w:i/>
        </w:rPr>
        <w:t>favorite</w:t>
      </w:r>
      <w:r>
        <w:t>. In most cases however the plots are identical or near-identical. As such, for the remainder of this study I will use ternary plots based on corpus dispersion rather than frequency, noting where the two diverge only when</w:t>
      </w:r>
      <w:r>
        <w:rPr>
          <w:spacing w:val="-5"/>
        </w:rPr>
        <w:t xml:space="preserve"> </w:t>
      </w:r>
      <w:r>
        <w:t>relevant.</w:t>
      </w:r>
    </w:p>
    <w:p w:rsidR="00DD7756" w:rsidRDefault="00DD7756">
      <w:pPr>
        <w:spacing w:line="417" w:lineRule="auto"/>
        <w:jc w:val="both"/>
        <w:sectPr w:rsidR="00DD7756">
          <w:footerReference w:type="default" r:id="rId70"/>
          <w:pgSz w:w="12240" w:h="15840"/>
          <w:pgMar w:top="1380" w:right="900" w:bottom="1040" w:left="1680" w:header="0" w:footer="856" w:gutter="0"/>
          <w:cols w:space="720"/>
        </w:sectPr>
      </w:pPr>
    </w:p>
    <w:p w:rsidR="00DD7756" w:rsidRDefault="00DD7756">
      <w:pPr>
        <w:pStyle w:val="BodyText"/>
        <w:rPr>
          <w:sz w:val="20"/>
        </w:rPr>
      </w:pPr>
      <w:r w:rsidRPr="00DD7756">
        <w:lastRenderedPageBreak/>
        <w:pict>
          <v:shape id="_x0000_s1107" type="#_x0000_t202" style="position:absolute;margin-left:38.15pt;margin-top:89pt;width:15.65pt;height:135.4pt;z-index:15764992;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106" type="#_x0000_t202" style="position:absolute;margin-left:38.15pt;margin-top:305.65pt;width:15.65pt;height:18.7pt;z-index:15765504;mso-position-horizontal-relative:page;mso-position-vertical-relative:page" filled="f" stroked="f">
            <v:textbox style="layout-flow:vertical" inset="0,0,0,0">
              <w:txbxContent>
                <w:p w:rsidR="00AD1397" w:rsidRDefault="00AD1397">
                  <w:pPr>
                    <w:pStyle w:val="BodyText"/>
                    <w:spacing w:before="19"/>
                    <w:ind w:left="20"/>
                  </w:pPr>
                  <w:r>
                    <w:t>111</w:t>
                  </w:r>
                </w:p>
              </w:txbxContent>
            </v:textbox>
            <w10:wrap anchorx="page" anchory="page"/>
          </v:shape>
        </w:pict>
      </w:r>
      <w:r w:rsidRPr="00DD7756">
        <w:pict>
          <v:shape id="_x0000_s1105" type="#_x0000_t202" style="position:absolute;margin-left:38.15pt;margin-top:511.15pt;width:15.65pt;height:29.9pt;z-index:15766016;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rPr>
          <w:sz w:val="20"/>
        </w:rPr>
      </w:pPr>
    </w:p>
    <w:p w:rsidR="00DD7756" w:rsidRDefault="00DD7756">
      <w:pPr>
        <w:pStyle w:val="BodyText"/>
        <w:spacing w:before="4"/>
        <w:rPr>
          <w:sz w:val="16"/>
        </w:rPr>
      </w:pPr>
    </w:p>
    <w:p w:rsidR="00DD7756" w:rsidRDefault="00AD1397">
      <w:pPr>
        <w:spacing w:before="98"/>
        <w:ind w:left="2581"/>
        <w:rPr>
          <w:i/>
        </w:rPr>
      </w:pPr>
      <w:bookmarkStart w:id="245" w:name="_bookmark187"/>
      <w:bookmarkStart w:id="246" w:name="_bookmark186"/>
      <w:bookmarkEnd w:id="245"/>
      <w:bookmarkEnd w:id="246"/>
      <w:r>
        <w:rPr>
          <w:b/>
        </w:rPr>
        <w:t xml:space="preserve">Figure 4.5: </w:t>
      </w:r>
      <w:r>
        <w:t xml:space="preserve">Flexibility using frequency vs. corpus dispersion for English </w:t>
      </w:r>
      <w:r>
        <w:rPr>
          <w:i/>
        </w:rPr>
        <w:t>favorite</w:t>
      </w:r>
    </w:p>
    <w:p w:rsidR="00DD7756" w:rsidRDefault="00DD7756">
      <w:pPr>
        <w:pStyle w:val="BodyText"/>
        <w:rPr>
          <w:i/>
          <w:sz w:val="20"/>
        </w:rPr>
      </w:pPr>
    </w:p>
    <w:p w:rsidR="00DD7756" w:rsidRDefault="00DD7756">
      <w:pPr>
        <w:pStyle w:val="BodyText"/>
        <w:rPr>
          <w:i/>
          <w:sz w:val="20"/>
        </w:rPr>
      </w:pPr>
    </w:p>
    <w:p w:rsidR="00DD7756" w:rsidRDefault="00AD1397">
      <w:pPr>
        <w:pStyle w:val="BodyText"/>
        <w:spacing w:before="5"/>
        <w:rPr>
          <w:i/>
          <w:sz w:val="11"/>
        </w:rPr>
      </w:pPr>
      <w:r>
        <w:rPr>
          <w:noProof/>
        </w:rPr>
        <w:drawing>
          <wp:anchor distT="0" distB="0" distL="0" distR="0" simplePos="0" relativeHeight="67" behindDoc="0" locked="0" layoutInCell="1" allowOverlap="1">
            <wp:simplePos x="0" y="0"/>
            <wp:positionH relativeFrom="page">
              <wp:posOffset>1356360</wp:posOffset>
            </wp:positionH>
            <wp:positionV relativeFrom="paragraph">
              <wp:posOffset>107622</wp:posOffset>
            </wp:positionV>
            <wp:extent cx="8287495" cy="3688079"/>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71" cstate="print"/>
                    <a:stretch>
                      <a:fillRect/>
                    </a:stretch>
                  </pic:blipFill>
                  <pic:spPr>
                    <a:xfrm>
                      <a:off x="0" y="0"/>
                      <a:ext cx="8287495" cy="3688079"/>
                    </a:xfrm>
                    <a:prstGeom prst="rect">
                      <a:avLst/>
                    </a:prstGeom>
                  </pic:spPr>
                </pic:pic>
              </a:graphicData>
            </a:graphic>
          </wp:anchor>
        </w:drawing>
      </w:r>
    </w:p>
    <w:p w:rsidR="00DD7756" w:rsidRDefault="00DD7756">
      <w:pPr>
        <w:pStyle w:val="BodyText"/>
        <w:rPr>
          <w:i/>
          <w:sz w:val="20"/>
        </w:rPr>
      </w:pPr>
    </w:p>
    <w:p w:rsidR="00DD7756" w:rsidRDefault="00DD7756">
      <w:pPr>
        <w:pStyle w:val="BodyText"/>
        <w:rPr>
          <w:i/>
          <w:sz w:val="20"/>
        </w:rPr>
      </w:pPr>
    </w:p>
    <w:p w:rsidR="00DD7756" w:rsidRDefault="00DD7756">
      <w:pPr>
        <w:pStyle w:val="BodyText"/>
        <w:rPr>
          <w:i/>
          <w:sz w:val="20"/>
        </w:rPr>
      </w:pPr>
    </w:p>
    <w:p w:rsidR="00DD7756" w:rsidRDefault="00DD7756">
      <w:pPr>
        <w:pStyle w:val="BodyText"/>
        <w:spacing w:before="3"/>
        <w:rPr>
          <w:i/>
          <w:sz w:val="26"/>
        </w:rPr>
      </w:pPr>
    </w:p>
    <w:p w:rsidR="00DD7756" w:rsidRDefault="00DD7756">
      <w:pPr>
        <w:pStyle w:val="BodyText"/>
        <w:spacing w:line="20" w:lineRule="exact"/>
        <w:ind w:left="-18"/>
        <w:rPr>
          <w:sz w:val="2"/>
        </w:rPr>
      </w:pPr>
      <w:r>
        <w:rPr>
          <w:sz w:val="2"/>
        </w:rPr>
      </w:r>
      <w:r>
        <w:rPr>
          <w:sz w:val="2"/>
        </w:rPr>
        <w:pict>
          <v:group id="_x0000_s1103" style="width:614.8pt;height:1pt;mso-position-horizontal-relative:char;mso-position-vertical-relative:line" coordsize="12296,20">
            <v:line id="_x0000_s1104" style="position:absolute" from="0,10" to="12295,10" strokeweight=".33739mm"/>
            <w10:wrap type="none"/>
            <w10:anchorlock/>
          </v:group>
        </w:pict>
      </w:r>
    </w:p>
    <w:p w:rsidR="00DD7756" w:rsidRDefault="00AD1397">
      <w:pPr>
        <w:pStyle w:val="BodyText"/>
        <w:tabs>
          <w:tab w:val="left" w:pos="1599"/>
          <w:tab w:val="left" w:pos="3045"/>
          <w:tab w:val="left" w:pos="3308"/>
          <w:tab w:val="left" w:pos="4338"/>
          <w:tab w:val="left" w:pos="5538"/>
          <w:tab w:val="left" w:pos="5655"/>
          <w:tab w:val="left" w:pos="6890"/>
          <w:tab w:val="left" w:pos="8374"/>
          <w:tab w:val="left" w:pos="9403"/>
          <w:tab w:val="left" w:pos="9574"/>
          <w:tab w:val="left" w:pos="10926"/>
        </w:tabs>
        <w:spacing w:before="42" w:after="68" w:line="242" w:lineRule="auto"/>
        <w:ind w:left="1371" w:right="1347" w:hanging="1260"/>
      </w:pPr>
      <w:r>
        <w:t>Frequency</w:t>
      </w:r>
      <w:r>
        <w:tab/>
      </w:r>
      <w:r>
        <w:tab/>
        <w:t>Flexibility</w:t>
      </w:r>
      <w:r>
        <w:tab/>
        <w:t>Dispersion</w:t>
      </w:r>
      <w:r>
        <w:tab/>
      </w:r>
      <w:r>
        <w:tab/>
      </w:r>
      <w:r>
        <w:tab/>
        <w:t>Frequencies</w:t>
      </w:r>
      <w:r>
        <w:tab/>
      </w:r>
      <w:r>
        <w:tab/>
      </w:r>
      <w:r>
        <w:tab/>
        <w:t>Dispersions (</w:t>
      </w:r>
      <w:r>
        <w:rPr>
          <w:rFonts w:ascii="Bookman Old Style" w:hAnsi="Bookman Old Style"/>
          <w:i/>
        </w:rPr>
        <w:t xml:space="preserve">DP </w:t>
      </w:r>
      <w:r>
        <w:t>) (Shannon’s</w:t>
      </w:r>
      <w:r>
        <w:rPr>
          <w:spacing w:val="-2"/>
        </w:rPr>
        <w:t xml:space="preserve"> </w:t>
      </w:r>
      <w:r>
        <w:rPr>
          <w:rFonts w:ascii="Bookman Old Style" w:hAnsi="Bookman Old Style"/>
          <w:i/>
          <w:spacing w:val="9"/>
        </w:rPr>
        <w:t>H</w:t>
      </w:r>
      <w:r>
        <w:rPr>
          <w:spacing w:val="9"/>
        </w:rPr>
        <w:t>)</w:t>
      </w:r>
      <w:r>
        <w:rPr>
          <w:spacing w:val="9"/>
        </w:rPr>
        <w:tab/>
      </w:r>
      <w:r>
        <w:rPr>
          <w:spacing w:val="9"/>
        </w:rPr>
        <w:tab/>
      </w:r>
      <w:r>
        <w:t>(</w:t>
      </w:r>
      <w:r>
        <w:rPr>
          <w:rFonts w:ascii="Bookman Old Style" w:hAnsi="Bookman Old Style"/>
          <w:i/>
        </w:rPr>
        <w:t>DP</w:t>
      </w:r>
      <w:r>
        <w:rPr>
          <w:rFonts w:ascii="Bookman Old Style" w:hAnsi="Bookman Old Style"/>
          <w:i/>
          <w:spacing w:val="-35"/>
        </w:rPr>
        <w:t xml:space="preserve"> </w:t>
      </w:r>
      <w:r>
        <w:t>)</w:t>
      </w:r>
      <w:r>
        <w:tab/>
        <w:t>Reference</w:t>
      </w:r>
      <w:r>
        <w:tab/>
        <w:t>Predication</w:t>
      </w:r>
      <w:r>
        <w:tab/>
        <w:t>Modification</w:t>
      </w:r>
      <w:r>
        <w:tab/>
        <w:t>Reference</w:t>
      </w:r>
      <w:r>
        <w:tab/>
      </w:r>
      <w:r>
        <w:tab/>
        <w:t>Predication</w:t>
      </w:r>
      <w:r>
        <w:tab/>
      </w:r>
      <w:r>
        <w:rPr>
          <w:spacing w:val="-1"/>
        </w:rPr>
        <w:t>Modification</w:t>
      </w:r>
    </w:p>
    <w:p w:rsidR="00DD7756" w:rsidRDefault="00DD7756">
      <w:pPr>
        <w:pStyle w:val="BodyText"/>
        <w:spacing w:line="20" w:lineRule="exact"/>
        <w:ind w:left="-14"/>
        <w:rPr>
          <w:sz w:val="2"/>
        </w:rPr>
      </w:pPr>
      <w:r>
        <w:rPr>
          <w:sz w:val="2"/>
        </w:rPr>
      </w:r>
      <w:r>
        <w:rPr>
          <w:sz w:val="2"/>
        </w:rPr>
        <w:pict>
          <v:group id="_x0000_s1101" style="width:614.8pt;height:.6pt;mso-position-horizontal-relative:char;mso-position-vertical-relative:line" coordsize="12296,12">
            <v:line id="_x0000_s1102" style="position:absolute" from="0,6" to="12295,6" strokeweight=".21089mm"/>
            <w10:wrap type="none"/>
            <w10:anchorlock/>
          </v:group>
        </w:pict>
      </w:r>
    </w:p>
    <w:p w:rsidR="00DD7756" w:rsidRDefault="00AD1397">
      <w:pPr>
        <w:pStyle w:val="BodyText"/>
        <w:tabs>
          <w:tab w:val="left" w:pos="1839"/>
          <w:tab w:val="left" w:pos="3323"/>
          <w:tab w:val="left" w:pos="4763"/>
          <w:tab w:val="left" w:pos="6039"/>
          <w:tab w:val="left" w:pos="7400"/>
          <w:tab w:val="left" w:pos="8604"/>
          <w:tab w:val="left" w:pos="9880"/>
          <w:tab w:val="left" w:pos="11297"/>
        </w:tabs>
        <w:spacing w:before="46" w:after="69"/>
        <w:ind w:left="510"/>
      </w:pPr>
      <w:r>
        <w:t>17</w:t>
      </w:r>
      <w:r>
        <w:tab/>
        <w:t>0.551</w:t>
      </w:r>
      <w:r>
        <w:tab/>
        <w:t>0.999</w:t>
      </w:r>
      <w:r>
        <w:tab/>
        <w:t>5</w:t>
      </w:r>
      <w:r>
        <w:tab/>
        <w:t>0</w:t>
      </w:r>
      <w:r>
        <w:tab/>
        <w:t>12</w:t>
      </w:r>
      <w:r>
        <w:tab/>
        <w:t>0.999</w:t>
      </w:r>
      <w:r>
        <w:tab/>
        <w:t>1.000</w:t>
      </w:r>
      <w:r>
        <w:tab/>
        <w:t>0.999</w:t>
      </w:r>
    </w:p>
    <w:p w:rsidR="00DD7756" w:rsidRDefault="00DD7756">
      <w:pPr>
        <w:pStyle w:val="BodyText"/>
        <w:spacing w:line="20" w:lineRule="exact"/>
        <w:ind w:left="-18"/>
        <w:rPr>
          <w:sz w:val="2"/>
        </w:rPr>
      </w:pPr>
      <w:r>
        <w:rPr>
          <w:sz w:val="2"/>
        </w:rPr>
      </w:r>
      <w:r>
        <w:rPr>
          <w:sz w:val="2"/>
        </w:rPr>
        <w:pict>
          <v:group id="_x0000_s1099" style="width:614.8pt;height:1pt;mso-position-horizontal-relative:char;mso-position-vertical-relative:line" coordsize="12296,20">
            <v:line id="_x0000_s1100" style="position:absolute" from="0,10" to="12295,10" strokeweight=".33739mm"/>
            <w10:wrap type="none"/>
            <w10:anchorlock/>
          </v:group>
        </w:pict>
      </w:r>
    </w:p>
    <w:p w:rsidR="00DD7756" w:rsidRDefault="00DD7756">
      <w:pPr>
        <w:spacing w:line="20" w:lineRule="exact"/>
        <w:rPr>
          <w:sz w:val="2"/>
        </w:rPr>
        <w:sectPr w:rsidR="00DD7756">
          <w:footerReference w:type="default" r:id="rId72"/>
          <w:pgSz w:w="15840" w:h="12240" w:orient="landscape"/>
          <w:pgMar w:top="1140" w:right="540" w:bottom="280" w:left="1780" w:header="0" w:footer="0" w:gutter="0"/>
          <w:cols w:space="720"/>
        </w:sectPr>
      </w:pPr>
    </w:p>
    <w:p w:rsidR="00DD7756" w:rsidRDefault="00AD1397">
      <w:pPr>
        <w:pStyle w:val="Heading2"/>
        <w:numPr>
          <w:ilvl w:val="1"/>
          <w:numId w:val="3"/>
        </w:numPr>
        <w:tabs>
          <w:tab w:val="left" w:pos="885"/>
          <w:tab w:val="left" w:pos="886"/>
        </w:tabs>
        <w:rPr>
          <w:b/>
        </w:rPr>
      </w:pPr>
      <w:bookmarkStart w:id="247" w:name="4.3_R1:_Degree_of_lexical_flexibility"/>
      <w:bookmarkStart w:id="248" w:name="_bookmark188"/>
      <w:bookmarkStart w:id="249" w:name="_bookmark189"/>
      <w:bookmarkEnd w:id="247"/>
      <w:bookmarkEnd w:id="248"/>
      <w:bookmarkEnd w:id="249"/>
      <w:r>
        <w:rPr>
          <w:b/>
        </w:rPr>
        <w:lastRenderedPageBreak/>
        <w:t>R1: Degree of lexical</w:t>
      </w:r>
      <w:r>
        <w:rPr>
          <w:b/>
          <w:spacing w:val="-52"/>
        </w:rPr>
        <w:t xml:space="preserve"> </w:t>
      </w:r>
      <w:r>
        <w:rPr>
          <w:b/>
        </w:rPr>
        <w:t>flexibility</w:t>
      </w:r>
    </w:p>
    <w:p w:rsidR="00DD7756" w:rsidRDefault="00DD7756">
      <w:pPr>
        <w:pStyle w:val="BodyText"/>
        <w:spacing w:before="6"/>
        <w:rPr>
          <w:b/>
          <w:sz w:val="36"/>
        </w:rPr>
      </w:pPr>
    </w:p>
    <w:p w:rsidR="00DD7756" w:rsidRDefault="00AD1397">
      <w:pPr>
        <w:pStyle w:val="BodyText"/>
        <w:spacing w:line="420" w:lineRule="auto"/>
        <w:ind w:left="120" w:right="333"/>
        <w:jc w:val="both"/>
      </w:pPr>
      <w:r>
        <w:t>In this section I examine the degree of lexical flexibility for words in English and Nuuchah- nulth</w:t>
      </w:r>
      <w:r>
        <w:rPr>
          <w:spacing w:val="-10"/>
        </w:rPr>
        <w:t xml:space="preserve"> </w:t>
      </w:r>
      <w:r>
        <w:t>from</w:t>
      </w:r>
      <w:r>
        <w:rPr>
          <w:spacing w:val="-10"/>
        </w:rPr>
        <w:t xml:space="preserve"> </w:t>
      </w:r>
      <w:r>
        <w:t>several</w:t>
      </w:r>
      <w:r>
        <w:rPr>
          <w:spacing w:val="-10"/>
        </w:rPr>
        <w:t xml:space="preserve"> </w:t>
      </w:r>
      <w:r>
        <w:t>angles,</w:t>
      </w:r>
      <w:r>
        <w:rPr>
          <w:spacing w:val="-9"/>
        </w:rPr>
        <w:t xml:space="preserve"> </w:t>
      </w:r>
      <w:r>
        <w:t>both</w:t>
      </w:r>
      <w:r>
        <w:rPr>
          <w:spacing w:val="-9"/>
        </w:rPr>
        <w:t xml:space="preserve"> </w:t>
      </w:r>
      <w:r>
        <w:t>independently</w:t>
      </w:r>
      <w:r>
        <w:rPr>
          <w:spacing w:val="-10"/>
        </w:rPr>
        <w:t xml:space="preserve"> </w:t>
      </w:r>
      <w:r>
        <w:t>and</w:t>
      </w:r>
      <w:r>
        <w:rPr>
          <w:spacing w:val="-10"/>
        </w:rPr>
        <w:t xml:space="preserve"> </w:t>
      </w:r>
      <w:r>
        <w:t>in</w:t>
      </w:r>
      <w:r>
        <w:rPr>
          <w:spacing w:val="-10"/>
        </w:rPr>
        <w:t xml:space="preserve"> </w:t>
      </w:r>
      <w:r>
        <w:t>comparison,</w:t>
      </w:r>
      <w:r>
        <w:rPr>
          <w:spacing w:val="-8"/>
        </w:rPr>
        <w:t xml:space="preserve"> </w:t>
      </w:r>
      <w:r>
        <w:t>using</w:t>
      </w:r>
      <w:r>
        <w:rPr>
          <w:spacing w:val="-10"/>
        </w:rPr>
        <w:t xml:space="preserve"> </w:t>
      </w:r>
      <w:r>
        <w:t>the</w:t>
      </w:r>
      <w:r>
        <w:rPr>
          <w:spacing w:val="-10"/>
        </w:rPr>
        <w:t xml:space="preserve"> </w:t>
      </w:r>
      <w:r>
        <w:t>lexical</w:t>
      </w:r>
      <w:r>
        <w:rPr>
          <w:spacing w:val="-10"/>
        </w:rPr>
        <w:t xml:space="preserve"> </w:t>
      </w:r>
      <w:r>
        <w:t xml:space="preserve">flexibility ratings calculated with the methods in </w:t>
      </w:r>
      <w:hyperlink w:anchor="_bookmark165" w:history="1">
        <w:r>
          <w:rPr>
            <w:color w:val="007FFF"/>
          </w:rPr>
          <w:t>Section 3.4.1</w:t>
        </w:r>
      </w:hyperlink>
      <w:r>
        <w:t xml:space="preserve">. The result of these calculations for the 100-item samples are shown in </w:t>
      </w:r>
      <w:hyperlink w:anchor="_bookmark232" w:history="1">
        <w:r>
          <w:rPr>
            <w:color w:val="007FFF"/>
          </w:rPr>
          <w:t>Appendix</w:t>
        </w:r>
        <w:r>
          <w:rPr>
            <w:color w:val="007FFF"/>
            <w:spacing w:val="-9"/>
          </w:rPr>
          <w:t xml:space="preserve"> </w:t>
        </w:r>
        <w:r>
          <w:rPr>
            <w:color w:val="007FFF"/>
          </w:rPr>
          <w:t>B</w:t>
        </w:r>
      </w:hyperlink>
      <w:r>
        <w:t>.</w:t>
      </w:r>
    </w:p>
    <w:p w:rsidR="00DD7756" w:rsidRDefault="00DD7756">
      <w:pPr>
        <w:pStyle w:val="BodyText"/>
        <w:spacing w:line="420" w:lineRule="auto"/>
        <w:ind w:left="120" w:right="332" w:firstLine="358"/>
        <w:jc w:val="both"/>
      </w:pPr>
      <w:hyperlink w:anchor="_bookmark190" w:history="1">
        <w:r w:rsidR="00AD1397">
          <w:rPr>
            <w:color w:val="007FFF"/>
          </w:rPr>
          <w:t xml:space="preserve">Figure 4.6 </w:t>
        </w:r>
      </w:hyperlink>
      <w:r w:rsidR="00AD1397">
        <w:t xml:space="preserve">visualizes the distributions of the flexibility ratings for the 100-item samples from English (lefthand side) and Nuuchahnulth (righthand side). The top portion of each figure is a histogram showing the number of lexical items at different flexibility ratings. Be- neath the histograms are boxplots showing the median flexibility rating for each language. </w:t>
      </w:r>
      <w:hyperlink w:anchor="_bookmark191" w:history="1">
        <w:r w:rsidR="00AD1397">
          <w:rPr>
            <w:color w:val="007FFF"/>
          </w:rPr>
          <w:t xml:space="preserve">Figure 4.7 </w:t>
        </w:r>
      </w:hyperlink>
      <w:r w:rsidR="00AD1397">
        <w:t>shows the same visualizations for the small corpus samples.</w:t>
      </w:r>
    </w:p>
    <w:p w:rsidR="00DD7756" w:rsidRDefault="00AD1397">
      <w:pPr>
        <w:pStyle w:val="BodyText"/>
        <w:spacing w:line="415" w:lineRule="auto"/>
        <w:ind w:left="120" w:right="332" w:firstLine="358"/>
        <w:jc w:val="both"/>
      </w:pPr>
      <w:r>
        <w:t>One</w:t>
      </w:r>
      <w:r>
        <w:rPr>
          <w:spacing w:val="-6"/>
        </w:rPr>
        <w:t xml:space="preserve"> </w:t>
      </w:r>
      <w:r>
        <w:t>immediately</w:t>
      </w:r>
      <w:r>
        <w:rPr>
          <w:spacing w:val="-6"/>
        </w:rPr>
        <w:t xml:space="preserve"> </w:t>
      </w:r>
      <w:r>
        <w:t>obvious</w:t>
      </w:r>
      <w:r>
        <w:rPr>
          <w:spacing w:val="-4"/>
        </w:rPr>
        <w:t xml:space="preserve"> </w:t>
      </w:r>
      <w:r>
        <w:t>observation</w:t>
      </w:r>
      <w:r>
        <w:rPr>
          <w:spacing w:val="-5"/>
        </w:rPr>
        <w:t xml:space="preserve"> </w:t>
      </w:r>
      <w:r>
        <w:t>to</w:t>
      </w:r>
      <w:r>
        <w:rPr>
          <w:spacing w:val="-6"/>
        </w:rPr>
        <w:t xml:space="preserve"> </w:t>
      </w:r>
      <w:r>
        <w:t>be</w:t>
      </w:r>
      <w:r>
        <w:rPr>
          <w:spacing w:val="-5"/>
        </w:rPr>
        <w:t xml:space="preserve"> </w:t>
      </w:r>
      <w:r>
        <w:t>made</w:t>
      </w:r>
      <w:r>
        <w:rPr>
          <w:spacing w:val="-5"/>
        </w:rPr>
        <w:t xml:space="preserve"> </w:t>
      </w:r>
      <w:r>
        <w:t>from</w:t>
      </w:r>
      <w:r>
        <w:rPr>
          <w:spacing w:val="-6"/>
        </w:rPr>
        <w:t xml:space="preserve"> </w:t>
      </w:r>
      <w:r>
        <w:t>these</w:t>
      </w:r>
      <w:r>
        <w:rPr>
          <w:spacing w:val="-6"/>
        </w:rPr>
        <w:t xml:space="preserve"> </w:t>
      </w:r>
      <w:r>
        <w:t>flexibility</w:t>
      </w:r>
      <w:r>
        <w:rPr>
          <w:spacing w:val="-5"/>
        </w:rPr>
        <w:t xml:space="preserve"> </w:t>
      </w:r>
      <w:r>
        <w:t>ratings</w:t>
      </w:r>
      <w:r>
        <w:rPr>
          <w:spacing w:val="-5"/>
        </w:rPr>
        <w:t xml:space="preserve"> </w:t>
      </w:r>
      <w:r>
        <w:t>is</w:t>
      </w:r>
      <w:r>
        <w:rPr>
          <w:spacing w:val="-6"/>
        </w:rPr>
        <w:t xml:space="preserve"> </w:t>
      </w:r>
      <w:r>
        <w:t>that</w:t>
      </w:r>
      <w:r>
        <w:rPr>
          <w:spacing w:val="-4"/>
        </w:rPr>
        <w:t xml:space="preserve"> </w:t>
      </w:r>
      <w:r>
        <w:t>in- dividual lexical items may vary widely in their flexibility, both within and across languages. While this finding is entirely unsurprising, the results very well could have been otherwise. The way Nuuchahnulth is often described, one might expect all the lexical items in the lan- guage</w:t>
      </w:r>
      <w:r>
        <w:rPr>
          <w:spacing w:val="-17"/>
        </w:rPr>
        <w:t xml:space="preserve"> </w:t>
      </w:r>
      <w:r>
        <w:t>to</w:t>
      </w:r>
      <w:r>
        <w:rPr>
          <w:spacing w:val="-17"/>
        </w:rPr>
        <w:t xml:space="preserve"> </w:t>
      </w:r>
      <w:r>
        <w:t>fall</w:t>
      </w:r>
      <w:r>
        <w:rPr>
          <w:spacing w:val="-17"/>
        </w:rPr>
        <w:t xml:space="preserve"> </w:t>
      </w:r>
      <w:r>
        <w:t>within</w:t>
      </w:r>
      <w:r>
        <w:rPr>
          <w:spacing w:val="-17"/>
        </w:rPr>
        <w:t xml:space="preserve"> </w:t>
      </w:r>
      <w:r>
        <w:t>a</w:t>
      </w:r>
      <w:r>
        <w:rPr>
          <w:spacing w:val="-17"/>
        </w:rPr>
        <w:t xml:space="preserve"> </w:t>
      </w:r>
      <w:r>
        <w:t>more</w:t>
      </w:r>
      <w:r>
        <w:rPr>
          <w:spacing w:val="-17"/>
        </w:rPr>
        <w:t xml:space="preserve"> </w:t>
      </w:r>
      <w:r>
        <w:t>limited</w:t>
      </w:r>
      <w:r>
        <w:rPr>
          <w:spacing w:val="-17"/>
        </w:rPr>
        <w:t xml:space="preserve"> </w:t>
      </w:r>
      <w:r>
        <w:t>range</w:t>
      </w:r>
      <w:r>
        <w:rPr>
          <w:spacing w:val="-17"/>
        </w:rPr>
        <w:t xml:space="preserve"> </w:t>
      </w:r>
      <w:r>
        <w:t>of</w:t>
      </w:r>
      <w:r>
        <w:rPr>
          <w:spacing w:val="-16"/>
        </w:rPr>
        <w:t xml:space="preserve"> </w:t>
      </w:r>
      <w:r>
        <w:t>high-flexibility</w:t>
      </w:r>
      <w:r>
        <w:rPr>
          <w:spacing w:val="-17"/>
        </w:rPr>
        <w:t xml:space="preserve"> </w:t>
      </w:r>
      <w:r>
        <w:t>values.</w:t>
      </w:r>
      <w:r>
        <w:rPr>
          <w:spacing w:val="9"/>
        </w:rPr>
        <w:t xml:space="preserve"> </w:t>
      </w:r>
      <w:r>
        <w:t>This</w:t>
      </w:r>
      <w:r>
        <w:rPr>
          <w:spacing w:val="-17"/>
        </w:rPr>
        <w:t xml:space="preserve"> </w:t>
      </w:r>
      <w:r>
        <w:t>is</w:t>
      </w:r>
      <w:r>
        <w:rPr>
          <w:spacing w:val="-17"/>
        </w:rPr>
        <w:t xml:space="preserve"> </w:t>
      </w:r>
      <w:r>
        <w:t>clearly</w:t>
      </w:r>
      <w:r>
        <w:rPr>
          <w:spacing w:val="-17"/>
        </w:rPr>
        <w:t xml:space="preserve"> </w:t>
      </w:r>
      <w:r>
        <w:t>not</w:t>
      </w:r>
      <w:r>
        <w:rPr>
          <w:spacing w:val="-17"/>
        </w:rPr>
        <w:t xml:space="preserve"> </w:t>
      </w:r>
      <w:r>
        <w:t>the</w:t>
      </w:r>
      <w:r>
        <w:rPr>
          <w:spacing w:val="-17"/>
        </w:rPr>
        <w:t xml:space="preserve"> </w:t>
      </w:r>
      <w:r>
        <w:t>case. Flexibility</w:t>
      </w:r>
      <w:r>
        <w:rPr>
          <w:spacing w:val="-10"/>
        </w:rPr>
        <w:t xml:space="preserve"> </w:t>
      </w:r>
      <w:r>
        <w:t>ratings</w:t>
      </w:r>
      <w:r>
        <w:rPr>
          <w:spacing w:val="-9"/>
        </w:rPr>
        <w:t xml:space="preserve"> </w:t>
      </w:r>
      <w:r>
        <w:t>for</w:t>
      </w:r>
      <w:r>
        <w:rPr>
          <w:spacing w:val="-9"/>
        </w:rPr>
        <w:t xml:space="preserve"> </w:t>
      </w:r>
      <w:r>
        <w:t>Nuuchahnulth</w:t>
      </w:r>
      <w:r>
        <w:rPr>
          <w:spacing w:val="-8"/>
        </w:rPr>
        <w:t xml:space="preserve"> </w:t>
      </w:r>
      <w:r>
        <w:t>range</w:t>
      </w:r>
      <w:r>
        <w:rPr>
          <w:spacing w:val="-10"/>
        </w:rPr>
        <w:t xml:space="preserve"> </w:t>
      </w:r>
      <w:r>
        <w:t>from</w:t>
      </w:r>
      <w:r>
        <w:rPr>
          <w:spacing w:val="-10"/>
        </w:rPr>
        <w:t xml:space="preserve"> </w:t>
      </w:r>
      <w:r>
        <w:t>the</w:t>
      </w:r>
      <w:r>
        <w:rPr>
          <w:spacing w:val="-9"/>
        </w:rPr>
        <w:t xml:space="preserve"> </w:t>
      </w:r>
      <w:r>
        <w:t>theoretical</w:t>
      </w:r>
      <w:r>
        <w:rPr>
          <w:spacing w:val="-10"/>
        </w:rPr>
        <w:t xml:space="preserve"> </w:t>
      </w:r>
      <w:r>
        <w:t>minimum</w:t>
      </w:r>
      <w:r>
        <w:rPr>
          <w:spacing w:val="-9"/>
        </w:rPr>
        <w:t xml:space="preserve"> </w:t>
      </w:r>
      <w:r>
        <w:t>of</w:t>
      </w:r>
      <w:r>
        <w:rPr>
          <w:spacing w:val="-13"/>
        </w:rPr>
        <w:t xml:space="preserve"> </w:t>
      </w:r>
      <w:r>
        <w:rPr>
          <w:rFonts w:ascii="Tahoma"/>
        </w:rPr>
        <w:t>0</w:t>
      </w:r>
      <w:r>
        <w:rPr>
          <w:rFonts w:ascii="Tahoma"/>
          <w:spacing w:val="-24"/>
        </w:rPr>
        <w:t xml:space="preserve"> </w:t>
      </w:r>
      <w:r>
        <w:t>to</w:t>
      </w:r>
      <w:r>
        <w:rPr>
          <w:spacing w:val="-9"/>
        </w:rPr>
        <w:t xml:space="preserve"> </w:t>
      </w:r>
      <w:r>
        <w:t>a</w:t>
      </w:r>
      <w:r>
        <w:rPr>
          <w:spacing w:val="-9"/>
        </w:rPr>
        <w:t xml:space="preserve"> </w:t>
      </w:r>
      <w:r>
        <w:t>maximum</w:t>
      </w:r>
    </w:p>
    <w:p w:rsidR="00DD7756" w:rsidRDefault="00AD1397">
      <w:pPr>
        <w:pStyle w:val="BodyText"/>
        <w:spacing w:line="265" w:lineRule="exact"/>
        <w:ind w:left="120" w:right="335"/>
        <w:jc w:val="right"/>
      </w:pPr>
      <w:r>
        <w:t>of</w:t>
      </w:r>
      <w:r>
        <w:rPr>
          <w:spacing w:val="-10"/>
        </w:rPr>
        <w:t xml:space="preserve"> </w:t>
      </w:r>
      <w:r>
        <w:rPr>
          <w:rFonts w:ascii="Tahoma"/>
        </w:rPr>
        <w:t>0</w:t>
      </w:r>
      <w:r>
        <w:rPr>
          <w:rFonts w:ascii="Bookman Old Style"/>
          <w:i/>
        </w:rPr>
        <w:t>.</w:t>
      </w:r>
      <w:r>
        <w:rPr>
          <w:rFonts w:ascii="Tahoma"/>
        </w:rPr>
        <w:t>920</w:t>
      </w:r>
      <w:r>
        <w:rPr>
          <w:rFonts w:ascii="Tahoma"/>
          <w:spacing w:val="-24"/>
        </w:rPr>
        <w:t xml:space="preserve"> </w:t>
      </w:r>
      <w:r>
        <w:t>(100-item</w:t>
      </w:r>
      <w:r>
        <w:rPr>
          <w:spacing w:val="-9"/>
        </w:rPr>
        <w:t xml:space="preserve"> </w:t>
      </w:r>
      <w:r>
        <w:t>sample)</w:t>
      </w:r>
      <w:r>
        <w:rPr>
          <w:spacing w:val="-8"/>
        </w:rPr>
        <w:t xml:space="preserve"> </w:t>
      </w:r>
      <w:r>
        <w:t>or</w:t>
      </w:r>
      <w:r>
        <w:rPr>
          <w:spacing w:val="-10"/>
        </w:rPr>
        <w:t xml:space="preserve"> </w:t>
      </w:r>
      <w:r>
        <w:rPr>
          <w:rFonts w:ascii="Tahoma"/>
        </w:rPr>
        <w:t>0</w:t>
      </w:r>
      <w:r>
        <w:rPr>
          <w:rFonts w:ascii="Bookman Old Style"/>
          <w:i/>
        </w:rPr>
        <w:t>.</w:t>
      </w:r>
      <w:r>
        <w:rPr>
          <w:rFonts w:ascii="Tahoma"/>
        </w:rPr>
        <w:t>985</w:t>
      </w:r>
      <w:r>
        <w:rPr>
          <w:rFonts w:ascii="Tahoma"/>
          <w:spacing w:val="-24"/>
        </w:rPr>
        <w:t xml:space="preserve"> </w:t>
      </w:r>
      <w:r>
        <w:t>(small</w:t>
      </w:r>
      <w:r>
        <w:rPr>
          <w:spacing w:val="-9"/>
        </w:rPr>
        <w:t xml:space="preserve"> </w:t>
      </w:r>
      <w:r>
        <w:t>corpus</w:t>
      </w:r>
      <w:r>
        <w:rPr>
          <w:spacing w:val="-9"/>
        </w:rPr>
        <w:t xml:space="preserve"> </w:t>
      </w:r>
      <w:r>
        <w:t>sample).</w:t>
      </w:r>
      <w:r>
        <w:rPr>
          <w:spacing w:val="11"/>
        </w:rPr>
        <w:t xml:space="preserve"> </w:t>
      </w:r>
      <w:r>
        <w:rPr>
          <w:spacing w:val="-3"/>
        </w:rPr>
        <w:t>However,</w:t>
      </w:r>
      <w:r>
        <w:rPr>
          <w:spacing w:val="-8"/>
        </w:rPr>
        <w:t xml:space="preserve"> </w:t>
      </w:r>
      <w:r>
        <w:t>282</w:t>
      </w:r>
      <w:r>
        <w:rPr>
          <w:spacing w:val="-9"/>
        </w:rPr>
        <w:t xml:space="preserve"> </w:t>
      </w:r>
      <w:r>
        <w:t>of</w:t>
      </w:r>
      <w:r>
        <w:rPr>
          <w:spacing w:val="-9"/>
        </w:rPr>
        <w:t xml:space="preserve"> </w:t>
      </w:r>
      <w:r>
        <w:t>483</w:t>
      </w:r>
      <w:r>
        <w:rPr>
          <w:spacing w:val="-9"/>
        </w:rPr>
        <w:t xml:space="preserve"> </w:t>
      </w:r>
      <w:r>
        <w:t>stems</w:t>
      </w:r>
      <w:r>
        <w:rPr>
          <w:spacing w:val="-9"/>
        </w:rPr>
        <w:t xml:space="preserve"> </w:t>
      </w:r>
      <w:r>
        <w:t>in</w:t>
      </w:r>
      <w:r>
        <w:rPr>
          <w:spacing w:val="-9"/>
        </w:rPr>
        <w:t xml:space="preserve"> </w:t>
      </w:r>
      <w:r>
        <w:t>the</w:t>
      </w:r>
    </w:p>
    <w:p w:rsidR="00DD7756" w:rsidRDefault="00AD1397" w:rsidP="005577A4">
      <w:pPr>
        <w:pStyle w:val="BodyText"/>
        <w:spacing w:before="173" w:line="408" w:lineRule="auto"/>
        <w:ind w:left="120" w:right="332"/>
        <w:jc w:val="both"/>
        <w:pPrChange w:id="250" w:author="Owner" w:date="2021-01-28T14:56:00Z">
          <w:pPr>
            <w:pStyle w:val="BodyText"/>
            <w:spacing w:before="173" w:line="408" w:lineRule="auto"/>
            <w:ind w:left="120" w:right="332"/>
            <w:jc w:val="right"/>
          </w:pPr>
        </w:pPrChange>
      </w:pPr>
      <w:r>
        <w:t xml:space="preserve">small corpus Nuuchahnulth sample (69.97%) have a flexibility rating of </w:t>
      </w:r>
      <w:r>
        <w:rPr>
          <w:rFonts w:ascii="Tahoma"/>
        </w:rPr>
        <w:t xml:space="preserve">0 </w:t>
      </w:r>
      <w:r>
        <w:t>(58 of stems</w:t>
      </w:r>
      <w:r>
        <w:rPr>
          <w:spacing w:val="12"/>
        </w:rPr>
        <w:t xml:space="preserve"> </w:t>
      </w:r>
      <w:r>
        <w:t>in</w:t>
      </w:r>
      <w:r>
        <w:rPr>
          <w:spacing w:val="2"/>
        </w:rPr>
        <w:t xml:space="preserve"> </w:t>
      </w:r>
      <w:r>
        <w:t>the</w:t>
      </w:r>
      <w:r>
        <w:rPr>
          <w:w w:val="99"/>
        </w:rPr>
        <w:t xml:space="preserve"> </w:t>
      </w:r>
      <w:r>
        <w:t>100-item</w:t>
      </w:r>
      <w:r>
        <w:rPr>
          <w:spacing w:val="-6"/>
        </w:rPr>
        <w:t xml:space="preserve"> </w:t>
      </w:r>
      <w:r>
        <w:t>sample),</w:t>
      </w:r>
      <w:r>
        <w:rPr>
          <w:spacing w:val="-5"/>
        </w:rPr>
        <w:t xml:space="preserve"> </w:t>
      </w:r>
      <w:r>
        <w:t>potentially</w:t>
      </w:r>
      <w:r>
        <w:rPr>
          <w:spacing w:val="-5"/>
        </w:rPr>
        <w:t xml:space="preserve"> </w:t>
      </w:r>
      <w:r>
        <w:t>challenging</w:t>
      </w:r>
      <w:r>
        <w:rPr>
          <w:spacing w:val="-5"/>
        </w:rPr>
        <w:t xml:space="preserve"> </w:t>
      </w:r>
      <w:r>
        <w:t>the</w:t>
      </w:r>
      <w:r>
        <w:rPr>
          <w:spacing w:val="-5"/>
        </w:rPr>
        <w:t xml:space="preserve"> </w:t>
      </w:r>
      <w:r>
        <w:t>claim</w:t>
      </w:r>
      <w:r>
        <w:rPr>
          <w:spacing w:val="-5"/>
        </w:rPr>
        <w:t xml:space="preserve"> </w:t>
      </w:r>
      <w:r>
        <w:t>that</w:t>
      </w:r>
      <w:r>
        <w:rPr>
          <w:spacing w:val="-5"/>
        </w:rPr>
        <w:t xml:space="preserve"> </w:t>
      </w:r>
      <w:r>
        <w:t>all</w:t>
      </w:r>
      <w:r>
        <w:rPr>
          <w:spacing w:val="-5"/>
        </w:rPr>
        <w:t xml:space="preserve"> </w:t>
      </w:r>
      <w:r>
        <w:t>Nuuchahnulth</w:t>
      </w:r>
      <w:r>
        <w:rPr>
          <w:spacing w:val="-6"/>
        </w:rPr>
        <w:t xml:space="preserve"> </w:t>
      </w:r>
      <w:r>
        <w:t>stems</w:t>
      </w:r>
      <w:r>
        <w:rPr>
          <w:spacing w:val="-5"/>
        </w:rPr>
        <w:t xml:space="preserve"> </w:t>
      </w:r>
      <w:r>
        <w:t>are</w:t>
      </w:r>
      <w:r>
        <w:rPr>
          <w:spacing w:val="-5"/>
        </w:rPr>
        <w:t xml:space="preserve"> </w:t>
      </w:r>
      <w:r>
        <w:t>flexible.</w:t>
      </w:r>
      <w:r>
        <w:rPr>
          <w:w w:val="99"/>
        </w:rPr>
        <w:t xml:space="preserve"> </w:t>
      </w:r>
      <w:r>
        <w:t>Likewise,</w:t>
      </w:r>
      <w:r>
        <w:rPr>
          <w:spacing w:val="-14"/>
        </w:rPr>
        <w:t xml:space="preserve"> </w:t>
      </w:r>
      <w:r>
        <w:t>those</w:t>
      </w:r>
      <w:r>
        <w:rPr>
          <w:spacing w:val="-15"/>
        </w:rPr>
        <w:t xml:space="preserve"> </w:t>
      </w:r>
      <w:r>
        <w:t>who</w:t>
      </w:r>
      <w:r>
        <w:rPr>
          <w:spacing w:val="-15"/>
        </w:rPr>
        <w:t xml:space="preserve"> </w:t>
      </w:r>
      <w:r>
        <w:t>claim</w:t>
      </w:r>
      <w:r>
        <w:rPr>
          <w:spacing w:val="-16"/>
        </w:rPr>
        <w:t xml:space="preserve"> </w:t>
      </w:r>
      <w:r>
        <w:t>that</w:t>
      </w:r>
      <w:r>
        <w:rPr>
          <w:spacing w:val="-15"/>
        </w:rPr>
        <w:t xml:space="preserve"> </w:t>
      </w:r>
      <w:r>
        <w:t>English</w:t>
      </w:r>
      <w:r>
        <w:rPr>
          <w:spacing w:val="-15"/>
        </w:rPr>
        <w:t xml:space="preserve"> </w:t>
      </w:r>
      <w:r>
        <w:t>parts</w:t>
      </w:r>
      <w:r>
        <w:rPr>
          <w:spacing w:val="-15"/>
        </w:rPr>
        <w:t xml:space="preserve"> </w:t>
      </w:r>
      <w:r>
        <w:t>of</w:t>
      </w:r>
      <w:r>
        <w:rPr>
          <w:spacing w:val="-16"/>
        </w:rPr>
        <w:t xml:space="preserve"> </w:t>
      </w:r>
      <w:r>
        <w:t>speech</w:t>
      </w:r>
      <w:r>
        <w:rPr>
          <w:spacing w:val="-15"/>
        </w:rPr>
        <w:t xml:space="preserve"> </w:t>
      </w:r>
      <w:r>
        <w:t>are</w:t>
      </w:r>
      <w:r>
        <w:rPr>
          <w:spacing w:val="-16"/>
        </w:rPr>
        <w:t xml:space="preserve"> </w:t>
      </w:r>
      <w:r>
        <w:t>well-defined</w:t>
      </w:r>
      <w:r>
        <w:rPr>
          <w:spacing w:val="-15"/>
        </w:rPr>
        <w:t xml:space="preserve"> </w:t>
      </w:r>
      <w:r>
        <w:t>must</w:t>
      </w:r>
      <w:r>
        <w:rPr>
          <w:spacing w:val="-15"/>
        </w:rPr>
        <w:t xml:space="preserve"> </w:t>
      </w:r>
      <w:r>
        <w:t>confront</w:t>
      </w:r>
      <w:r>
        <w:rPr>
          <w:spacing w:val="-17"/>
        </w:rPr>
        <w:t xml:space="preserve"> </w:t>
      </w:r>
      <w:r>
        <w:t>the</w:t>
      </w:r>
      <w:r>
        <w:rPr>
          <w:w w:val="99"/>
        </w:rPr>
        <w:t xml:space="preserve"> </w:t>
      </w:r>
      <w:r>
        <w:t>fact</w:t>
      </w:r>
      <w:r>
        <w:rPr>
          <w:spacing w:val="-10"/>
        </w:rPr>
        <w:t xml:space="preserve"> </w:t>
      </w:r>
      <w:r>
        <w:t>that</w:t>
      </w:r>
      <w:r>
        <w:rPr>
          <w:spacing w:val="-9"/>
        </w:rPr>
        <w:t xml:space="preserve"> </w:t>
      </w:r>
      <w:r>
        <w:t>the</w:t>
      </w:r>
      <w:r>
        <w:rPr>
          <w:spacing w:val="-8"/>
        </w:rPr>
        <w:t xml:space="preserve"> </w:t>
      </w:r>
      <w:r>
        <w:t>range</w:t>
      </w:r>
      <w:r>
        <w:rPr>
          <w:spacing w:val="-10"/>
        </w:rPr>
        <w:t xml:space="preserve"> </w:t>
      </w:r>
      <w:r>
        <w:t>of</w:t>
      </w:r>
      <w:r>
        <w:rPr>
          <w:spacing w:val="-8"/>
        </w:rPr>
        <w:t xml:space="preserve"> </w:t>
      </w:r>
      <w:r>
        <w:t>flexibility</w:t>
      </w:r>
      <w:r>
        <w:rPr>
          <w:spacing w:val="-10"/>
        </w:rPr>
        <w:t xml:space="preserve"> </w:t>
      </w:r>
      <w:r>
        <w:t>values</w:t>
      </w:r>
      <w:r>
        <w:rPr>
          <w:spacing w:val="-9"/>
        </w:rPr>
        <w:t xml:space="preserve"> </w:t>
      </w:r>
      <w:r>
        <w:t>for</w:t>
      </w:r>
      <w:r>
        <w:rPr>
          <w:spacing w:val="-9"/>
        </w:rPr>
        <w:t xml:space="preserve"> </w:t>
      </w:r>
      <w:r>
        <w:t>English</w:t>
      </w:r>
      <w:r>
        <w:rPr>
          <w:spacing w:val="-8"/>
        </w:rPr>
        <w:t xml:space="preserve"> </w:t>
      </w:r>
      <w:r>
        <w:t>is</w:t>
      </w:r>
      <w:r>
        <w:rPr>
          <w:spacing w:val="-10"/>
        </w:rPr>
        <w:t xml:space="preserve"> </w:t>
      </w:r>
      <w:r>
        <w:t>nearly</w:t>
      </w:r>
      <w:r>
        <w:rPr>
          <w:spacing w:val="-8"/>
        </w:rPr>
        <w:t xml:space="preserve"> </w:t>
      </w:r>
      <w:r>
        <w:t>the</w:t>
      </w:r>
      <w:r>
        <w:rPr>
          <w:spacing w:val="-9"/>
        </w:rPr>
        <w:t xml:space="preserve"> </w:t>
      </w:r>
      <w:r>
        <w:t>same</w:t>
      </w:r>
      <w:r>
        <w:rPr>
          <w:spacing w:val="-9"/>
        </w:rPr>
        <w:t xml:space="preserve"> </w:t>
      </w:r>
      <w:r>
        <w:t>as</w:t>
      </w:r>
      <w:r>
        <w:rPr>
          <w:spacing w:val="-9"/>
        </w:rPr>
        <w:t xml:space="preserve"> </w:t>
      </w:r>
      <w:r>
        <w:t>for</w:t>
      </w:r>
      <w:r>
        <w:rPr>
          <w:spacing w:val="-8"/>
        </w:rPr>
        <w:t xml:space="preserve"> </w:t>
      </w:r>
      <w:r>
        <w:t>Nuuchahnulth</w:t>
      </w:r>
      <w:r>
        <w:rPr>
          <w:spacing w:val="-9"/>
        </w:rPr>
        <w:t xml:space="preserve"> </w:t>
      </w:r>
      <w:r>
        <w:t>for</w:t>
      </w:r>
      <w:r>
        <w:rPr>
          <w:w w:val="99"/>
        </w:rPr>
        <w:t xml:space="preserve"> </w:t>
      </w:r>
      <w:r>
        <w:t>both</w:t>
      </w:r>
      <w:r>
        <w:rPr>
          <w:spacing w:val="-29"/>
        </w:rPr>
        <w:t xml:space="preserve"> </w:t>
      </w:r>
      <w:r>
        <w:t>samples:</w:t>
      </w:r>
      <w:r>
        <w:rPr>
          <w:spacing w:val="-7"/>
        </w:rPr>
        <w:t xml:space="preserve"> </w:t>
      </w:r>
      <w:r>
        <w:rPr>
          <w:rFonts w:ascii="Tahoma"/>
        </w:rPr>
        <w:t>0</w:t>
      </w:r>
      <w:r>
        <w:rPr>
          <w:rFonts w:ascii="Tahoma"/>
          <w:spacing w:val="-44"/>
        </w:rPr>
        <w:t xml:space="preserve"> </w:t>
      </w:r>
      <w:r>
        <w:t>on</w:t>
      </w:r>
      <w:r>
        <w:rPr>
          <w:spacing w:val="-28"/>
        </w:rPr>
        <w:t xml:space="preserve"> </w:t>
      </w:r>
      <w:r>
        <w:t>the</w:t>
      </w:r>
      <w:r>
        <w:rPr>
          <w:spacing w:val="-29"/>
        </w:rPr>
        <w:t xml:space="preserve"> </w:t>
      </w:r>
      <w:r>
        <w:t>lower</w:t>
      </w:r>
      <w:r>
        <w:rPr>
          <w:spacing w:val="-29"/>
        </w:rPr>
        <w:t xml:space="preserve"> </w:t>
      </w:r>
      <w:r>
        <w:t>end</w:t>
      </w:r>
      <w:r>
        <w:rPr>
          <w:spacing w:val="-29"/>
        </w:rPr>
        <w:t xml:space="preserve"> </w:t>
      </w:r>
      <w:r>
        <w:t>and</w:t>
      </w:r>
      <w:r>
        <w:rPr>
          <w:spacing w:val="-29"/>
        </w:rPr>
        <w:t xml:space="preserve"> </w:t>
      </w:r>
      <w:r>
        <w:rPr>
          <w:rFonts w:ascii="Bookman Old Style"/>
          <w:i/>
        </w:rPr>
        <w:t>.</w:t>
      </w:r>
      <w:r>
        <w:rPr>
          <w:rFonts w:ascii="Tahoma"/>
        </w:rPr>
        <w:t>919</w:t>
      </w:r>
      <w:r>
        <w:rPr>
          <w:rFonts w:ascii="Tahoma"/>
          <w:spacing w:val="-44"/>
        </w:rPr>
        <w:t xml:space="preserve"> </w:t>
      </w:r>
      <w:r>
        <w:t>(100-item</w:t>
      </w:r>
      <w:r>
        <w:rPr>
          <w:spacing w:val="-29"/>
        </w:rPr>
        <w:t xml:space="preserve"> </w:t>
      </w:r>
      <w:r>
        <w:t>sample)</w:t>
      </w:r>
      <w:r>
        <w:rPr>
          <w:spacing w:val="-28"/>
        </w:rPr>
        <w:t xml:space="preserve"> </w:t>
      </w:r>
      <w:r>
        <w:t>or</w:t>
      </w:r>
      <w:r>
        <w:rPr>
          <w:spacing w:val="-30"/>
        </w:rPr>
        <w:t xml:space="preserve"> </w:t>
      </w:r>
      <w:r>
        <w:rPr>
          <w:rFonts w:ascii="Tahoma"/>
        </w:rPr>
        <w:t>0</w:t>
      </w:r>
      <w:r>
        <w:rPr>
          <w:rFonts w:ascii="Bookman Old Style"/>
          <w:i/>
        </w:rPr>
        <w:t>.</w:t>
      </w:r>
      <w:r>
        <w:rPr>
          <w:rFonts w:ascii="Tahoma"/>
        </w:rPr>
        <w:t>865</w:t>
      </w:r>
      <w:r>
        <w:rPr>
          <w:rFonts w:ascii="Tahoma"/>
          <w:spacing w:val="-43"/>
        </w:rPr>
        <w:t xml:space="preserve"> </w:t>
      </w:r>
      <w:r>
        <w:t>(small</w:t>
      </w:r>
      <w:r>
        <w:rPr>
          <w:spacing w:val="-29"/>
        </w:rPr>
        <w:t xml:space="preserve"> </w:t>
      </w:r>
      <w:r>
        <w:t>corpus</w:t>
      </w:r>
      <w:r>
        <w:rPr>
          <w:spacing w:val="-29"/>
        </w:rPr>
        <w:t xml:space="preserve"> </w:t>
      </w:r>
      <w:r>
        <w:t>sample)</w:t>
      </w:r>
      <w:r>
        <w:rPr>
          <w:spacing w:val="-29"/>
        </w:rPr>
        <w:t xml:space="preserve"> </w:t>
      </w:r>
      <w:r>
        <w:t>on</w:t>
      </w:r>
      <w:r>
        <w:rPr>
          <w:w w:val="99"/>
        </w:rPr>
        <w:t xml:space="preserve"> </w:t>
      </w:r>
      <w:r>
        <w:t>the</w:t>
      </w:r>
      <w:r>
        <w:rPr>
          <w:spacing w:val="-13"/>
        </w:rPr>
        <w:t xml:space="preserve"> </w:t>
      </w:r>
      <w:r>
        <w:t>upper</w:t>
      </w:r>
      <w:r>
        <w:rPr>
          <w:spacing w:val="-13"/>
        </w:rPr>
        <w:t xml:space="preserve"> </w:t>
      </w:r>
      <w:r>
        <w:t>end.</w:t>
      </w:r>
      <w:r>
        <w:rPr>
          <w:spacing w:val="11"/>
        </w:rPr>
        <w:t xml:space="preserve"> </w:t>
      </w:r>
      <w:r>
        <w:t>In</w:t>
      </w:r>
      <w:r>
        <w:rPr>
          <w:spacing w:val="-13"/>
        </w:rPr>
        <w:t xml:space="preserve"> </w:t>
      </w:r>
      <w:r>
        <w:t>fact,</w:t>
      </w:r>
      <w:r>
        <w:rPr>
          <w:spacing w:val="-11"/>
        </w:rPr>
        <w:t xml:space="preserve"> </w:t>
      </w:r>
      <w:r>
        <w:t>in</w:t>
      </w:r>
      <w:r>
        <w:rPr>
          <w:spacing w:val="-13"/>
        </w:rPr>
        <w:t xml:space="preserve"> </w:t>
      </w:r>
      <w:r>
        <w:t>the</w:t>
      </w:r>
      <w:r>
        <w:rPr>
          <w:spacing w:val="-13"/>
        </w:rPr>
        <w:t xml:space="preserve"> </w:t>
      </w:r>
      <w:r>
        <w:t>100-item</w:t>
      </w:r>
      <w:r>
        <w:rPr>
          <w:spacing w:val="-13"/>
        </w:rPr>
        <w:t xml:space="preserve"> </w:t>
      </w:r>
      <w:r>
        <w:t>samples</w:t>
      </w:r>
      <w:r>
        <w:rPr>
          <w:spacing w:val="-13"/>
        </w:rPr>
        <w:t xml:space="preserve"> </w:t>
      </w:r>
      <w:r>
        <w:t>there</w:t>
      </w:r>
      <w:r>
        <w:rPr>
          <w:spacing w:val="-14"/>
        </w:rPr>
        <w:t xml:space="preserve"> </w:t>
      </w:r>
      <w:r>
        <w:t>are</w:t>
      </w:r>
      <w:r>
        <w:rPr>
          <w:spacing w:val="-14"/>
        </w:rPr>
        <w:t xml:space="preserve"> </w:t>
      </w:r>
      <w:r>
        <w:t>fewer</w:t>
      </w:r>
      <w:r>
        <w:rPr>
          <w:spacing w:val="-13"/>
        </w:rPr>
        <w:t xml:space="preserve"> </w:t>
      </w:r>
      <w:r>
        <w:t>English</w:t>
      </w:r>
      <w:r>
        <w:rPr>
          <w:spacing w:val="-13"/>
        </w:rPr>
        <w:t xml:space="preserve"> </w:t>
      </w:r>
      <w:r>
        <w:t>stems</w:t>
      </w:r>
      <w:r>
        <w:rPr>
          <w:spacing w:val="-12"/>
        </w:rPr>
        <w:t xml:space="preserve"> </w:t>
      </w:r>
      <w:r>
        <w:t>with</w:t>
      </w:r>
      <w:r>
        <w:rPr>
          <w:spacing w:val="-13"/>
        </w:rPr>
        <w:t xml:space="preserve"> </w:t>
      </w:r>
      <w:r>
        <w:t>a</w:t>
      </w:r>
      <w:r>
        <w:rPr>
          <w:spacing w:val="-13"/>
        </w:rPr>
        <w:t xml:space="preserve"> </w:t>
      </w:r>
      <w:r>
        <w:t>flexibility</w:t>
      </w:r>
      <w:r>
        <w:rPr>
          <w:w w:val="99"/>
        </w:rPr>
        <w:t xml:space="preserve"> </w:t>
      </w:r>
      <w:r>
        <w:t xml:space="preserve">rating of </w:t>
      </w:r>
      <w:r>
        <w:rPr>
          <w:rFonts w:ascii="Tahoma"/>
        </w:rPr>
        <w:t xml:space="preserve">0 </w:t>
      </w:r>
      <w:r>
        <w:t xml:space="preserve">than there are Nuuchahnulth stems with a flexibility rating of </w:t>
      </w:r>
      <w:r>
        <w:rPr>
          <w:rFonts w:ascii="Tahoma"/>
        </w:rPr>
        <w:t>0</w:t>
      </w:r>
      <w:r>
        <w:rPr>
          <w:rFonts w:ascii="Tahoma"/>
          <w:spacing w:val="26"/>
        </w:rPr>
        <w:t xml:space="preserve"> </w:t>
      </w:r>
      <w:r>
        <w:t>(8 stems out</w:t>
      </w:r>
      <w:r>
        <w:rPr>
          <w:spacing w:val="8"/>
        </w:rPr>
        <w:t xml:space="preserve"> </w:t>
      </w:r>
      <w:r>
        <w:t>of</w:t>
      </w:r>
      <w:r>
        <w:rPr>
          <w:w w:val="99"/>
        </w:rPr>
        <w:t xml:space="preserve"> </w:t>
      </w:r>
      <w:r>
        <w:t>100).</w:t>
      </w:r>
      <w:r>
        <w:rPr>
          <w:spacing w:val="8"/>
        </w:rPr>
        <w:t xml:space="preserve"> </w:t>
      </w:r>
      <w:r>
        <w:t>The</w:t>
      </w:r>
      <w:r>
        <w:rPr>
          <w:spacing w:val="-17"/>
        </w:rPr>
        <w:t xml:space="preserve"> </w:t>
      </w:r>
      <w:r>
        <w:t>percentage</w:t>
      </w:r>
      <w:r>
        <w:rPr>
          <w:spacing w:val="-17"/>
        </w:rPr>
        <w:t xml:space="preserve"> </w:t>
      </w:r>
      <w:r>
        <w:t>of</w:t>
      </w:r>
      <w:r>
        <w:rPr>
          <w:spacing w:val="-17"/>
        </w:rPr>
        <w:t xml:space="preserve"> </w:t>
      </w:r>
      <w:r>
        <w:t>zero-flexibility</w:t>
      </w:r>
      <w:r>
        <w:rPr>
          <w:spacing w:val="-17"/>
        </w:rPr>
        <w:t xml:space="preserve"> </w:t>
      </w:r>
      <w:r>
        <w:t>stems</w:t>
      </w:r>
      <w:r>
        <w:rPr>
          <w:spacing w:val="-16"/>
        </w:rPr>
        <w:t xml:space="preserve"> </w:t>
      </w:r>
      <w:r>
        <w:t>in</w:t>
      </w:r>
      <w:r>
        <w:rPr>
          <w:spacing w:val="-18"/>
        </w:rPr>
        <w:t xml:space="preserve"> </w:t>
      </w:r>
      <w:r>
        <w:t>the</w:t>
      </w:r>
      <w:r>
        <w:rPr>
          <w:spacing w:val="-16"/>
        </w:rPr>
        <w:t xml:space="preserve"> </w:t>
      </w:r>
      <w:r>
        <w:t>small</w:t>
      </w:r>
      <w:r>
        <w:rPr>
          <w:spacing w:val="-18"/>
        </w:rPr>
        <w:t xml:space="preserve"> </w:t>
      </w:r>
      <w:r>
        <w:t>corpus</w:t>
      </w:r>
      <w:r>
        <w:rPr>
          <w:spacing w:val="-16"/>
        </w:rPr>
        <w:t xml:space="preserve"> </w:t>
      </w:r>
      <w:r>
        <w:t>samples</w:t>
      </w:r>
      <w:r>
        <w:rPr>
          <w:spacing w:val="-17"/>
        </w:rPr>
        <w:t xml:space="preserve"> </w:t>
      </w:r>
      <w:r>
        <w:t>are</w:t>
      </w:r>
      <w:r>
        <w:rPr>
          <w:spacing w:val="-18"/>
        </w:rPr>
        <w:t xml:space="preserve"> </w:t>
      </w:r>
      <w:r>
        <w:t>about</w:t>
      </w:r>
      <w:r>
        <w:rPr>
          <w:spacing w:val="-16"/>
        </w:rPr>
        <w:t xml:space="preserve"> </w:t>
      </w:r>
      <w:r>
        <w:t>equal</w:t>
      </w:r>
      <w:r>
        <w:rPr>
          <w:spacing w:val="-17"/>
        </w:rPr>
        <w:t xml:space="preserve"> </w:t>
      </w:r>
      <w:r>
        <w:t>(125</w:t>
      </w:r>
      <w:r>
        <w:rPr>
          <w:w w:val="99"/>
        </w:rPr>
        <w:t xml:space="preserve"> </w:t>
      </w:r>
      <w:r>
        <w:t>of</w:t>
      </w:r>
      <w:r>
        <w:rPr>
          <w:spacing w:val="8"/>
        </w:rPr>
        <w:t xml:space="preserve"> </w:t>
      </w:r>
      <w:r>
        <w:t>166</w:t>
      </w:r>
      <w:r>
        <w:rPr>
          <w:spacing w:val="8"/>
        </w:rPr>
        <w:t xml:space="preserve"> </w:t>
      </w:r>
      <w:r>
        <w:t>stems,</w:t>
      </w:r>
      <w:r>
        <w:rPr>
          <w:spacing w:val="12"/>
        </w:rPr>
        <w:t xml:space="preserve"> </w:t>
      </w:r>
      <w:r>
        <w:t>or</w:t>
      </w:r>
      <w:r>
        <w:rPr>
          <w:spacing w:val="8"/>
        </w:rPr>
        <w:t xml:space="preserve"> </w:t>
      </w:r>
      <w:r>
        <w:t>75.30%).</w:t>
      </w:r>
      <w:r>
        <w:rPr>
          <w:spacing w:val="50"/>
        </w:rPr>
        <w:t xml:space="preserve"> </w:t>
      </w:r>
      <w:r>
        <w:t>In</w:t>
      </w:r>
      <w:r>
        <w:rPr>
          <w:spacing w:val="8"/>
        </w:rPr>
        <w:t xml:space="preserve"> </w:t>
      </w:r>
      <w:r>
        <w:t>this</w:t>
      </w:r>
      <w:r>
        <w:rPr>
          <w:spacing w:val="9"/>
        </w:rPr>
        <w:t xml:space="preserve"> </w:t>
      </w:r>
      <w:r>
        <w:t>respect,</w:t>
      </w:r>
      <w:r>
        <w:rPr>
          <w:spacing w:val="11"/>
        </w:rPr>
        <w:t xml:space="preserve"> </w:t>
      </w:r>
      <w:r>
        <w:t>then,</w:t>
      </w:r>
      <w:r>
        <w:rPr>
          <w:spacing w:val="11"/>
        </w:rPr>
        <w:t xml:space="preserve"> </w:t>
      </w:r>
      <w:r>
        <w:t>English</w:t>
      </w:r>
      <w:r>
        <w:rPr>
          <w:spacing w:val="9"/>
        </w:rPr>
        <w:t xml:space="preserve"> </w:t>
      </w:r>
      <w:r>
        <w:t>could</w:t>
      </w:r>
      <w:r>
        <w:rPr>
          <w:spacing w:val="8"/>
        </w:rPr>
        <w:t xml:space="preserve"> </w:t>
      </w:r>
      <w:r>
        <w:t>be</w:t>
      </w:r>
      <w:r>
        <w:rPr>
          <w:spacing w:val="9"/>
        </w:rPr>
        <w:t xml:space="preserve"> </w:t>
      </w:r>
      <w:r>
        <w:t>viewed</w:t>
      </w:r>
      <w:r>
        <w:rPr>
          <w:spacing w:val="8"/>
        </w:rPr>
        <w:t xml:space="preserve"> </w:t>
      </w:r>
      <w:r>
        <w:t>as</w:t>
      </w:r>
      <w:r>
        <w:rPr>
          <w:spacing w:val="9"/>
        </w:rPr>
        <w:t xml:space="preserve"> </w:t>
      </w:r>
      <w:r>
        <w:t>similarly</w:t>
      </w:r>
      <w:r>
        <w:rPr>
          <w:spacing w:val="8"/>
        </w:rPr>
        <w:t xml:space="preserve"> </w:t>
      </w:r>
      <w:r>
        <w:t>flexible</w:t>
      </w:r>
    </w:p>
    <w:p w:rsidR="00DD7756" w:rsidRDefault="00DD7756" w:rsidP="005577A4">
      <w:pPr>
        <w:spacing w:line="408" w:lineRule="auto"/>
        <w:jc w:val="both"/>
        <w:sectPr w:rsidR="00DD7756">
          <w:footerReference w:type="default" r:id="rId73"/>
          <w:pgSz w:w="12240" w:h="15840"/>
          <w:pgMar w:top="1500" w:right="1100" w:bottom="1040" w:left="1680" w:header="0" w:footer="856" w:gutter="0"/>
          <w:pgNumType w:start="112"/>
          <w:cols w:space="720"/>
        </w:sectPr>
        <w:pPrChange w:id="251" w:author="Owner" w:date="2021-01-28T14:56:00Z">
          <w:pPr>
            <w:spacing w:line="408" w:lineRule="auto"/>
            <w:jc w:val="right"/>
          </w:pPr>
        </w:pPrChange>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8"/>
        <w:rPr>
          <w:sz w:val="20"/>
        </w:rPr>
      </w:pPr>
    </w:p>
    <w:p w:rsidR="00DD7756" w:rsidRDefault="00AD1397">
      <w:pPr>
        <w:spacing w:before="99" w:line="259" w:lineRule="auto"/>
        <w:ind w:left="2349" w:right="1524" w:hanging="1034"/>
      </w:pPr>
      <w:bookmarkStart w:id="252" w:name="_bookmark190"/>
      <w:bookmarkEnd w:id="252"/>
      <w:r>
        <w:rPr>
          <w:b/>
        </w:rPr>
        <w:t xml:space="preserve">Figure 4.6: </w:t>
      </w:r>
      <w:r>
        <w:t>Distribution of flexibility ratings for the 100-item samples of English and Nuuchahnulth</w:t>
      </w:r>
    </w:p>
    <w:p w:rsidR="00DD7756" w:rsidRDefault="00DD7756">
      <w:pPr>
        <w:pStyle w:val="BodyText"/>
        <w:rPr>
          <w:sz w:val="20"/>
        </w:rPr>
      </w:pPr>
    </w:p>
    <w:p w:rsidR="00DD7756" w:rsidRDefault="00AD1397">
      <w:pPr>
        <w:pStyle w:val="BodyText"/>
        <w:spacing w:before="2"/>
        <w:rPr>
          <w:sz w:val="16"/>
        </w:rPr>
      </w:pPr>
      <w:r>
        <w:rPr>
          <w:noProof/>
        </w:rPr>
        <w:drawing>
          <wp:anchor distT="0" distB="0" distL="0" distR="0" simplePos="0" relativeHeight="74" behindDoc="0" locked="0" layoutInCell="1" allowOverlap="1">
            <wp:simplePos x="0" y="0"/>
            <wp:positionH relativeFrom="page">
              <wp:posOffset>1259205</wp:posOffset>
            </wp:positionH>
            <wp:positionV relativeFrom="paragraph">
              <wp:posOffset>142439</wp:posOffset>
            </wp:positionV>
            <wp:extent cx="5484494" cy="258699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74" cstate="print"/>
                    <a:stretch>
                      <a:fillRect/>
                    </a:stretch>
                  </pic:blipFill>
                  <pic:spPr>
                    <a:xfrm>
                      <a:off x="0" y="0"/>
                      <a:ext cx="5484494" cy="2586990"/>
                    </a:xfrm>
                    <a:prstGeom prst="rect">
                      <a:avLst/>
                    </a:prstGeom>
                  </pic:spPr>
                </pic:pic>
              </a:graphicData>
            </a:graphic>
          </wp:anchor>
        </w:drawing>
      </w:r>
    </w:p>
    <w:p w:rsidR="00DD7756" w:rsidRDefault="00DD7756">
      <w:pPr>
        <w:pStyle w:val="BodyText"/>
        <w:spacing w:before="9"/>
        <w:rPr>
          <w:sz w:val="15"/>
        </w:rPr>
      </w:pPr>
    </w:p>
    <w:tbl>
      <w:tblPr>
        <w:tblW w:w="0" w:type="auto"/>
        <w:tblInd w:w="2289" w:type="dxa"/>
        <w:tblLayout w:type="fixed"/>
        <w:tblCellMar>
          <w:left w:w="0" w:type="dxa"/>
          <w:right w:w="0" w:type="dxa"/>
        </w:tblCellMar>
        <w:tblLook w:val="01E0"/>
      </w:tblPr>
      <w:tblGrid>
        <w:gridCol w:w="2054"/>
        <w:gridCol w:w="970"/>
        <w:gridCol w:w="1651"/>
      </w:tblGrid>
      <w:tr w:rsidR="00DD7756">
        <w:trPr>
          <w:trHeight w:val="395"/>
        </w:trPr>
        <w:tc>
          <w:tcPr>
            <w:tcW w:w="2054" w:type="dxa"/>
            <w:tcBorders>
              <w:top w:val="single" w:sz="8" w:space="0" w:color="000000"/>
              <w:bottom w:val="single" w:sz="6" w:space="0" w:color="000000"/>
            </w:tcBorders>
          </w:tcPr>
          <w:p w:rsidR="00DD7756" w:rsidRDefault="00DD7756">
            <w:pPr>
              <w:pStyle w:val="TableParagraph"/>
              <w:spacing w:before="0" w:line="240" w:lineRule="auto"/>
              <w:jc w:val="left"/>
              <w:rPr>
                <w:rFonts w:ascii="Times New Roman"/>
              </w:rPr>
            </w:pPr>
          </w:p>
        </w:tc>
        <w:tc>
          <w:tcPr>
            <w:tcW w:w="970" w:type="dxa"/>
            <w:tcBorders>
              <w:top w:val="single" w:sz="8" w:space="0" w:color="000000"/>
              <w:bottom w:val="single" w:sz="6" w:space="0" w:color="000000"/>
            </w:tcBorders>
          </w:tcPr>
          <w:p w:rsidR="00DD7756" w:rsidRDefault="00AD1397">
            <w:pPr>
              <w:pStyle w:val="TableParagraph"/>
              <w:spacing w:before="54" w:line="240" w:lineRule="auto"/>
              <w:ind w:left="97" w:right="97"/>
              <w:jc w:val="center"/>
              <w:rPr>
                <w:sz w:val="24"/>
              </w:rPr>
            </w:pPr>
            <w:r>
              <w:rPr>
                <w:sz w:val="24"/>
              </w:rPr>
              <w:t>English</w:t>
            </w:r>
          </w:p>
        </w:tc>
        <w:tc>
          <w:tcPr>
            <w:tcW w:w="1651" w:type="dxa"/>
            <w:tcBorders>
              <w:top w:val="single" w:sz="8" w:space="0" w:color="000000"/>
              <w:bottom w:val="single" w:sz="6" w:space="0" w:color="000000"/>
            </w:tcBorders>
          </w:tcPr>
          <w:p w:rsidR="00DD7756" w:rsidRDefault="00AD1397">
            <w:pPr>
              <w:pStyle w:val="TableParagraph"/>
              <w:spacing w:before="54" w:line="240" w:lineRule="auto"/>
              <w:ind w:left="97" w:right="94"/>
              <w:jc w:val="center"/>
              <w:rPr>
                <w:sz w:val="24"/>
              </w:rPr>
            </w:pPr>
            <w:r>
              <w:rPr>
                <w:sz w:val="24"/>
              </w:rPr>
              <w:t>Nuuchahnulth</w:t>
            </w:r>
          </w:p>
        </w:tc>
      </w:tr>
      <w:tr w:rsidR="00DD7756">
        <w:trPr>
          <w:trHeight w:val="334"/>
        </w:trPr>
        <w:tc>
          <w:tcPr>
            <w:tcW w:w="2054" w:type="dxa"/>
            <w:tcBorders>
              <w:top w:val="single" w:sz="6" w:space="0" w:color="000000"/>
            </w:tcBorders>
          </w:tcPr>
          <w:p w:rsidR="00DD7756" w:rsidRDefault="00AD1397">
            <w:pPr>
              <w:pStyle w:val="TableParagraph"/>
              <w:spacing w:before="53" w:line="262" w:lineRule="exact"/>
              <w:ind w:left="119"/>
              <w:jc w:val="left"/>
              <w:rPr>
                <w:sz w:val="24"/>
              </w:rPr>
            </w:pPr>
            <w:r>
              <w:rPr>
                <w:sz w:val="24"/>
              </w:rPr>
              <w:t>mean</w:t>
            </w:r>
          </w:p>
        </w:tc>
        <w:tc>
          <w:tcPr>
            <w:tcW w:w="970" w:type="dxa"/>
            <w:tcBorders>
              <w:top w:val="single" w:sz="6" w:space="0" w:color="000000"/>
            </w:tcBorders>
          </w:tcPr>
          <w:p w:rsidR="00DD7756" w:rsidRDefault="00AD1397">
            <w:pPr>
              <w:pStyle w:val="TableParagraph"/>
              <w:spacing w:before="53" w:line="262" w:lineRule="exact"/>
              <w:ind w:left="97" w:right="97"/>
              <w:jc w:val="center"/>
              <w:rPr>
                <w:sz w:val="24"/>
              </w:rPr>
            </w:pPr>
            <w:r>
              <w:rPr>
                <w:sz w:val="24"/>
              </w:rPr>
              <w:t>0.223</w:t>
            </w:r>
          </w:p>
        </w:tc>
        <w:tc>
          <w:tcPr>
            <w:tcW w:w="1651" w:type="dxa"/>
            <w:tcBorders>
              <w:top w:val="single" w:sz="6" w:space="0" w:color="000000"/>
            </w:tcBorders>
          </w:tcPr>
          <w:p w:rsidR="00DD7756" w:rsidRDefault="00AD1397">
            <w:pPr>
              <w:pStyle w:val="TableParagraph"/>
              <w:spacing w:before="53" w:line="262" w:lineRule="exact"/>
              <w:ind w:left="96" w:right="94"/>
              <w:jc w:val="center"/>
              <w:rPr>
                <w:sz w:val="24"/>
              </w:rPr>
            </w:pPr>
            <w:r>
              <w:rPr>
                <w:sz w:val="24"/>
              </w:rPr>
              <w:t>0.183</w:t>
            </w:r>
          </w:p>
        </w:tc>
      </w:tr>
      <w:tr w:rsidR="00DD7756">
        <w:trPr>
          <w:trHeight w:val="288"/>
        </w:trPr>
        <w:tc>
          <w:tcPr>
            <w:tcW w:w="2054" w:type="dxa"/>
          </w:tcPr>
          <w:p w:rsidR="00DD7756" w:rsidRDefault="00AD1397">
            <w:pPr>
              <w:pStyle w:val="TableParagraph"/>
              <w:spacing w:before="7" w:line="262" w:lineRule="exact"/>
              <w:ind w:left="119"/>
              <w:jc w:val="left"/>
              <w:rPr>
                <w:sz w:val="24"/>
              </w:rPr>
            </w:pPr>
            <w:r>
              <w:rPr>
                <w:sz w:val="24"/>
              </w:rPr>
              <w:t>median</w:t>
            </w:r>
          </w:p>
        </w:tc>
        <w:tc>
          <w:tcPr>
            <w:tcW w:w="970" w:type="dxa"/>
          </w:tcPr>
          <w:p w:rsidR="00DD7756" w:rsidRDefault="00AD1397">
            <w:pPr>
              <w:pStyle w:val="TableParagraph"/>
              <w:spacing w:before="7" w:line="262" w:lineRule="exact"/>
              <w:ind w:left="97" w:right="97"/>
              <w:jc w:val="center"/>
              <w:rPr>
                <w:sz w:val="24"/>
              </w:rPr>
            </w:pPr>
            <w:r>
              <w:rPr>
                <w:sz w:val="24"/>
              </w:rPr>
              <w:t>0.134</w:t>
            </w:r>
          </w:p>
        </w:tc>
        <w:tc>
          <w:tcPr>
            <w:tcW w:w="1651" w:type="dxa"/>
          </w:tcPr>
          <w:p w:rsidR="00DD7756" w:rsidRDefault="00AD1397">
            <w:pPr>
              <w:pStyle w:val="TableParagraph"/>
              <w:spacing w:before="7" w:line="262" w:lineRule="exact"/>
              <w:ind w:left="96" w:right="94"/>
              <w:jc w:val="center"/>
              <w:rPr>
                <w:sz w:val="24"/>
              </w:rPr>
            </w:pPr>
            <w:r>
              <w:rPr>
                <w:sz w:val="24"/>
              </w:rPr>
              <w:t>0.000</w:t>
            </w:r>
          </w:p>
        </w:tc>
      </w:tr>
      <w:tr w:rsidR="00DD7756">
        <w:trPr>
          <w:trHeight w:val="280"/>
        </w:trPr>
        <w:tc>
          <w:tcPr>
            <w:tcW w:w="2054" w:type="dxa"/>
          </w:tcPr>
          <w:p w:rsidR="00DD7756" w:rsidRDefault="00AD1397">
            <w:pPr>
              <w:pStyle w:val="TableParagraph"/>
              <w:spacing w:before="7" w:line="253" w:lineRule="exact"/>
              <w:ind w:left="119"/>
              <w:jc w:val="left"/>
              <w:rPr>
                <w:sz w:val="24"/>
              </w:rPr>
            </w:pPr>
            <w:r>
              <w:rPr>
                <w:sz w:val="24"/>
              </w:rPr>
              <w:t>standard deviation</w:t>
            </w:r>
          </w:p>
        </w:tc>
        <w:tc>
          <w:tcPr>
            <w:tcW w:w="970" w:type="dxa"/>
          </w:tcPr>
          <w:p w:rsidR="00DD7756" w:rsidRDefault="00AD1397">
            <w:pPr>
              <w:pStyle w:val="TableParagraph"/>
              <w:spacing w:before="7" w:line="253" w:lineRule="exact"/>
              <w:ind w:left="97" w:right="94"/>
              <w:jc w:val="center"/>
              <w:rPr>
                <w:sz w:val="24"/>
              </w:rPr>
            </w:pPr>
            <w:r>
              <w:rPr>
                <w:sz w:val="24"/>
              </w:rPr>
              <w:t>0.230</w:t>
            </w:r>
          </w:p>
        </w:tc>
        <w:tc>
          <w:tcPr>
            <w:tcW w:w="1651" w:type="dxa"/>
          </w:tcPr>
          <w:p w:rsidR="00DD7756" w:rsidRDefault="00AD1397">
            <w:pPr>
              <w:pStyle w:val="TableParagraph"/>
              <w:spacing w:before="7" w:line="253" w:lineRule="exact"/>
              <w:ind w:left="96" w:right="94"/>
              <w:jc w:val="center"/>
              <w:rPr>
                <w:sz w:val="24"/>
              </w:rPr>
            </w:pPr>
            <w:r>
              <w:rPr>
                <w:sz w:val="24"/>
              </w:rPr>
              <w:t>0.259</w:t>
            </w:r>
          </w:p>
        </w:tc>
      </w:tr>
    </w:tbl>
    <w:p w:rsidR="00DD7756" w:rsidRDefault="00DD7756">
      <w:pPr>
        <w:spacing w:line="253" w:lineRule="exact"/>
        <w:jc w:val="center"/>
        <w:rPr>
          <w:sz w:val="24"/>
        </w:rPr>
        <w:sectPr w:rsidR="00DD7756">
          <w:footerReference w:type="default" r:id="rId75"/>
          <w:pgSz w:w="12240" w:h="15840"/>
          <w:pgMar w:top="1500" w:right="1100" w:bottom="4580" w:left="1680" w:header="0" w:footer="438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8"/>
        <w:rPr>
          <w:sz w:val="20"/>
        </w:rPr>
      </w:pPr>
    </w:p>
    <w:p w:rsidR="00DD7756" w:rsidRDefault="00AD1397">
      <w:pPr>
        <w:spacing w:before="99" w:line="259" w:lineRule="auto"/>
        <w:ind w:left="2349" w:right="1524" w:hanging="1034"/>
      </w:pPr>
      <w:bookmarkStart w:id="253" w:name="_bookmark191"/>
      <w:bookmarkEnd w:id="253"/>
      <w:r>
        <w:rPr>
          <w:b/>
        </w:rPr>
        <w:t xml:space="preserve">Figure 4.7: </w:t>
      </w:r>
      <w:r>
        <w:t>Distribution of flexibility ratings for the small corpus samples of English and Nuuchahnulth</w:t>
      </w:r>
    </w:p>
    <w:p w:rsidR="00DD7756" w:rsidRDefault="00DD7756">
      <w:pPr>
        <w:pStyle w:val="BodyText"/>
        <w:rPr>
          <w:sz w:val="20"/>
        </w:rPr>
      </w:pPr>
    </w:p>
    <w:p w:rsidR="00DD7756" w:rsidRDefault="00AD1397">
      <w:pPr>
        <w:pStyle w:val="BodyText"/>
        <w:spacing w:before="2"/>
        <w:rPr>
          <w:sz w:val="16"/>
        </w:rPr>
      </w:pPr>
      <w:r>
        <w:rPr>
          <w:noProof/>
        </w:rPr>
        <w:drawing>
          <wp:anchor distT="0" distB="0" distL="0" distR="0" simplePos="0" relativeHeight="75" behindDoc="0" locked="0" layoutInCell="1" allowOverlap="1">
            <wp:simplePos x="0" y="0"/>
            <wp:positionH relativeFrom="page">
              <wp:posOffset>1259205</wp:posOffset>
            </wp:positionH>
            <wp:positionV relativeFrom="paragraph">
              <wp:posOffset>142439</wp:posOffset>
            </wp:positionV>
            <wp:extent cx="5484494" cy="258699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76" cstate="print"/>
                    <a:stretch>
                      <a:fillRect/>
                    </a:stretch>
                  </pic:blipFill>
                  <pic:spPr>
                    <a:xfrm>
                      <a:off x="0" y="0"/>
                      <a:ext cx="5484494" cy="2586990"/>
                    </a:xfrm>
                    <a:prstGeom prst="rect">
                      <a:avLst/>
                    </a:prstGeom>
                  </pic:spPr>
                </pic:pic>
              </a:graphicData>
            </a:graphic>
          </wp:anchor>
        </w:drawing>
      </w:r>
    </w:p>
    <w:p w:rsidR="00DD7756" w:rsidRDefault="00DD7756">
      <w:pPr>
        <w:pStyle w:val="BodyText"/>
        <w:spacing w:before="9"/>
        <w:rPr>
          <w:sz w:val="15"/>
        </w:rPr>
      </w:pPr>
    </w:p>
    <w:tbl>
      <w:tblPr>
        <w:tblW w:w="0" w:type="auto"/>
        <w:tblInd w:w="2289" w:type="dxa"/>
        <w:tblLayout w:type="fixed"/>
        <w:tblCellMar>
          <w:left w:w="0" w:type="dxa"/>
          <w:right w:w="0" w:type="dxa"/>
        </w:tblCellMar>
        <w:tblLook w:val="01E0"/>
      </w:tblPr>
      <w:tblGrid>
        <w:gridCol w:w="2054"/>
        <w:gridCol w:w="970"/>
        <w:gridCol w:w="1651"/>
      </w:tblGrid>
      <w:tr w:rsidR="00DD7756">
        <w:trPr>
          <w:trHeight w:val="395"/>
        </w:trPr>
        <w:tc>
          <w:tcPr>
            <w:tcW w:w="2054" w:type="dxa"/>
            <w:tcBorders>
              <w:top w:val="single" w:sz="8" w:space="0" w:color="000000"/>
              <w:bottom w:val="single" w:sz="6" w:space="0" w:color="000000"/>
            </w:tcBorders>
          </w:tcPr>
          <w:p w:rsidR="00DD7756" w:rsidRDefault="00DD7756">
            <w:pPr>
              <w:pStyle w:val="TableParagraph"/>
              <w:spacing w:before="0" w:line="240" w:lineRule="auto"/>
              <w:jc w:val="left"/>
              <w:rPr>
                <w:rFonts w:ascii="Times New Roman"/>
              </w:rPr>
            </w:pPr>
          </w:p>
        </w:tc>
        <w:tc>
          <w:tcPr>
            <w:tcW w:w="970" w:type="dxa"/>
            <w:tcBorders>
              <w:top w:val="single" w:sz="8" w:space="0" w:color="000000"/>
              <w:bottom w:val="single" w:sz="6" w:space="0" w:color="000000"/>
            </w:tcBorders>
          </w:tcPr>
          <w:p w:rsidR="00DD7756" w:rsidRDefault="00AD1397">
            <w:pPr>
              <w:pStyle w:val="TableParagraph"/>
              <w:spacing w:before="54" w:line="240" w:lineRule="auto"/>
              <w:ind w:left="97" w:right="97"/>
              <w:jc w:val="center"/>
              <w:rPr>
                <w:sz w:val="24"/>
              </w:rPr>
            </w:pPr>
            <w:r>
              <w:rPr>
                <w:sz w:val="24"/>
              </w:rPr>
              <w:t>English</w:t>
            </w:r>
          </w:p>
        </w:tc>
        <w:tc>
          <w:tcPr>
            <w:tcW w:w="1651" w:type="dxa"/>
            <w:tcBorders>
              <w:top w:val="single" w:sz="8" w:space="0" w:color="000000"/>
              <w:bottom w:val="single" w:sz="6" w:space="0" w:color="000000"/>
            </w:tcBorders>
          </w:tcPr>
          <w:p w:rsidR="00DD7756" w:rsidRDefault="00AD1397">
            <w:pPr>
              <w:pStyle w:val="TableParagraph"/>
              <w:spacing w:before="54" w:line="240" w:lineRule="auto"/>
              <w:ind w:left="97" w:right="94"/>
              <w:jc w:val="center"/>
              <w:rPr>
                <w:sz w:val="24"/>
              </w:rPr>
            </w:pPr>
            <w:r>
              <w:rPr>
                <w:sz w:val="24"/>
              </w:rPr>
              <w:t>Nuuchahnulth</w:t>
            </w:r>
          </w:p>
        </w:tc>
      </w:tr>
      <w:tr w:rsidR="00DD7756">
        <w:trPr>
          <w:trHeight w:val="334"/>
        </w:trPr>
        <w:tc>
          <w:tcPr>
            <w:tcW w:w="2054" w:type="dxa"/>
            <w:tcBorders>
              <w:top w:val="single" w:sz="6" w:space="0" w:color="000000"/>
            </w:tcBorders>
          </w:tcPr>
          <w:p w:rsidR="00DD7756" w:rsidRDefault="00AD1397">
            <w:pPr>
              <w:pStyle w:val="TableParagraph"/>
              <w:spacing w:before="53" w:line="262" w:lineRule="exact"/>
              <w:ind w:left="119"/>
              <w:jc w:val="left"/>
              <w:rPr>
                <w:sz w:val="24"/>
              </w:rPr>
            </w:pPr>
            <w:r>
              <w:rPr>
                <w:sz w:val="24"/>
              </w:rPr>
              <w:t>mean</w:t>
            </w:r>
          </w:p>
        </w:tc>
        <w:tc>
          <w:tcPr>
            <w:tcW w:w="970" w:type="dxa"/>
            <w:tcBorders>
              <w:top w:val="single" w:sz="6" w:space="0" w:color="000000"/>
            </w:tcBorders>
          </w:tcPr>
          <w:p w:rsidR="00DD7756" w:rsidRDefault="00AD1397">
            <w:pPr>
              <w:pStyle w:val="TableParagraph"/>
              <w:spacing w:before="53" w:line="262" w:lineRule="exact"/>
              <w:ind w:left="97" w:right="97"/>
              <w:jc w:val="center"/>
              <w:rPr>
                <w:sz w:val="24"/>
              </w:rPr>
            </w:pPr>
            <w:r>
              <w:rPr>
                <w:sz w:val="24"/>
              </w:rPr>
              <w:t>0.122</w:t>
            </w:r>
          </w:p>
        </w:tc>
        <w:tc>
          <w:tcPr>
            <w:tcW w:w="1651" w:type="dxa"/>
            <w:tcBorders>
              <w:top w:val="single" w:sz="6" w:space="0" w:color="000000"/>
            </w:tcBorders>
          </w:tcPr>
          <w:p w:rsidR="00DD7756" w:rsidRDefault="00AD1397">
            <w:pPr>
              <w:pStyle w:val="TableParagraph"/>
              <w:spacing w:before="53" w:line="262" w:lineRule="exact"/>
              <w:ind w:left="96" w:right="94"/>
              <w:jc w:val="center"/>
              <w:rPr>
                <w:sz w:val="24"/>
              </w:rPr>
            </w:pPr>
            <w:r>
              <w:rPr>
                <w:sz w:val="24"/>
              </w:rPr>
              <w:t>0.143</w:t>
            </w:r>
          </w:p>
        </w:tc>
      </w:tr>
      <w:tr w:rsidR="00DD7756">
        <w:trPr>
          <w:trHeight w:val="288"/>
        </w:trPr>
        <w:tc>
          <w:tcPr>
            <w:tcW w:w="2054" w:type="dxa"/>
          </w:tcPr>
          <w:p w:rsidR="00DD7756" w:rsidRDefault="00AD1397">
            <w:pPr>
              <w:pStyle w:val="TableParagraph"/>
              <w:spacing w:before="7" w:line="262" w:lineRule="exact"/>
              <w:ind w:left="119"/>
              <w:jc w:val="left"/>
              <w:rPr>
                <w:sz w:val="24"/>
              </w:rPr>
            </w:pPr>
            <w:r>
              <w:rPr>
                <w:sz w:val="24"/>
              </w:rPr>
              <w:t>median</w:t>
            </w:r>
          </w:p>
        </w:tc>
        <w:tc>
          <w:tcPr>
            <w:tcW w:w="970" w:type="dxa"/>
          </w:tcPr>
          <w:p w:rsidR="00DD7756" w:rsidRDefault="00AD1397">
            <w:pPr>
              <w:pStyle w:val="TableParagraph"/>
              <w:spacing w:before="7" w:line="262" w:lineRule="exact"/>
              <w:ind w:left="97" w:right="97"/>
              <w:jc w:val="center"/>
              <w:rPr>
                <w:sz w:val="24"/>
              </w:rPr>
            </w:pPr>
            <w:r>
              <w:rPr>
                <w:sz w:val="24"/>
              </w:rPr>
              <w:t>0.000</w:t>
            </w:r>
          </w:p>
        </w:tc>
        <w:tc>
          <w:tcPr>
            <w:tcW w:w="1651" w:type="dxa"/>
          </w:tcPr>
          <w:p w:rsidR="00DD7756" w:rsidRDefault="00AD1397">
            <w:pPr>
              <w:pStyle w:val="TableParagraph"/>
              <w:spacing w:before="7" w:line="262" w:lineRule="exact"/>
              <w:ind w:left="96" w:right="94"/>
              <w:jc w:val="center"/>
              <w:rPr>
                <w:sz w:val="24"/>
              </w:rPr>
            </w:pPr>
            <w:r>
              <w:rPr>
                <w:sz w:val="24"/>
              </w:rPr>
              <w:t>0.000</w:t>
            </w:r>
          </w:p>
        </w:tc>
      </w:tr>
      <w:tr w:rsidR="00DD7756">
        <w:trPr>
          <w:trHeight w:val="280"/>
        </w:trPr>
        <w:tc>
          <w:tcPr>
            <w:tcW w:w="2054" w:type="dxa"/>
          </w:tcPr>
          <w:p w:rsidR="00DD7756" w:rsidRDefault="00AD1397">
            <w:pPr>
              <w:pStyle w:val="TableParagraph"/>
              <w:spacing w:before="7" w:line="253" w:lineRule="exact"/>
              <w:ind w:left="119"/>
              <w:jc w:val="left"/>
              <w:rPr>
                <w:sz w:val="24"/>
              </w:rPr>
            </w:pPr>
            <w:r>
              <w:rPr>
                <w:sz w:val="24"/>
              </w:rPr>
              <w:t>standard deviation</w:t>
            </w:r>
          </w:p>
        </w:tc>
        <w:tc>
          <w:tcPr>
            <w:tcW w:w="970" w:type="dxa"/>
          </w:tcPr>
          <w:p w:rsidR="00DD7756" w:rsidRDefault="00AD1397">
            <w:pPr>
              <w:pStyle w:val="TableParagraph"/>
              <w:spacing w:before="7" w:line="253" w:lineRule="exact"/>
              <w:ind w:left="97" w:right="94"/>
              <w:jc w:val="center"/>
              <w:rPr>
                <w:sz w:val="24"/>
              </w:rPr>
            </w:pPr>
            <w:r>
              <w:rPr>
                <w:sz w:val="24"/>
              </w:rPr>
              <w:t>0.226</w:t>
            </w:r>
          </w:p>
        </w:tc>
        <w:tc>
          <w:tcPr>
            <w:tcW w:w="1651" w:type="dxa"/>
          </w:tcPr>
          <w:p w:rsidR="00DD7756" w:rsidRDefault="00AD1397">
            <w:pPr>
              <w:pStyle w:val="TableParagraph"/>
              <w:spacing w:before="7" w:line="253" w:lineRule="exact"/>
              <w:ind w:left="96" w:right="94"/>
              <w:jc w:val="center"/>
              <w:rPr>
                <w:sz w:val="24"/>
              </w:rPr>
            </w:pPr>
            <w:r>
              <w:rPr>
                <w:sz w:val="24"/>
              </w:rPr>
              <w:t>0.243</w:t>
            </w:r>
          </w:p>
        </w:tc>
      </w:tr>
    </w:tbl>
    <w:p w:rsidR="00DD7756" w:rsidRDefault="00DD7756">
      <w:pPr>
        <w:spacing w:line="253" w:lineRule="exact"/>
        <w:jc w:val="center"/>
        <w:rPr>
          <w:sz w:val="24"/>
        </w:rPr>
        <w:sectPr w:rsidR="00DD7756">
          <w:pgSz w:w="12240" w:h="15840"/>
          <w:pgMar w:top="1500" w:right="1100" w:bottom="4580" w:left="1680" w:header="0" w:footer="4386" w:gutter="0"/>
          <w:cols w:space="720"/>
        </w:sectPr>
      </w:pPr>
    </w:p>
    <w:p w:rsidR="00DD7756" w:rsidRDefault="00AD1397">
      <w:pPr>
        <w:spacing w:before="73" w:line="259" w:lineRule="auto"/>
        <w:ind w:left="2254" w:right="1524" w:hanging="939"/>
      </w:pPr>
      <w:bookmarkStart w:id="254" w:name="_bookmark192"/>
      <w:bookmarkEnd w:id="254"/>
      <w:r>
        <w:rPr>
          <w:b/>
          <w:spacing w:val="-3"/>
        </w:rPr>
        <w:lastRenderedPageBreak/>
        <w:t>Table</w:t>
      </w:r>
      <w:r>
        <w:rPr>
          <w:b/>
          <w:spacing w:val="-7"/>
        </w:rPr>
        <w:t xml:space="preserve"> </w:t>
      </w:r>
      <w:r>
        <w:rPr>
          <w:b/>
        </w:rPr>
        <w:t>4.2:</w:t>
      </w:r>
      <w:r>
        <w:rPr>
          <w:b/>
          <w:spacing w:val="9"/>
        </w:rPr>
        <w:t xml:space="preserve"> </w:t>
      </w:r>
      <w:r>
        <w:t>One-sided,</w:t>
      </w:r>
      <w:r>
        <w:rPr>
          <w:spacing w:val="-18"/>
        </w:rPr>
        <w:t xml:space="preserve"> </w:t>
      </w:r>
      <w:r>
        <w:t>one-sample</w:t>
      </w:r>
      <w:r>
        <w:rPr>
          <w:spacing w:val="-21"/>
        </w:rPr>
        <w:t xml:space="preserve"> </w:t>
      </w:r>
      <w:r>
        <w:t>sign</w:t>
      </w:r>
      <w:r>
        <w:rPr>
          <w:spacing w:val="-22"/>
        </w:rPr>
        <w:t xml:space="preserve"> </w:t>
      </w:r>
      <w:r>
        <w:t>tests</w:t>
      </w:r>
      <w:r>
        <w:rPr>
          <w:spacing w:val="-21"/>
        </w:rPr>
        <w:t xml:space="preserve"> </w:t>
      </w:r>
      <w:r>
        <w:t>for</w:t>
      </w:r>
      <w:r>
        <w:rPr>
          <w:spacing w:val="-21"/>
        </w:rPr>
        <w:t xml:space="preserve"> </w:t>
      </w:r>
      <w:r>
        <w:t>deviation</w:t>
      </w:r>
      <w:r>
        <w:rPr>
          <w:spacing w:val="-21"/>
        </w:rPr>
        <w:t xml:space="preserve"> </w:t>
      </w:r>
      <w:r>
        <w:t>from</w:t>
      </w:r>
      <w:r>
        <w:rPr>
          <w:spacing w:val="-21"/>
        </w:rPr>
        <w:t xml:space="preserve"> </w:t>
      </w:r>
      <w:r>
        <w:t>zero</w:t>
      </w:r>
      <w:r>
        <w:rPr>
          <w:spacing w:val="-21"/>
        </w:rPr>
        <w:t xml:space="preserve"> </w:t>
      </w:r>
      <w:r>
        <w:t>for</w:t>
      </w:r>
      <w:r>
        <w:rPr>
          <w:spacing w:val="-21"/>
        </w:rPr>
        <w:t xml:space="preserve"> </w:t>
      </w:r>
      <w:r>
        <w:t>each corpus</w:t>
      </w:r>
      <w:r>
        <w:rPr>
          <w:spacing w:val="-2"/>
        </w:rPr>
        <w:t xml:space="preserve"> </w:t>
      </w:r>
      <w:r>
        <w:t>sample</w:t>
      </w:r>
    </w:p>
    <w:p w:rsidR="00DD7756" w:rsidRDefault="00DD7756">
      <w:pPr>
        <w:pStyle w:val="BodyText"/>
        <w:spacing w:before="10"/>
        <w:rPr>
          <w:sz w:val="18"/>
        </w:rPr>
      </w:pPr>
    </w:p>
    <w:tbl>
      <w:tblPr>
        <w:tblW w:w="0" w:type="auto"/>
        <w:tblInd w:w="2257" w:type="dxa"/>
        <w:tblLayout w:type="fixed"/>
        <w:tblCellMar>
          <w:left w:w="0" w:type="dxa"/>
          <w:right w:w="0" w:type="dxa"/>
        </w:tblCellMar>
        <w:tblLook w:val="01E0"/>
      </w:tblPr>
      <w:tblGrid>
        <w:gridCol w:w="2945"/>
        <w:gridCol w:w="683"/>
        <w:gridCol w:w="1110"/>
      </w:tblGrid>
      <w:tr w:rsidR="00DD7756">
        <w:trPr>
          <w:trHeight w:val="395"/>
        </w:trPr>
        <w:tc>
          <w:tcPr>
            <w:tcW w:w="2945"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sample</w:t>
            </w:r>
          </w:p>
        </w:tc>
        <w:tc>
          <w:tcPr>
            <w:tcW w:w="683" w:type="dxa"/>
            <w:tcBorders>
              <w:top w:val="single" w:sz="8" w:space="0" w:color="000000"/>
              <w:bottom w:val="single" w:sz="6" w:space="0" w:color="000000"/>
            </w:tcBorders>
          </w:tcPr>
          <w:p w:rsidR="00DD7756" w:rsidRDefault="00AD1397">
            <w:pPr>
              <w:pStyle w:val="TableParagraph"/>
              <w:spacing w:before="54" w:line="240" w:lineRule="auto"/>
              <w:ind w:right="117"/>
              <w:rPr>
                <w:sz w:val="24"/>
              </w:rPr>
            </w:pPr>
            <w:r>
              <w:rPr>
                <w:w w:val="99"/>
                <w:sz w:val="24"/>
              </w:rPr>
              <w:t>V</w:t>
            </w:r>
          </w:p>
        </w:tc>
        <w:tc>
          <w:tcPr>
            <w:tcW w:w="1110"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p-value</w:t>
            </w:r>
          </w:p>
        </w:tc>
      </w:tr>
      <w:tr w:rsidR="00DD7756">
        <w:trPr>
          <w:trHeight w:val="334"/>
        </w:trPr>
        <w:tc>
          <w:tcPr>
            <w:tcW w:w="2945" w:type="dxa"/>
            <w:tcBorders>
              <w:top w:val="single" w:sz="6" w:space="0" w:color="000000"/>
            </w:tcBorders>
          </w:tcPr>
          <w:p w:rsidR="00DD7756" w:rsidRDefault="00AD1397">
            <w:pPr>
              <w:pStyle w:val="TableParagraph"/>
              <w:spacing w:before="53" w:line="262" w:lineRule="exact"/>
              <w:ind w:left="119"/>
              <w:jc w:val="left"/>
              <w:rPr>
                <w:sz w:val="24"/>
              </w:rPr>
            </w:pPr>
            <w:r>
              <w:rPr>
                <w:sz w:val="24"/>
              </w:rPr>
              <w:t>English 100 items</w:t>
            </w:r>
          </w:p>
        </w:tc>
        <w:tc>
          <w:tcPr>
            <w:tcW w:w="683" w:type="dxa"/>
            <w:tcBorders>
              <w:top w:val="single" w:sz="6" w:space="0" w:color="000000"/>
            </w:tcBorders>
          </w:tcPr>
          <w:p w:rsidR="00DD7756" w:rsidRDefault="00AD1397">
            <w:pPr>
              <w:pStyle w:val="TableParagraph"/>
              <w:spacing w:before="53" w:line="262" w:lineRule="exact"/>
              <w:ind w:right="117"/>
              <w:rPr>
                <w:sz w:val="24"/>
              </w:rPr>
            </w:pPr>
            <w:r>
              <w:rPr>
                <w:w w:val="95"/>
                <w:sz w:val="24"/>
              </w:rPr>
              <w:t>4371</w:t>
            </w:r>
          </w:p>
        </w:tc>
        <w:tc>
          <w:tcPr>
            <w:tcW w:w="1110" w:type="dxa"/>
            <w:tcBorders>
              <w:top w:val="single" w:sz="6" w:space="0" w:color="000000"/>
            </w:tcBorders>
          </w:tcPr>
          <w:p w:rsidR="00DD7756" w:rsidRDefault="00AD1397">
            <w:pPr>
              <w:pStyle w:val="TableParagraph"/>
              <w:spacing w:before="53" w:line="262" w:lineRule="exact"/>
              <w:ind w:left="119"/>
              <w:jc w:val="left"/>
              <w:rPr>
                <w:sz w:val="24"/>
              </w:rPr>
            </w:pPr>
            <w:r>
              <w:rPr>
                <w:sz w:val="24"/>
              </w:rPr>
              <w:t>p &lt; .0001</w:t>
            </w:r>
          </w:p>
        </w:tc>
      </w:tr>
      <w:tr w:rsidR="00DD7756">
        <w:trPr>
          <w:trHeight w:val="288"/>
        </w:trPr>
        <w:tc>
          <w:tcPr>
            <w:tcW w:w="2945" w:type="dxa"/>
          </w:tcPr>
          <w:p w:rsidR="00DD7756" w:rsidRDefault="00AD1397">
            <w:pPr>
              <w:pStyle w:val="TableParagraph"/>
              <w:spacing w:before="7" w:line="262" w:lineRule="exact"/>
              <w:ind w:left="119"/>
              <w:jc w:val="left"/>
              <w:rPr>
                <w:sz w:val="24"/>
              </w:rPr>
            </w:pPr>
            <w:r>
              <w:rPr>
                <w:sz w:val="24"/>
              </w:rPr>
              <w:t>Nuuchahnulth 100 items</w:t>
            </w:r>
          </w:p>
        </w:tc>
        <w:tc>
          <w:tcPr>
            <w:tcW w:w="683" w:type="dxa"/>
          </w:tcPr>
          <w:p w:rsidR="00DD7756" w:rsidRDefault="00AD1397">
            <w:pPr>
              <w:pStyle w:val="TableParagraph"/>
              <w:spacing w:before="7" w:line="262" w:lineRule="exact"/>
              <w:ind w:right="116"/>
              <w:rPr>
                <w:sz w:val="24"/>
              </w:rPr>
            </w:pPr>
            <w:r>
              <w:rPr>
                <w:w w:val="95"/>
                <w:sz w:val="24"/>
              </w:rPr>
              <w:t>903</w:t>
            </w:r>
          </w:p>
        </w:tc>
        <w:tc>
          <w:tcPr>
            <w:tcW w:w="1110" w:type="dxa"/>
          </w:tcPr>
          <w:p w:rsidR="00DD7756" w:rsidRDefault="00AD1397">
            <w:pPr>
              <w:pStyle w:val="TableParagraph"/>
              <w:spacing w:before="7" w:line="262" w:lineRule="exact"/>
              <w:ind w:left="120"/>
              <w:jc w:val="left"/>
              <w:rPr>
                <w:sz w:val="24"/>
              </w:rPr>
            </w:pPr>
            <w:r>
              <w:rPr>
                <w:sz w:val="24"/>
              </w:rPr>
              <w:t>p &lt; .0001</w:t>
            </w:r>
          </w:p>
        </w:tc>
      </w:tr>
      <w:tr w:rsidR="00DD7756">
        <w:trPr>
          <w:trHeight w:val="288"/>
        </w:trPr>
        <w:tc>
          <w:tcPr>
            <w:tcW w:w="2945" w:type="dxa"/>
          </w:tcPr>
          <w:p w:rsidR="00DD7756" w:rsidRDefault="00AD1397">
            <w:pPr>
              <w:pStyle w:val="TableParagraph"/>
              <w:spacing w:before="7" w:line="262" w:lineRule="exact"/>
              <w:ind w:left="119"/>
              <w:jc w:val="left"/>
              <w:rPr>
                <w:sz w:val="24"/>
              </w:rPr>
            </w:pPr>
            <w:r>
              <w:rPr>
                <w:sz w:val="24"/>
              </w:rPr>
              <w:t>English small corpus</w:t>
            </w:r>
          </w:p>
        </w:tc>
        <w:tc>
          <w:tcPr>
            <w:tcW w:w="683" w:type="dxa"/>
          </w:tcPr>
          <w:p w:rsidR="00DD7756" w:rsidRDefault="00AD1397">
            <w:pPr>
              <w:pStyle w:val="TableParagraph"/>
              <w:spacing w:before="7" w:line="262" w:lineRule="exact"/>
              <w:ind w:right="117"/>
              <w:rPr>
                <w:sz w:val="24"/>
              </w:rPr>
            </w:pPr>
            <w:r>
              <w:rPr>
                <w:w w:val="95"/>
                <w:sz w:val="24"/>
              </w:rPr>
              <w:t>861</w:t>
            </w:r>
          </w:p>
        </w:tc>
        <w:tc>
          <w:tcPr>
            <w:tcW w:w="1110" w:type="dxa"/>
          </w:tcPr>
          <w:p w:rsidR="00DD7756" w:rsidRDefault="00AD1397">
            <w:pPr>
              <w:pStyle w:val="TableParagraph"/>
              <w:spacing w:before="7" w:line="262" w:lineRule="exact"/>
              <w:ind w:left="119"/>
              <w:jc w:val="left"/>
              <w:rPr>
                <w:sz w:val="24"/>
              </w:rPr>
            </w:pPr>
            <w:r>
              <w:rPr>
                <w:sz w:val="24"/>
              </w:rPr>
              <w:t>p &lt; .0001</w:t>
            </w:r>
          </w:p>
        </w:tc>
      </w:tr>
      <w:tr w:rsidR="00DD7756">
        <w:trPr>
          <w:trHeight w:val="349"/>
        </w:trPr>
        <w:tc>
          <w:tcPr>
            <w:tcW w:w="2945" w:type="dxa"/>
            <w:tcBorders>
              <w:bottom w:val="single" w:sz="8" w:space="0" w:color="000000"/>
            </w:tcBorders>
          </w:tcPr>
          <w:p w:rsidR="00DD7756" w:rsidRDefault="00AD1397">
            <w:pPr>
              <w:pStyle w:val="TableParagraph"/>
              <w:spacing w:before="7" w:line="240" w:lineRule="auto"/>
              <w:ind w:left="119"/>
              <w:jc w:val="left"/>
              <w:rPr>
                <w:sz w:val="24"/>
              </w:rPr>
            </w:pPr>
            <w:r>
              <w:rPr>
                <w:sz w:val="24"/>
              </w:rPr>
              <w:t>Nuuchahnulth small corpus</w:t>
            </w:r>
          </w:p>
        </w:tc>
        <w:tc>
          <w:tcPr>
            <w:tcW w:w="683" w:type="dxa"/>
            <w:tcBorders>
              <w:bottom w:val="single" w:sz="8" w:space="0" w:color="000000"/>
            </w:tcBorders>
          </w:tcPr>
          <w:p w:rsidR="00DD7756" w:rsidRDefault="00AD1397">
            <w:pPr>
              <w:pStyle w:val="TableParagraph"/>
              <w:spacing w:before="7" w:line="240" w:lineRule="auto"/>
              <w:ind w:right="115"/>
              <w:rPr>
                <w:sz w:val="24"/>
              </w:rPr>
            </w:pPr>
            <w:r>
              <w:rPr>
                <w:w w:val="95"/>
                <w:sz w:val="24"/>
              </w:rPr>
              <w:t>7381</w:t>
            </w:r>
          </w:p>
        </w:tc>
        <w:tc>
          <w:tcPr>
            <w:tcW w:w="1110" w:type="dxa"/>
            <w:tcBorders>
              <w:bottom w:val="single" w:sz="8" w:space="0" w:color="000000"/>
            </w:tcBorders>
          </w:tcPr>
          <w:p w:rsidR="00DD7756" w:rsidRDefault="00AD1397">
            <w:pPr>
              <w:pStyle w:val="TableParagraph"/>
              <w:spacing w:before="7" w:line="240" w:lineRule="auto"/>
              <w:ind w:left="121"/>
              <w:jc w:val="left"/>
              <w:rPr>
                <w:sz w:val="24"/>
              </w:rPr>
            </w:pPr>
            <w:r>
              <w:rPr>
                <w:sz w:val="24"/>
              </w:rPr>
              <w:t>p &lt; .0001</w:t>
            </w:r>
          </w:p>
        </w:tc>
      </w:tr>
    </w:tbl>
    <w:p w:rsidR="00DD7756" w:rsidRDefault="00DD7756">
      <w:pPr>
        <w:pStyle w:val="BodyText"/>
      </w:pPr>
    </w:p>
    <w:p w:rsidR="00DD7756" w:rsidRDefault="00AD1397">
      <w:pPr>
        <w:pStyle w:val="BodyText"/>
        <w:spacing w:before="140" w:line="420" w:lineRule="auto"/>
        <w:ind w:left="120" w:right="334"/>
        <w:jc w:val="both"/>
      </w:pPr>
      <w:r>
        <w:t xml:space="preserve">to Nuuchahnulth. Of course, it may be that this difference is due to the large difference in corpus sizes between English and Nuuchahnulth, an issue which is explored in </w:t>
      </w:r>
      <w:hyperlink w:anchor="_bookmark196" w:history="1">
        <w:r>
          <w:rPr>
            <w:color w:val="007FFF"/>
          </w:rPr>
          <w:t>Section 4.4</w:t>
        </w:r>
      </w:hyperlink>
      <w:r>
        <w:t>.</w:t>
      </w:r>
    </w:p>
    <w:p w:rsidR="00DD7756" w:rsidRDefault="00AD1397">
      <w:pPr>
        <w:pStyle w:val="BodyText"/>
        <w:spacing w:line="420" w:lineRule="auto"/>
        <w:ind w:left="120" w:right="332" w:firstLine="358"/>
        <w:jc w:val="both"/>
      </w:pPr>
      <w:r>
        <w:t xml:space="preserve">Thus the answer to the question, </w:t>
      </w:r>
      <w:r>
        <w:rPr>
          <w:spacing w:val="-4"/>
        </w:rPr>
        <w:t xml:space="preserve">“Are </w:t>
      </w:r>
      <w:r>
        <w:t xml:space="preserve">some lexical items more flexible than others?” is unsurprisingly </w:t>
      </w:r>
      <w:r>
        <w:rPr>
          <w:spacing w:val="-3"/>
        </w:rPr>
        <w:t xml:space="preserve">“yes”. </w:t>
      </w:r>
      <w:r>
        <w:rPr>
          <w:spacing w:val="-8"/>
        </w:rPr>
        <w:t xml:space="preserve">To </w:t>
      </w:r>
      <w:r>
        <w:t>pose a related question, “Can it be shown empirically and quantita- tively</w:t>
      </w:r>
      <w:r>
        <w:rPr>
          <w:spacing w:val="-13"/>
        </w:rPr>
        <w:t xml:space="preserve"> </w:t>
      </w:r>
      <w:r>
        <w:t>that</w:t>
      </w:r>
      <w:r>
        <w:rPr>
          <w:spacing w:val="-11"/>
        </w:rPr>
        <w:t xml:space="preserve"> </w:t>
      </w:r>
      <w:r>
        <w:t>some</w:t>
      </w:r>
      <w:r>
        <w:rPr>
          <w:spacing w:val="-12"/>
        </w:rPr>
        <w:t xml:space="preserve"> </w:t>
      </w:r>
      <w:r>
        <w:t>lexical</w:t>
      </w:r>
      <w:r>
        <w:rPr>
          <w:spacing w:val="-13"/>
        </w:rPr>
        <w:t xml:space="preserve"> </w:t>
      </w:r>
      <w:r>
        <w:t>items</w:t>
      </w:r>
      <w:r>
        <w:rPr>
          <w:spacing w:val="-12"/>
        </w:rPr>
        <w:t xml:space="preserve"> </w:t>
      </w:r>
      <w:r>
        <w:t>are</w:t>
      </w:r>
      <w:r>
        <w:rPr>
          <w:spacing w:val="-12"/>
        </w:rPr>
        <w:t xml:space="preserve"> </w:t>
      </w:r>
      <w:r>
        <w:t>more</w:t>
      </w:r>
      <w:r>
        <w:rPr>
          <w:spacing w:val="-13"/>
        </w:rPr>
        <w:t xml:space="preserve"> </w:t>
      </w:r>
      <w:r>
        <w:t>flexible</w:t>
      </w:r>
      <w:r>
        <w:rPr>
          <w:spacing w:val="-12"/>
        </w:rPr>
        <w:t xml:space="preserve"> </w:t>
      </w:r>
      <w:r>
        <w:t>than</w:t>
      </w:r>
      <w:r>
        <w:rPr>
          <w:spacing w:val="-11"/>
        </w:rPr>
        <w:t xml:space="preserve"> </w:t>
      </w:r>
      <w:r>
        <w:t>others,</w:t>
      </w:r>
      <w:r>
        <w:rPr>
          <w:spacing w:val="-11"/>
        </w:rPr>
        <w:t xml:space="preserve"> </w:t>
      </w:r>
      <w:r>
        <w:t>as</w:t>
      </w:r>
      <w:r>
        <w:rPr>
          <w:spacing w:val="-12"/>
        </w:rPr>
        <w:t xml:space="preserve"> </w:t>
      </w:r>
      <w:r>
        <w:t>many</w:t>
      </w:r>
      <w:r>
        <w:rPr>
          <w:spacing w:val="-11"/>
        </w:rPr>
        <w:t xml:space="preserve"> </w:t>
      </w:r>
      <w:r>
        <w:t>linguists</w:t>
      </w:r>
      <w:r>
        <w:rPr>
          <w:spacing w:val="-13"/>
        </w:rPr>
        <w:t xml:space="preserve"> </w:t>
      </w:r>
      <w:r>
        <w:t>have</w:t>
      </w:r>
      <w:r>
        <w:rPr>
          <w:spacing w:val="-12"/>
        </w:rPr>
        <w:t xml:space="preserve"> </w:t>
      </w:r>
      <w:r>
        <w:t xml:space="preserve">claimed?”. The answer is again, </w:t>
      </w:r>
      <w:r>
        <w:rPr>
          <w:spacing w:val="-3"/>
        </w:rPr>
        <w:t xml:space="preserve">“yes”. </w:t>
      </w:r>
      <w:r>
        <w:t>If we want to evaluate the claim that some languages are more or less flexible than others, it must be possible to quantify that flexibility at the level of the individual</w:t>
      </w:r>
      <w:r>
        <w:rPr>
          <w:spacing w:val="-8"/>
        </w:rPr>
        <w:t xml:space="preserve"> </w:t>
      </w:r>
      <w:r>
        <w:t>lexical</w:t>
      </w:r>
      <w:r>
        <w:rPr>
          <w:spacing w:val="-7"/>
        </w:rPr>
        <w:t xml:space="preserve"> </w:t>
      </w:r>
      <w:r>
        <w:t>item</w:t>
      </w:r>
      <w:r>
        <w:rPr>
          <w:spacing w:val="-7"/>
        </w:rPr>
        <w:t xml:space="preserve"> </w:t>
      </w:r>
      <w:r>
        <w:t>and</w:t>
      </w:r>
      <w:r>
        <w:rPr>
          <w:spacing w:val="-8"/>
        </w:rPr>
        <w:t xml:space="preserve"> </w:t>
      </w:r>
      <w:r>
        <w:t>compare</w:t>
      </w:r>
      <w:r>
        <w:rPr>
          <w:spacing w:val="-7"/>
        </w:rPr>
        <w:t xml:space="preserve"> </w:t>
      </w:r>
      <w:r>
        <w:t>them</w:t>
      </w:r>
      <w:r>
        <w:rPr>
          <w:spacing w:val="-7"/>
        </w:rPr>
        <w:t xml:space="preserve"> </w:t>
      </w:r>
      <w:r>
        <w:t>in</w:t>
      </w:r>
      <w:r>
        <w:rPr>
          <w:spacing w:val="-8"/>
        </w:rPr>
        <w:t xml:space="preserve"> </w:t>
      </w:r>
      <w:r>
        <w:t>a</w:t>
      </w:r>
      <w:r>
        <w:rPr>
          <w:spacing w:val="-7"/>
        </w:rPr>
        <w:t xml:space="preserve"> </w:t>
      </w:r>
      <w:r>
        <w:t>meaningful</w:t>
      </w:r>
      <w:r>
        <w:rPr>
          <w:spacing w:val="-7"/>
        </w:rPr>
        <w:t xml:space="preserve"> </w:t>
      </w:r>
      <w:r>
        <w:rPr>
          <w:spacing w:val="-4"/>
        </w:rPr>
        <w:t>way.</w:t>
      </w:r>
      <w:r>
        <w:rPr>
          <w:spacing w:val="13"/>
        </w:rPr>
        <w:t xml:space="preserve"> </w:t>
      </w:r>
      <w:r>
        <w:t>The</w:t>
      </w:r>
      <w:r>
        <w:rPr>
          <w:spacing w:val="-7"/>
        </w:rPr>
        <w:t xml:space="preserve"> </w:t>
      </w:r>
      <w:r>
        <w:t>data</w:t>
      </w:r>
      <w:r>
        <w:rPr>
          <w:spacing w:val="-8"/>
        </w:rPr>
        <w:t xml:space="preserve"> </w:t>
      </w:r>
      <w:r>
        <w:t>and</w:t>
      </w:r>
      <w:r>
        <w:rPr>
          <w:spacing w:val="-7"/>
        </w:rPr>
        <w:t xml:space="preserve"> </w:t>
      </w:r>
      <w:r>
        <w:t>methods</w:t>
      </w:r>
      <w:r>
        <w:rPr>
          <w:spacing w:val="-7"/>
        </w:rPr>
        <w:t xml:space="preserve"> </w:t>
      </w:r>
      <w:r>
        <w:t>in</w:t>
      </w:r>
      <w:r>
        <w:rPr>
          <w:spacing w:val="-8"/>
        </w:rPr>
        <w:t xml:space="preserve"> </w:t>
      </w:r>
      <w:r>
        <w:t>this thesis show that this is indeed possible, and that we can provide clear empirical answers to these kinds of questions. The flexibility of individual lexical items varies widely both within and between</w:t>
      </w:r>
      <w:r>
        <w:rPr>
          <w:spacing w:val="-3"/>
        </w:rPr>
        <w:t xml:space="preserve"> </w:t>
      </w:r>
      <w:r>
        <w:t>languages.</w:t>
      </w:r>
    </w:p>
    <w:p w:rsidR="00DD7756" w:rsidRDefault="00AD1397">
      <w:pPr>
        <w:pStyle w:val="BodyText"/>
        <w:spacing w:line="415" w:lineRule="auto"/>
        <w:ind w:left="120" w:right="332" w:firstLine="358"/>
        <w:jc w:val="both"/>
      </w:pPr>
      <w:r>
        <w:t xml:space="preserve">A slightly different question than whether individual stems vary in their flexibility is whether they exhibit flexibility to any substantive degree in the first place. </w:t>
      </w:r>
      <w:r>
        <w:rPr>
          <w:spacing w:val="-5"/>
        </w:rPr>
        <w:t xml:space="preserve">Or, </w:t>
      </w:r>
      <w:r>
        <w:t>to invert the question,</w:t>
      </w:r>
      <w:r>
        <w:rPr>
          <w:spacing w:val="-13"/>
        </w:rPr>
        <w:t xml:space="preserve"> </w:t>
      </w:r>
      <w:r>
        <w:t>is</w:t>
      </w:r>
      <w:r>
        <w:rPr>
          <w:spacing w:val="-14"/>
        </w:rPr>
        <w:t xml:space="preserve"> </w:t>
      </w:r>
      <w:r>
        <w:t>lexical</w:t>
      </w:r>
      <w:r>
        <w:rPr>
          <w:spacing w:val="-14"/>
        </w:rPr>
        <w:t xml:space="preserve"> </w:t>
      </w:r>
      <w:r>
        <w:t>flexibility</w:t>
      </w:r>
      <w:r>
        <w:rPr>
          <w:spacing w:val="-14"/>
        </w:rPr>
        <w:t xml:space="preserve"> </w:t>
      </w:r>
      <w:r>
        <w:t>a</w:t>
      </w:r>
      <w:r>
        <w:rPr>
          <w:spacing w:val="-15"/>
        </w:rPr>
        <w:t xml:space="preserve"> </w:t>
      </w:r>
      <w:r>
        <w:t>marginal</w:t>
      </w:r>
      <w:r>
        <w:rPr>
          <w:spacing w:val="-14"/>
        </w:rPr>
        <w:t xml:space="preserve"> </w:t>
      </w:r>
      <w:r>
        <w:t>/</w:t>
      </w:r>
      <w:r>
        <w:rPr>
          <w:spacing w:val="-14"/>
        </w:rPr>
        <w:t xml:space="preserve"> </w:t>
      </w:r>
      <w:r>
        <w:t>rare</w:t>
      </w:r>
      <w:r>
        <w:rPr>
          <w:spacing w:val="-14"/>
        </w:rPr>
        <w:t xml:space="preserve"> </w:t>
      </w:r>
      <w:r>
        <w:t>phenomenon</w:t>
      </w:r>
      <w:r>
        <w:rPr>
          <w:spacing w:val="-15"/>
        </w:rPr>
        <w:t xml:space="preserve"> </w:t>
      </w:r>
      <w:r>
        <w:t>which</w:t>
      </w:r>
      <w:r>
        <w:rPr>
          <w:spacing w:val="-14"/>
        </w:rPr>
        <w:t xml:space="preserve"> </w:t>
      </w:r>
      <w:r>
        <w:t>has</w:t>
      </w:r>
      <w:r>
        <w:rPr>
          <w:spacing w:val="-14"/>
        </w:rPr>
        <w:t xml:space="preserve"> </w:t>
      </w:r>
      <w:r>
        <w:t>merely</w:t>
      </w:r>
      <w:r>
        <w:rPr>
          <w:spacing w:val="-14"/>
        </w:rPr>
        <w:t xml:space="preserve"> </w:t>
      </w:r>
      <w:r>
        <w:t>been</w:t>
      </w:r>
      <w:r>
        <w:rPr>
          <w:spacing w:val="-14"/>
        </w:rPr>
        <w:t xml:space="preserve"> </w:t>
      </w:r>
      <w:r>
        <w:t>given</w:t>
      </w:r>
      <w:r>
        <w:rPr>
          <w:spacing w:val="-15"/>
        </w:rPr>
        <w:t xml:space="preserve"> </w:t>
      </w:r>
      <w:r>
        <w:t>dis- proportionate</w:t>
      </w:r>
      <w:r>
        <w:rPr>
          <w:spacing w:val="-15"/>
        </w:rPr>
        <w:t xml:space="preserve"> </w:t>
      </w:r>
      <w:r>
        <w:t>attention</w:t>
      </w:r>
      <w:r>
        <w:rPr>
          <w:spacing w:val="-14"/>
        </w:rPr>
        <w:t xml:space="preserve"> </w:t>
      </w:r>
      <w:r>
        <w:t>in</w:t>
      </w:r>
      <w:r>
        <w:rPr>
          <w:spacing w:val="-15"/>
        </w:rPr>
        <w:t xml:space="preserve"> </w:t>
      </w:r>
      <w:r>
        <w:t>the</w:t>
      </w:r>
      <w:r>
        <w:rPr>
          <w:spacing w:val="-14"/>
        </w:rPr>
        <w:t xml:space="preserve"> </w:t>
      </w:r>
      <w:r>
        <w:t>literature?</w:t>
      </w:r>
      <w:r>
        <w:rPr>
          <w:spacing w:val="10"/>
        </w:rPr>
        <w:t xml:space="preserve"> </w:t>
      </w:r>
      <w:r>
        <w:t>A</w:t>
      </w:r>
      <w:r>
        <w:rPr>
          <w:spacing w:val="-14"/>
        </w:rPr>
        <w:t xml:space="preserve"> </w:t>
      </w:r>
      <w:r>
        <w:t>quick</w:t>
      </w:r>
      <w:r>
        <w:rPr>
          <w:spacing w:val="-15"/>
        </w:rPr>
        <w:t xml:space="preserve"> </w:t>
      </w:r>
      <w:r>
        <w:t>look</w:t>
      </w:r>
      <w:r>
        <w:rPr>
          <w:spacing w:val="-14"/>
        </w:rPr>
        <w:t xml:space="preserve"> </w:t>
      </w:r>
      <w:r>
        <w:t>at</w:t>
      </w:r>
      <w:r>
        <w:rPr>
          <w:spacing w:val="-15"/>
        </w:rPr>
        <w:t xml:space="preserve"> </w:t>
      </w:r>
      <w:r>
        <w:t>the</w:t>
      </w:r>
      <w:r>
        <w:rPr>
          <w:spacing w:val="-14"/>
        </w:rPr>
        <w:t xml:space="preserve"> </w:t>
      </w:r>
      <w:r>
        <w:t>flexibility</w:t>
      </w:r>
      <w:r>
        <w:rPr>
          <w:spacing w:val="-15"/>
        </w:rPr>
        <w:t xml:space="preserve"> </w:t>
      </w:r>
      <w:r>
        <w:t>data</w:t>
      </w:r>
      <w:r>
        <w:rPr>
          <w:spacing w:val="-14"/>
        </w:rPr>
        <w:t xml:space="preserve"> </w:t>
      </w:r>
      <w:r>
        <w:t>above</w:t>
      </w:r>
      <w:r>
        <w:rPr>
          <w:spacing w:val="-14"/>
        </w:rPr>
        <w:t xml:space="preserve"> </w:t>
      </w:r>
      <w:r>
        <w:t>shows</w:t>
      </w:r>
      <w:r>
        <w:rPr>
          <w:spacing w:val="-15"/>
        </w:rPr>
        <w:t xml:space="preserve"> </w:t>
      </w:r>
      <w:r>
        <w:t>that this is not the case. When lexical items in English and Nuuchahnulth exhibit flexibility, it is typically</w:t>
      </w:r>
      <w:r>
        <w:rPr>
          <w:spacing w:val="-15"/>
        </w:rPr>
        <w:t xml:space="preserve"> </w:t>
      </w:r>
      <w:r>
        <w:t>not</w:t>
      </w:r>
      <w:r>
        <w:rPr>
          <w:spacing w:val="-14"/>
        </w:rPr>
        <w:t xml:space="preserve"> </w:t>
      </w:r>
      <w:r>
        <w:t>to</w:t>
      </w:r>
      <w:r>
        <w:rPr>
          <w:spacing w:val="-14"/>
        </w:rPr>
        <w:t xml:space="preserve"> </w:t>
      </w:r>
      <w:r>
        <w:t>a</w:t>
      </w:r>
      <w:r>
        <w:rPr>
          <w:spacing w:val="-14"/>
        </w:rPr>
        <w:t xml:space="preserve"> </w:t>
      </w:r>
      <w:r>
        <w:t>marginal</w:t>
      </w:r>
      <w:r>
        <w:rPr>
          <w:spacing w:val="-14"/>
        </w:rPr>
        <w:t xml:space="preserve"> </w:t>
      </w:r>
      <w:r>
        <w:t>degree.</w:t>
      </w:r>
      <w:r>
        <w:rPr>
          <w:spacing w:val="8"/>
        </w:rPr>
        <w:t xml:space="preserve"> </w:t>
      </w:r>
      <w:r>
        <w:t>A</w:t>
      </w:r>
      <w:r>
        <w:rPr>
          <w:spacing w:val="-14"/>
        </w:rPr>
        <w:t xml:space="preserve"> </w:t>
      </w:r>
      <w:r>
        <w:t>stem</w:t>
      </w:r>
      <w:r>
        <w:rPr>
          <w:spacing w:val="-14"/>
        </w:rPr>
        <w:t xml:space="preserve"> </w:t>
      </w:r>
      <w:r>
        <w:t>is</w:t>
      </w:r>
      <w:r>
        <w:rPr>
          <w:spacing w:val="-14"/>
        </w:rPr>
        <w:t xml:space="preserve"> </w:t>
      </w:r>
      <w:r>
        <w:t>more</w:t>
      </w:r>
      <w:r>
        <w:rPr>
          <w:spacing w:val="-15"/>
        </w:rPr>
        <w:t xml:space="preserve"> </w:t>
      </w:r>
      <w:r>
        <w:t>likely</w:t>
      </w:r>
      <w:r>
        <w:rPr>
          <w:spacing w:val="-14"/>
        </w:rPr>
        <w:t xml:space="preserve"> </w:t>
      </w:r>
      <w:r>
        <w:t>to</w:t>
      </w:r>
      <w:r>
        <w:rPr>
          <w:spacing w:val="-14"/>
        </w:rPr>
        <w:t xml:space="preserve"> </w:t>
      </w:r>
      <w:r>
        <w:t>have</w:t>
      </w:r>
      <w:r>
        <w:rPr>
          <w:spacing w:val="-15"/>
        </w:rPr>
        <w:t xml:space="preserve"> </w:t>
      </w:r>
      <w:r>
        <w:t>a</w:t>
      </w:r>
      <w:r>
        <w:rPr>
          <w:spacing w:val="-14"/>
        </w:rPr>
        <w:t xml:space="preserve"> </w:t>
      </w:r>
      <w:r>
        <w:t>flexibility</w:t>
      </w:r>
      <w:r>
        <w:rPr>
          <w:spacing w:val="-15"/>
        </w:rPr>
        <w:t xml:space="preserve"> </w:t>
      </w:r>
      <w:r>
        <w:t>of,</w:t>
      </w:r>
      <w:r>
        <w:rPr>
          <w:spacing w:val="-13"/>
        </w:rPr>
        <w:t xml:space="preserve"> </w:t>
      </w:r>
      <w:r>
        <w:rPr>
          <w:spacing w:val="-4"/>
        </w:rPr>
        <w:t>say,</w:t>
      </w:r>
      <w:r>
        <w:rPr>
          <w:spacing w:val="-17"/>
        </w:rPr>
        <w:t xml:space="preserve"> </w:t>
      </w:r>
      <w:r>
        <w:rPr>
          <w:rFonts w:ascii="Bookman Old Style"/>
          <w:i/>
        </w:rPr>
        <w:t>.</w:t>
      </w:r>
      <w:r>
        <w:rPr>
          <w:rFonts w:ascii="Tahoma"/>
        </w:rPr>
        <w:t>200</w:t>
      </w:r>
      <w:r>
        <w:rPr>
          <w:rFonts w:ascii="Tahoma"/>
          <w:spacing w:val="-29"/>
        </w:rPr>
        <w:t xml:space="preserve"> </w:t>
      </w:r>
      <w:r>
        <w:t>than</w:t>
      </w:r>
    </w:p>
    <w:p w:rsidR="00DD7756" w:rsidRDefault="00AD1397">
      <w:pPr>
        <w:pStyle w:val="BodyText"/>
        <w:spacing w:line="265" w:lineRule="exact"/>
        <w:ind w:left="120"/>
        <w:jc w:val="both"/>
      </w:pPr>
      <w:r>
        <w:t>something</w:t>
      </w:r>
      <w:r>
        <w:rPr>
          <w:spacing w:val="-7"/>
        </w:rPr>
        <w:t xml:space="preserve"> </w:t>
      </w:r>
      <w:r>
        <w:t>like</w:t>
      </w:r>
      <w:r>
        <w:rPr>
          <w:spacing w:val="-7"/>
        </w:rPr>
        <w:t xml:space="preserve"> </w:t>
      </w:r>
      <w:r>
        <w:rPr>
          <w:rFonts w:ascii="Bookman Old Style"/>
          <w:i/>
        </w:rPr>
        <w:t>.</w:t>
      </w:r>
      <w:r>
        <w:rPr>
          <w:rFonts w:ascii="Tahoma"/>
        </w:rPr>
        <w:t>002</w:t>
      </w:r>
      <w:r>
        <w:t>.</w:t>
      </w:r>
      <w:r>
        <w:rPr>
          <w:spacing w:val="14"/>
        </w:rPr>
        <w:t xml:space="preserve"> </w:t>
      </w:r>
      <w:r>
        <w:t>According</w:t>
      </w:r>
      <w:r>
        <w:rPr>
          <w:spacing w:val="-6"/>
        </w:rPr>
        <w:t xml:space="preserve"> </w:t>
      </w:r>
      <w:r>
        <w:t>to</w:t>
      </w:r>
      <w:r>
        <w:rPr>
          <w:spacing w:val="-6"/>
        </w:rPr>
        <w:t xml:space="preserve"> </w:t>
      </w:r>
      <w:r>
        <w:t>one-sided,</w:t>
      </w:r>
      <w:r>
        <w:rPr>
          <w:spacing w:val="-7"/>
        </w:rPr>
        <w:t xml:space="preserve"> </w:t>
      </w:r>
      <w:r>
        <w:t>one-sample</w:t>
      </w:r>
      <w:r>
        <w:rPr>
          <w:spacing w:val="-6"/>
        </w:rPr>
        <w:t xml:space="preserve"> </w:t>
      </w:r>
      <w:r>
        <w:t>sign</w:t>
      </w:r>
      <w:r>
        <w:rPr>
          <w:spacing w:val="-7"/>
        </w:rPr>
        <w:t xml:space="preserve"> </w:t>
      </w:r>
      <w:r>
        <w:t>tests,</w:t>
      </w:r>
      <w:r>
        <w:rPr>
          <w:spacing w:val="-5"/>
        </w:rPr>
        <w:t xml:space="preserve"> </w:t>
      </w:r>
      <w:r>
        <w:t>the</w:t>
      </w:r>
      <w:r>
        <w:rPr>
          <w:spacing w:val="-6"/>
        </w:rPr>
        <w:t xml:space="preserve"> </w:t>
      </w:r>
      <w:r>
        <w:t>median</w:t>
      </w:r>
      <w:r>
        <w:rPr>
          <w:spacing w:val="-7"/>
        </w:rPr>
        <w:t xml:space="preserve"> </w:t>
      </w:r>
      <w:r>
        <w:t>flexibility</w:t>
      </w:r>
      <w:r>
        <w:rPr>
          <w:spacing w:val="-6"/>
        </w:rPr>
        <w:t xml:space="preserve"> </w:t>
      </w:r>
      <w:r>
        <w:t>in</w:t>
      </w:r>
    </w:p>
    <w:p w:rsidR="00DD7756" w:rsidRDefault="00AD1397">
      <w:pPr>
        <w:pStyle w:val="BodyText"/>
        <w:spacing w:before="196"/>
        <w:ind w:left="119"/>
        <w:jc w:val="both"/>
      </w:pPr>
      <w:r>
        <w:t xml:space="preserve">all samples differs highly significantly from zero (see the summary table in </w:t>
      </w:r>
      <w:hyperlink w:anchor="_bookmark192" w:history="1">
        <w:r>
          <w:rPr>
            <w:color w:val="007FFF"/>
          </w:rPr>
          <w:t>Table 4.2</w:t>
        </w:r>
      </w:hyperlink>
      <w:r>
        <w:t>).</w:t>
      </w:r>
    </w:p>
    <w:p w:rsidR="00DD7756" w:rsidRDefault="00AD1397">
      <w:pPr>
        <w:pStyle w:val="BodyText"/>
        <w:spacing w:before="205" w:line="420" w:lineRule="auto"/>
        <w:ind w:left="120" w:right="332" w:firstLine="358"/>
        <w:jc w:val="both"/>
      </w:pPr>
      <w:r>
        <w:t>This result may seem obvious, but it must be recognized that the result could have been different.</w:t>
      </w:r>
      <w:r>
        <w:rPr>
          <w:spacing w:val="12"/>
        </w:rPr>
        <w:t xml:space="preserve"> </w:t>
      </w:r>
      <w:r>
        <w:t>Flexibility</w:t>
      </w:r>
      <w:r>
        <w:rPr>
          <w:spacing w:val="-10"/>
        </w:rPr>
        <w:t xml:space="preserve"> </w:t>
      </w:r>
      <w:r>
        <w:t>for</w:t>
      </w:r>
      <w:r>
        <w:rPr>
          <w:spacing w:val="-10"/>
        </w:rPr>
        <w:t xml:space="preserve"> </w:t>
      </w:r>
      <w:r>
        <w:t>English</w:t>
      </w:r>
      <w:r>
        <w:rPr>
          <w:spacing w:val="-9"/>
        </w:rPr>
        <w:t xml:space="preserve"> </w:t>
      </w:r>
      <w:r>
        <w:t>stems</w:t>
      </w:r>
      <w:r>
        <w:rPr>
          <w:spacing w:val="-10"/>
        </w:rPr>
        <w:t xml:space="preserve"> </w:t>
      </w:r>
      <w:r>
        <w:t>could</w:t>
      </w:r>
      <w:r>
        <w:rPr>
          <w:spacing w:val="-9"/>
        </w:rPr>
        <w:t xml:space="preserve"> </w:t>
      </w:r>
      <w:r>
        <w:t>have</w:t>
      </w:r>
      <w:r>
        <w:rPr>
          <w:spacing w:val="-11"/>
        </w:rPr>
        <w:t xml:space="preserve"> </w:t>
      </w:r>
      <w:r>
        <w:t>been</w:t>
      </w:r>
      <w:r>
        <w:rPr>
          <w:spacing w:val="-9"/>
        </w:rPr>
        <w:t xml:space="preserve"> </w:t>
      </w:r>
      <w:r>
        <w:t>so</w:t>
      </w:r>
      <w:r>
        <w:rPr>
          <w:spacing w:val="-10"/>
        </w:rPr>
        <w:t xml:space="preserve"> </w:t>
      </w:r>
      <w:r>
        <w:t>marginal</w:t>
      </w:r>
      <w:r>
        <w:rPr>
          <w:spacing w:val="-9"/>
        </w:rPr>
        <w:t xml:space="preserve"> </w:t>
      </w:r>
      <w:r>
        <w:t>as</w:t>
      </w:r>
      <w:r>
        <w:rPr>
          <w:spacing w:val="-10"/>
        </w:rPr>
        <w:t xml:space="preserve"> </w:t>
      </w:r>
      <w:r>
        <w:t>to</w:t>
      </w:r>
      <w:r>
        <w:rPr>
          <w:spacing w:val="-9"/>
        </w:rPr>
        <w:t xml:space="preserve"> </w:t>
      </w:r>
      <w:r>
        <w:t>not</w:t>
      </w:r>
      <w:r>
        <w:rPr>
          <w:spacing w:val="-10"/>
        </w:rPr>
        <w:t xml:space="preserve"> </w:t>
      </w:r>
      <w:r>
        <w:t>significantly</w:t>
      </w:r>
      <w:r>
        <w:rPr>
          <w:spacing w:val="-9"/>
        </w:rPr>
        <w:t xml:space="preserve"> </w:t>
      </w:r>
      <w:r>
        <w:t>de-</w:t>
      </w:r>
    </w:p>
    <w:p w:rsidR="00DD7756" w:rsidRDefault="00DD7756">
      <w:pPr>
        <w:spacing w:line="420" w:lineRule="auto"/>
        <w:jc w:val="both"/>
        <w:sectPr w:rsidR="00DD7756">
          <w:footerReference w:type="default" r:id="rId77"/>
          <w:pgSz w:w="12240" w:h="15840"/>
          <w:pgMar w:top="1360" w:right="1100" w:bottom="1040" w:left="1680" w:header="0" w:footer="856" w:gutter="0"/>
          <w:cols w:space="720"/>
        </w:sectPr>
      </w:pPr>
    </w:p>
    <w:p w:rsidR="00DD7756" w:rsidRDefault="00AD1397">
      <w:pPr>
        <w:pStyle w:val="BodyText"/>
        <w:spacing w:before="84" w:line="420" w:lineRule="auto"/>
        <w:ind w:left="120" w:right="332"/>
        <w:jc w:val="both"/>
      </w:pPr>
      <w:r>
        <w:lastRenderedPageBreak/>
        <w:t>viate</w:t>
      </w:r>
      <w:r>
        <w:rPr>
          <w:spacing w:val="-18"/>
        </w:rPr>
        <w:t xml:space="preserve"> </w:t>
      </w:r>
      <w:r>
        <w:t>from</w:t>
      </w:r>
      <w:r>
        <w:rPr>
          <w:spacing w:val="-18"/>
        </w:rPr>
        <w:t xml:space="preserve"> </w:t>
      </w:r>
      <w:r>
        <w:t>zero.</w:t>
      </w:r>
      <w:r>
        <w:rPr>
          <w:spacing w:val="8"/>
        </w:rPr>
        <w:t xml:space="preserve"> </w:t>
      </w:r>
      <w:r>
        <w:t>This</w:t>
      </w:r>
      <w:r>
        <w:rPr>
          <w:spacing w:val="-18"/>
        </w:rPr>
        <w:t xml:space="preserve"> </w:t>
      </w:r>
      <w:r>
        <w:t>would</w:t>
      </w:r>
      <w:r>
        <w:rPr>
          <w:spacing w:val="-18"/>
        </w:rPr>
        <w:t xml:space="preserve"> </w:t>
      </w:r>
      <w:r>
        <w:t>have</w:t>
      </w:r>
      <w:r>
        <w:rPr>
          <w:spacing w:val="-17"/>
        </w:rPr>
        <w:t xml:space="preserve"> </w:t>
      </w:r>
      <w:r>
        <w:t>supported</w:t>
      </w:r>
      <w:r>
        <w:rPr>
          <w:spacing w:val="-18"/>
        </w:rPr>
        <w:t xml:space="preserve"> </w:t>
      </w:r>
      <w:r>
        <w:t>an</w:t>
      </w:r>
      <w:r>
        <w:rPr>
          <w:spacing w:val="-18"/>
        </w:rPr>
        <w:t xml:space="preserve"> </w:t>
      </w:r>
      <w:r>
        <w:t>analysis</w:t>
      </w:r>
      <w:r>
        <w:rPr>
          <w:spacing w:val="-17"/>
        </w:rPr>
        <w:t xml:space="preserve"> </w:t>
      </w:r>
      <w:r>
        <w:t>of</w:t>
      </w:r>
      <w:r>
        <w:rPr>
          <w:spacing w:val="-18"/>
        </w:rPr>
        <w:t xml:space="preserve"> </w:t>
      </w:r>
      <w:r>
        <w:t>lexical</w:t>
      </w:r>
      <w:r>
        <w:rPr>
          <w:spacing w:val="-18"/>
        </w:rPr>
        <w:t xml:space="preserve"> </w:t>
      </w:r>
      <w:r>
        <w:t>flexibility</w:t>
      </w:r>
      <w:r>
        <w:rPr>
          <w:spacing w:val="-17"/>
        </w:rPr>
        <w:t xml:space="preserve"> </w:t>
      </w:r>
      <w:r>
        <w:t>in</w:t>
      </w:r>
      <w:r>
        <w:rPr>
          <w:spacing w:val="-18"/>
        </w:rPr>
        <w:t xml:space="preserve"> </w:t>
      </w:r>
      <w:r>
        <w:t>English</w:t>
      </w:r>
      <w:r>
        <w:rPr>
          <w:spacing w:val="-18"/>
        </w:rPr>
        <w:t xml:space="preserve"> </w:t>
      </w:r>
      <w:r>
        <w:t>as</w:t>
      </w:r>
      <w:r>
        <w:rPr>
          <w:spacing w:val="-17"/>
        </w:rPr>
        <w:t xml:space="preserve"> </w:t>
      </w:r>
      <w:r>
        <w:t>mere occasional</w:t>
      </w:r>
      <w:r>
        <w:rPr>
          <w:spacing w:val="-18"/>
        </w:rPr>
        <w:t xml:space="preserve"> </w:t>
      </w:r>
      <w:r>
        <w:t>language</w:t>
      </w:r>
      <w:r>
        <w:rPr>
          <w:spacing w:val="-18"/>
        </w:rPr>
        <w:t xml:space="preserve"> </w:t>
      </w:r>
      <w:r>
        <w:rPr>
          <w:spacing w:val="-3"/>
        </w:rPr>
        <w:t>play,</w:t>
      </w:r>
      <w:r>
        <w:rPr>
          <w:spacing w:val="-16"/>
        </w:rPr>
        <w:t xml:space="preserve"> </w:t>
      </w:r>
      <w:r>
        <w:t>something</w:t>
      </w:r>
      <w:r>
        <w:rPr>
          <w:spacing w:val="-18"/>
        </w:rPr>
        <w:t xml:space="preserve"> </w:t>
      </w:r>
      <w:r>
        <w:t>exceptional</w:t>
      </w:r>
      <w:r>
        <w:rPr>
          <w:spacing w:val="-18"/>
        </w:rPr>
        <w:t xml:space="preserve"> </w:t>
      </w:r>
      <w:r>
        <w:t>rather</w:t>
      </w:r>
      <w:r>
        <w:rPr>
          <w:spacing w:val="-18"/>
        </w:rPr>
        <w:t xml:space="preserve"> </w:t>
      </w:r>
      <w:r>
        <w:t>than</w:t>
      </w:r>
      <w:r>
        <w:rPr>
          <w:spacing w:val="-18"/>
        </w:rPr>
        <w:t xml:space="preserve"> </w:t>
      </w:r>
      <w:r>
        <w:t>rampant</w:t>
      </w:r>
      <w:r>
        <w:rPr>
          <w:spacing w:val="-18"/>
        </w:rPr>
        <w:t xml:space="preserve"> </w:t>
      </w:r>
      <w:r>
        <w:t>or</w:t>
      </w:r>
      <w:r>
        <w:rPr>
          <w:spacing w:val="-18"/>
        </w:rPr>
        <w:t xml:space="preserve"> </w:t>
      </w:r>
      <w:r>
        <w:t>productive.</w:t>
      </w:r>
      <w:r>
        <w:rPr>
          <w:spacing w:val="8"/>
        </w:rPr>
        <w:t xml:space="preserve"> </w:t>
      </w:r>
      <w:r>
        <w:t>The</w:t>
      </w:r>
      <w:r>
        <w:rPr>
          <w:spacing w:val="-18"/>
        </w:rPr>
        <w:t xml:space="preserve"> </w:t>
      </w:r>
      <w:r>
        <w:t>data show otherwise: lexical flexibility is a prevalent feature of both English and Nuuchahnulth, though to different</w:t>
      </w:r>
      <w:r>
        <w:rPr>
          <w:spacing w:val="-4"/>
        </w:rPr>
        <w:t xml:space="preserve"> </w:t>
      </w:r>
      <w:r>
        <w:t>degrees.</w:t>
      </w:r>
    </w:p>
    <w:p w:rsidR="00DD7756" w:rsidRDefault="00AD1397">
      <w:pPr>
        <w:pStyle w:val="BodyText"/>
        <w:spacing w:line="420" w:lineRule="auto"/>
        <w:ind w:left="120" w:right="333" w:firstLine="358"/>
        <w:jc w:val="both"/>
      </w:pPr>
      <w:r>
        <w:t>Another</w:t>
      </w:r>
      <w:r>
        <w:rPr>
          <w:spacing w:val="-14"/>
        </w:rPr>
        <w:t xml:space="preserve"> </w:t>
      </w:r>
      <w:r>
        <w:t>question</w:t>
      </w:r>
      <w:r>
        <w:rPr>
          <w:spacing w:val="-14"/>
        </w:rPr>
        <w:t xml:space="preserve"> </w:t>
      </w:r>
      <w:r>
        <w:t>to</w:t>
      </w:r>
      <w:r>
        <w:rPr>
          <w:spacing w:val="-14"/>
        </w:rPr>
        <w:t xml:space="preserve"> </w:t>
      </w:r>
      <w:r>
        <w:t>ask</w:t>
      </w:r>
      <w:r>
        <w:rPr>
          <w:spacing w:val="-13"/>
        </w:rPr>
        <w:t xml:space="preserve"> </w:t>
      </w:r>
      <w:r>
        <w:t>of</w:t>
      </w:r>
      <w:r>
        <w:rPr>
          <w:spacing w:val="-14"/>
        </w:rPr>
        <w:t xml:space="preserve"> </w:t>
      </w:r>
      <w:r>
        <w:t>these</w:t>
      </w:r>
      <w:r>
        <w:rPr>
          <w:spacing w:val="-14"/>
        </w:rPr>
        <w:t xml:space="preserve"> </w:t>
      </w:r>
      <w:r>
        <w:t>data</w:t>
      </w:r>
      <w:r>
        <w:rPr>
          <w:spacing w:val="-14"/>
        </w:rPr>
        <w:t xml:space="preserve"> </w:t>
      </w:r>
      <w:r>
        <w:t>is</w:t>
      </w:r>
      <w:r>
        <w:rPr>
          <w:spacing w:val="-13"/>
        </w:rPr>
        <w:t xml:space="preserve"> </w:t>
      </w:r>
      <w:r>
        <w:t>whether</w:t>
      </w:r>
      <w:r>
        <w:rPr>
          <w:spacing w:val="-14"/>
        </w:rPr>
        <w:t xml:space="preserve"> </w:t>
      </w:r>
      <w:r>
        <w:t>English</w:t>
      </w:r>
      <w:r>
        <w:rPr>
          <w:spacing w:val="-14"/>
        </w:rPr>
        <w:t xml:space="preserve"> </w:t>
      </w:r>
      <w:r>
        <w:t>and</w:t>
      </w:r>
      <w:r>
        <w:rPr>
          <w:spacing w:val="-13"/>
        </w:rPr>
        <w:t xml:space="preserve"> </w:t>
      </w:r>
      <w:r>
        <w:t>Nuuchahnulth</w:t>
      </w:r>
      <w:r>
        <w:rPr>
          <w:spacing w:val="-14"/>
        </w:rPr>
        <w:t xml:space="preserve"> </w:t>
      </w:r>
      <w:r>
        <w:t>differ</w:t>
      </w:r>
      <w:r>
        <w:rPr>
          <w:spacing w:val="-14"/>
        </w:rPr>
        <w:t xml:space="preserve"> </w:t>
      </w:r>
      <w:r>
        <w:t>in</w:t>
      </w:r>
      <w:r>
        <w:rPr>
          <w:spacing w:val="-14"/>
        </w:rPr>
        <w:t xml:space="preserve"> </w:t>
      </w:r>
      <w:r>
        <w:t>their overall</w:t>
      </w:r>
      <w:r>
        <w:rPr>
          <w:spacing w:val="-15"/>
        </w:rPr>
        <w:t xml:space="preserve"> </w:t>
      </w:r>
      <w:r>
        <w:t>flexibility.</w:t>
      </w:r>
      <w:r>
        <w:rPr>
          <w:spacing w:val="8"/>
        </w:rPr>
        <w:t xml:space="preserve"> </w:t>
      </w:r>
      <w:r>
        <w:t>The</w:t>
      </w:r>
      <w:r>
        <w:rPr>
          <w:spacing w:val="-15"/>
        </w:rPr>
        <w:t xml:space="preserve"> </w:t>
      </w:r>
      <w:r>
        <w:t>answer</w:t>
      </w:r>
      <w:r>
        <w:rPr>
          <w:spacing w:val="-14"/>
        </w:rPr>
        <w:t xml:space="preserve"> </w:t>
      </w:r>
      <w:r>
        <w:t>to</w:t>
      </w:r>
      <w:r>
        <w:rPr>
          <w:spacing w:val="-15"/>
        </w:rPr>
        <w:t xml:space="preserve"> </w:t>
      </w:r>
      <w:r>
        <w:t>this</w:t>
      </w:r>
      <w:r>
        <w:rPr>
          <w:spacing w:val="-14"/>
        </w:rPr>
        <w:t xml:space="preserve"> </w:t>
      </w:r>
      <w:r>
        <w:t>is</w:t>
      </w:r>
      <w:r>
        <w:rPr>
          <w:spacing w:val="-14"/>
        </w:rPr>
        <w:t xml:space="preserve"> </w:t>
      </w:r>
      <w:r>
        <w:t>not</w:t>
      </w:r>
      <w:r>
        <w:rPr>
          <w:spacing w:val="-13"/>
        </w:rPr>
        <w:t xml:space="preserve"> </w:t>
      </w:r>
      <w:r>
        <w:t>immediately</w:t>
      </w:r>
      <w:r>
        <w:rPr>
          <w:spacing w:val="-14"/>
        </w:rPr>
        <w:t xml:space="preserve"> </w:t>
      </w:r>
      <w:r>
        <w:t>obvious,</w:t>
      </w:r>
      <w:r>
        <w:rPr>
          <w:spacing w:val="-13"/>
        </w:rPr>
        <w:t xml:space="preserve"> </w:t>
      </w:r>
      <w:r>
        <w:t>given</w:t>
      </w:r>
      <w:r>
        <w:rPr>
          <w:spacing w:val="-15"/>
        </w:rPr>
        <w:t xml:space="preserve"> </w:t>
      </w:r>
      <w:r>
        <w:t>how</w:t>
      </w:r>
      <w:r>
        <w:rPr>
          <w:spacing w:val="-15"/>
        </w:rPr>
        <w:t xml:space="preserve"> </w:t>
      </w:r>
      <w:r>
        <w:t>similar</w:t>
      </w:r>
      <w:r>
        <w:rPr>
          <w:spacing w:val="-14"/>
        </w:rPr>
        <w:t xml:space="preserve"> </w:t>
      </w:r>
      <w:r>
        <w:t>the</w:t>
      </w:r>
      <w:r>
        <w:rPr>
          <w:spacing w:val="-14"/>
        </w:rPr>
        <w:t xml:space="preserve"> </w:t>
      </w:r>
      <w:r>
        <w:t>mean and</w:t>
      </w:r>
      <w:r>
        <w:rPr>
          <w:spacing w:val="-6"/>
        </w:rPr>
        <w:t xml:space="preserve"> </w:t>
      </w:r>
      <w:r>
        <w:t>median</w:t>
      </w:r>
      <w:r>
        <w:rPr>
          <w:spacing w:val="-5"/>
        </w:rPr>
        <w:t xml:space="preserve"> </w:t>
      </w:r>
      <w:r>
        <w:t>flexibility</w:t>
      </w:r>
      <w:r>
        <w:rPr>
          <w:spacing w:val="-5"/>
        </w:rPr>
        <w:t xml:space="preserve"> </w:t>
      </w:r>
      <w:r>
        <w:t>ratings</w:t>
      </w:r>
      <w:r>
        <w:rPr>
          <w:spacing w:val="-6"/>
        </w:rPr>
        <w:t xml:space="preserve"> </w:t>
      </w:r>
      <w:r>
        <w:t>for</w:t>
      </w:r>
      <w:r>
        <w:rPr>
          <w:spacing w:val="-5"/>
        </w:rPr>
        <w:t xml:space="preserve"> </w:t>
      </w:r>
      <w:r>
        <w:t>English</w:t>
      </w:r>
      <w:r>
        <w:rPr>
          <w:spacing w:val="-5"/>
        </w:rPr>
        <w:t xml:space="preserve"> </w:t>
      </w:r>
      <w:r>
        <w:t>and</w:t>
      </w:r>
      <w:r>
        <w:rPr>
          <w:spacing w:val="-5"/>
        </w:rPr>
        <w:t xml:space="preserve"> </w:t>
      </w:r>
      <w:r>
        <w:t>Nuuchahnulth</w:t>
      </w:r>
      <w:r>
        <w:rPr>
          <w:spacing w:val="-6"/>
        </w:rPr>
        <w:t xml:space="preserve"> </w:t>
      </w:r>
      <w:r>
        <w:t>are</w:t>
      </w:r>
      <w:r>
        <w:rPr>
          <w:spacing w:val="-5"/>
        </w:rPr>
        <w:t xml:space="preserve"> </w:t>
      </w:r>
      <w:r>
        <w:t>in</w:t>
      </w:r>
      <w:r>
        <w:rPr>
          <w:spacing w:val="-9"/>
        </w:rPr>
        <w:t xml:space="preserve"> </w:t>
      </w:r>
      <w:hyperlink w:anchor="_bookmark190" w:history="1">
        <w:r>
          <w:rPr>
            <w:color w:val="007FFF"/>
          </w:rPr>
          <w:t>Figure</w:t>
        </w:r>
        <w:r>
          <w:rPr>
            <w:color w:val="007FFF"/>
            <w:spacing w:val="-5"/>
          </w:rPr>
          <w:t xml:space="preserve"> </w:t>
        </w:r>
        <w:r>
          <w:rPr>
            <w:color w:val="007FFF"/>
          </w:rPr>
          <w:t>4.6</w:t>
        </w:r>
        <w:r>
          <w:rPr>
            <w:color w:val="007FFF"/>
            <w:spacing w:val="-5"/>
          </w:rPr>
          <w:t xml:space="preserve"> </w:t>
        </w:r>
      </w:hyperlink>
      <w:r>
        <w:t>and</w:t>
      </w:r>
      <w:r>
        <w:rPr>
          <w:spacing w:val="-6"/>
        </w:rPr>
        <w:t xml:space="preserve"> </w:t>
      </w:r>
      <w:hyperlink w:anchor="_bookmark191" w:history="1">
        <w:r>
          <w:rPr>
            <w:color w:val="007FFF"/>
          </w:rPr>
          <w:t>Figure</w:t>
        </w:r>
        <w:r>
          <w:rPr>
            <w:color w:val="007FFF"/>
            <w:spacing w:val="-5"/>
          </w:rPr>
          <w:t xml:space="preserve"> </w:t>
        </w:r>
        <w:r>
          <w:rPr>
            <w:color w:val="007FFF"/>
          </w:rPr>
          <w:t>4.7</w:t>
        </w:r>
      </w:hyperlink>
      <w:r>
        <w:t>. But</w:t>
      </w:r>
      <w:r>
        <w:rPr>
          <w:spacing w:val="-18"/>
        </w:rPr>
        <w:t xml:space="preserve"> </w:t>
      </w:r>
      <w:r>
        <w:t>to</w:t>
      </w:r>
      <w:r>
        <w:rPr>
          <w:spacing w:val="-17"/>
        </w:rPr>
        <w:t xml:space="preserve"> </w:t>
      </w:r>
      <w:r>
        <w:t>reduce</w:t>
      </w:r>
      <w:r>
        <w:rPr>
          <w:spacing w:val="-18"/>
        </w:rPr>
        <w:t xml:space="preserve"> </w:t>
      </w:r>
      <w:r>
        <w:t>the</w:t>
      </w:r>
      <w:r>
        <w:rPr>
          <w:spacing w:val="-17"/>
        </w:rPr>
        <w:t xml:space="preserve"> </w:t>
      </w:r>
      <w:r>
        <w:t>entire</w:t>
      </w:r>
      <w:r>
        <w:rPr>
          <w:spacing w:val="-18"/>
        </w:rPr>
        <w:t xml:space="preserve"> </w:t>
      </w:r>
      <w:r>
        <w:t>lexicon</w:t>
      </w:r>
      <w:r>
        <w:rPr>
          <w:spacing w:val="-17"/>
        </w:rPr>
        <w:t xml:space="preserve"> </w:t>
      </w:r>
      <w:r>
        <w:t>of</w:t>
      </w:r>
      <w:r>
        <w:rPr>
          <w:spacing w:val="-18"/>
        </w:rPr>
        <w:t xml:space="preserve"> </w:t>
      </w:r>
      <w:r>
        <w:t>a</w:t>
      </w:r>
      <w:r>
        <w:rPr>
          <w:spacing w:val="-17"/>
        </w:rPr>
        <w:t xml:space="preserve"> </w:t>
      </w:r>
      <w:r>
        <w:t>language</w:t>
      </w:r>
      <w:r>
        <w:rPr>
          <w:spacing w:val="-18"/>
        </w:rPr>
        <w:t xml:space="preserve"> </w:t>
      </w:r>
      <w:r>
        <w:t>to</w:t>
      </w:r>
      <w:r>
        <w:rPr>
          <w:spacing w:val="-17"/>
        </w:rPr>
        <w:t xml:space="preserve"> </w:t>
      </w:r>
      <w:r>
        <w:t>a</w:t>
      </w:r>
      <w:r>
        <w:rPr>
          <w:spacing w:val="-18"/>
        </w:rPr>
        <w:t xml:space="preserve"> </w:t>
      </w:r>
      <w:r>
        <w:t>single</w:t>
      </w:r>
      <w:r>
        <w:rPr>
          <w:spacing w:val="-17"/>
        </w:rPr>
        <w:t xml:space="preserve"> </w:t>
      </w:r>
      <w:r>
        <w:t>measure</w:t>
      </w:r>
      <w:r>
        <w:rPr>
          <w:spacing w:val="-17"/>
        </w:rPr>
        <w:t xml:space="preserve"> </w:t>
      </w:r>
      <w:r>
        <w:t>of</w:t>
      </w:r>
      <w:r>
        <w:rPr>
          <w:spacing w:val="-18"/>
        </w:rPr>
        <w:t xml:space="preserve"> </w:t>
      </w:r>
      <w:r>
        <w:t>central</w:t>
      </w:r>
      <w:r>
        <w:rPr>
          <w:spacing w:val="-17"/>
        </w:rPr>
        <w:t xml:space="preserve"> </w:t>
      </w:r>
      <w:r>
        <w:t>tendency</w:t>
      </w:r>
      <w:r>
        <w:rPr>
          <w:spacing w:val="-18"/>
        </w:rPr>
        <w:t xml:space="preserve"> </w:t>
      </w:r>
      <w:r>
        <w:t xml:space="preserve">obscures important details. The </w:t>
      </w:r>
      <w:r>
        <w:rPr>
          <w:i/>
        </w:rPr>
        <w:t xml:space="preserve">way </w:t>
      </w:r>
      <w:r>
        <w:t>in which the two languages exhibit flexibility is arguably more interesting.</w:t>
      </w:r>
    </w:p>
    <w:p w:rsidR="00DD7756" w:rsidRDefault="00AD1397">
      <w:pPr>
        <w:pStyle w:val="BodyText"/>
        <w:spacing w:line="420" w:lineRule="auto"/>
        <w:ind w:left="120" w:right="333" w:firstLine="358"/>
        <w:jc w:val="both"/>
      </w:pPr>
      <w:r>
        <w:t>How then is lexical flexibility realized in English and Nuuchahnulth? In addition to the histograms</w:t>
      </w:r>
      <w:r>
        <w:rPr>
          <w:spacing w:val="-14"/>
        </w:rPr>
        <w:t xml:space="preserve"> </w:t>
      </w:r>
      <w:r>
        <w:t>in</w:t>
      </w:r>
      <w:r>
        <w:rPr>
          <w:spacing w:val="-14"/>
        </w:rPr>
        <w:t xml:space="preserve"> </w:t>
      </w:r>
      <w:hyperlink w:anchor="_bookmark190" w:history="1">
        <w:r>
          <w:rPr>
            <w:color w:val="007FFF"/>
          </w:rPr>
          <w:t>Figure</w:t>
        </w:r>
        <w:r>
          <w:rPr>
            <w:color w:val="007FFF"/>
            <w:spacing w:val="-13"/>
          </w:rPr>
          <w:t xml:space="preserve"> </w:t>
        </w:r>
        <w:r>
          <w:rPr>
            <w:color w:val="007FFF"/>
          </w:rPr>
          <w:t>4.6</w:t>
        </w:r>
        <w:r>
          <w:rPr>
            <w:color w:val="007FFF"/>
            <w:spacing w:val="-13"/>
          </w:rPr>
          <w:t xml:space="preserve"> </w:t>
        </w:r>
      </w:hyperlink>
      <w:r>
        <w:t>and</w:t>
      </w:r>
      <w:r>
        <w:rPr>
          <w:spacing w:val="-14"/>
        </w:rPr>
        <w:t xml:space="preserve"> </w:t>
      </w:r>
      <w:hyperlink w:anchor="_bookmark191" w:history="1">
        <w:r>
          <w:rPr>
            <w:color w:val="007FFF"/>
          </w:rPr>
          <w:t>Figure</w:t>
        </w:r>
        <w:r>
          <w:rPr>
            <w:color w:val="007FFF"/>
            <w:spacing w:val="-13"/>
          </w:rPr>
          <w:t xml:space="preserve"> </w:t>
        </w:r>
        <w:r>
          <w:rPr>
            <w:color w:val="007FFF"/>
          </w:rPr>
          <w:t>4.7</w:t>
        </w:r>
      </w:hyperlink>
      <w:r>
        <w:t>,</w:t>
      </w:r>
      <w:r>
        <w:rPr>
          <w:spacing w:val="-11"/>
        </w:rPr>
        <w:t xml:space="preserve"> </w:t>
      </w:r>
      <w:r>
        <w:t>the</w:t>
      </w:r>
      <w:r>
        <w:rPr>
          <w:spacing w:val="-13"/>
        </w:rPr>
        <w:t xml:space="preserve"> </w:t>
      </w:r>
      <w:r>
        <w:t>ternary</w:t>
      </w:r>
      <w:r>
        <w:rPr>
          <w:spacing w:val="-14"/>
        </w:rPr>
        <w:t xml:space="preserve"> </w:t>
      </w:r>
      <w:r>
        <w:t>plots</w:t>
      </w:r>
      <w:r>
        <w:rPr>
          <w:spacing w:val="-13"/>
        </w:rPr>
        <w:t xml:space="preserve"> </w:t>
      </w:r>
      <w:r>
        <w:t>in</w:t>
      </w:r>
      <w:r>
        <w:rPr>
          <w:spacing w:val="-14"/>
        </w:rPr>
        <w:t xml:space="preserve"> </w:t>
      </w:r>
      <w:hyperlink w:anchor="_bookmark193" w:history="1">
        <w:r>
          <w:rPr>
            <w:color w:val="007FFF"/>
          </w:rPr>
          <w:t>Figure</w:t>
        </w:r>
        <w:r>
          <w:rPr>
            <w:color w:val="007FFF"/>
            <w:spacing w:val="-13"/>
          </w:rPr>
          <w:t xml:space="preserve"> </w:t>
        </w:r>
        <w:r>
          <w:rPr>
            <w:color w:val="007FFF"/>
          </w:rPr>
          <w:t>4.8</w:t>
        </w:r>
        <w:r>
          <w:rPr>
            <w:color w:val="007FFF"/>
            <w:spacing w:val="-14"/>
          </w:rPr>
          <w:t xml:space="preserve"> </w:t>
        </w:r>
      </w:hyperlink>
      <w:r>
        <w:t>and</w:t>
      </w:r>
      <w:r>
        <w:rPr>
          <w:spacing w:val="-13"/>
        </w:rPr>
        <w:t xml:space="preserve"> </w:t>
      </w:r>
      <w:hyperlink w:anchor="_bookmark194" w:history="1">
        <w:r>
          <w:rPr>
            <w:color w:val="007FFF"/>
          </w:rPr>
          <w:t>Figure</w:t>
        </w:r>
        <w:r>
          <w:rPr>
            <w:color w:val="007FFF"/>
            <w:spacing w:val="-13"/>
          </w:rPr>
          <w:t xml:space="preserve"> </w:t>
        </w:r>
        <w:r>
          <w:rPr>
            <w:color w:val="007FFF"/>
          </w:rPr>
          <w:t>4.9</w:t>
        </w:r>
        <w:r>
          <w:rPr>
            <w:color w:val="007FFF"/>
            <w:spacing w:val="-13"/>
          </w:rPr>
          <w:t xml:space="preserve"> </w:t>
        </w:r>
      </w:hyperlink>
      <w:r>
        <w:t>illustrate the way that flexibility operates in these two languages. In these figures, each lexical item</w:t>
      </w:r>
      <w:r>
        <w:rPr>
          <w:spacing w:val="-26"/>
        </w:rPr>
        <w:t xml:space="preserve"> </w:t>
      </w:r>
      <w:r>
        <w:t>is represented by a single point on the ternary</w:t>
      </w:r>
      <w:r>
        <w:rPr>
          <w:spacing w:val="-10"/>
        </w:rPr>
        <w:t xml:space="preserve"> </w:t>
      </w:r>
      <w:r>
        <w:t>plot.</w:t>
      </w:r>
    </w:p>
    <w:p w:rsidR="00DD7756" w:rsidRDefault="00AD1397">
      <w:pPr>
        <w:spacing w:before="56" w:line="259" w:lineRule="auto"/>
        <w:ind w:left="2349" w:right="1530" w:hanging="1034"/>
        <w:jc w:val="both"/>
      </w:pPr>
      <w:bookmarkStart w:id="255" w:name="_bookmark193"/>
      <w:bookmarkEnd w:id="255"/>
      <w:r>
        <w:rPr>
          <w:b/>
        </w:rPr>
        <w:t xml:space="preserve">Figure 4.8: </w:t>
      </w:r>
      <w:r>
        <w:t>Distribution of functions for the 100-item samples of English and Nuuchahnulth</w:t>
      </w:r>
    </w:p>
    <w:p w:rsidR="00DD7756" w:rsidRDefault="00DD7756">
      <w:pPr>
        <w:pStyle w:val="BodyText"/>
        <w:rPr>
          <w:sz w:val="20"/>
        </w:rPr>
      </w:pPr>
    </w:p>
    <w:p w:rsidR="00DD7756" w:rsidRDefault="00AD1397">
      <w:pPr>
        <w:pStyle w:val="BodyText"/>
        <w:spacing w:before="8"/>
        <w:rPr>
          <w:sz w:val="21"/>
        </w:rPr>
      </w:pPr>
      <w:r>
        <w:rPr>
          <w:noProof/>
        </w:rPr>
        <w:drawing>
          <wp:anchor distT="0" distB="0" distL="0" distR="0" simplePos="0" relativeHeight="76" behindDoc="0" locked="0" layoutInCell="1" allowOverlap="1">
            <wp:simplePos x="0" y="0"/>
            <wp:positionH relativeFrom="page">
              <wp:posOffset>1423035</wp:posOffset>
            </wp:positionH>
            <wp:positionV relativeFrom="paragraph">
              <wp:posOffset>182451</wp:posOffset>
            </wp:positionV>
            <wp:extent cx="5172074" cy="227076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78" cstate="print"/>
                    <a:stretch>
                      <a:fillRect/>
                    </a:stretch>
                  </pic:blipFill>
                  <pic:spPr>
                    <a:xfrm>
                      <a:off x="0" y="0"/>
                      <a:ext cx="5172074" cy="2270760"/>
                    </a:xfrm>
                    <a:prstGeom prst="rect">
                      <a:avLst/>
                    </a:prstGeom>
                  </pic:spPr>
                </pic:pic>
              </a:graphicData>
            </a:graphic>
          </wp:anchor>
        </w:drawing>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3"/>
        <w:rPr>
          <w:sz w:val="25"/>
        </w:rPr>
      </w:pPr>
    </w:p>
    <w:p w:rsidR="00DD7756" w:rsidRDefault="00AD1397">
      <w:pPr>
        <w:pStyle w:val="BodyText"/>
        <w:spacing w:before="99"/>
        <w:ind w:left="478"/>
      </w:pPr>
      <w:r>
        <w:t>Beginning with English, we can see that most lexical items exhibit some flexibility, but</w:t>
      </w:r>
    </w:p>
    <w:p w:rsidR="00DD7756" w:rsidRDefault="00DD7756">
      <w:pPr>
        <w:sectPr w:rsidR="00DD7756">
          <w:pgSz w:w="12240" w:h="15840"/>
          <w:pgMar w:top="1380" w:right="1100" w:bottom="1040" w:left="1680" w:header="0" w:footer="856" w:gutter="0"/>
          <w:cols w:space="720"/>
        </w:sectPr>
      </w:pPr>
    </w:p>
    <w:p w:rsidR="00DD7756" w:rsidRDefault="00AD1397">
      <w:pPr>
        <w:spacing w:before="73" w:line="259" w:lineRule="auto"/>
        <w:ind w:left="2349" w:right="1524" w:hanging="1034"/>
      </w:pPr>
      <w:bookmarkStart w:id="256" w:name="_bookmark194"/>
      <w:bookmarkEnd w:id="256"/>
      <w:r>
        <w:rPr>
          <w:b/>
        </w:rPr>
        <w:lastRenderedPageBreak/>
        <w:t xml:space="preserve">Figure 4.9: </w:t>
      </w:r>
      <w:r>
        <w:t>Distribution of functions for the small corpus samples of En- glish and Nuuchahnulth</w:t>
      </w:r>
    </w:p>
    <w:p w:rsidR="00DD7756" w:rsidRDefault="00DD7756">
      <w:pPr>
        <w:pStyle w:val="BodyText"/>
        <w:rPr>
          <w:sz w:val="20"/>
        </w:rPr>
      </w:pPr>
    </w:p>
    <w:p w:rsidR="00DD7756" w:rsidRDefault="00AD1397">
      <w:pPr>
        <w:pStyle w:val="BodyText"/>
        <w:spacing w:before="8"/>
        <w:rPr>
          <w:sz w:val="21"/>
        </w:rPr>
      </w:pPr>
      <w:r>
        <w:rPr>
          <w:noProof/>
        </w:rPr>
        <w:drawing>
          <wp:anchor distT="0" distB="0" distL="0" distR="0" simplePos="0" relativeHeight="77" behindDoc="0" locked="0" layoutInCell="1" allowOverlap="1">
            <wp:simplePos x="0" y="0"/>
            <wp:positionH relativeFrom="page">
              <wp:posOffset>1423035</wp:posOffset>
            </wp:positionH>
            <wp:positionV relativeFrom="paragraph">
              <wp:posOffset>182492</wp:posOffset>
            </wp:positionV>
            <wp:extent cx="5172074" cy="227076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79" cstate="print"/>
                    <a:stretch>
                      <a:fillRect/>
                    </a:stretch>
                  </pic:blipFill>
                  <pic:spPr>
                    <a:xfrm>
                      <a:off x="0" y="0"/>
                      <a:ext cx="5172074" cy="2270760"/>
                    </a:xfrm>
                    <a:prstGeom prst="rect">
                      <a:avLst/>
                    </a:prstGeom>
                  </pic:spPr>
                </pic:pic>
              </a:graphicData>
            </a:graphic>
          </wp:anchor>
        </w:drawing>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19"/>
        </w:rPr>
      </w:pPr>
    </w:p>
    <w:p w:rsidR="00DD7756" w:rsidRDefault="00AD1397">
      <w:pPr>
        <w:pStyle w:val="BodyText"/>
        <w:spacing w:before="99" w:line="412" w:lineRule="auto"/>
        <w:ind w:left="119" w:right="333"/>
        <w:jc w:val="both"/>
      </w:pPr>
      <w:r>
        <w:t>to a relatively small degree. After zero-flexibility cases, the next most frequent flexibility rating</w:t>
      </w:r>
      <w:r>
        <w:rPr>
          <w:spacing w:val="-7"/>
        </w:rPr>
        <w:t xml:space="preserve"> </w:t>
      </w:r>
      <w:r>
        <w:t>is</w:t>
      </w:r>
      <w:r>
        <w:rPr>
          <w:spacing w:val="-6"/>
        </w:rPr>
        <w:t xml:space="preserve"> </w:t>
      </w:r>
      <w:r>
        <w:t>in</w:t>
      </w:r>
      <w:r>
        <w:rPr>
          <w:spacing w:val="-6"/>
        </w:rPr>
        <w:t xml:space="preserve"> </w:t>
      </w:r>
      <w:r>
        <w:t>the</w:t>
      </w:r>
      <w:r>
        <w:rPr>
          <w:spacing w:val="-6"/>
        </w:rPr>
        <w:t xml:space="preserve"> </w:t>
      </w:r>
      <w:r>
        <w:rPr>
          <w:rFonts w:ascii="Tahoma" w:hAnsi="Tahoma"/>
        </w:rPr>
        <w:t>0</w:t>
      </w:r>
      <w:r>
        <w:t>–</w:t>
      </w:r>
      <w:r>
        <w:rPr>
          <w:rFonts w:ascii="Tahoma" w:hAnsi="Tahoma"/>
        </w:rPr>
        <w:t>0</w:t>
      </w:r>
      <w:r>
        <w:rPr>
          <w:rFonts w:ascii="Bookman Old Style" w:hAnsi="Bookman Old Style"/>
          <w:i/>
        </w:rPr>
        <w:t>.</w:t>
      </w:r>
      <w:r>
        <w:rPr>
          <w:rFonts w:ascii="Tahoma" w:hAnsi="Tahoma"/>
        </w:rPr>
        <w:t>05</w:t>
      </w:r>
      <w:r>
        <w:rPr>
          <w:rFonts w:ascii="Tahoma" w:hAnsi="Tahoma"/>
          <w:spacing w:val="-21"/>
        </w:rPr>
        <w:t xml:space="preserve"> </w:t>
      </w:r>
      <w:r>
        <w:t>range.</w:t>
      </w:r>
      <w:r>
        <w:rPr>
          <w:spacing w:val="14"/>
        </w:rPr>
        <w:t xml:space="preserve"> </w:t>
      </w:r>
      <w:r>
        <w:t>This</w:t>
      </w:r>
      <w:r>
        <w:rPr>
          <w:spacing w:val="-6"/>
        </w:rPr>
        <w:t xml:space="preserve"> </w:t>
      </w:r>
      <w:r>
        <w:t>is</w:t>
      </w:r>
      <w:r>
        <w:rPr>
          <w:spacing w:val="-7"/>
        </w:rPr>
        <w:t xml:space="preserve"> </w:t>
      </w:r>
      <w:r>
        <w:t>also</w:t>
      </w:r>
      <w:r>
        <w:rPr>
          <w:spacing w:val="-6"/>
        </w:rPr>
        <w:t xml:space="preserve"> </w:t>
      </w:r>
      <w:r>
        <w:t>evident</w:t>
      </w:r>
      <w:r>
        <w:rPr>
          <w:spacing w:val="-6"/>
        </w:rPr>
        <w:t xml:space="preserve"> </w:t>
      </w:r>
      <w:r>
        <w:t>from</w:t>
      </w:r>
      <w:r>
        <w:rPr>
          <w:spacing w:val="-6"/>
        </w:rPr>
        <w:t xml:space="preserve"> </w:t>
      </w:r>
      <w:r>
        <w:t>the</w:t>
      </w:r>
      <w:r>
        <w:rPr>
          <w:spacing w:val="-6"/>
        </w:rPr>
        <w:t xml:space="preserve"> </w:t>
      </w:r>
      <w:r>
        <w:t>ternary</w:t>
      </w:r>
      <w:r>
        <w:rPr>
          <w:spacing w:val="-7"/>
        </w:rPr>
        <w:t xml:space="preserve"> </w:t>
      </w:r>
      <w:r>
        <w:t>plots,</w:t>
      </w:r>
      <w:r>
        <w:rPr>
          <w:spacing w:val="-5"/>
        </w:rPr>
        <w:t xml:space="preserve"> </w:t>
      </w:r>
      <w:r>
        <w:t>where</w:t>
      </w:r>
      <w:r>
        <w:rPr>
          <w:spacing w:val="-6"/>
        </w:rPr>
        <w:t xml:space="preserve"> </w:t>
      </w:r>
      <w:r>
        <w:t>lexical</w:t>
      </w:r>
      <w:r>
        <w:rPr>
          <w:spacing w:val="-6"/>
        </w:rPr>
        <w:t xml:space="preserve"> </w:t>
      </w:r>
      <w:r>
        <w:t xml:space="preserve">items tend to cluster near (but not precisely on) the corners for their most prototypical functions. Interestingly, the small English corpus appears to show </w:t>
      </w:r>
      <w:r>
        <w:rPr>
          <w:i/>
        </w:rPr>
        <w:t xml:space="preserve">more </w:t>
      </w:r>
      <w:r>
        <w:t>flexibility than the 100-item sample.</w:t>
      </w:r>
      <w:r>
        <w:rPr>
          <w:spacing w:val="13"/>
        </w:rPr>
        <w:t xml:space="preserve"> </w:t>
      </w:r>
      <w:r>
        <w:t>This</w:t>
      </w:r>
      <w:r>
        <w:rPr>
          <w:spacing w:val="-8"/>
        </w:rPr>
        <w:t xml:space="preserve"> </w:t>
      </w:r>
      <w:r>
        <w:t>could</w:t>
      </w:r>
      <w:r>
        <w:rPr>
          <w:spacing w:val="-7"/>
        </w:rPr>
        <w:t xml:space="preserve"> </w:t>
      </w:r>
      <w:r>
        <w:t>be</w:t>
      </w:r>
      <w:r>
        <w:rPr>
          <w:spacing w:val="-8"/>
        </w:rPr>
        <w:t xml:space="preserve"> </w:t>
      </w:r>
      <w:r>
        <w:t>an</w:t>
      </w:r>
      <w:r>
        <w:rPr>
          <w:spacing w:val="-7"/>
        </w:rPr>
        <w:t xml:space="preserve"> </w:t>
      </w:r>
      <w:r>
        <w:t>effect</w:t>
      </w:r>
      <w:r>
        <w:rPr>
          <w:spacing w:val="-8"/>
        </w:rPr>
        <w:t xml:space="preserve"> </w:t>
      </w:r>
      <w:r>
        <w:t>of</w:t>
      </w:r>
      <w:r>
        <w:rPr>
          <w:spacing w:val="-7"/>
        </w:rPr>
        <w:t xml:space="preserve"> </w:t>
      </w:r>
      <w:r>
        <w:t>the</w:t>
      </w:r>
      <w:r>
        <w:rPr>
          <w:spacing w:val="-7"/>
        </w:rPr>
        <w:t xml:space="preserve"> </w:t>
      </w:r>
      <w:r>
        <w:t>specific</w:t>
      </w:r>
      <w:r>
        <w:rPr>
          <w:spacing w:val="-8"/>
        </w:rPr>
        <w:t xml:space="preserve"> </w:t>
      </w:r>
      <w:r>
        <w:t>words</w:t>
      </w:r>
      <w:r>
        <w:rPr>
          <w:spacing w:val="-7"/>
        </w:rPr>
        <w:t xml:space="preserve"> </w:t>
      </w:r>
      <w:r>
        <w:t>chosen,</w:t>
      </w:r>
      <w:r>
        <w:rPr>
          <w:spacing w:val="-8"/>
        </w:rPr>
        <w:t xml:space="preserve"> </w:t>
      </w:r>
      <w:r>
        <w:t>but</w:t>
      </w:r>
      <w:r>
        <w:rPr>
          <w:spacing w:val="-7"/>
        </w:rPr>
        <w:t xml:space="preserve"> </w:t>
      </w:r>
      <w:r>
        <w:t>it</w:t>
      </w:r>
      <w:r>
        <w:rPr>
          <w:spacing w:val="-8"/>
        </w:rPr>
        <w:t xml:space="preserve"> </w:t>
      </w:r>
      <w:r>
        <w:t>could</w:t>
      </w:r>
      <w:r>
        <w:rPr>
          <w:spacing w:val="-7"/>
        </w:rPr>
        <w:t xml:space="preserve"> </w:t>
      </w:r>
      <w:r>
        <w:t>also</w:t>
      </w:r>
      <w:r>
        <w:rPr>
          <w:spacing w:val="-7"/>
        </w:rPr>
        <w:t xml:space="preserve"> </w:t>
      </w:r>
      <w:r>
        <w:t>be</w:t>
      </w:r>
      <w:r>
        <w:rPr>
          <w:spacing w:val="-8"/>
        </w:rPr>
        <w:t xml:space="preserve"> </w:t>
      </w:r>
      <w:r>
        <w:t>the</w:t>
      </w:r>
      <w:r>
        <w:rPr>
          <w:spacing w:val="-7"/>
        </w:rPr>
        <w:t xml:space="preserve"> </w:t>
      </w:r>
      <w:r>
        <w:t>case</w:t>
      </w:r>
      <w:r>
        <w:rPr>
          <w:spacing w:val="-8"/>
        </w:rPr>
        <w:t xml:space="preserve"> </w:t>
      </w:r>
      <w:r>
        <w:t>that it</w:t>
      </w:r>
      <w:r>
        <w:rPr>
          <w:spacing w:val="-14"/>
        </w:rPr>
        <w:t xml:space="preserve"> </w:t>
      </w:r>
      <w:r>
        <w:t>takes</w:t>
      </w:r>
      <w:r>
        <w:rPr>
          <w:spacing w:val="-14"/>
        </w:rPr>
        <w:t xml:space="preserve"> </w:t>
      </w:r>
      <w:r>
        <w:t>a</w:t>
      </w:r>
      <w:r>
        <w:rPr>
          <w:spacing w:val="-14"/>
        </w:rPr>
        <w:t xml:space="preserve"> </w:t>
      </w:r>
      <w:r>
        <w:t>certain</w:t>
      </w:r>
      <w:r>
        <w:rPr>
          <w:spacing w:val="-14"/>
        </w:rPr>
        <w:t xml:space="preserve"> </w:t>
      </w:r>
      <w:r>
        <w:t>number</w:t>
      </w:r>
      <w:r>
        <w:rPr>
          <w:spacing w:val="-14"/>
        </w:rPr>
        <w:t xml:space="preserve"> </w:t>
      </w:r>
      <w:r>
        <w:t>of</w:t>
      </w:r>
      <w:r>
        <w:rPr>
          <w:spacing w:val="-14"/>
        </w:rPr>
        <w:t xml:space="preserve"> </w:t>
      </w:r>
      <w:r>
        <w:t>tokens</w:t>
      </w:r>
      <w:r>
        <w:rPr>
          <w:spacing w:val="-13"/>
        </w:rPr>
        <w:t xml:space="preserve"> </w:t>
      </w:r>
      <w:r>
        <w:t>for</w:t>
      </w:r>
      <w:r>
        <w:rPr>
          <w:spacing w:val="-14"/>
        </w:rPr>
        <w:t xml:space="preserve"> </w:t>
      </w:r>
      <w:r>
        <w:t>the</w:t>
      </w:r>
      <w:r>
        <w:rPr>
          <w:spacing w:val="-14"/>
        </w:rPr>
        <w:t xml:space="preserve"> </w:t>
      </w:r>
      <w:r>
        <w:t>prototypical</w:t>
      </w:r>
      <w:r>
        <w:rPr>
          <w:spacing w:val="-15"/>
        </w:rPr>
        <w:t xml:space="preserve"> </w:t>
      </w:r>
      <w:r>
        <w:t>function</w:t>
      </w:r>
      <w:r>
        <w:rPr>
          <w:spacing w:val="-14"/>
        </w:rPr>
        <w:t xml:space="preserve"> </w:t>
      </w:r>
      <w:r>
        <w:t>of</w:t>
      </w:r>
      <w:r>
        <w:rPr>
          <w:spacing w:val="-13"/>
        </w:rPr>
        <w:t xml:space="preserve"> </w:t>
      </w:r>
      <w:r>
        <w:t>an</w:t>
      </w:r>
      <w:r>
        <w:rPr>
          <w:spacing w:val="-14"/>
        </w:rPr>
        <w:t xml:space="preserve"> </w:t>
      </w:r>
      <w:r>
        <w:t>item</w:t>
      </w:r>
      <w:r>
        <w:rPr>
          <w:spacing w:val="-14"/>
        </w:rPr>
        <w:t xml:space="preserve"> </w:t>
      </w:r>
      <w:r>
        <w:t>to</w:t>
      </w:r>
      <w:r>
        <w:rPr>
          <w:spacing w:val="-14"/>
        </w:rPr>
        <w:t xml:space="preserve"> </w:t>
      </w:r>
      <w:r>
        <w:t>become</w:t>
      </w:r>
      <w:r>
        <w:rPr>
          <w:spacing w:val="-14"/>
        </w:rPr>
        <w:t xml:space="preserve"> </w:t>
      </w:r>
      <w:r>
        <w:t xml:space="preserve">evident. This possibility is examined further in </w:t>
      </w:r>
      <w:hyperlink w:anchor="_bookmark196" w:history="1">
        <w:r>
          <w:rPr>
            <w:color w:val="007FFF"/>
          </w:rPr>
          <w:t>Section</w:t>
        </w:r>
        <w:r>
          <w:rPr>
            <w:color w:val="007FFF"/>
            <w:spacing w:val="-12"/>
          </w:rPr>
          <w:t xml:space="preserve"> </w:t>
        </w:r>
        <w:r>
          <w:rPr>
            <w:color w:val="007FFF"/>
          </w:rPr>
          <w:t>4.4</w:t>
        </w:r>
      </w:hyperlink>
      <w:r>
        <w:t>.</w:t>
      </w:r>
    </w:p>
    <w:p w:rsidR="00DD7756" w:rsidRDefault="00AD1397">
      <w:pPr>
        <w:pStyle w:val="BodyText"/>
        <w:spacing w:before="15" w:line="408" w:lineRule="auto"/>
        <w:ind w:left="120" w:right="333" w:firstLine="358"/>
        <w:jc w:val="both"/>
      </w:pPr>
      <w:r>
        <w:t>Nuuchahnulth differs from English in several notable ways. First, a much higher pro- portion</w:t>
      </w:r>
      <w:r>
        <w:rPr>
          <w:spacing w:val="-11"/>
        </w:rPr>
        <w:t xml:space="preserve"> </w:t>
      </w:r>
      <w:r>
        <w:t>of</w:t>
      </w:r>
      <w:r>
        <w:rPr>
          <w:spacing w:val="-10"/>
        </w:rPr>
        <w:t xml:space="preserve"> </w:t>
      </w:r>
      <w:r>
        <w:t>items</w:t>
      </w:r>
      <w:r>
        <w:rPr>
          <w:spacing w:val="-10"/>
        </w:rPr>
        <w:t xml:space="preserve"> </w:t>
      </w:r>
      <w:r>
        <w:t>display</w:t>
      </w:r>
      <w:r>
        <w:rPr>
          <w:spacing w:val="-11"/>
        </w:rPr>
        <w:t xml:space="preserve"> </w:t>
      </w:r>
      <w:r>
        <w:t>no</w:t>
      </w:r>
      <w:r>
        <w:rPr>
          <w:spacing w:val="-10"/>
        </w:rPr>
        <w:t xml:space="preserve"> </w:t>
      </w:r>
      <w:r>
        <w:t>flexibility</w:t>
      </w:r>
      <w:r>
        <w:rPr>
          <w:spacing w:val="-10"/>
        </w:rPr>
        <w:t xml:space="preserve"> </w:t>
      </w:r>
      <w:r>
        <w:t>whatsoever.</w:t>
      </w:r>
      <w:r>
        <w:rPr>
          <w:spacing w:val="11"/>
        </w:rPr>
        <w:t xml:space="preserve"> </w:t>
      </w:r>
      <w:ins w:id="257" w:author="Owner" w:date="2021-01-28T15:04:00Z">
        <w:r w:rsidR="005577A4">
          <w:rPr>
            <w:spacing w:val="11"/>
          </w:rPr>
          <w:t>(This is so surprising!)</w:t>
        </w:r>
      </w:ins>
      <w:r>
        <w:rPr>
          <w:spacing w:val="-3"/>
        </w:rPr>
        <w:t>However,</w:t>
      </w:r>
      <w:r>
        <w:rPr>
          <w:spacing w:val="-10"/>
        </w:rPr>
        <w:t xml:space="preserve"> </w:t>
      </w:r>
      <w:r>
        <w:t>for</w:t>
      </w:r>
      <w:r>
        <w:rPr>
          <w:spacing w:val="-10"/>
        </w:rPr>
        <w:t xml:space="preserve"> </w:t>
      </w:r>
      <w:r>
        <w:t>those</w:t>
      </w:r>
      <w:r>
        <w:rPr>
          <w:spacing w:val="-10"/>
        </w:rPr>
        <w:t xml:space="preserve"> </w:t>
      </w:r>
      <w:r>
        <w:t>items</w:t>
      </w:r>
      <w:r>
        <w:rPr>
          <w:spacing w:val="-11"/>
        </w:rPr>
        <w:t xml:space="preserve"> </w:t>
      </w:r>
      <w:r>
        <w:t>which</w:t>
      </w:r>
      <w:r>
        <w:rPr>
          <w:spacing w:val="-10"/>
        </w:rPr>
        <w:t xml:space="preserve"> </w:t>
      </w:r>
      <w:r>
        <w:t>do</w:t>
      </w:r>
      <w:r>
        <w:rPr>
          <w:spacing w:val="-10"/>
        </w:rPr>
        <w:t xml:space="preserve"> </w:t>
      </w:r>
      <w:r>
        <w:t>exhibit flexibility,</w:t>
      </w:r>
      <w:r>
        <w:rPr>
          <w:spacing w:val="-13"/>
        </w:rPr>
        <w:t xml:space="preserve"> </w:t>
      </w:r>
      <w:r>
        <w:t>the</w:t>
      </w:r>
      <w:r>
        <w:rPr>
          <w:spacing w:val="-15"/>
        </w:rPr>
        <w:t xml:space="preserve"> </w:t>
      </w:r>
      <w:r>
        <w:t>average</w:t>
      </w:r>
      <w:r>
        <w:rPr>
          <w:spacing w:val="-14"/>
        </w:rPr>
        <w:t xml:space="preserve"> </w:t>
      </w:r>
      <w:r>
        <w:t>flexibility</w:t>
      </w:r>
      <w:r>
        <w:rPr>
          <w:spacing w:val="-14"/>
        </w:rPr>
        <w:t xml:space="preserve"> </w:t>
      </w:r>
      <w:r>
        <w:t>rating</w:t>
      </w:r>
      <w:r>
        <w:rPr>
          <w:spacing w:val="-15"/>
        </w:rPr>
        <w:t xml:space="preserve"> </w:t>
      </w:r>
      <w:r>
        <w:t>is</w:t>
      </w:r>
      <w:r>
        <w:rPr>
          <w:spacing w:val="-14"/>
        </w:rPr>
        <w:t xml:space="preserve"> </w:t>
      </w:r>
      <w:r>
        <w:t>generally</w:t>
      </w:r>
      <w:r>
        <w:rPr>
          <w:spacing w:val="-15"/>
        </w:rPr>
        <w:t xml:space="preserve"> </w:t>
      </w:r>
      <w:r>
        <w:t>higher</w:t>
      </w:r>
      <w:r>
        <w:rPr>
          <w:spacing w:val="-14"/>
        </w:rPr>
        <w:t xml:space="preserve"> </w:t>
      </w:r>
      <w:r>
        <w:t>than</w:t>
      </w:r>
      <w:r>
        <w:rPr>
          <w:spacing w:val="-15"/>
        </w:rPr>
        <w:t xml:space="preserve"> </w:t>
      </w:r>
      <w:r>
        <w:t>that</w:t>
      </w:r>
      <w:r>
        <w:rPr>
          <w:spacing w:val="-14"/>
        </w:rPr>
        <w:t xml:space="preserve"> </w:t>
      </w:r>
      <w:r>
        <w:t>of</w:t>
      </w:r>
      <w:r>
        <w:rPr>
          <w:spacing w:val="-14"/>
        </w:rPr>
        <w:t xml:space="preserve"> </w:t>
      </w:r>
      <w:r>
        <w:t>English</w:t>
      </w:r>
      <w:r>
        <w:rPr>
          <w:spacing w:val="-15"/>
        </w:rPr>
        <w:t xml:space="preserve"> </w:t>
      </w:r>
      <w:r>
        <w:t>stems.</w:t>
      </w:r>
      <w:r>
        <w:rPr>
          <w:spacing w:val="9"/>
        </w:rPr>
        <w:t xml:space="preserve"> </w:t>
      </w:r>
      <w:r>
        <w:t>In</w:t>
      </w:r>
      <w:r>
        <w:rPr>
          <w:spacing w:val="-14"/>
        </w:rPr>
        <w:t xml:space="preserve"> </w:t>
      </w:r>
      <w:r>
        <w:t>both samples,</w:t>
      </w:r>
      <w:r>
        <w:rPr>
          <w:spacing w:val="-6"/>
        </w:rPr>
        <w:t xml:space="preserve"> </w:t>
      </w:r>
      <w:r>
        <w:t>the</w:t>
      </w:r>
      <w:r>
        <w:rPr>
          <w:spacing w:val="-5"/>
        </w:rPr>
        <w:t xml:space="preserve"> </w:t>
      </w:r>
      <w:r>
        <w:t>biggest</w:t>
      </w:r>
      <w:r>
        <w:rPr>
          <w:spacing w:val="-5"/>
        </w:rPr>
        <w:t xml:space="preserve"> </w:t>
      </w:r>
      <w:r>
        <w:t>cluster</w:t>
      </w:r>
      <w:r>
        <w:rPr>
          <w:spacing w:val="-5"/>
        </w:rPr>
        <w:t xml:space="preserve"> </w:t>
      </w:r>
      <w:r>
        <w:t>of</w:t>
      </w:r>
      <w:r>
        <w:rPr>
          <w:spacing w:val="-5"/>
        </w:rPr>
        <w:t xml:space="preserve"> </w:t>
      </w:r>
      <w:r>
        <w:t>items</w:t>
      </w:r>
      <w:r>
        <w:rPr>
          <w:spacing w:val="-5"/>
        </w:rPr>
        <w:t xml:space="preserve"> </w:t>
      </w:r>
      <w:r>
        <w:t>with</w:t>
      </w:r>
      <w:r>
        <w:rPr>
          <w:spacing w:val="-5"/>
        </w:rPr>
        <w:t xml:space="preserve"> </w:t>
      </w:r>
      <w:r>
        <w:t>non-zero</w:t>
      </w:r>
      <w:r>
        <w:rPr>
          <w:spacing w:val="-6"/>
        </w:rPr>
        <w:t xml:space="preserve"> </w:t>
      </w:r>
      <w:r>
        <w:t>flexibility</w:t>
      </w:r>
      <w:r>
        <w:rPr>
          <w:spacing w:val="-6"/>
        </w:rPr>
        <w:t xml:space="preserve"> </w:t>
      </w:r>
      <w:r>
        <w:t>ratings</w:t>
      </w:r>
      <w:r>
        <w:rPr>
          <w:spacing w:val="-6"/>
        </w:rPr>
        <w:t xml:space="preserve"> </w:t>
      </w:r>
      <w:r>
        <w:t>have</w:t>
      </w:r>
      <w:r>
        <w:rPr>
          <w:spacing w:val="-6"/>
        </w:rPr>
        <w:t xml:space="preserve"> </w:t>
      </w:r>
      <w:r>
        <w:t>ratings</w:t>
      </w:r>
      <w:r>
        <w:rPr>
          <w:spacing w:val="-5"/>
        </w:rPr>
        <w:t xml:space="preserve"> </w:t>
      </w:r>
      <w:r>
        <w:t>around</w:t>
      </w:r>
      <w:r>
        <w:rPr>
          <w:spacing w:val="-9"/>
        </w:rPr>
        <w:t xml:space="preserve"> </w:t>
      </w:r>
      <w:r>
        <w:rPr>
          <w:rFonts w:ascii="Bookman Old Style"/>
          <w:i/>
        </w:rPr>
        <w:t>.</w:t>
      </w:r>
      <w:r>
        <w:rPr>
          <w:rFonts w:ascii="Tahoma"/>
        </w:rPr>
        <w:t>6</w:t>
      </w:r>
      <w:r>
        <w:t xml:space="preserve">. English items with non-zero flexibility, by comparison, generally have ratings closer to </w:t>
      </w:r>
      <w:r>
        <w:rPr>
          <w:rFonts w:ascii="Bookman Old Style"/>
          <w:i/>
        </w:rPr>
        <w:t>.</w:t>
      </w:r>
      <w:r>
        <w:rPr>
          <w:rFonts w:ascii="Tahoma"/>
        </w:rPr>
        <w:t>2</w:t>
      </w:r>
      <w:r>
        <w:t>. Thus for Nuuchahnulth lexical items are either totally inflexible or generally strongly flexi- ble.</w:t>
      </w:r>
    </w:p>
    <w:p w:rsidR="00DD7756" w:rsidRDefault="00AD1397">
      <w:pPr>
        <w:pStyle w:val="BodyText"/>
        <w:spacing w:before="18"/>
        <w:ind w:left="478"/>
      </w:pPr>
      <w:r>
        <w:t>This bifurcation of the data is very likely due to the small size of the Nuuchahnulth corpus,</w:t>
      </w:r>
    </w:p>
    <w:p w:rsidR="00DD7756" w:rsidRDefault="00DD7756">
      <w:pPr>
        <w:sectPr w:rsidR="00DD7756">
          <w:pgSz w:w="12240" w:h="15840"/>
          <w:pgMar w:top="1360" w:right="1100" w:bottom="1040" w:left="1680" w:header="0" w:footer="856" w:gutter="0"/>
          <w:cols w:space="720"/>
        </w:sectPr>
      </w:pPr>
    </w:p>
    <w:p w:rsidR="00DD7756" w:rsidRDefault="00AD1397">
      <w:pPr>
        <w:pStyle w:val="BodyText"/>
        <w:spacing w:before="84" w:line="420" w:lineRule="auto"/>
        <w:ind w:left="120" w:right="332"/>
        <w:jc w:val="both"/>
      </w:pPr>
      <w:bookmarkStart w:id="258" w:name="_bookmark195"/>
      <w:bookmarkEnd w:id="258"/>
      <w:r>
        <w:lastRenderedPageBreak/>
        <w:t xml:space="preserve">as will be discussed in </w:t>
      </w:r>
      <w:hyperlink w:anchor="_bookmark196" w:history="1">
        <w:r>
          <w:rPr>
            <w:color w:val="007FFF"/>
          </w:rPr>
          <w:t>Section 4.4</w:t>
        </w:r>
      </w:hyperlink>
      <w:r>
        <w:t>. It may be that Nuuchahnulth words are generally highly flexible, but that more tokens are needed to see this trend. Alternatively, it may be that cer- tain Nuuchahnulth stems are strongly associated with a specific discourse function and</w:t>
      </w:r>
      <w:r>
        <w:rPr>
          <w:spacing w:val="-36"/>
        </w:rPr>
        <w:t xml:space="preserve"> </w:t>
      </w:r>
      <w:r>
        <w:t>thus inflexible, while others are generally flexible. This would suggest a probabilistic division of Nuuchahnulth</w:t>
      </w:r>
      <w:r>
        <w:rPr>
          <w:spacing w:val="-7"/>
        </w:rPr>
        <w:t xml:space="preserve"> </w:t>
      </w:r>
      <w:r>
        <w:t>stems</w:t>
      </w:r>
      <w:r>
        <w:rPr>
          <w:spacing w:val="-7"/>
        </w:rPr>
        <w:t xml:space="preserve"> </w:t>
      </w:r>
      <w:r>
        <w:t>into</w:t>
      </w:r>
      <w:r>
        <w:rPr>
          <w:spacing w:val="-7"/>
        </w:rPr>
        <w:t xml:space="preserve"> </w:t>
      </w:r>
      <w:r>
        <w:t>two</w:t>
      </w:r>
      <w:r>
        <w:rPr>
          <w:spacing w:val="-7"/>
        </w:rPr>
        <w:t xml:space="preserve"> </w:t>
      </w:r>
      <w:r>
        <w:t>classes:</w:t>
      </w:r>
      <w:r>
        <w:rPr>
          <w:spacing w:val="13"/>
        </w:rPr>
        <w:t xml:space="preserve"> </w:t>
      </w:r>
      <w:r>
        <w:t>those</w:t>
      </w:r>
      <w:r>
        <w:rPr>
          <w:spacing w:val="-7"/>
        </w:rPr>
        <w:t xml:space="preserve"> </w:t>
      </w:r>
      <w:r>
        <w:t>that</w:t>
      </w:r>
      <w:r>
        <w:rPr>
          <w:spacing w:val="-7"/>
        </w:rPr>
        <w:t xml:space="preserve"> </w:t>
      </w:r>
      <w:r>
        <w:t>are</w:t>
      </w:r>
      <w:r>
        <w:rPr>
          <w:spacing w:val="-7"/>
        </w:rPr>
        <w:t xml:space="preserve"> </w:t>
      </w:r>
      <w:r>
        <w:t>productively</w:t>
      </w:r>
      <w:r>
        <w:rPr>
          <w:spacing w:val="-7"/>
        </w:rPr>
        <w:t xml:space="preserve"> </w:t>
      </w:r>
      <w:r>
        <w:t>flexible,</w:t>
      </w:r>
      <w:r>
        <w:rPr>
          <w:spacing w:val="-7"/>
        </w:rPr>
        <w:t xml:space="preserve"> </w:t>
      </w:r>
      <w:r>
        <w:t>and</w:t>
      </w:r>
      <w:r>
        <w:rPr>
          <w:spacing w:val="-6"/>
        </w:rPr>
        <w:t xml:space="preserve"> </w:t>
      </w:r>
      <w:r>
        <w:t>those</w:t>
      </w:r>
      <w:r>
        <w:rPr>
          <w:spacing w:val="-7"/>
        </w:rPr>
        <w:t xml:space="preserve"> </w:t>
      </w:r>
      <w:r>
        <w:t>that</w:t>
      </w:r>
      <w:r>
        <w:rPr>
          <w:spacing w:val="-7"/>
        </w:rPr>
        <w:t xml:space="preserve"> </w:t>
      </w:r>
      <w:r>
        <w:t>are not.</w:t>
      </w:r>
    </w:p>
    <w:p w:rsidR="00DD7756" w:rsidRDefault="00AD1397">
      <w:pPr>
        <w:pStyle w:val="BodyText"/>
        <w:spacing w:line="420" w:lineRule="auto"/>
        <w:ind w:left="120" w:right="333" w:firstLine="358"/>
        <w:jc w:val="both"/>
      </w:pPr>
      <w:r>
        <w:t xml:space="preserve">This second possibility would challenge existing analyses of Nuuchahnulth. The exis- tence of a productively flexible class of stems would be counterevidence to the many claims that Nuuchahnulth word classes can in fact be clearly defined using selectional criteria such as ability to take possession or the definite suffix (Jacobsen </w:t>
      </w:r>
      <w:hyperlink w:anchor="_bookmark381" w:history="1">
        <w:r>
          <w:rPr>
            <w:color w:val="007FFF"/>
          </w:rPr>
          <w:t>1979</w:t>
        </w:r>
      </w:hyperlink>
      <w:r>
        <w:t xml:space="preserve">; Davis, Gillon &amp; Matthew- son </w:t>
      </w:r>
      <w:hyperlink w:anchor="_bookmark305" w:history="1">
        <w:r>
          <w:rPr>
            <w:color w:val="007FFF"/>
          </w:rPr>
          <w:t>2014</w:t>
        </w:r>
      </w:hyperlink>
      <w:r>
        <w:t xml:space="preserve">; Braithwaite </w:t>
      </w:r>
      <w:hyperlink w:anchor="_bookmark269" w:history="1">
        <w:r>
          <w:rPr>
            <w:color w:val="007FFF"/>
          </w:rPr>
          <w:t>2015</w:t>
        </w:r>
      </w:hyperlink>
      <w:r>
        <w:t>). Similarly, Nakayama (</w:t>
      </w:r>
      <w:hyperlink w:anchor="_bookmark428" w:history="1">
        <w:r>
          <w:rPr>
            <w:color w:val="007FFF"/>
          </w:rPr>
          <w:t>2001</w:t>
        </w:r>
      </w:hyperlink>
      <w:r>
        <w:t xml:space="preserve">: 57) characterizes word classes in Nuuchahnulth as strong statistical tendencies in discourse. For many Nuuchahnulth stems, </w:t>
      </w:r>
      <w:r>
        <w:rPr>
          <w:spacing w:val="-3"/>
        </w:rPr>
        <w:t>however,</w:t>
      </w:r>
      <w:r>
        <w:rPr>
          <w:spacing w:val="-8"/>
        </w:rPr>
        <w:t xml:space="preserve"> </w:t>
      </w:r>
      <w:r>
        <w:t>there</w:t>
      </w:r>
      <w:r>
        <w:rPr>
          <w:spacing w:val="-9"/>
        </w:rPr>
        <w:t xml:space="preserve"> </w:t>
      </w:r>
      <w:r>
        <w:t>is</w:t>
      </w:r>
      <w:r>
        <w:rPr>
          <w:spacing w:val="-9"/>
        </w:rPr>
        <w:t xml:space="preserve"> </w:t>
      </w:r>
      <w:r>
        <w:t>no</w:t>
      </w:r>
      <w:r>
        <w:rPr>
          <w:spacing w:val="-9"/>
        </w:rPr>
        <w:t xml:space="preserve"> </w:t>
      </w:r>
      <w:r>
        <w:t>clear</w:t>
      </w:r>
      <w:r>
        <w:rPr>
          <w:spacing w:val="-8"/>
        </w:rPr>
        <w:t xml:space="preserve"> </w:t>
      </w:r>
      <w:r>
        <w:t>prototypical</w:t>
      </w:r>
      <w:r>
        <w:rPr>
          <w:spacing w:val="-9"/>
        </w:rPr>
        <w:t xml:space="preserve"> </w:t>
      </w:r>
      <w:r>
        <w:t>use.</w:t>
      </w:r>
      <w:r>
        <w:rPr>
          <w:spacing w:val="12"/>
        </w:rPr>
        <w:t xml:space="preserve"> </w:t>
      </w:r>
      <w:r>
        <w:t>The</w:t>
      </w:r>
      <w:r>
        <w:rPr>
          <w:spacing w:val="-9"/>
        </w:rPr>
        <w:t xml:space="preserve"> </w:t>
      </w:r>
      <w:r>
        <w:t>data</w:t>
      </w:r>
      <w:r>
        <w:rPr>
          <w:spacing w:val="-9"/>
        </w:rPr>
        <w:t xml:space="preserve"> </w:t>
      </w:r>
      <w:r>
        <w:t>show</w:t>
      </w:r>
      <w:r>
        <w:rPr>
          <w:spacing w:val="-9"/>
        </w:rPr>
        <w:t xml:space="preserve"> </w:t>
      </w:r>
      <w:r>
        <w:t>that</w:t>
      </w:r>
      <w:r>
        <w:rPr>
          <w:spacing w:val="-9"/>
        </w:rPr>
        <w:t xml:space="preserve"> </w:t>
      </w:r>
      <w:r>
        <w:t>many</w:t>
      </w:r>
      <w:r>
        <w:rPr>
          <w:spacing w:val="-8"/>
        </w:rPr>
        <w:t xml:space="preserve"> </w:t>
      </w:r>
      <w:r>
        <w:t>stems</w:t>
      </w:r>
      <w:r>
        <w:rPr>
          <w:spacing w:val="-8"/>
        </w:rPr>
        <w:t xml:space="preserve"> </w:t>
      </w:r>
      <w:r>
        <w:t>are</w:t>
      </w:r>
      <w:r>
        <w:rPr>
          <w:spacing w:val="-9"/>
        </w:rPr>
        <w:t xml:space="preserve"> </w:t>
      </w:r>
      <w:r>
        <w:t>used</w:t>
      </w:r>
      <w:r>
        <w:rPr>
          <w:spacing w:val="-9"/>
        </w:rPr>
        <w:t xml:space="preserve"> </w:t>
      </w:r>
      <w:r>
        <w:t xml:space="preserve">roughly </w:t>
      </w:r>
      <w:del w:id="259" w:author="Owner" w:date="2021-01-28T15:05:00Z">
        <w:r w:rsidDel="00B77E48">
          <w:delText xml:space="preserve">as </w:delText>
        </w:r>
      </w:del>
      <w:r>
        <w:t>equally for predication as they are for reference, making it difficult to assess which use is more basic or</w:t>
      </w:r>
      <w:r>
        <w:rPr>
          <w:spacing w:val="-4"/>
        </w:rPr>
        <w:t xml:space="preserve"> </w:t>
      </w:r>
      <w:r>
        <w:t>unmarked.</w:t>
      </w:r>
    </w:p>
    <w:p w:rsidR="00DD7756" w:rsidRDefault="00AD1397">
      <w:pPr>
        <w:pStyle w:val="BodyText"/>
        <w:spacing w:line="420" w:lineRule="auto"/>
        <w:ind w:left="120" w:right="332" w:firstLine="358"/>
        <w:jc w:val="both"/>
      </w:pPr>
      <w:r>
        <w:t>As</w:t>
      </w:r>
      <w:r>
        <w:rPr>
          <w:spacing w:val="-19"/>
        </w:rPr>
        <w:t xml:space="preserve"> </w:t>
      </w:r>
      <w:r>
        <w:t>the</w:t>
      </w:r>
      <w:r>
        <w:rPr>
          <w:spacing w:val="-19"/>
        </w:rPr>
        <w:t xml:space="preserve"> </w:t>
      </w:r>
      <w:r>
        <w:t>ternary</w:t>
      </w:r>
      <w:r>
        <w:rPr>
          <w:spacing w:val="-19"/>
        </w:rPr>
        <w:t xml:space="preserve"> </w:t>
      </w:r>
      <w:r>
        <w:t>plots</w:t>
      </w:r>
      <w:r>
        <w:rPr>
          <w:spacing w:val="-19"/>
        </w:rPr>
        <w:t xml:space="preserve"> </w:t>
      </w:r>
      <w:r>
        <w:t>for</w:t>
      </w:r>
      <w:r>
        <w:rPr>
          <w:spacing w:val="-19"/>
        </w:rPr>
        <w:t xml:space="preserve"> </w:t>
      </w:r>
      <w:r>
        <w:t>Nuuchahnulth</w:t>
      </w:r>
      <w:r>
        <w:rPr>
          <w:spacing w:val="-19"/>
        </w:rPr>
        <w:t xml:space="preserve"> </w:t>
      </w:r>
      <w:r>
        <w:t>in</w:t>
      </w:r>
      <w:r>
        <w:rPr>
          <w:spacing w:val="-21"/>
        </w:rPr>
        <w:t xml:space="preserve"> </w:t>
      </w:r>
      <w:hyperlink w:anchor="_bookmark193" w:history="1">
        <w:r>
          <w:rPr>
            <w:color w:val="007FFF"/>
          </w:rPr>
          <w:t>Figure</w:t>
        </w:r>
        <w:r>
          <w:rPr>
            <w:color w:val="007FFF"/>
            <w:spacing w:val="-20"/>
          </w:rPr>
          <w:t xml:space="preserve"> </w:t>
        </w:r>
        <w:r>
          <w:rPr>
            <w:color w:val="007FFF"/>
          </w:rPr>
          <w:t>4.8</w:t>
        </w:r>
        <w:r>
          <w:rPr>
            <w:color w:val="007FFF"/>
            <w:spacing w:val="-20"/>
          </w:rPr>
          <w:t xml:space="preserve"> </w:t>
        </w:r>
      </w:hyperlink>
      <w:r>
        <w:t>and</w:t>
      </w:r>
      <w:r>
        <w:rPr>
          <w:spacing w:val="-20"/>
        </w:rPr>
        <w:t xml:space="preserve"> </w:t>
      </w:r>
      <w:hyperlink w:anchor="_bookmark194" w:history="1">
        <w:r>
          <w:rPr>
            <w:color w:val="007FFF"/>
          </w:rPr>
          <w:t>Figure</w:t>
        </w:r>
        <w:r>
          <w:rPr>
            <w:color w:val="007FFF"/>
            <w:spacing w:val="-20"/>
          </w:rPr>
          <w:t xml:space="preserve"> </w:t>
        </w:r>
        <w:r>
          <w:rPr>
            <w:color w:val="007FFF"/>
          </w:rPr>
          <w:t>4.9</w:t>
        </w:r>
        <w:r>
          <w:rPr>
            <w:color w:val="007FFF"/>
            <w:spacing w:val="-20"/>
          </w:rPr>
          <w:t xml:space="preserve"> </w:t>
        </w:r>
      </w:hyperlink>
      <w:r>
        <w:t>make</w:t>
      </w:r>
      <w:r>
        <w:rPr>
          <w:spacing w:val="-19"/>
        </w:rPr>
        <w:t xml:space="preserve"> </w:t>
      </w:r>
      <w:r>
        <w:rPr>
          <w:spacing w:val="-3"/>
        </w:rPr>
        <w:t>clear,</w:t>
      </w:r>
      <w:r>
        <w:rPr>
          <w:spacing w:val="-16"/>
        </w:rPr>
        <w:t xml:space="preserve"> </w:t>
      </w:r>
      <w:r>
        <w:t>the</w:t>
      </w:r>
      <w:r>
        <w:rPr>
          <w:spacing w:val="-19"/>
        </w:rPr>
        <w:t xml:space="preserve"> </w:t>
      </w:r>
      <w:r>
        <w:t>distribu- tion of lexical items across functions in Nuuchahnulth differs strongly from that of English. For starters, there is very little clustering around prototypical functions in the corners, in direct contrast to English. Secondly, Nuuchahnulth shows very little flexibility in the modi- fication direction, but rampant flexibility along the reference-predication axis. For the small corpus sample in particular, there is a smooth cline of values between reference and pred- ication. Nuuchahnulth stems sit anywhere on a continuum from prototypical referents to prototypical predicates, but none show prototypical modifier</w:t>
      </w:r>
      <w:r>
        <w:rPr>
          <w:spacing w:val="-15"/>
        </w:rPr>
        <w:t xml:space="preserve"> </w:t>
      </w:r>
      <w:r>
        <w:t>behavior.</w:t>
      </w:r>
      <w:ins w:id="260" w:author="Owner" w:date="2021-01-28T15:06:00Z">
        <w:r w:rsidR="00B77E48">
          <w:t xml:space="preserve"> (This is so interesting)</w:t>
        </w:r>
      </w:ins>
    </w:p>
    <w:p w:rsidR="00DD7756" w:rsidRDefault="00AD1397">
      <w:pPr>
        <w:pStyle w:val="BodyText"/>
        <w:spacing w:line="420" w:lineRule="auto"/>
        <w:ind w:left="120" w:right="331" w:firstLine="358"/>
        <w:jc w:val="both"/>
      </w:pPr>
      <w:r>
        <w:t>These</w:t>
      </w:r>
      <w:r>
        <w:rPr>
          <w:spacing w:val="-23"/>
        </w:rPr>
        <w:t xml:space="preserve"> </w:t>
      </w:r>
      <w:r>
        <w:t>findings</w:t>
      </w:r>
      <w:r>
        <w:rPr>
          <w:spacing w:val="-23"/>
        </w:rPr>
        <w:t xml:space="preserve"> </w:t>
      </w:r>
      <w:r>
        <w:t>nicely</w:t>
      </w:r>
      <w:r>
        <w:rPr>
          <w:spacing w:val="-22"/>
        </w:rPr>
        <w:t xml:space="preserve"> </w:t>
      </w:r>
      <w:r>
        <w:t>reflect</w:t>
      </w:r>
      <w:r>
        <w:rPr>
          <w:spacing w:val="-23"/>
        </w:rPr>
        <w:t xml:space="preserve"> </w:t>
      </w:r>
      <w:r>
        <w:t>the</w:t>
      </w:r>
      <w:r>
        <w:rPr>
          <w:spacing w:val="-23"/>
        </w:rPr>
        <w:t xml:space="preserve"> </w:t>
      </w:r>
      <w:r>
        <w:t>intuitions</w:t>
      </w:r>
      <w:r>
        <w:rPr>
          <w:spacing w:val="-22"/>
        </w:rPr>
        <w:t xml:space="preserve"> </w:t>
      </w:r>
      <w:r>
        <w:t>of</w:t>
      </w:r>
      <w:r>
        <w:rPr>
          <w:spacing w:val="-23"/>
        </w:rPr>
        <w:t xml:space="preserve"> </w:t>
      </w:r>
      <w:r>
        <w:t>many</w:t>
      </w:r>
      <w:r>
        <w:rPr>
          <w:spacing w:val="-23"/>
        </w:rPr>
        <w:t xml:space="preserve"> </w:t>
      </w:r>
      <w:r>
        <w:t>researchers</w:t>
      </w:r>
      <w:r>
        <w:rPr>
          <w:spacing w:val="-23"/>
        </w:rPr>
        <w:t xml:space="preserve"> </w:t>
      </w:r>
      <w:r>
        <w:t>about</w:t>
      </w:r>
      <w:r>
        <w:rPr>
          <w:spacing w:val="-23"/>
        </w:rPr>
        <w:t xml:space="preserve"> </w:t>
      </w:r>
      <w:r>
        <w:t>these</w:t>
      </w:r>
      <w:r>
        <w:rPr>
          <w:spacing w:val="-22"/>
        </w:rPr>
        <w:t xml:space="preserve"> </w:t>
      </w:r>
      <w:r>
        <w:t>two</w:t>
      </w:r>
      <w:r>
        <w:rPr>
          <w:spacing w:val="-24"/>
        </w:rPr>
        <w:t xml:space="preserve"> </w:t>
      </w:r>
      <w:r>
        <w:t>languages. English</w:t>
      </w:r>
      <w:r>
        <w:rPr>
          <w:spacing w:val="-14"/>
        </w:rPr>
        <w:t xml:space="preserve"> </w:t>
      </w:r>
      <w:r>
        <w:t>is</w:t>
      </w:r>
      <w:r>
        <w:rPr>
          <w:spacing w:val="-14"/>
        </w:rPr>
        <w:t xml:space="preserve"> </w:t>
      </w:r>
      <w:r>
        <w:t>mostly</w:t>
      </w:r>
      <w:r>
        <w:rPr>
          <w:spacing w:val="-13"/>
        </w:rPr>
        <w:t xml:space="preserve"> </w:t>
      </w:r>
      <w:r>
        <w:t>rigid,</w:t>
      </w:r>
      <w:r>
        <w:rPr>
          <w:spacing w:val="-12"/>
        </w:rPr>
        <w:t xml:space="preserve"> </w:t>
      </w:r>
      <w:r>
        <w:t>but</w:t>
      </w:r>
      <w:r>
        <w:rPr>
          <w:spacing w:val="-13"/>
        </w:rPr>
        <w:t xml:space="preserve"> </w:t>
      </w:r>
      <w:r>
        <w:t>most</w:t>
      </w:r>
      <w:r>
        <w:rPr>
          <w:spacing w:val="-14"/>
        </w:rPr>
        <w:t xml:space="preserve"> </w:t>
      </w:r>
      <w:r>
        <w:t>words</w:t>
      </w:r>
      <w:r>
        <w:rPr>
          <w:spacing w:val="-14"/>
        </w:rPr>
        <w:t xml:space="preserve"> </w:t>
      </w:r>
      <w:r>
        <w:t>exhibit</w:t>
      </w:r>
      <w:r>
        <w:rPr>
          <w:spacing w:val="-14"/>
        </w:rPr>
        <w:t xml:space="preserve"> </w:t>
      </w:r>
      <w:r>
        <w:t>a</w:t>
      </w:r>
      <w:r>
        <w:rPr>
          <w:spacing w:val="-13"/>
        </w:rPr>
        <w:t xml:space="preserve"> </w:t>
      </w:r>
      <w:r>
        <w:t>marginal</w:t>
      </w:r>
      <w:r>
        <w:rPr>
          <w:spacing w:val="-14"/>
        </w:rPr>
        <w:t xml:space="preserve"> </w:t>
      </w:r>
      <w:r>
        <w:t>degree</w:t>
      </w:r>
      <w:r>
        <w:rPr>
          <w:spacing w:val="-13"/>
        </w:rPr>
        <w:t xml:space="preserve"> </w:t>
      </w:r>
      <w:r>
        <w:t>of</w:t>
      </w:r>
      <w:r>
        <w:rPr>
          <w:spacing w:val="-14"/>
        </w:rPr>
        <w:t xml:space="preserve"> </w:t>
      </w:r>
      <w:r>
        <w:t>flexibility.</w:t>
      </w:r>
      <w:r>
        <w:rPr>
          <w:spacing w:val="9"/>
        </w:rPr>
        <w:t xml:space="preserve"> </w:t>
      </w:r>
      <w:r>
        <w:t>English</w:t>
      </w:r>
      <w:r>
        <w:rPr>
          <w:spacing w:val="-13"/>
        </w:rPr>
        <w:t xml:space="preserve"> </w:t>
      </w:r>
      <w:r>
        <w:t xml:space="preserve">words are </w:t>
      </w:r>
      <w:r>
        <w:rPr>
          <w:i/>
        </w:rPr>
        <w:t xml:space="preserve">primarily </w:t>
      </w:r>
      <w:r>
        <w:t xml:space="preserve">associated with one discourse function, but not exclusively so. Nuuchahnulth, by contrast, shows a very high degree of reference-predicate flexibility. </w:t>
      </w:r>
      <w:r>
        <w:rPr>
          <w:spacing w:val="-3"/>
        </w:rPr>
        <w:t>However,</w:t>
      </w:r>
      <w:r>
        <w:rPr>
          <w:spacing w:val="-11"/>
        </w:rPr>
        <w:t xml:space="preserve"> </w:t>
      </w:r>
      <w:r>
        <w:t>Nuuchah-</w:t>
      </w:r>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AD1397">
      <w:pPr>
        <w:pStyle w:val="BodyText"/>
        <w:spacing w:before="84" w:line="420" w:lineRule="auto"/>
        <w:ind w:left="120" w:right="332"/>
        <w:jc w:val="both"/>
      </w:pPr>
      <w:r>
        <w:lastRenderedPageBreak/>
        <w:t>nulth</w:t>
      </w:r>
      <w:r>
        <w:rPr>
          <w:spacing w:val="-9"/>
        </w:rPr>
        <w:t xml:space="preserve"> </w:t>
      </w:r>
      <w:r>
        <w:t>stems</w:t>
      </w:r>
      <w:r>
        <w:rPr>
          <w:spacing w:val="-7"/>
        </w:rPr>
        <w:t xml:space="preserve"> </w:t>
      </w:r>
      <w:r>
        <w:t>are</w:t>
      </w:r>
      <w:r>
        <w:rPr>
          <w:spacing w:val="-9"/>
        </w:rPr>
        <w:t xml:space="preserve"> </w:t>
      </w:r>
      <w:r>
        <w:t>not</w:t>
      </w:r>
      <w:r>
        <w:rPr>
          <w:spacing w:val="-8"/>
        </w:rPr>
        <w:t xml:space="preserve"> </w:t>
      </w:r>
      <w:r>
        <w:t>frequently</w:t>
      </w:r>
      <w:r>
        <w:rPr>
          <w:spacing w:val="-8"/>
        </w:rPr>
        <w:t xml:space="preserve"> </w:t>
      </w:r>
      <w:r>
        <w:t>used</w:t>
      </w:r>
      <w:r>
        <w:rPr>
          <w:spacing w:val="-9"/>
        </w:rPr>
        <w:t xml:space="preserve"> </w:t>
      </w:r>
      <w:r>
        <w:t>for</w:t>
      </w:r>
      <w:r>
        <w:rPr>
          <w:spacing w:val="-7"/>
        </w:rPr>
        <w:t xml:space="preserve"> </w:t>
      </w:r>
      <w:r>
        <w:t>modification.</w:t>
      </w:r>
      <w:r>
        <w:rPr>
          <w:spacing w:val="13"/>
        </w:rPr>
        <w:t xml:space="preserve"> </w:t>
      </w:r>
      <w:r>
        <w:t>This</w:t>
      </w:r>
      <w:r>
        <w:rPr>
          <w:spacing w:val="-8"/>
        </w:rPr>
        <w:t xml:space="preserve"> </w:t>
      </w:r>
      <w:r>
        <w:t>is</w:t>
      </w:r>
      <w:r>
        <w:rPr>
          <w:spacing w:val="-9"/>
        </w:rPr>
        <w:t xml:space="preserve"> </w:t>
      </w:r>
      <w:r>
        <w:t>in</w:t>
      </w:r>
      <w:r>
        <w:rPr>
          <w:spacing w:val="-8"/>
        </w:rPr>
        <w:t xml:space="preserve"> </w:t>
      </w:r>
      <w:r>
        <w:t>line</w:t>
      </w:r>
      <w:r>
        <w:rPr>
          <w:spacing w:val="-8"/>
        </w:rPr>
        <w:t xml:space="preserve"> </w:t>
      </w:r>
      <w:r>
        <w:t>with</w:t>
      </w:r>
      <w:r>
        <w:rPr>
          <w:spacing w:val="-7"/>
        </w:rPr>
        <w:t xml:space="preserve"> </w:t>
      </w:r>
      <w:r>
        <w:t>the</w:t>
      </w:r>
      <w:r>
        <w:rPr>
          <w:spacing w:val="-9"/>
        </w:rPr>
        <w:t xml:space="preserve"> </w:t>
      </w:r>
      <w:r>
        <w:t>analysis</w:t>
      </w:r>
      <w:r>
        <w:rPr>
          <w:spacing w:val="-7"/>
        </w:rPr>
        <w:t xml:space="preserve"> </w:t>
      </w:r>
      <w:r>
        <w:t>of</w:t>
      </w:r>
      <w:r>
        <w:rPr>
          <w:spacing w:val="-8"/>
        </w:rPr>
        <w:t xml:space="preserve"> </w:t>
      </w:r>
      <w:r>
        <w:t>most researchers</w:t>
      </w:r>
      <w:r>
        <w:rPr>
          <w:spacing w:val="-14"/>
        </w:rPr>
        <w:t xml:space="preserve"> </w:t>
      </w:r>
      <w:r>
        <w:t>regarding</w:t>
      </w:r>
      <w:r>
        <w:rPr>
          <w:spacing w:val="-13"/>
        </w:rPr>
        <w:t xml:space="preserve"> </w:t>
      </w:r>
      <w:r>
        <w:t>lexical</w:t>
      </w:r>
      <w:r>
        <w:rPr>
          <w:spacing w:val="-14"/>
        </w:rPr>
        <w:t xml:space="preserve"> </w:t>
      </w:r>
      <w:r>
        <w:t>categories</w:t>
      </w:r>
      <w:r>
        <w:rPr>
          <w:spacing w:val="-13"/>
        </w:rPr>
        <w:t xml:space="preserve"> </w:t>
      </w:r>
      <w:r>
        <w:t>in</w:t>
      </w:r>
      <w:r>
        <w:rPr>
          <w:spacing w:val="-13"/>
        </w:rPr>
        <w:t xml:space="preserve"> </w:t>
      </w:r>
      <w:r>
        <w:t>Nuuchahnulth.</w:t>
      </w:r>
      <w:r>
        <w:rPr>
          <w:spacing w:val="10"/>
        </w:rPr>
        <w:t xml:space="preserve"> </w:t>
      </w:r>
      <w:r>
        <w:t>Nakayama</w:t>
      </w:r>
      <w:r>
        <w:rPr>
          <w:spacing w:val="-13"/>
        </w:rPr>
        <w:t xml:space="preserve"> </w:t>
      </w:r>
      <w:r>
        <w:t>(</w:t>
      </w:r>
      <w:hyperlink w:anchor="_bookmark428" w:history="1">
        <w:r>
          <w:rPr>
            <w:color w:val="007FFF"/>
          </w:rPr>
          <w:t>2001</w:t>
        </w:r>
      </w:hyperlink>
      <w:r>
        <w:t>:</w:t>
      </w:r>
      <w:r>
        <w:rPr>
          <w:spacing w:val="8"/>
        </w:rPr>
        <w:t xml:space="preserve"> </w:t>
      </w:r>
      <w:r>
        <w:t>50),</w:t>
      </w:r>
      <w:r>
        <w:rPr>
          <w:spacing w:val="-12"/>
        </w:rPr>
        <w:t xml:space="preserve"> </w:t>
      </w:r>
      <w:r>
        <w:t>for</w:t>
      </w:r>
      <w:r>
        <w:rPr>
          <w:spacing w:val="-12"/>
        </w:rPr>
        <w:t xml:space="preserve"> </w:t>
      </w:r>
      <w:r>
        <w:t>example, says that the categories noun and verb must be recognized for Nuuchahnulth, but that</w:t>
      </w:r>
      <w:r>
        <w:rPr>
          <w:spacing w:val="-18"/>
        </w:rPr>
        <w:t xml:space="preserve"> </w:t>
      </w:r>
      <w:r>
        <w:t>there is not sufficient evidence to justify an adjective category, even as a statistical tendency. He instead treats “adjectivals” as a subclass of verbs. The central location of the points in the Nuuchahnulth</w:t>
      </w:r>
      <w:r>
        <w:rPr>
          <w:spacing w:val="-12"/>
        </w:rPr>
        <w:t xml:space="preserve"> </w:t>
      </w:r>
      <w:r>
        <w:t>plot</w:t>
      </w:r>
      <w:r>
        <w:rPr>
          <w:spacing w:val="-11"/>
        </w:rPr>
        <w:t xml:space="preserve"> </w:t>
      </w:r>
      <w:r>
        <w:t>in</w:t>
      </w:r>
      <w:r>
        <w:rPr>
          <w:spacing w:val="-12"/>
        </w:rPr>
        <w:t xml:space="preserve"> </w:t>
      </w:r>
      <w:hyperlink w:anchor="_bookmark194" w:history="1">
        <w:r>
          <w:rPr>
            <w:color w:val="007FFF"/>
          </w:rPr>
          <w:t>Figure</w:t>
        </w:r>
        <w:r>
          <w:rPr>
            <w:color w:val="007FFF"/>
            <w:spacing w:val="-11"/>
          </w:rPr>
          <w:t xml:space="preserve"> </w:t>
        </w:r>
        <w:r>
          <w:rPr>
            <w:color w:val="007FFF"/>
          </w:rPr>
          <w:t>4.9</w:t>
        </w:r>
      </w:hyperlink>
      <w:r>
        <w:t>,</w:t>
      </w:r>
      <w:r>
        <w:rPr>
          <w:spacing w:val="-10"/>
        </w:rPr>
        <w:t xml:space="preserve"> </w:t>
      </w:r>
      <w:r>
        <w:rPr>
          <w:spacing w:val="-3"/>
        </w:rPr>
        <w:t>however,</w:t>
      </w:r>
      <w:r>
        <w:rPr>
          <w:spacing w:val="-11"/>
        </w:rPr>
        <w:t xml:space="preserve"> </w:t>
      </w:r>
      <w:r>
        <w:t>suggest</w:t>
      </w:r>
      <w:r>
        <w:rPr>
          <w:spacing w:val="-11"/>
        </w:rPr>
        <w:t xml:space="preserve"> </w:t>
      </w:r>
      <w:r>
        <w:t>that</w:t>
      </w:r>
      <w:r>
        <w:rPr>
          <w:spacing w:val="-11"/>
        </w:rPr>
        <w:t xml:space="preserve"> </w:t>
      </w:r>
      <w:r>
        <w:t>Nuuchahnulth</w:t>
      </w:r>
      <w:r>
        <w:rPr>
          <w:spacing w:val="-11"/>
        </w:rPr>
        <w:t xml:space="preserve"> </w:t>
      </w:r>
      <w:r>
        <w:t>modifiers</w:t>
      </w:r>
      <w:r>
        <w:rPr>
          <w:spacing w:val="-11"/>
        </w:rPr>
        <w:t xml:space="preserve"> </w:t>
      </w:r>
      <w:r>
        <w:t>are</w:t>
      </w:r>
      <w:r>
        <w:rPr>
          <w:spacing w:val="-12"/>
        </w:rPr>
        <w:t xml:space="preserve"> </w:t>
      </w:r>
      <w:r>
        <w:t>as</w:t>
      </w:r>
      <w:r>
        <w:rPr>
          <w:spacing w:val="-11"/>
        </w:rPr>
        <w:t xml:space="preserve"> </w:t>
      </w:r>
      <w:r>
        <w:t>noun- like</w:t>
      </w:r>
      <w:r>
        <w:rPr>
          <w:spacing w:val="-6"/>
        </w:rPr>
        <w:t xml:space="preserve"> </w:t>
      </w:r>
      <w:r>
        <w:t>as</w:t>
      </w:r>
      <w:r>
        <w:rPr>
          <w:spacing w:val="-5"/>
        </w:rPr>
        <w:t xml:space="preserve"> </w:t>
      </w:r>
      <w:r>
        <w:t>they</w:t>
      </w:r>
      <w:r>
        <w:rPr>
          <w:spacing w:val="-6"/>
        </w:rPr>
        <w:t xml:space="preserve"> </w:t>
      </w:r>
      <w:r>
        <w:t>are</w:t>
      </w:r>
      <w:r>
        <w:rPr>
          <w:spacing w:val="-5"/>
        </w:rPr>
        <w:t xml:space="preserve"> </w:t>
      </w:r>
      <w:r>
        <w:t>verblike.</w:t>
      </w:r>
      <w:r>
        <w:rPr>
          <w:spacing w:val="13"/>
        </w:rPr>
        <w:t xml:space="preserve"> </w:t>
      </w:r>
      <w:r>
        <w:t>The</w:t>
      </w:r>
      <w:r>
        <w:rPr>
          <w:spacing w:val="-5"/>
        </w:rPr>
        <w:t xml:space="preserve"> </w:t>
      </w:r>
      <w:r>
        <w:t>low</w:t>
      </w:r>
      <w:r>
        <w:rPr>
          <w:spacing w:val="-5"/>
        </w:rPr>
        <w:t xml:space="preserve"> </w:t>
      </w:r>
      <w:r>
        <w:t>frequency</w:t>
      </w:r>
      <w:r>
        <w:rPr>
          <w:spacing w:val="-6"/>
        </w:rPr>
        <w:t xml:space="preserve"> </w:t>
      </w:r>
      <w:r>
        <w:t>with</w:t>
      </w:r>
      <w:r>
        <w:rPr>
          <w:spacing w:val="-5"/>
        </w:rPr>
        <w:t xml:space="preserve"> </w:t>
      </w:r>
      <w:r>
        <w:t>which</w:t>
      </w:r>
      <w:r>
        <w:rPr>
          <w:spacing w:val="-6"/>
        </w:rPr>
        <w:t xml:space="preserve"> </w:t>
      </w:r>
      <w:r>
        <w:t>stems</w:t>
      </w:r>
      <w:r>
        <w:rPr>
          <w:spacing w:val="-5"/>
        </w:rPr>
        <w:t xml:space="preserve"> </w:t>
      </w:r>
      <w:r>
        <w:t>are</w:t>
      </w:r>
      <w:r>
        <w:rPr>
          <w:spacing w:val="-5"/>
        </w:rPr>
        <w:t xml:space="preserve"> </w:t>
      </w:r>
      <w:r>
        <w:t>used</w:t>
      </w:r>
      <w:r>
        <w:rPr>
          <w:spacing w:val="-6"/>
        </w:rPr>
        <w:t xml:space="preserve"> </w:t>
      </w:r>
      <w:r>
        <w:t>for</w:t>
      </w:r>
      <w:r>
        <w:rPr>
          <w:spacing w:val="-5"/>
        </w:rPr>
        <w:t xml:space="preserve"> </w:t>
      </w:r>
      <w:r>
        <w:t>modification</w:t>
      </w:r>
      <w:r>
        <w:rPr>
          <w:spacing w:val="-5"/>
        </w:rPr>
        <w:t xml:space="preserve"> </w:t>
      </w:r>
      <w:r>
        <w:t>also mirrors the results from Croft’s (</w:t>
      </w:r>
      <w:hyperlink w:anchor="_bookmark288" w:history="1">
        <w:r>
          <w:rPr>
            <w:color w:val="007FFF"/>
          </w:rPr>
          <w:t>1991</w:t>
        </w:r>
      </w:hyperlink>
      <w:r>
        <w:t>: 88–89) four-language survey of the textual frequency of</w:t>
      </w:r>
      <w:r>
        <w:rPr>
          <w:spacing w:val="-12"/>
        </w:rPr>
        <w:t xml:space="preserve"> </w:t>
      </w:r>
      <w:r>
        <w:t>different</w:t>
      </w:r>
      <w:r>
        <w:rPr>
          <w:spacing w:val="-12"/>
        </w:rPr>
        <w:t xml:space="preserve"> </w:t>
      </w:r>
      <w:r>
        <w:t>lexical</w:t>
      </w:r>
      <w:r>
        <w:rPr>
          <w:spacing w:val="-12"/>
        </w:rPr>
        <w:t xml:space="preserve"> </w:t>
      </w:r>
      <w:r>
        <w:t>classes.</w:t>
      </w:r>
      <w:r>
        <w:rPr>
          <w:spacing w:val="12"/>
        </w:rPr>
        <w:t xml:space="preserve"> </w:t>
      </w:r>
      <w:r>
        <w:t>He</w:t>
      </w:r>
      <w:r>
        <w:rPr>
          <w:spacing w:val="-12"/>
        </w:rPr>
        <w:t xml:space="preserve"> </w:t>
      </w:r>
      <w:r>
        <w:t>also</w:t>
      </w:r>
      <w:r>
        <w:rPr>
          <w:spacing w:val="-12"/>
        </w:rPr>
        <w:t xml:space="preserve"> </w:t>
      </w:r>
      <w:r>
        <w:t>finds</w:t>
      </w:r>
      <w:r>
        <w:rPr>
          <w:spacing w:val="-12"/>
        </w:rPr>
        <w:t xml:space="preserve"> </w:t>
      </w:r>
      <w:r>
        <w:t>that</w:t>
      </w:r>
      <w:r>
        <w:rPr>
          <w:spacing w:val="-11"/>
        </w:rPr>
        <w:t xml:space="preserve"> </w:t>
      </w:r>
      <w:r>
        <w:t>“the</w:t>
      </w:r>
      <w:r>
        <w:rPr>
          <w:spacing w:val="-12"/>
        </w:rPr>
        <w:t xml:space="preserve"> </w:t>
      </w:r>
      <w:r>
        <w:t>overall</w:t>
      </w:r>
      <w:r>
        <w:rPr>
          <w:spacing w:val="-12"/>
        </w:rPr>
        <w:t xml:space="preserve"> </w:t>
      </w:r>
      <w:r>
        <w:t>frequency</w:t>
      </w:r>
      <w:r>
        <w:rPr>
          <w:spacing w:val="-12"/>
        </w:rPr>
        <w:t xml:space="preserve"> </w:t>
      </w:r>
      <w:r>
        <w:t>of</w:t>
      </w:r>
      <w:r>
        <w:rPr>
          <w:spacing w:val="-11"/>
        </w:rPr>
        <w:t xml:space="preserve"> </w:t>
      </w:r>
      <w:r>
        <w:t>roots</w:t>
      </w:r>
      <w:r>
        <w:rPr>
          <w:spacing w:val="-12"/>
        </w:rPr>
        <w:t xml:space="preserve"> </w:t>
      </w:r>
      <w:r>
        <w:t>denoting</w:t>
      </w:r>
      <w:r>
        <w:rPr>
          <w:spacing w:val="-12"/>
        </w:rPr>
        <w:t xml:space="preserve"> </w:t>
      </w:r>
      <w:r>
        <w:t>proper- ties</w:t>
      </w:r>
      <w:r>
        <w:rPr>
          <w:spacing w:val="-7"/>
        </w:rPr>
        <w:t xml:space="preserve"> </w:t>
      </w:r>
      <w:r>
        <w:t>and</w:t>
      </w:r>
      <w:r>
        <w:rPr>
          <w:spacing w:val="-7"/>
        </w:rPr>
        <w:t xml:space="preserve"> </w:t>
      </w:r>
      <w:r>
        <w:t>occurrences</w:t>
      </w:r>
      <w:r>
        <w:rPr>
          <w:spacing w:val="-7"/>
        </w:rPr>
        <w:t xml:space="preserve"> </w:t>
      </w:r>
      <w:r>
        <w:t>of</w:t>
      </w:r>
      <w:r>
        <w:rPr>
          <w:spacing w:val="-7"/>
        </w:rPr>
        <w:t xml:space="preserve"> </w:t>
      </w:r>
      <w:r>
        <w:t>modifiers</w:t>
      </w:r>
      <w:r>
        <w:rPr>
          <w:spacing w:val="-7"/>
        </w:rPr>
        <w:t xml:space="preserve"> </w:t>
      </w:r>
      <w:r>
        <w:t>is</w:t>
      </w:r>
      <w:r>
        <w:rPr>
          <w:spacing w:val="-7"/>
        </w:rPr>
        <w:t xml:space="preserve"> </w:t>
      </w:r>
      <w:r>
        <w:t>extremely</w:t>
      </w:r>
      <w:r>
        <w:rPr>
          <w:spacing w:val="-7"/>
        </w:rPr>
        <w:t xml:space="preserve"> </w:t>
      </w:r>
      <w:r>
        <w:t>low</w:t>
      </w:r>
      <w:r>
        <w:rPr>
          <w:spacing w:val="-7"/>
        </w:rPr>
        <w:t xml:space="preserve"> </w:t>
      </w:r>
      <w:r>
        <w:t>compared</w:t>
      </w:r>
      <w:r>
        <w:rPr>
          <w:spacing w:val="-7"/>
        </w:rPr>
        <w:t xml:space="preserve"> </w:t>
      </w:r>
      <w:r>
        <w:t>to</w:t>
      </w:r>
      <w:r>
        <w:rPr>
          <w:spacing w:val="-7"/>
        </w:rPr>
        <w:t xml:space="preserve"> </w:t>
      </w:r>
      <w:r>
        <w:t>the</w:t>
      </w:r>
      <w:r>
        <w:rPr>
          <w:spacing w:val="-7"/>
        </w:rPr>
        <w:t xml:space="preserve"> </w:t>
      </w:r>
      <w:r>
        <w:t>frequencies</w:t>
      </w:r>
      <w:r>
        <w:rPr>
          <w:spacing w:val="-7"/>
        </w:rPr>
        <w:t xml:space="preserve"> </w:t>
      </w:r>
      <w:r>
        <w:t>of</w:t>
      </w:r>
      <w:r>
        <w:rPr>
          <w:spacing w:val="-7"/>
        </w:rPr>
        <w:t xml:space="preserve"> </w:t>
      </w:r>
      <w:r>
        <w:t>object</w:t>
      </w:r>
      <w:r>
        <w:rPr>
          <w:spacing w:val="-7"/>
        </w:rPr>
        <w:t xml:space="preserve"> </w:t>
      </w:r>
      <w:r>
        <w:t xml:space="preserve">and action roots and of referring expressions and predications” (Croft </w:t>
      </w:r>
      <w:hyperlink w:anchor="_bookmark288" w:history="1">
        <w:r>
          <w:rPr>
            <w:color w:val="007FFF"/>
          </w:rPr>
          <w:t>1991</w:t>
        </w:r>
      </w:hyperlink>
      <w:r>
        <w:t>:</w:t>
      </w:r>
      <w:r>
        <w:rPr>
          <w:spacing w:val="-8"/>
        </w:rPr>
        <w:t xml:space="preserve"> </w:t>
      </w:r>
      <w:r>
        <w:t>88–89).</w:t>
      </w:r>
    </w:p>
    <w:p w:rsidR="00DD7756" w:rsidRPr="00B77E48" w:rsidRDefault="00B77E48">
      <w:pPr>
        <w:pStyle w:val="BodyText"/>
      </w:pPr>
      <w:ins w:id="261" w:author="Owner" w:date="2021-01-28T15:07:00Z">
        <w:r w:rsidRPr="00B77E48">
          <w:t>(There</w:t>
        </w:r>
        <w:r w:rsidRPr="00B77E48">
          <w:t>’</w:t>
        </w:r>
        <w:r w:rsidRPr="00B77E48">
          <w:t>s the question of attributive vs predicative, right?</w:t>
        </w:r>
      </w:ins>
      <w:ins w:id="262" w:author="Owner" w:date="2021-01-28T15:08:00Z">
        <w:r w:rsidRPr="00B77E48">
          <w:t>)</w:t>
        </w:r>
      </w:ins>
    </w:p>
    <w:p w:rsidR="00DD7756" w:rsidRDefault="00AD1397">
      <w:pPr>
        <w:pStyle w:val="Heading2"/>
        <w:numPr>
          <w:ilvl w:val="1"/>
          <w:numId w:val="3"/>
        </w:numPr>
        <w:tabs>
          <w:tab w:val="left" w:pos="885"/>
          <w:tab w:val="left" w:pos="886"/>
        </w:tabs>
        <w:spacing w:before="215"/>
        <w:rPr>
          <w:b/>
        </w:rPr>
      </w:pPr>
      <w:bookmarkStart w:id="263" w:name="4.4_R2:_Lexical_flexibility_and_corpus_s"/>
      <w:bookmarkStart w:id="264" w:name="_bookmark196"/>
      <w:bookmarkEnd w:id="263"/>
      <w:bookmarkEnd w:id="264"/>
      <w:r>
        <w:rPr>
          <w:b/>
        </w:rPr>
        <w:t>R2: Lexical flexibility and corpus</w:t>
      </w:r>
      <w:r>
        <w:rPr>
          <w:b/>
          <w:spacing w:val="-49"/>
        </w:rPr>
        <w:t xml:space="preserve"> </w:t>
      </w:r>
      <w:r>
        <w:rPr>
          <w:b/>
        </w:rPr>
        <w:t>size</w:t>
      </w:r>
    </w:p>
    <w:p w:rsidR="00DD7756" w:rsidRDefault="00AD1397">
      <w:pPr>
        <w:pStyle w:val="BodyText"/>
        <w:spacing w:before="210" w:line="480" w:lineRule="atLeast"/>
        <w:ind w:left="119" w:right="332"/>
        <w:jc w:val="both"/>
      </w:pPr>
      <w:r>
        <w:t>It</w:t>
      </w:r>
      <w:r>
        <w:rPr>
          <w:spacing w:val="-5"/>
        </w:rPr>
        <w:t xml:space="preserve"> </w:t>
      </w:r>
      <w:r>
        <w:t>seems</w:t>
      </w:r>
      <w:r>
        <w:rPr>
          <w:spacing w:val="-5"/>
        </w:rPr>
        <w:t xml:space="preserve"> </w:t>
      </w:r>
      <w:r>
        <w:t>intuitively</w:t>
      </w:r>
      <w:r>
        <w:rPr>
          <w:spacing w:val="-4"/>
        </w:rPr>
        <w:t xml:space="preserve"> </w:t>
      </w:r>
      <w:r>
        <w:t>plausible</w:t>
      </w:r>
      <w:r>
        <w:rPr>
          <w:spacing w:val="-5"/>
        </w:rPr>
        <w:t xml:space="preserve"> </w:t>
      </w:r>
      <w:r>
        <w:t>that</w:t>
      </w:r>
      <w:r>
        <w:rPr>
          <w:spacing w:val="-4"/>
        </w:rPr>
        <w:t xml:space="preserve"> </w:t>
      </w:r>
      <w:r>
        <w:t>the</w:t>
      </w:r>
      <w:r>
        <w:rPr>
          <w:spacing w:val="-5"/>
        </w:rPr>
        <w:t xml:space="preserve"> </w:t>
      </w:r>
      <w:r>
        <w:t>more</w:t>
      </w:r>
      <w:r>
        <w:rPr>
          <w:spacing w:val="-5"/>
        </w:rPr>
        <w:t xml:space="preserve"> </w:t>
      </w:r>
      <w:r>
        <w:t>tokens</w:t>
      </w:r>
      <w:r>
        <w:rPr>
          <w:spacing w:val="-4"/>
        </w:rPr>
        <w:t xml:space="preserve"> </w:t>
      </w:r>
      <w:r>
        <w:t>of</w:t>
      </w:r>
      <w:r>
        <w:rPr>
          <w:spacing w:val="-5"/>
        </w:rPr>
        <w:t xml:space="preserve"> </w:t>
      </w:r>
      <w:r>
        <w:t>a</w:t>
      </w:r>
      <w:r>
        <w:rPr>
          <w:spacing w:val="-4"/>
        </w:rPr>
        <w:t xml:space="preserve"> </w:t>
      </w:r>
      <w:r>
        <w:t>word</w:t>
      </w:r>
      <w:r>
        <w:rPr>
          <w:spacing w:val="-5"/>
        </w:rPr>
        <w:t xml:space="preserve"> </w:t>
      </w:r>
      <w:r>
        <w:t>one</w:t>
      </w:r>
      <w:r>
        <w:rPr>
          <w:spacing w:val="-4"/>
        </w:rPr>
        <w:t xml:space="preserve"> </w:t>
      </w:r>
      <w:r>
        <w:t>encounters,</w:t>
      </w:r>
      <w:r>
        <w:rPr>
          <w:spacing w:val="-5"/>
        </w:rPr>
        <w:t xml:space="preserve"> </w:t>
      </w:r>
      <w:r>
        <w:t>the</w:t>
      </w:r>
      <w:r>
        <w:rPr>
          <w:spacing w:val="-5"/>
        </w:rPr>
        <w:t xml:space="preserve"> </w:t>
      </w:r>
      <w:r>
        <w:t>more</w:t>
      </w:r>
      <w:r>
        <w:rPr>
          <w:spacing w:val="-4"/>
        </w:rPr>
        <w:t xml:space="preserve"> </w:t>
      </w:r>
      <w:r>
        <w:t>likely one is to find flexible uses of a word. With a large enough corpus, all items would exhibit flexibility. This has been claimed by Mosel &amp; Hovdhaugen (</w:t>
      </w:r>
      <w:hyperlink w:anchor="_bookmark427" w:history="1">
        <w:r>
          <w:rPr>
            <w:color w:val="007FFF"/>
          </w:rPr>
          <w:t>1992</w:t>
        </w:r>
      </w:hyperlink>
      <w:r>
        <w:t>: 77). It may be the case</w:t>
      </w:r>
      <w:r>
        <w:rPr>
          <w:spacing w:val="-36"/>
        </w:rPr>
        <w:t xml:space="preserve"> </w:t>
      </w:r>
      <w:r>
        <w:t>that larger</w:t>
      </w:r>
      <w:r>
        <w:rPr>
          <w:spacing w:val="-19"/>
        </w:rPr>
        <w:t xml:space="preserve"> </w:t>
      </w:r>
      <w:r>
        <w:t>corpora</w:t>
      </w:r>
      <w:r>
        <w:rPr>
          <w:spacing w:val="-18"/>
        </w:rPr>
        <w:t xml:space="preserve"> </w:t>
      </w:r>
      <w:r>
        <w:t>are</w:t>
      </w:r>
      <w:r>
        <w:rPr>
          <w:spacing w:val="-18"/>
        </w:rPr>
        <w:t xml:space="preserve"> </w:t>
      </w:r>
      <w:r>
        <w:t>statistically</w:t>
      </w:r>
      <w:r>
        <w:rPr>
          <w:spacing w:val="-19"/>
        </w:rPr>
        <w:t xml:space="preserve"> </w:t>
      </w:r>
      <w:r>
        <w:t>more</w:t>
      </w:r>
      <w:r>
        <w:rPr>
          <w:spacing w:val="-18"/>
        </w:rPr>
        <w:t xml:space="preserve"> </w:t>
      </w:r>
      <w:r>
        <w:t>flexible</w:t>
      </w:r>
      <w:r>
        <w:rPr>
          <w:spacing w:val="-18"/>
        </w:rPr>
        <w:t xml:space="preserve"> </w:t>
      </w:r>
      <w:r>
        <w:t>than</w:t>
      </w:r>
      <w:r>
        <w:rPr>
          <w:spacing w:val="-19"/>
        </w:rPr>
        <w:t xml:space="preserve"> </w:t>
      </w:r>
      <w:r>
        <w:t>smaller</w:t>
      </w:r>
      <w:r>
        <w:rPr>
          <w:spacing w:val="-18"/>
        </w:rPr>
        <w:t xml:space="preserve"> </w:t>
      </w:r>
      <w:r>
        <w:t>corpora.</w:t>
      </w:r>
      <w:r>
        <w:rPr>
          <w:spacing w:val="9"/>
        </w:rPr>
        <w:t xml:space="preserve"> </w:t>
      </w:r>
      <w:r>
        <w:rPr>
          <w:spacing w:val="-3"/>
        </w:rPr>
        <w:t>However,</w:t>
      </w:r>
      <w:r>
        <w:rPr>
          <w:spacing w:val="-16"/>
        </w:rPr>
        <w:t xml:space="preserve"> </w:t>
      </w:r>
      <w:r>
        <w:t>to</w:t>
      </w:r>
      <w:r>
        <w:rPr>
          <w:spacing w:val="-18"/>
        </w:rPr>
        <w:t xml:space="preserve"> </w:t>
      </w:r>
      <w:r>
        <w:t>my</w:t>
      </w:r>
      <w:r>
        <w:rPr>
          <w:spacing w:val="-19"/>
        </w:rPr>
        <w:t xml:space="preserve"> </w:t>
      </w:r>
      <w:r>
        <w:t>knowledge this claim has never been tested empirically, although the fact that the median flexibility</w:t>
      </w:r>
      <w:r>
        <w:rPr>
          <w:spacing w:val="-25"/>
        </w:rPr>
        <w:t xml:space="preserve"> </w:t>
      </w:r>
      <w:r>
        <w:t xml:space="preserve">for the small corpus sample of English is </w:t>
      </w:r>
      <w:r>
        <w:rPr>
          <w:rFonts w:ascii="Tahoma" w:hAnsi="Tahoma"/>
        </w:rPr>
        <w:t xml:space="preserve">0 </w:t>
      </w:r>
      <w:r>
        <w:t>while the median flexibility of the much larger 100- item</w:t>
      </w:r>
      <w:r>
        <w:rPr>
          <w:spacing w:val="-13"/>
        </w:rPr>
        <w:t xml:space="preserve"> </w:t>
      </w:r>
      <w:r>
        <w:t>sample</w:t>
      </w:r>
      <w:r>
        <w:rPr>
          <w:spacing w:val="-12"/>
        </w:rPr>
        <w:t xml:space="preserve"> </w:t>
      </w:r>
      <w:r>
        <w:t>is</w:t>
      </w:r>
      <w:r>
        <w:rPr>
          <w:spacing w:val="-12"/>
        </w:rPr>
        <w:t xml:space="preserve"> </w:t>
      </w:r>
      <w:r>
        <w:rPr>
          <w:rFonts w:ascii="Tahoma" w:hAnsi="Tahoma"/>
        </w:rPr>
        <w:t>0</w:t>
      </w:r>
      <w:r>
        <w:rPr>
          <w:rFonts w:ascii="Bookman Old Style" w:hAnsi="Bookman Old Style"/>
          <w:i/>
        </w:rPr>
        <w:t>.</w:t>
      </w:r>
      <w:r>
        <w:rPr>
          <w:rFonts w:ascii="Tahoma" w:hAnsi="Tahoma"/>
        </w:rPr>
        <w:t>134</w:t>
      </w:r>
      <w:r>
        <w:rPr>
          <w:rFonts w:ascii="Tahoma" w:hAnsi="Tahoma"/>
          <w:spacing w:val="-27"/>
        </w:rPr>
        <w:t xml:space="preserve"> </w:t>
      </w:r>
      <w:r>
        <w:t>suggests</w:t>
      </w:r>
      <w:r>
        <w:rPr>
          <w:spacing w:val="-12"/>
        </w:rPr>
        <w:t xml:space="preserve"> </w:t>
      </w:r>
      <w:r>
        <w:t>that</w:t>
      </w:r>
      <w:r>
        <w:rPr>
          <w:spacing w:val="-12"/>
        </w:rPr>
        <w:t xml:space="preserve"> </w:t>
      </w:r>
      <w:r>
        <w:t>the</w:t>
      </w:r>
      <w:r>
        <w:rPr>
          <w:spacing w:val="-11"/>
        </w:rPr>
        <w:t xml:space="preserve"> </w:t>
      </w:r>
      <w:r>
        <w:t>hypothesis</w:t>
      </w:r>
      <w:r>
        <w:rPr>
          <w:spacing w:val="-12"/>
        </w:rPr>
        <w:t xml:space="preserve"> </w:t>
      </w:r>
      <w:r>
        <w:t>might</w:t>
      </w:r>
      <w:r>
        <w:rPr>
          <w:spacing w:val="-11"/>
        </w:rPr>
        <w:t xml:space="preserve"> </w:t>
      </w:r>
      <w:r>
        <w:t>be</w:t>
      </w:r>
      <w:r>
        <w:rPr>
          <w:spacing w:val="-12"/>
        </w:rPr>
        <w:t xml:space="preserve"> </w:t>
      </w:r>
      <w:r>
        <w:t>true.</w:t>
      </w:r>
      <w:r>
        <w:rPr>
          <w:spacing w:val="9"/>
        </w:rPr>
        <w:t xml:space="preserve"> </w:t>
      </w:r>
      <w:r>
        <w:t>In</w:t>
      </w:r>
      <w:r>
        <w:rPr>
          <w:spacing w:val="-11"/>
        </w:rPr>
        <w:t xml:space="preserve"> </w:t>
      </w:r>
      <w:r>
        <w:t>this</w:t>
      </w:r>
      <w:r>
        <w:rPr>
          <w:spacing w:val="-13"/>
        </w:rPr>
        <w:t xml:space="preserve"> </w:t>
      </w:r>
      <w:r>
        <w:t>section</w:t>
      </w:r>
      <w:r>
        <w:rPr>
          <w:spacing w:val="-11"/>
        </w:rPr>
        <w:t xml:space="preserve"> </w:t>
      </w:r>
      <w:r>
        <w:t>I</w:t>
      </w:r>
      <w:r>
        <w:rPr>
          <w:spacing w:val="-12"/>
        </w:rPr>
        <w:t xml:space="preserve"> </w:t>
      </w:r>
      <w:r>
        <w:t>examine</w:t>
      </w:r>
      <w:r>
        <w:rPr>
          <w:spacing w:val="-13"/>
        </w:rPr>
        <w:t xml:space="preserve"> </w:t>
      </w:r>
      <w:r>
        <w:t>the results</w:t>
      </w:r>
      <w:r>
        <w:rPr>
          <w:spacing w:val="-15"/>
        </w:rPr>
        <w:t xml:space="preserve"> </w:t>
      </w:r>
      <w:r>
        <w:t>of</w:t>
      </w:r>
      <w:r>
        <w:rPr>
          <w:spacing w:val="-14"/>
        </w:rPr>
        <w:t xml:space="preserve"> </w:t>
      </w:r>
      <w:r>
        <w:t>comparing</w:t>
      </w:r>
      <w:r>
        <w:rPr>
          <w:spacing w:val="-14"/>
        </w:rPr>
        <w:t xml:space="preserve"> </w:t>
      </w:r>
      <w:r>
        <w:t>the</w:t>
      </w:r>
      <w:r>
        <w:rPr>
          <w:spacing w:val="-14"/>
        </w:rPr>
        <w:t xml:space="preserve"> </w:t>
      </w:r>
      <w:r>
        <w:t>number</w:t>
      </w:r>
      <w:r>
        <w:rPr>
          <w:spacing w:val="-14"/>
        </w:rPr>
        <w:t xml:space="preserve"> </w:t>
      </w:r>
      <w:r>
        <w:t>of</w:t>
      </w:r>
      <w:r>
        <w:rPr>
          <w:spacing w:val="-14"/>
        </w:rPr>
        <w:t xml:space="preserve"> </w:t>
      </w:r>
      <w:r>
        <w:t>tokens</w:t>
      </w:r>
      <w:r>
        <w:rPr>
          <w:spacing w:val="-14"/>
        </w:rPr>
        <w:t xml:space="preserve"> </w:t>
      </w:r>
      <w:r>
        <w:t>encountered</w:t>
      </w:r>
      <w:r>
        <w:rPr>
          <w:spacing w:val="-14"/>
        </w:rPr>
        <w:t xml:space="preserve"> </w:t>
      </w:r>
      <w:r>
        <w:t>for</w:t>
      </w:r>
      <w:r>
        <w:rPr>
          <w:spacing w:val="-14"/>
        </w:rPr>
        <w:t xml:space="preserve"> </w:t>
      </w:r>
      <w:r>
        <w:t>a</w:t>
      </w:r>
      <w:r>
        <w:rPr>
          <w:spacing w:val="-14"/>
        </w:rPr>
        <w:t xml:space="preserve"> </w:t>
      </w:r>
      <w:r>
        <w:t>stem</w:t>
      </w:r>
      <w:r>
        <w:rPr>
          <w:spacing w:val="-14"/>
        </w:rPr>
        <w:t xml:space="preserve"> </w:t>
      </w:r>
      <w:r>
        <w:t>to</w:t>
      </w:r>
      <w:r>
        <w:rPr>
          <w:spacing w:val="-15"/>
        </w:rPr>
        <w:t xml:space="preserve"> </w:t>
      </w:r>
      <w:r>
        <w:t>its</w:t>
      </w:r>
      <w:r>
        <w:rPr>
          <w:spacing w:val="-14"/>
        </w:rPr>
        <w:t xml:space="preserve"> </w:t>
      </w:r>
      <w:r>
        <w:t>cumulative</w:t>
      </w:r>
      <w:r>
        <w:rPr>
          <w:spacing w:val="-14"/>
        </w:rPr>
        <w:t xml:space="preserve"> </w:t>
      </w:r>
      <w:r>
        <w:t>flexibility rating,</w:t>
      </w:r>
      <w:r>
        <w:rPr>
          <w:spacing w:val="-12"/>
        </w:rPr>
        <w:t xml:space="preserve"> </w:t>
      </w:r>
      <w:r>
        <w:t>the</w:t>
      </w:r>
      <w:r>
        <w:rPr>
          <w:spacing w:val="-13"/>
        </w:rPr>
        <w:t xml:space="preserve"> </w:t>
      </w:r>
      <w:r>
        <w:t>question</w:t>
      </w:r>
      <w:r>
        <w:rPr>
          <w:spacing w:val="-13"/>
        </w:rPr>
        <w:t xml:space="preserve"> </w:t>
      </w:r>
      <w:r>
        <w:t>being,</w:t>
      </w:r>
      <w:r>
        <w:rPr>
          <w:spacing w:val="-11"/>
        </w:rPr>
        <w:t xml:space="preserve"> </w:t>
      </w:r>
      <w:r>
        <w:t>“Does</w:t>
      </w:r>
      <w:r>
        <w:rPr>
          <w:spacing w:val="-13"/>
        </w:rPr>
        <w:t xml:space="preserve"> </w:t>
      </w:r>
      <w:r>
        <w:t>the</w:t>
      </w:r>
      <w:r>
        <w:rPr>
          <w:spacing w:val="-13"/>
        </w:rPr>
        <w:t xml:space="preserve"> </w:t>
      </w:r>
      <w:r>
        <w:t>cumulative</w:t>
      </w:r>
      <w:r>
        <w:rPr>
          <w:spacing w:val="-13"/>
        </w:rPr>
        <w:t xml:space="preserve"> </w:t>
      </w:r>
      <w:r>
        <w:t>flexibility</w:t>
      </w:r>
      <w:r>
        <w:rPr>
          <w:spacing w:val="-13"/>
        </w:rPr>
        <w:t xml:space="preserve"> </w:t>
      </w:r>
      <w:r>
        <w:t>for</w:t>
      </w:r>
      <w:r>
        <w:rPr>
          <w:spacing w:val="-13"/>
        </w:rPr>
        <w:t xml:space="preserve"> </w:t>
      </w:r>
      <w:r>
        <w:t>the</w:t>
      </w:r>
      <w:r>
        <w:rPr>
          <w:spacing w:val="-13"/>
        </w:rPr>
        <w:t xml:space="preserve"> </w:t>
      </w:r>
      <w:r>
        <w:t>lexical</w:t>
      </w:r>
      <w:r>
        <w:rPr>
          <w:spacing w:val="-14"/>
        </w:rPr>
        <w:t xml:space="preserve"> </w:t>
      </w:r>
      <w:r>
        <w:t>item</w:t>
      </w:r>
      <w:r>
        <w:rPr>
          <w:spacing w:val="-13"/>
        </w:rPr>
        <w:t xml:space="preserve"> </w:t>
      </w:r>
      <w:r>
        <w:t>increase</w:t>
      </w:r>
      <w:r>
        <w:rPr>
          <w:spacing w:val="-13"/>
        </w:rPr>
        <w:t xml:space="preserve"> </w:t>
      </w:r>
      <w:r>
        <w:t>as</w:t>
      </w:r>
      <w:r>
        <w:rPr>
          <w:spacing w:val="-13"/>
        </w:rPr>
        <w:t xml:space="preserve"> </w:t>
      </w:r>
      <w:r>
        <w:t>one encounters more</w:t>
      </w:r>
      <w:r>
        <w:rPr>
          <w:spacing w:val="-3"/>
        </w:rPr>
        <w:t xml:space="preserve"> </w:t>
      </w:r>
      <w:r>
        <w:t>tokens?”.</w:t>
      </w:r>
    </w:p>
    <w:p w:rsidR="00DD7756" w:rsidRDefault="00AD1397">
      <w:pPr>
        <w:pStyle w:val="BodyText"/>
        <w:spacing w:before="188" w:line="420" w:lineRule="auto"/>
        <w:ind w:left="119" w:right="334" w:firstLine="358"/>
        <w:jc w:val="both"/>
      </w:pPr>
      <w:r>
        <w:t>It is important to understand here that number of tokens encountered is not the same thing as frequency</w:t>
      </w:r>
      <w:ins w:id="265" w:author="Owner" w:date="2021-01-28T15:09:00Z">
        <w:r w:rsidR="00B77E48">
          <w:t xml:space="preserve"> (add where?)</w:t>
        </w:r>
      </w:ins>
      <w:r>
        <w:t>. A very low frequency word could nonetheless have a high number of tokens in a given corpus if that corpus is very large. Likewise, a high frequency word could</w:t>
      </w:r>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AD1397">
      <w:pPr>
        <w:pStyle w:val="BodyText"/>
        <w:spacing w:before="84"/>
        <w:ind w:left="120"/>
        <w:jc w:val="both"/>
      </w:pPr>
      <w:bookmarkStart w:id="266" w:name="_bookmark197"/>
      <w:bookmarkEnd w:id="266"/>
      <w:r>
        <w:lastRenderedPageBreak/>
        <w:t>have a low number of tokens in a small corpus.</w:t>
      </w:r>
    </w:p>
    <w:p w:rsidR="00DD7756" w:rsidRDefault="00AD1397">
      <w:pPr>
        <w:pStyle w:val="BodyText"/>
        <w:spacing w:before="205" w:line="420" w:lineRule="auto"/>
        <w:ind w:left="120" w:right="333" w:firstLine="358"/>
        <w:jc w:val="both"/>
      </w:pPr>
      <w:r>
        <w:t>Only</w:t>
      </w:r>
      <w:r>
        <w:rPr>
          <w:spacing w:val="-21"/>
        </w:rPr>
        <w:t xml:space="preserve"> </w:t>
      </w:r>
      <w:r>
        <w:t>stems</w:t>
      </w:r>
      <w:r>
        <w:rPr>
          <w:spacing w:val="-20"/>
        </w:rPr>
        <w:t xml:space="preserve"> </w:t>
      </w:r>
      <w:r>
        <w:t>with</w:t>
      </w:r>
      <w:r>
        <w:rPr>
          <w:spacing w:val="-20"/>
        </w:rPr>
        <w:t xml:space="preserve"> </w:t>
      </w:r>
      <w:r>
        <w:t>a</w:t>
      </w:r>
      <w:r>
        <w:rPr>
          <w:spacing w:val="-21"/>
        </w:rPr>
        <w:t xml:space="preserve"> </w:t>
      </w:r>
      <w:r>
        <w:t>frequency</w:t>
      </w:r>
      <w:r>
        <w:rPr>
          <w:spacing w:val="-20"/>
        </w:rPr>
        <w:t xml:space="preserve"> </w:t>
      </w:r>
      <w:r>
        <w:t>of</w:t>
      </w:r>
      <w:r>
        <w:rPr>
          <w:spacing w:val="-20"/>
        </w:rPr>
        <w:t xml:space="preserve"> </w:t>
      </w:r>
      <w:r>
        <w:t>at</w:t>
      </w:r>
      <w:r>
        <w:rPr>
          <w:spacing w:val="-21"/>
        </w:rPr>
        <w:t xml:space="preserve"> </w:t>
      </w:r>
      <w:r>
        <w:t>least</w:t>
      </w:r>
      <w:r>
        <w:rPr>
          <w:spacing w:val="-20"/>
        </w:rPr>
        <w:t xml:space="preserve"> </w:t>
      </w:r>
      <w:r>
        <w:t>4</w:t>
      </w:r>
      <w:r>
        <w:rPr>
          <w:spacing w:val="-20"/>
        </w:rPr>
        <w:t xml:space="preserve"> </w:t>
      </w:r>
      <w:r>
        <w:t>were</w:t>
      </w:r>
      <w:r>
        <w:rPr>
          <w:spacing w:val="-20"/>
        </w:rPr>
        <w:t xml:space="preserve"> </w:t>
      </w:r>
      <w:r>
        <w:t>studied</w:t>
      </w:r>
      <w:r>
        <w:rPr>
          <w:spacing w:val="-21"/>
        </w:rPr>
        <w:t xml:space="preserve"> </w:t>
      </w:r>
      <w:r>
        <w:t>(see</w:t>
      </w:r>
      <w:r>
        <w:rPr>
          <w:spacing w:val="-20"/>
        </w:rPr>
        <w:t xml:space="preserve"> </w:t>
      </w:r>
      <w:r>
        <w:t>§</w:t>
      </w:r>
      <w:hyperlink w:anchor="_bookmark165" w:history="1">
        <w:r>
          <w:rPr>
            <w:color w:val="007FFF"/>
          </w:rPr>
          <w:t>3.4.1</w:t>
        </w:r>
        <w:r>
          <w:rPr>
            <w:color w:val="007FFF"/>
            <w:spacing w:val="-20"/>
          </w:rPr>
          <w:t xml:space="preserve"> </w:t>
        </w:r>
      </w:hyperlink>
      <w:r>
        <w:t>for</w:t>
      </w:r>
      <w:r>
        <w:rPr>
          <w:spacing w:val="-21"/>
        </w:rPr>
        <w:t xml:space="preserve"> </w:t>
      </w:r>
      <w:r>
        <w:t>the</w:t>
      </w:r>
      <w:r>
        <w:rPr>
          <w:spacing w:val="-20"/>
        </w:rPr>
        <w:t xml:space="preserve"> </w:t>
      </w:r>
      <w:r>
        <w:t>motivation</w:t>
      </w:r>
      <w:r>
        <w:rPr>
          <w:spacing w:val="-20"/>
        </w:rPr>
        <w:t xml:space="preserve"> </w:t>
      </w:r>
      <w:r>
        <w:t>behind this restriction). For English, I examined the 100-item sample, and for Nuuchahnulth I used the entire corpus. Using a script and going sequentially through the corpora, each time I encountered</w:t>
      </w:r>
      <w:r>
        <w:rPr>
          <w:spacing w:val="-14"/>
        </w:rPr>
        <w:t xml:space="preserve"> </w:t>
      </w:r>
      <w:r>
        <w:t>a</w:t>
      </w:r>
      <w:r>
        <w:rPr>
          <w:spacing w:val="-13"/>
        </w:rPr>
        <w:t xml:space="preserve"> </w:t>
      </w:r>
      <w:r>
        <w:t>new</w:t>
      </w:r>
      <w:r>
        <w:rPr>
          <w:spacing w:val="-13"/>
        </w:rPr>
        <w:t xml:space="preserve"> </w:t>
      </w:r>
      <w:r>
        <w:t>token</w:t>
      </w:r>
      <w:r>
        <w:rPr>
          <w:spacing w:val="-13"/>
        </w:rPr>
        <w:t xml:space="preserve"> </w:t>
      </w:r>
      <w:r>
        <w:t>of</w:t>
      </w:r>
      <w:r>
        <w:rPr>
          <w:spacing w:val="-13"/>
        </w:rPr>
        <w:t xml:space="preserve"> </w:t>
      </w:r>
      <w:r>
        <w:t>a</w:t>
      </w:r>
      <w:r>
        <w:rPr>
          <w:spacing w:val="-13"/>
        </w:rPr>
        <w:t xml:space="preserve"> </w:t>
      </w:r>
      <w:r>
        <w:t>lexical</w:t>
      </w:r>
      <w:r>
        <w:rPr>
          <w:spacing w:val="-13"/>
        </w:rPr>
        <w:t xml:space="preserve"> </w:t>
      </w:r>
      <w:r>
        <w:t>item,</w:t>
      </w:r>
      <w:r>
        <w:rPr>
          <w:spacing w:val="-12"/>
        </w:rPr>
        <w:t xml:space="preserve"> </w:t>
      </w:r>
      <w:r>
        <w:t>I</w:t>
      </w:r>
      <w:r>
        <w:rPr>
          <w:spacing w:val="-13"/>
        </w:rPr>
        <w:t xml:space="preserve"> </w:t>
      </w:r>
      <w:r>
        <w:t>recalculated</w:t>
      </w:r>
      <w:r>
        <w:rPr>
          <w:spacing w:val="-13"/>
        </w:rPr>
        <w:t xml:space="preserve"> </w:t>
      </w:r>
      <w:r>
        <w:t>its</w:t>
      </w:r>
      <w:r>
        <w:rPr>
          <w:spacing w:val="-13"/>
        </w:rPr>
        <w:t xml:space="preserve"> </w:t>
      </w:r>
      <w:r>
        <w:t>flexibility</w:t>
      </w:r>
      <w:r>
        <w:rPr>
          <w:spacing w:val="-13"/>
        </w:rPr>
        <w:t xml:space="preserve"> </w:t>
      </w:r>
      <w:r>
        <w:t>and</w:t>
      </w:r>
      <w:r>
        <w:rPr>
          <w:spacing w:val="-13"/>
        </w:rPr>
        <w:t xml:space="preserve"> </w:t>
      </w:r>
      <w:r>
        <w:t>recorded</w:t>
      </w:r>
      <w:r>
        <w:rPr>
          <w:spacing w:val="-13"/>
        </w:rPr>
        <w:t xml:space="preserve"> </w:t>
      </w:r>
      <w:r>
        <w:t>that</w:t>
      </w:r>
      <w:r>
        <w:rPr>
          <w:spacing w:val="-13"/>
        </w:rPr>
        <w:t xml:space="preserve"> </w:t>
      </w:r>
      <w:r>
        <w:t>value and token frequency at that point in the</w:t>
      </w:r>
      <w:r>
        <w:rPr>
          <w:spacing w:val="-10"/>
        </w:rPr>
        <w:t xml:space="preserve"> </w:t>
      </w:r>
      <w:r>
        <w:t>corpus.</w:t>
      </w:r>
    </w:p>
    <w:p w:rsidR="00DD7756" w:rsidRDefault="00DD7756">
      <w:pPr>
        <w:pStyle w:val="BodyText"/>
        <w:spacing w:line="420" w:lineRule="auto"/>
        <w:ind w:left="120" w:right="333" w:firstLine="358"/>
        <w:jc w:val="both"/>
      </w:pPr>
      <w:hyperlink w:anchor="_bookmark198" w:history="1">
        <w:r w:rsidR="00AD1397">
          <w:rPr>
            <w:color w:val="007FFF"/>
          </w:rPr>
          <w:t xml:space="preserve">Figure 4.10 </w:t>
        </w:r>
      </w:hyperlink>
      <w:r w:rsidR="00AD1397">
        <w:t>shows the result of these calculations for the</w:t>
      </w:r>
      <w:del w:id="267" w:author="Owner" w:date="2021-01-28T15:10:00Z">
        <w:r w:rsidR="00AD1397" w:rsidDel="00B77E48">
          <w:delText xml:space="preserve"> the</w:delText>
        </w:r>
      </w:del>
      <w:r w:rsidR="00AD1397">
        <w:t xml:space="preserve"> ten most frequent words in the</w:t>
      </w:r>
      <w:r w:rsidR="00AD1397">
        <w:rPr>
          <w:spacing w:val="-13"/>
        </w:rPr>
        <w:t xml:space="preserve"> </w:t>
      </w:r>
      <w:r w:rsidR="00AD1397">
        <w:t>English</w:t>
      </w:r>
      <w:r w:rsidR="00AD1397">
        <w:rPr>
          <w:spacing w:val="-13"/>
        </w:rPr>
        <w:t xml:space="preserve"> </w:t>
      </w:r>
      <w:r w:rsidR="00AD1397">
        <w:t>corpus,</w:t>
      </w:r>
      <w:r w:rsidR="00AD1397">
        <w:rPr>
          <w:spacing w:val="-10"/>
        </w:rPr>
        <w:t xml:space="preserve"> </w:t>
      </w:r>
      <w:r w:rsidR="00AD1397">
        <w:t>and</w:t>
      </w:r>
      <w:r w:rsidR="00AD1397">
        <w:rPr>
          <w:spacing w:val="-14"/>
        </w:rPr>
        <w:t xml:space="preserve"> </w:t>
      </w:r>
      <w:hyperlink w:anchor="_bookmark199" w:history="1">
        <w:r w:rsidR="00AD1397">
          <w:rPr>
            <w:color w:val="007FFF"/>
          </w:rPr>
          <w:t>Figure</w:t>
        </w:r>
        <w:r w:rsidR="00AD1397">
          <w:rPr>
            <w:color w:val="007FFF"/>
            <w:spacing w:val="-13"/>
          </w:rPr>
          <w:t xml:space="preserve"> </w:t>
        </w:r>
        <w:r w:rsidR="00AD1397">
          <w:rPr>
            <w:color w:val="007FFF"/>
          </w:rPr>
          <w:t>4.11</w:t>
        </w:r>
        <w:r w:rsidR="00AD1397">
          <w:rPr>
            <w:color w:val="007FFF"/>
            <w:spacing w:val="-12"/>
          </w:rPr>
          <w:t xml:space="preserve"> </w:t>
        </w:r>
      </w:hyperlink>
      <w:r w:rsidR="00AD1397">
        <w:t>shows</w:t>
      </w:r>
      <w:r w:rsidR="00AD1397">
        <w:rPr>
          <w:spacing w:val="-13"/>
        </w:rPr>
        <w:t xml:space="preserve"> </w:t>
      </w:r>
      <w:r w:rsidR="00AD1397">
        <w:t>the</w:t>
      </w:r>
      <w:r w:rsidR="00AD1397">
        <w:rPr>
          <w:spacing w:val="-12"/>
        </w:rPr>
        <w:t xml:space="preserve"> </w:t>
      </w:r>
      <w:r w:rsidR="00AD1397">
        <w:t>same</w:t>
      </w:r>
      <w:r w:rsidR="00AD1397">
        <w:rPr>
          <w:spacing w:val="-13"/>
        </w:rPr>
        <w:t xml:space="preserve"> </w:t>
      </w:r>
      <w:r w:rsidR="00AD1397">
        <w:t>for</w:t>
      </w:r>
      <w:r w:rsidR="00AD1397">
        <w:rPr>
          <w:spacing w:val="-13"/>
        </w:rPr>
        <w:t xml:space="preserve"> </w:t>
      </w:r>
      <w:r w:rsidR="00AD1397">
        <w:t>Nuuchahnulth.</w:t>
      </w:r>
      <w:r w:rsidR="00AD1397">
        <w:rPr>
          <w:spacing w:val="12"/>
        </w:rPr>
        <w:t xml:space="preserve"> </w:t>
      </w:r>
      <w:r w:rsidR="00AD1397">
        <w:t>The</w:t>
      </w:r>
      <w:r w:rsidR="00AD1397">
        <w:rPr>
          <w:spacing w:val="-13"/>
        </w:rPr>
        <w:t xml:space="preserve"> </w:t>
      </w:r>
      <w:r w:rsidR="00AD1397">
        <w:t>number</w:t>
      </w:r>
      <w:r w:rsidR="00AD1397">
        <w:rPr>
          <w:spacing w:val="-12"/>
        </w:rPr>
        <w:t xml:space="preserve"> </w:t>
      </w:r>
      <w:r w:rsidR="00AD1397">
        <w:t>of</w:t>
      </w:r>
      <w:r w:rsidR="00AD1397">
        <w:rPr>
          <w:spacing w:val="-13"/>
        </w:rPr>
        <w:t xml:space="preserve"> </w:t>
      </w:r>
      <w:r w:rsidR="00AD1397">
        <w:t>tokens encountered is shown on the x-axis, and the cumulative flexibility is shown on the y-axis.   I show only the most frequent words here merely because they provide the clearest visual representation</w:t>
      </w:r>
      <w:r w:rsidR="00AD1397">
        <w:rPr>
          <w:spacing w:val="-12"/>
        </w:rPr>
        <w:t xml:space="preserve"> </w:t>
      </w:r>
      <w:r w:rsidR="00AD1397">
        <w:t>of</w:t>
      </w:r>
      <w:r w:rsidR="00AD1397">
        <w:rPr>
          <w:spacing w:val="-11"/>
        </w:rPr>
        <w:t xml:space="preserve"> </w:t>
      </w:r>
      <w:r w:rsidR="00AD1397">
        <w:t>the</w:t>
      </w:r>
      <w:r w:rsidR="00AD1397">
        <w:rPr>
          <w:spacing w:val="-11"/>
        </w:rPr>
        <w:t xml:space="preserve"> </w:t>
      </w:r>
      <w:r w:rsidR="00AD1397">
        <w:t>data;</w:t>
      </w:r>
      <w:r w:rsidR="00AD1397">
        <w:rPr>
          <w:spacing w:val="-9"/>
        </w:rPr>
        <w:t xml:space="preserve"> </w:t>
      </w:r>
      <w:r w:rsidR="00AD1397">
        <w:t>more</w:t>
      </w:r>
      <w:r w:rsidR="00AD1397">
        <w:rPr>
          <w:spacing w:val="-12"/>
        </w:rPr>
        <w:t xml:space="preserve"> </w:t>
      </w:r>
      <w:r w:rsidR="00AD1397">
        <w:t>comprehensive</w:t>
      </w:r>
      <w:r w:rsidR="00AD1397">
        <w:rPr>
          <w:spacing w:val="-11"/>
        </w:rPr>
        <w:t xml:space="preserve"> </w:t>
      </w:r>
      <w:r w:rsidR="00AD1397">
        <w:t>(but</w:t>
      </w:r>
      <w:r w:rsidR="00AD1397">
        <w:rPr>
          <w:spacing w:val="-11"/>
        </w:rPr>
        <w:t xml:space="preserve"> </w:t>
      </w:r>
      <w:r w:rsidR="00AD1397">
        <w:t>difficult</w:t>
      </w:r>
      <w:r w:rsidR="00AD1397">
        <w:rPr>
          <w:spacing w:val="-11"/>
        </w:rPr>
        <w:t xml:space="preserve"> </w:t>
      </w:r>
      <w:r w:rsidR="00AD1397">
        <w:t>to</w:t>
      </w:r>
      <w:r w:rsidR="00AD1397">
        <w:rPr>
          <w:spacing w:val="-11"/>
        </w:rPr>
        <w:t xml:space="preserve"> </w:t>
      </w:r>
      <w:r w:rsidR="00AD1397">
        <w:t>read)</w:t>
      </w:r>
      <w:r w:rsidR="00AD1397">
        <w:rPr>
          <w:spacing w:val="-11"/>
        </w:rPr>
        <w:t xml:space="preserve"> </w:t>
      </w:r>
      <w:r w:rsidR="00AD1397">
        <w:t>plots</w:t>
      </w:r>
      <w:r w:rsidR="00AD1397">
        <w:rPr>
          <w:spacing w:val="-12"/>
        </w:rPr>
        <w:t xml:space="preserve"> </w:t>
      </w:r>
      <w:r w:rsidR="00AD1397">
        <w:t>for</w:t>
      </w:r>
      <w:r w:rsidR="00AD1397">
        <w:rPr>
          <w:spacing w:val="-11"/>
        </w:rPr>
        <w:t xml:space="preserve"> </w:t>
      </w:r>
      <w:r w:rsidR="00AD1397">
        <w:t>each</w:t>
      </w:r>
      <w:r w:rsidR="00AD1397">
        <w:rPr>
          <w:spacing w:val="-11"/>
        </w:rPr>
        <w:t xml:space="preserve"> </w:t>
      </w:r>
      <w:r w:rsidR="00AD1397">
        <w:t xml:space="preserve">language are given in </w:t>
      </w:r>
      <w:hyperlink w:anchor="_bookmark200" w:history="1">
        <w:r w:rsidR="00AD1397">
          <w:rPr>
            <w:color w:val="007FFF"/>
          </w:rPr>
          <w:t xml:space="preserve">Figure 4.12 </w:t>
        </w:r>
      </w:hyperlink>
      <w:r w:rsidR="00AD1397">
        <w:t xml:space="preserve">and </w:t>
      </w:r>
      <w:hyperlink w:anchor="_bookmark201" w:history="1">
        <w:r w:rsidR="00AD1397">
          <w:rPr>
            <w:color w:val="007FFF"/>
          </w:rPr>
          <w:t>Figure 4.13</w:t>
        </w:r>
      </w:hyperlink>
      <w:r w:rsidR="00AD1397">
        <w:t>. For ease of visualization, a version of the English data with log</w:t>
      </w:r>
      <w:r w:rsidR="00AD1397">
        <w:rPr>
          <w:rFonts w:ascii="Times New Roman"/>
          <w:position w:val="-6"/>
          <w:sz w:val="16"/>
        </w:rPr>
        <w:t xml:space="preserve">10 </w:t>
      </w:r>
      <w:r w:rsidR="00AD1397">
        <w:t xml:space="preserve">frequency on the x-axis is also given in </w:t>
      </w:r>
      <w:hyperlink w:anchor="_bookmark202" w:history="1">
        <w:r w:rsidR="00AD1397">
          <w:rPr>
            <w:color w:val="007FFF"/>
          </w:rPr>
          <w:t>Figure</w:t>
        </w:r>
        <w:r w:rsidR="00AD1397">
          <w:rPr>
            <w:color w:val="007FFF"/>
            <w:spacing w:val="-28"/>
          </w:rPr>
          <w:t xml:space="preserve"> </w:t>
        </w:r>
        <w:r w:rsidR="00AD1397">
          <w:rPr>
            <w:color w:val="007FFF"/>
          </w:rPr>
          <w:t>4.14</w:t>
        </w:r>
      </w:hyperlink>
      <w:r w:rsidR="00AD1397">
        <w:t>.</w:t>
      </w:r>
    </w:p>
    <w:p w:rsidR="00DD7756" w:rsidRDefault="00AD1397">
      <w:pPr>
        <w:spacing w:before="21" w:line="259" w:lineRule="auto"/>
        <w:ind w:left="2456" w:right="1530" w:hanging="1141"/>
        <w:jc w:val="both"/>
      </w:pPr>
      <w:bookmarkStart w:id="268" w:name="_bookmark198"/>
      <w:bookmarkEnd w:id="268"/>
      <w:r>
        <w:rPr>
          <w:b/>
        </w:rPr>
        <w:t xml:space="preserve">Figure 4.10: </w:t>
      </w:r>
      <w:r>
        <w:t>Cumulative lexical flexibility for English (10 most frequent words)</w:t>
      </w:r>
    </w:p>
    <w:p w:rsidR="00DD7756" w:rsidRDefault="00AD1397">
      <w:pPr>
        <w:pStyle w:val="BodyText"/>
        <w:spacing w:before="5"/>
        <w:rPr>
          <w:sz w:val="20"/>
        </w:rPr>
      </w:pPr>
      <w:r>
        <w:rPr>
          <w:noProof/>
        </w:rPr>
        <w:drawing>
          <wp:anchor distT="0" distB="0" distL="0" distR="0" simplePos="0" relativeHeight="78" behindDoc="0" locked="0" layoutInCell="1" allowOverlap="1">
            <wp:simplePos x="0" y="0"/>
            <wp:positionH relativeFrom="page">
              <wp:posOffset>1184910</wp:posOffset>
            </wp:positionH>
            <wp:positionV relativeFrom="paragraph">
              <wp:posOffset>173168</wp:posOffset>
            </wp:positionV>
            <wp:extent cx="5585459" cy="275653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80" cstate="print"/>
                    <a:stretch>
                      <a:fillRect/>
                    </a:stretch>
                  </pic:blipFill>
                  <pic:spPr>
                    <a:xfrm>
                      <a:off x="0" y="0"/>
                      <a:ext cx="5585459" cy="2756535"/>
                    </a:xfrm>
                    <a:prstGeom prst="rect">
                      <a:avLst/>
                    </a:prstGeom>
                  </pic:spPr>
                </pic:pic>
              </a:graphicData>
            </a:graphic>
          </wp:anchor>
        </w:drawing>
      </w:r>
    </w:p>
    <w:p w:rsidR="00DD7756" w:rsidRDefault="00DD7756">
      <w:pPr>
        <w:pStyle w:val="BodyText"/>
      </w:pPr>
    </w:p>
    <w:p w:rsidR="00DD7756" w:rsidRDefault="00DD7756">
      <w:pPr>
        <w:pStyle w:val="BodyText"/>
        <w:spacing w:before="3"/>
        <w:rPr>
          <w:sz w:val="23"/>
        </w:rPr>
      </w:pPr>
    </w:p>
    <w:p w:rsidR="00DD7756" w:rsidRDefault="00AD1397">
      <w:pPr>
        <w:pStyle w:val="BodyText"/>
        <w:spacing w:before="1" w:line="420" w:lineRule="auto"/>
        <w:ind w:left="120" w:right="333" w:firstLine="358"/>
        <w:jc w:val="both"/>
      </w:pPr>
      <w:r>
        <w:t>The</w:t>
      </w:r>
      <w:r>
        <w:rPr>
          <w:spacing w:val="-8"/>
        </w:rPr>
        <w:t xml:space="preserve"> </w:t>
      </w:r>
      <w:r>
        <w:t>first</w:t>
      </w:r>
      <w:r>
        <w:rPr>
          <w:spacing w:val="-7"/>
        </w:rPr>
        <w:t xml:space="preserve"> </w:t>
      </w:r>
      <w:r>
        <w:t>thing</w:t>
      </w:r>
      <w:r>
        <w:rPr>
          <w:spacing w:val="-6"/>
        </w:rPr>
        <w:t xml:space="preserve"> </w:t>
      </w:r>
      <w:r>
        <w:t>to</w:t>
      </w:r>
      <w:r>
        <w:rPr>
          <w:spacing w:val="-7"/>
        </w:rPr>
        <w:t xml:space="preserve"> </w:t>
      </w:r>
      <w:r>
        <w:t>notice</w:t>
      </w:r>
      <w:r>
        <w:rPr>
          <w:spacing w:val="-7"/>
        </w:rPr>
        <w:t xml:space="preserve"> </w:t>
      </w:r>
      <w:r>
        <w:t>from</w:t>
      </w:r>
      <w:r>
        <w:rPr>
          <w:spacing w:val="-7"/>
        </w:rPr>
        <w:t xml:space="preserve"> </w:t>
      </w:r>
      <w:r>
        <w:t>both</w:t>
      </w:r>
      <w:r>
        <w:rPr>
          <w:spacing w:val="-7"/>
        </w:rPr>
        <w:t xml:space="preserve"> </w:t>
      </w:r>
      <w:r>
        <w:t>plots</w:t>
      </w:r>
      <w:r>
        <w:rPr>
          <w:spacing w:val="-7"/>
        </w:rPr>
        <w:t xml:space="preserve"> </w:t>
      </w:r>
      <w:r>
        <w:t>of</w:t>
      </w:r>
      <w:r>
        <w:rPr>
          <w:spacing w:val="-7"/>
        </w:rPr>
        <w:t xml:space="preserve"> </w:t>
      </w:r>
      <w:r>
        <w:t>high-frequency</w:t>
      </w:r>
      <w:r>
        <w:rPr>
          <w:spacing w:val="-6"/>
        </w:rPr>
        <w:t xml:space="preserve"> </w:t>
      </w:r>
      <w:r>
        <w:t>words</w:t>
      </w:r>
      <w:r>
        <w:rPr>
          <w:spacing w:val="-8"/>
        </w:rPr>
        <w:t xml:space="preserve"> </w:t>
      </w:r>
      <w:r>
        <w:t>is</w:t>
      </w:r>
      <w:r>
        <w:rPr>
          <w:spacing w:val="-7"/>
        </w:rPr>
        <w:t xml:space="preserve"> </w:t>
      </w:r>
      <w:r>
        <w:t>that</w:t>
      </w:r>
      <w:r>
        <w:rPr>
          <w:spacing w:val="-6"/>
        </w:rPr>
        <w:t xml:space="preserve"> </w:t>
      </w:r>
      <w:r>
        <w:t>it</w:t>
      </w:r>
      <w:r>
        <w:rPr>
          <w:spacing w:val="-7"/>
        </w:rPr>
        <w:t xml:space="preserve"> </w:t>
      </w:r>
      <w:r>
        <w:t>takes</w:t>
      </w:r>
      <w:r>
        <w:rPr>
          <w:spacing w:val="-7"/>
        </w:rPr>
        <w:t xml:space="preserve"> </w:t>
      </w:r>
      <w:r>
        <w:t>a</w:t>
      </w:r>
      <w:r>
        <w:rPr>
          <w:spacing w:val="-6"/>
        </w:rPr>
        <w:t xml:space="preserve"> </w:t>
      </w:r>
      <w:r>
        <w:t>certain number of tokens for the flexibility of a word to become evident and stable. For English,</w:t>
      </w:r>
      <w:r>
        <w:rPr>
          <w:spacing w:val="-4"/>
        </w:rPr>
        <w:t xml:space="preserve"> </w:t>
      </w:r>
      <w:r>
        <w:t>the</w:t>
      </w:r>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AD1397">
      <w:pPr>
        <w:spacing w:before="73" w:line="259" w:lineRule="auto"/>
        <w:ind w:left="2456" w:right="1524" w:hanging="1141"/>
      </w:pPr>
      <w:bookmarkStart w:id="269" w:name="_bookmark199"/>
      <w:bookmarkEnd w:id="269"/>
      <w:r>
        <w:rPr>
          <w:b/>
        </w:rPr>
        <w:lastRenderedPageBreak/>
        <w:t xml:space="preserve">Figure 4.11: </w:t>
      </w:r>
      <w:r>
        <w:t>Cumulative lexical flexibility for Nuuchahnulth (10 most fre- quent words)</w:t>
      </w:r>
    </w:p>
    <w:p w:rsidR="00DD7756" w:rsidRDefault="00AD1397">
      <w:pPr>
        <w:pStyle w:val="BodyText"/>
        <w:spacing w:before="5"/>
        <w:rPr>
          <w:sz w:val="20"/>
        </w:rPr>
      </w:pPr>
      <w:r>
        <w:rPr>
          <w:noProof/>
        </w:rPr>
        <w:drawing>
          <wp:anchor distT="0" distB="0" distL="0" distR="0" simplePos="0" relativeHeight="79" behindDoc="0" locked="0" layoutInCell="1" allowOverlap="1">
            <wp:simplePos x="0" y="0"/>
            <wp:positionH relativeFrom="page">
              <wp:posOffset>1184910</wp:posOffset>
            </wp:positionH>
            <wp:positionV relativeFrom="paragraph">
              <wp:posOffset>172984</wp:posOffset>
            </wp:positionV>
            <wp:extent cx="5585459" cy="2756535"/>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81" cstate="print"/>
                    <a:stretch>
                      <a:fillRect/>
                    </a:stretch>
                  </pic:blipFill>
                  <pic:spPr>
                    <a:xfrm>
                      <a:off x="0" y="0"/>
                      <a:ext cx="5585459" cy="2756535"/>
                    </a:xfrm>
                    <a:prstGeom prst="rect">
                      <a:avLst/>
                    </a:prstGeom>
                  </pic:spPr>
                </pic:pic>
              </a:graphicData>
            </a:graphic>
          </wp:anchor>
        </w:drawing>
      </w:r>
    </w:p>
    <w:p w:rsidR="00DD7756" w:rsidRDefault="00DD7756">
      <w:pPr>
        <w:pStyle w:val="BodyText"/>
        <w:spacing w:before="11"/>
        <w:rPr>
          <w:sz w:val="25"/>
        </w:rPr>
      </w:pPr>
    </w:p>
    <w:p w:rsidR="00DD7756" w:rsidRDefault="00AD1397">
      <w:pPr>
        <w:ind w:left="1399" w:right="1614"/>
        <w:jc w:val="center"/>
      </w:pPr>
      <w:bookmarkStart w:id="270" w:name="_bookmark200"/>
      <w:bookmarkEnd w:id="270"/>
      <w:r>
        <w:rPr>
          <w:b/>
        </w:rPr>
        <w:t xml:space="preserve">Figure 4.12: </w:t>
      </w:r>
      <w:r>
        <w:t>Cumulative lexical flexibility for English (all words)</w:t>
      </w:r>
    </w:p>
    <w:p w:rsidR="00DD7756" w:rsidRDefault="00AD1397">
      <w:pPr>
        <w:pStyle w:val="BodyText"/>
        <w:spacing w:before="2"/>
        <w:rPr>
          <w:sz w:val="22"/>
        </w:rPr>
      </w:pPr>
      <w:r>
        <w:rPr>
          <w:noProof/>
        </w:rPr>
        <w:drawing>
          <wp:anchor distT="0" distB="0" distL="0" distR="0" simplePos="0" relativeHeight="80" behindDoc="0" locked="0" layoutInCell="1" allowOverlap="1">
            <wp:simplePos x="0" y="0"/>
            <wp:positionH relativeFrom="page">
              <wp:posOffset>1184910</wp:posOffset>
            </wp:positionH>
            <wp:positionV relativeFrom="paragraph">
              <wp:posOffset>185722</wp:posOffset>
            </wp:positionV>
            <wp:extent cx="5629274" cy="275653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82" cstate="print"/>
                    <a:stretch>
                      <a:fillRect/>
                    </a:stretch>
                  </pic:blipFill>
                  <pic:spPr>
                    <a:xfrm>
                      <a:off x="0" y="0"/>
                      <a:ext cx="5629274" cy="2756535"/>
                    </a:xfrm>
                    <a:prstGeom prst="rect">
                      <a:avLst/>
                    </a:prstGeom>
                  </pic:spPr>
                </pic:pic>
              </a:graphicData>
            </a:graphic>
          </wp:anchor>
        </w:drawing>
      </w:r>
    </w:p>
    <w:p w:rsidR="00DD7756" w:rsidRDefault="00DD7756">
      <w:pPr>
        <w:pStyle w:val="BodyText"/>
      </w:pPr>
    </w:p>
    <w:p w:rsidR="00DD7756" w:rsidRDefault="00AD1397">
      <w:pPr>
        <w:pStyle w:val="BodyText"/>
        <w:spacing w:before="205" w:line="417" w:lineRule="auto"/>
        <w:ind w:left="120" w:right="333"/>
        <w:jc w:val="both"/>
      </w:pPr>
      <w:r>
        <w:t xml:space="preserve">trend lines are generally no longer stochastic after </w:t>
      </w:r>
      <w:r>
        <w:rPr>
          <w:rFonts w:ascii="DejaVu Serif Condensed" w:hAnsi="DejaVu Serif Condensed"/>
          <w:i/>
        </w:rPr>
        <w:t>∼</w:t>
      </w:r>
      <w:r>
        <w:t xml:space="preserve">1,000 tokens encountered (this can be more easily seen in </w:t>
      </w:r>
      <w:hyperlink w:anchor="_bookmark202" w:history="1">
        <w:r>
          <w:rPr>
            <w:color w:val="007FFF"/>
          </w:rPr>
          <w:t>Figure 4.14</w:t>
        </w:r>
      </w:hyperlink>
      <w:r>
        <w:t>). If we take 1,000 tokens as a reliability threshhold for deter- mining the flexibility of a lexical item, then no Nuuchahnulth item appears with sufficient frequency in the corpus to be certain of its flexibility. That said, the flexibility of the ten</w:t>
      </w:r>
    </w:p>
    <w:p w:rsidR="00DD7756" w:rsidRDefault="00DD7756">
      <w:pPr>
        <w:spacing w:line="417" w:lineRule="auto"/>
        <w:jc w:val="both"/>
        <w:sectPr w:rsidR="00DD7756">
          <w:pgSz w:w="12240" w:h="15840"/>
          <w:pgMar w:top="1360" w:right="1100" w:bottom="1040" w:left="1680" w:header="0" w:footer="856" w:gutter="0"/>
          <w:cols w:space="720"/>
        </w:sectPr>
      </w:pPr>
    </w:p>
    <w:p w:rsidR="00DD7756" w:rsidRDefault="00AD1397">
      <w:pPr>
        <w:spacing w:before="73"/>
        <w:ind w:left="1399" w:right="1614"/>
        <w:jc w:val="center"/>
      </w:pPr>
      <w:bookmarkStart w:id="271" w:name="_bookmark201"/>
      <w:bookmarkEnd w:id="271"/>
      <w:r>
        <w:rPr>
          <w:b/>
        </w:rPr>
        <w:lastRenderedPageBreak/>
        <w:t xml:space="preserve">Figure 4.13: </w:t>
      </w:r>
      <w:r>
        <w:t>Cumulative lexical flexibility for Nuuchahnulth (all words)</w:t>
      </w:r>
    </w:p>
    <w:p w:rsidR="00DD7756" w:rsidRDefault="00AD1397">
      <w:pPr>
        <w:pStyle w:val="BodyText"/>
        <w:spacing w:before="2"/>
        <w:rPr>
          <w:sz w:val="22"/>
        </w:rPr>
      </w:pPr>
      <w:r>
        <w:rPr>
          <w:noProof/>
        </w:rPr>
        <w:drawing>
          <wp:anchor distT="0" distB="0" distL="0" distR="0" simplePos="0" relativeHeight="81" behindDoc="0" locked="0" layoutInCell="1" allowOverlap="1">
            <wp:simplePos x="0" y="0"/>
            <wp:positionH relativeFrom="page">
              <wp:posOffset>1184910</wp:posOffset>
            </wp:positionH>
            <wp:positionV relativeFrom="paragraph">
              <wp:posOffset>185673</wp:posOffset>
            </wp:positionV>
            <wp:extent cx="5629274" cy="275653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83" cstate="print"/>
                    <a:stretch>
                      <a:fillRect/>
                    </a:stretch>
                  </pic:blipFill>
                  <pic:spPr>
                    <a:xfrm>
                      <a:off x="0" y="0"/>
                      <a:ext cx="5629274" cy="2756535"/>
                    </a:xfrm>
                    <a:prstGeom prst="rect">
                      <a:avLst/>
                    </a:prstGeom>
                  </pic:spPr>
                </pic:pic>
              </a:graphicData>
            </a:graphic>
          </wp:anchor>
        </w:drawing>
      </w:r>
    </w:p>
    <w:p w:rsidR="00DD7756" w:rsidRDefault="00DD7756">
      <w:pPr>
        <w:pStyle w:val="BodyText"/>
        <w:spacing w:before="11"/>
        <w:rPr>
          <w:sz w:val="22"/>
        </w:rPr>
      </w:pPr>
    </w:p>
    <w:p w:rsidR="00DD7756" w:rsidRDefault="00AD1397">
      <w:pPr>
        <w:ind w:left="1397" w:right="1614"/>
        <w:jc w:val="center"/>
      </w:pPr>
      <w:bookmarkStart w:id="272" w:name="_bookmark202"/>
      <w:bookmarkEnd w:id="272"/>
      <w:r>
        <w:rPr>
          <w:b/>
        </w:rPr>
        <w:t xml:space="preserve">Figure 4.14: </w:t>
      </w:r>
      <w:r>
        <w:t>Cumulative lexical flexibility for English (</w:t>
      </w:r>
      <w:r>
        <w:rPr>
          <w:rFonts w:ascii="Palatino Linotype"/>
          <w:i/>
        </w:rPr>
        <w:t>log</w:t>
      </w:r>
      <w:r>
        <w:rPr>
          <w:rFonts w:ascii="Times New Roman"/>
          <w:vertAlign w:val="subscript"/>
        </w:rPr>
        <w:t>1</w:t>
      </w:r>
      <w:r>
        <w:rPr>
          <w:rFonts w:ascii="Times New Roman"/>
        </w:rPr>
        <w:t xml:space="preserve">0 </w:t>
      </w:r>
      <w:r>
        <w:t>scale)</w:t>
      </w:r>
    </w:p>
    <w:p w:rsidR="00DD7756" w:rsidRDefault="00AD1397">
      <w:pPr>
        <w:pStyle w:val="BodyText"/>
        <w:spacing w:before="2"/>
        <w:rPr>
          <w:sz w:val="21"/>
        </w:rPr>
      </w:pPr>
      <w:r>
        <w:rPr>
          <w:noProof/>
        </w:rPr>
        <w:drawing>
          <wp:anchor distT="0" distB="0" distL="0" distR="0" simplePos="0" relativeHeight="82" behindDoc="0" locked="0" layoutInCell="1" allowOverlap="1">
            <wp:simplePos x="0" y="0"/>
            <wp:positionH relativeFrom="page">
              <wp:posOffset>1184910</wp:posOffset>
            </wp:positionH>
            <wp:positionV relativeFrom="paragraph">
              <wp:posOffset>178246</wp:posOffset>
            </wp:positionV>
            <wp:extent cx="5629274" cy="2756535"/>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84" cstate="print"/>
                    <a:stretch>
                      <a:fillRect/>
                    </a:stretch>
                  </pic:blipFill>
                  <pic:spPr>
                    <a:xfrm>
                      <a:off x="0" y="0"/>
                      <a:ext cx="5629274" cy="2756535"/>
                    </a:xfrm>
                    <a:prstGeom prst="rect">
                      <a:avLst/>
                    </a:prstGeom>
                  </pic:spPr>
                </pic:pic>
              </a:graphicData>
            </a:graphic>
          </wp:anchor>
        </w:drawing>
      </w:r>
    </w:p>
    <w:p w:rsidR="00DD7756" w:rsidRDefault="00DD7756">
      <w:pPr>
        <w:pStyle w:val="BodyText"/>
        <w:rPr>
          <w:sz w:val="26"/>
        </w:rPr>
      </w:pPr>
    </w:p>
    <w:p w:rsidR="00DD7756" w:rsidRDefault="00AD1397">
      <w:pPr>
        <w:pStyle w:val="BodyText"/>
        <w:spacing w:before="190" w:line="420" w:lineRule="auto"/>
        <w:ind w:left="120" w:right="332"/>
        <w:jc w:val="both"/>
      </w:pPr>
      <w:r>
        <w:t>words in the Nuuchahnulth sample appears to be relatively stable after 50–75 tokens. There are some words in the English sample which achieve a relatively stable flexibility rating as early as 100 tokens as well. One way to interpret these data is that, since some stems</w:t>
      </w:r>
      <w:r>
        <w:rPr>
          <w:spacing w:val="-20"/>
        </w:rPr>
        <w:t xml:space="preserve"> </w:t>
      </w:r>
      <w:r>
        <w:t>appear in</w:t>
      </w:r>
      <w:r>
        <w:rPr>
          <w:spacing w:val="-4"/>
        </w:rPr>
        <w:t xml:space="preserve"> </w:t>
      </w:r>
      <w:r>
        <w:t>a</w:t>
      </w:r>
      <w:r>
        <w:rPr>
          <w:spacing w:val="-4"/>
        </w:rPr>
        <w:t xml:space="preserve"> </w:t>
      </w:r>
      <w:r>
        <w:t>wider</w:t>
      </w:r>
      <w:r>
        <w:rPr>
          <w:spacing w:val="-4"/>
        </w:rPr>
        <w:t xml:space="preserve"> </w:t>
      </w:r>
      <w:r>
        <w:t>range</w:t>
      </w:r>
      <w:r>
        <w:rPr>
          <w:spacing w:val="-4"/>
        </w:rPr>
        <w:t xml:space="preserve"> </w:t>
      </w:r>
      <w:r>
        <w:t>of</w:t>
      </w:r>
      <w:r>
        <w:rPr>
          <w:spacing w:val="-4"/>
        </w:rPr>
        <w:t xml:space="preserve"> </w:t>
      </w:r>
      <w:r>
        <w:t>discourse</w:t>
      </w:r>
      <w:r>
        <w:rPr>
          <w:spacing w:val="-4"/>
        </w:rPr>
        <w:t xml:space="preserve"> </w:t>
      </w:r>
      <w:r>
        <w:t>contexts</w:t>
      </w:r>
      <w:r>
        <w:rPr>
          <w:spacing w:val="-5"/>
        </w:rPr>
        <w:t xml:space="preserve"> </w:t>
      </w:r>
      <w:r>
        <w:t>than</w:t>
      </w:r>
      <w:r>
        <w:rPr>
          <w:spacing w:val="-3"/>
        </w:rPr>
        <w:t xml:space="preserve"> </w:t>
      </w:r>
      <w:r>
        <w:t>others,</w:t>
      </w:r>
      <w:r>
        <w:rPr>
          <w:spacing w:val="-4"/>
        </w:rPr>
        <w:t xml:space="preserve"> </w:t>
      </w:r>
      <w:r>
        <w:t>it</w:t>
      </w:r>
      <w:r>
        <w:rPr>
          <w:spacing w:val="-4"/>
        </w:rPr>
        <w:t xml:space="preserve"> </w:t>
      </w:r>
      <w:r>
        <w:t>takes</w:t>
      </w:r>
      <w:r>
        <w:rPr>
          <w:spacing w:val="-4"/>
        </w:rPr>
        <w:t xml:space="preserve"> </w:t>
      </w:r>
      <w:r>
        <w:t>a</w:t>
      </w:r>
      <w:r>
        <w:rPr>
          <w:spacing w:val="-4"/>
        </w:rPr>
        <w:t xml:space="preserve"> </w:t>
      </w:r>
      <w:r>
        <w:t>higher</w:t>
      </w:r>
      <w:r>
        <w:rPr>
          <w:spacing w:val="-4"/>
        </w:rPr>
        <w:t xml:space="preserve"> </w:t>
      </w:r>
      <w:r>
        <w:t>number</w:t>
      </w:r>
      <w:r>
        <w:rPr>
          <w:spacing w:val="-4"/>
        </w:rPr>
        <w:t xml:space="preserve"> </w:t>
      </w:r>
      <w:r>
        <w:t>of</w:t>
      </w:r>
      <w:r>
        <w:rPr>
          <w:spacing w:val="-3"/>
        </w:rPr>
        <w:t xml:space="preserve"> </w:t>
      </w:r>
      <w:r>
        <w:t>tokens</w:t>
      </w:r>
      <w:r>
        <w:rPr>
          <w:spacing w:val="-4"/>
        </w:rPr>
        <w:t xml:space="preserve"> </w:t>
      </w:r>
      <w:r>
        <w:t>before the</w:t>
      </w:r>
      <w:r>
        <w:rPr>
          <w:spacing w:val="-9"/>
        </w:rPr>
        <w:t xml:space="preserve"> </w:t>
      </w:r>
      <w:r>
        <w:t>overall</w:t>
      </w:r>
      <w:r>
        <w:rPr>
          <w:spacing w:val="-9"/>
        </w:rPr>
        <w:t xml:space="preserve"> </w:t>
      </w:r>
      <w:r>
        <w:t>flexibility</w:t>
      </w:r>
      <w:r>
        <w:rPr>
          <w:spacing w:val="-9"/>
        </w:rPr>
        <w:t xml:space="preserve"> </w:t>
      </w:r>
      <w:r>
        <w:t>of</w:t>
      </w:r>
      <w:r>
        <w:rPr>
          <w:spacing w:val="-8"/>
        </w:rPr>
        <w:t xml:space="preserve"> </w:t>
      </w:r>
      <w:r>
        <w:t>those</w:t>
      </w:r>
      <w:r>
        <w:rPr>
          <w:spacing w:val="-9"/>
        </w:rPr>
        <w:t xml:space="preserve"> </w:t>
      </w:r>
      <w:r>
        <w:t>stems</w:t>
      </w:r>
      <w:r>
        <w:rPr>
          <w:spacing w:val="-8"/>
        </w:rPr>
        <w:t xml:space="preserve"> </w:t>
      </w:r>
      <w:r>
        <w:t>becomes</w:t>
      </w:r>
      <w:r>
        <w:rPr>
          <w:spacing w:val="-9"/>
        </w:rPr>
        <w:t xml:space="preserve"> </w:t>
      </w:r>
      <w:r>
        <w:t>evident;</w:t>
      </w:r>
      <w:r>
        <w:rPr>
          <w:spacing w:val="-7"/>
        </w:rPr>
        <w:t xml:space="preserve"> </w:t>
      </w:r>
      <w:r>
        <w:t>in</w:t>
      </w:r>
      <w:r>
        <w:rPr>
          <w:spacing w:val="-8"/>
        </w:rPr>
        <w:t xml:space="preserve"> </w:t>
      </w:r>
      <w:r>
        <w:t>contrast,</w:t>
      </w:r>
      <w:r>
        <w:rPr>
          <w:spacing w:val="-8"/>
        </w:rPr>
        <w:t xml:space="preserve"> </w:t>
      </w:r>
      <w:r>
        <w:t>the</w:t>
      </w:r>
      <w:r>
        <w:rPr>
          <w:spacing w:val="-9"/>
        </w:rPr>
        <w:t xml:space="preserve"> </w:t>
      </w:r>
      <w:r>
        <w:t>flexibility</w:t>
      </w:r>
      <w:r>
        <w:rPr>
          <w:spacing w:val="-9"/>
        </w:rPr>
        <w:t xml:space="preserve"> </w:t>
      </w:r>
      <w:r>
        <w:t>of</w:t>
      </w:r>
      <w:r>
        <w:rPr>
          <w:spacing w:val="-8"/>
        </w:rPr>
        <w:t xml:space="preserve"> </w:t>
      </w:r>
      <w:r>
        <w:t>stems</w:t>
      </w:r>
      <w:r>
        <w:rPr>
          <w:spacing w:val="-9"/>
        </w:rPr>
        <w:t xml:space="preserve"> </w:t>
      </w:r>
      <w:r>
        <w:t>that</w:t>
      </w:r>
    </w:p>
    <w:p w:rsidR="00DD7756" w:rsidRDefault="00DD7756">
      <w:pPr>
        <w:spacing w:line="420" w:lineRule="auto"/>
        <w:jc w:val="both"/>
        <w:sectPr w:rsidR="00DD7756">
          <w:pgSz w:w="12240" w:h="15840"/>
          <w:pgMar w:top="1360" w:right="1100" w:bottom="1040" w:left="1680" w:header="0" w:footer="856" w:gutter="0"/>
          <w:cols w:space="720"/>
        </w:sectPr>
      </w:pPr>
    </w:p>
    <w:p w:rsidR="00DD7756" w:rsidRDefault="00AD1397">
      <w:pPr>
        <w:pStyle w:val="BodyText"/>
        <w:spacing w:before="84"/>
        <w:ind w:left="120"/>
        <w:jc w:val="both"/>
      </w:pPr>
      <w:r>
        <w:lastRenderedPageBreak/>
        <w:t>appear in a relatively small range of discourse contexts should become clear right away.</w:t>
      </w:r>
    </w:p>
    <w:p w:rsidR="00DD7756" w:rsidRDefault="00AD1397">
      <w:pPr>
        <w:pStyle w:val="BodyText"/>
        <w:spacing w:before="205" w:line="420" w:lineRule="auto"/>
        <w:ind w:left="120" w:right="333" w:firstLine="358"/>
        <w:jc w:val="both"/>
      </w:pPr>
      <w:r>
        <w:t>The</w:t>
      </w:r>
      <w:r>
        <w:rPr>
          <w:spacing w:val="-18"/>
        </w:rPr>
        <w:t xml:space="preserve"> </w:t>
      </w:r>
      <w:r>
        <w:t>second</w:t>
      </w:r>
      <w:r>
        <w:rPr>
          <w:spacing w:val="-17"/>
        </w:rPr>
        <w:t xml:space="preserve"> </w:t>
      </w:r>
      <w:r>
        <w:t>observation</w:t>
      </w:r>
      <w:r>
        <w:rPr>
          <w:spacing w:val="-18"/>
        </w:rPr>
        <w:t xml:space="preserve"> </w:t>
      </w:r>
      <w:r>
        <w:t>to</w:t>
      </w:r>
      <w:r>
        <w:rPr>
          <w:spacing w:val="-17"/>
        </w:rPr>
        <w:t xml:space="preserve"> </w:t>
      </w:r>
      <w:r>
        <w:t>make</w:t>
      </w:r>
      <w:r>
        <w:rPr>
          <w:spacing w:val="-17"/>
        </w:rPr>
        <w:t xml:space="preserve"> </w:t>
      </w:r>
      <w:r>
        <w:t>regarding</w:t>
      </w:r>
      <w:r>
        <w:rPr>
          <w:spacing w:val="-18"/>
        </w:rPr>
        <w:t xml:space="preserve"> </w:t>
      </w:r>
      <w:r>
        <w:t>these</w:t>
      </w:r>
      <w:r>
        <w:rPr>
          <w:spacing w:val="-17"/>
        </w:rPr>
        <w:t xml:space="preserve"> </w:t>
      </w:r>
      <w:r>
        <w:t>data</w:t>
      </w:r>
      <w:r>
        <w:rPr>
          <w:spacing w:val="-18"/>
        </w:rPr>
        <w:t xml:space="preserve"> </w:t>
      </w:r>
      <w:r>
        <w:t>is</w:t>
      </w:r>
      <w:r>
        <w:rPr>
          <w:spacing w:val="-17"/>
        </w:rPr>
        <w:t xml:space="preserve"> </w:t>
      </w:r>
      <w:r>
        <w:t>that,</w:t>
      </w:r>
      <w:r>
        <w:rPr>
          <w:spacing w:val="-15"/>
        </w:rPr>
        <w:t xml:space="preserve"> </w:t>
      </w:r>
      <w:r>
        <w:t>once</w:t>
      </w:r>
      <w:r>
        <w:rPr>
          <w:spacing w:val="-17"/>
        </w:rPr>
        <w:t xml:space="preserve"> </w:t>
      </w:r>
      <w:r>
        <w:t>the</w:t>
      </w:r>
      <w:r>
        <w:rPr>
          <w:spacing w:val="-17"/>
        </w:rPr>
        <w:t xml:space="preserve"> </w:t>
      </w:r>
      <w:r>
        <w:t>trend</w:t>
      </w:r>
      <w:r>
        <w:rPr>
          <w:spacing w:val="-18"/>
        </w:rPr>
        <w:t xml:space="preserve"> </w:t>
      </w:r>
      <w:r>
        <w:t>line</w:t>
      </w:r>
      <w:r>
        <w:rPr>
          <w:spacing w:val="-17"/>
        </w:rPr>
        <w:t xml:space="preserve"> </w:t>
      </w:r>
      <w:r>
        <w:t>for</w:t>
      </w:r>
      <w:r>
        <w:rPr>
          <w:spacing w:val="-17"/>
        </w:rPr>
        <w:t xml:space="preserve"> </w:t>
      </w:r>
      <w:r>
        <w:t>cumu- lative flexibility becomes smooth, it stays flat. This shows that corpora do not become more flexible as they increase in size. If this were true, we would expect to see a continual and gradual</w:t>
      </w:r>
      <w:r>
        <w:rPr>
          <w:spacing w:val="-4"/>
        </w:rPr>
        <w:t xml:space="preserve"> </w:t>
      </w:r>
      <w:r>
        <w:t>increase</w:t>
      </w:r>
      <w:r>
        <w:rPr>
          <w:spacing w:val="-3"/>
        </w:rPr>
        <w:t xml:space="preserve"> </w:t>
      </w:r>
      <w:r>
        <w:t>in</w:t>
      </w:r>
      <w:r>
        <w:rPr>
          <w:spacing w:val="-3"/>
        </w:rPr>
        <w:t xml:space="preserve"> </w:t>
      </w:r>
      <w:r>
        <w:t>flexibility</w:t>
      </w:r>
      <w:r>
        <w:rPr>
          <w:spacing w:val="-3"/>
        </w:rPr>
        <w:t xml:space="preserve"> </w:t>
      </w:r>
      <w:r>
        <w:t>for</w:t>
      </w:r>
      <w:r>
        <w:rPr>
          <w:spacing w:val="-3"/>
        </w:rPr>
        <w:t xml:space="preserve"> </w:t>
      </w:r>
      <w:r>
        <w:t>many</w:t>
      </w:r>
      <w:r>
        <w:rPr>
          <w:spacing w:val="-3"/>
        </w:rPr>
        <w:t xml:space="preserve"> </w:t>
      </w:r>
      <w:r>
        <w:t>of</w:t>
      </w:r>
      <w:r>
        <w:rPr>
          <w:spacing w:val="-3"/>
        </w:rPr>
        <w:t xml:space="preserve"> </w:t>
      </w:r>
      <w:r>
        <w:t>the</w:t>
      </w:r>
      <w:r>
        <w:rPr>
          <w:spacing w:val="-3"/>
        </w:rPr>
        <w:t xml:space="preserve"> </w:t>
      </w:r>
      <w:r>
        <w:t>stems</w:t>
      </w:r>
      <w:r>
        <w:rPr>
          <w:spacing w:val="-4"/>
        </w:rPr>
        <w:t xml:space="preserve"> </w:t>
      </w:r>
      <w:r>
        <w:t>in</w:t>
      </w:r>
      <w:r>
        <w:rPr>
          <w:spacing w:val="-3"/>
        </w:rPr>
        <w:t xml:space="preserve"> </w:t>
      </w:r>
      <w:r>
        <w:t>the</w:t>
      </w:r>
      <w:r>
        <w:rPr>
          <w:spacing w:val="-3"/>
        </w:rPr>
        <w:t xml:space="preserve"> </w:t>
      </w:r>
      <w:r>
        <w:t>dataset,</w:t>
      </w:r>
      <w:r>
        <w:rPr>
          <w:spacing w:val="-3"/>
        </w:rPr>
        <w:t xml:space="preserve"> </w:t>
      </w:r>
      <w:r>
        <w:t>and</w:t>
      </w:r>
      <w:r>
        <w:rPr>
          <w:spacing w:val="-3"/>
        </w:rPr>
        <w:t xml:space="preserve"> </w:t>
      </w:r>
      <w:r>
        <w:t>this</w:t>
      </w:r>
      <w:r>
        <w:rPr>
          <w:spacing w:val="-3"/>
        </w:rPr>
        <w:t xml:space="preserve"> </w:t>
      </w:r>
      <w:r>
        <w:t>is</w:t>
      </w:r>
      <w:r>
        <w:rPr>
          <w:spacing w:val="-3"/>
        </w:rPr>
        <w:t xml:space="preserve"> </w:t>
      </w:r>
      <w:r>
        <w:t>not</w:t>
      </w:r>
      <w:r>
        <w:rPr>
          <w:spacing w:val="-3"/>
        </w:rPr>
        <w:t xml:space="preserve"> </w:t>
      </w:r>
      <w:r>
        <w:t>the</w:t>
      </w:r>
      <w:r>
        <w:rPr>
          <w:spacing w:val="-4"/>
        </w:rPr>
        <w:t xml:space="preserve"> </w:t>
      </w:r>
      <w:r>
        <w:t>case.</w:t>
      </w:r>
    </w:p>
    <w:p w:rsidR="00DD7756" w:rsidRDefault="00AD1397">
      <w:pPr>
        <w:pStyle w:val="BodyText"/>
        <w:spacing w:line="412" w:lineRule="auto"/>
        <w:ind w:left="120" w:right="333" w:firstLine="358"/>
        <w:jc w:val="both"/>
      </w:pPr>
      <w:r>
        <w:t>On</w:t>
      </w:r>
      <w:r>
        <w:rPr>
          <w:spacing w:val="-16"/>
        </w:rPr>
        <w:t xml:space="preserve"> </w:t>
      </w:r>
      <w:r>
        <w:t>the</w:t>
      </w:r>
      <w:r>
        <w:rPr>
          <w:spacing w:val="-15"/>
        </w:rPr>
        <w:t xml:space="preserve"> </w:t>
      </w:r>
      <w:r>
        <w:t>other</w:t>
      </w:r>
      <w:r>
        <w:rPr>
          <w:spacing w:val="-15"/>
        </w:rPr>
        <w:t xml:space="preserve"> </w:t>
      </w:r>
      <w:r>
        <w:t>hand,</w:t>
      </w:r>
      <w:r>
        <w:rPr>
          <w:spacing w:val="-13"/>
        </w:rPr>
        <w:t xml:space="preserve"> </w:t>
      </w:r>
      <w:r>
        <w:t>by</w:t>
      </w:r>
      <w:r>
        <w:rPr>
          <w:spacing w:val="-15"/>
        </w:rPr>
        <w:t xml:space="preserve"> </w:t>
      </w:r>
      <w:r>
        <w:t>the</w:t>
      </w:r>
      <w:r>
        <w:rPr>
          <w:spacing w:val="-16"/>
        </w:rPr>
        <w:t xml:space="preserve"> </w:t>
      </w:r>
      <w:r>
        <w:t>time</w:t>
      </w:r>
      <w:r>
        <w:rPr>
          <w:spacing w:val="-15"/>
        </w:rPr>
        <w:t xml:space="preserve"> </w:t>
      </w:r>
      <w:r>
        <w:t>one</w:t>
      </w:r>
      <w:r>
        <w:rPr>
          <w:spacing w:val="-15"/>
        </w:rPr>
        <w:t xml:space="preserve"> </w:t>
      </w:r>
      <w:r>
        <w:t>encounters</w:t>
      </w:r>
      <w:r>
        <w:rPr>
          <w:spacing w:val="-15"/>
        </w:rPr>
        <w:t xml:space="preserve"> </w:t>
      </w:r>
      <w:r>
        <w:t>5,000</w:t>
      </w:r>
      <w:r>
        <w:rPr>
          <w:spacing w:val="-15"/>
        </w:rPr>
        <w:t xml:space="preserve"> </w:t>
      </w:r>
      <w:r>
        <w:t>tokens</w:t>
      </w:r>
      <w:r>
        <w:rPr>
          <w:spacing w:val="-15"/>
        </w:rPr>
        <w:t xml:space="preserve"> </w:t>
      </w:r>
      <w:r>
        <w:t>of</w:t>
      </w:r>
      <w:r>
        <w:rPr>
          <w:spacing w:val="-15"/>
        </w:rPr>
        <w:t xml:space="preserve"> </w:t>
      </w:r>
      <w:r>
        <w:t>a</w:t>
      </w:r>
      <w:r>
        <w:rPr>
          <w:spacing w:val="-16"/>
        </w:rPr>
        <w:t xml:space="preserve"> </w:t>
      </w:r>
      <w:r>
        <w:t>word</w:t>
      </w:r>
      <w:r>
        <w:rPr>
          <w:spacing w:val="-16"/>
        </w:rPr>
        <w:t xml:space="preserve"> </w:t>
      </w:r>
      <w:r>
        <w:t>in</w:t>
      </w:r>
      <w:r>
        <w:rPr>
          <w:spacing w:val="-15"/>
        </w:rPr>
        <w:t xml:space="preserve"> </w:t>
      </w:r>
      <w:r>
        <w:t>English,</w:t>
      </w:r>
      <w:r>
        <w:rPr>
          <w:spacing w:val="-13"/>
        </w:rPr>
        <w:t xml:space="preserve"> </w:t>
      </w:r>
      <w:r>
        <w:t>there</w:t>
      </w:r>
      <w:r>
        <w:rPr>
          <w:spacing w:val="-16"/>
        </w:rPr>
        <w:t xml:space="preserve"> </w:t>
      </w:r>
      <w:r>
        <w:t>are no</w:t>
      </w:r>
      <w:r>
        <w:rPr>
          <w:spacing w:val="-22"/>
        </w:rPr>
        <w:t xml:space="preserve"> </w:t>
      </w:r>
      <w:r>
        <w:t>stems</w:t>
      </w:r>
      <w:r>
        <w:rPr>
          <w:spacing w:val="-21"/>
        </w:rPr>
        <w:t xml:space="preserve"> </w:t>
      </w:r>
      <w:r>
        <w:t>with</w:t>
      </w:r>
      <w:r>
        <w:rPr>
          <w:spacing w:val="-21"/>
        </w:rPr>
        <w:t xml:space="preserve"> </w:t>
      </w:r>
      <w:r>
        <w:t>a</w:t>
      </w:r>
      <w:r>
        <w:rPr>
          <w:spacing w:val="-21"/>
        </w:rPr>
        <w:t xml:space="preserve"> </w:t>
      </w:r>
      <w:r>
        <w:t>flexibility</w:t>
      </w:r>
      <w:r>
        <w:rPr>
          <w:spacing w:val="-21"/>
        </w:rPr>
        <w:t xml:space="preserve"> </w:t>
      </w:r>
      <w:r>
        <w:t>of</w:t>
      </w:r>
      <w:r>
        <w:rPr>
          <w:spacing w:val="-21"/>
        </w:rPr>
        <w:t xml:space="preserve"> </w:t>
      </w:r>
      <w:r>
        <w:t>zero.</w:t>
      </w:r>
      <w:r>
        <w:rPr>
          <w:spacing w:val="6"/>
        </w:rPr>
        <w:t xml:space="preserve"> </w:t>
      </w:r>
      <w:r>
        <w:t>English</w:t>
      </w:r>
      <w:r>
        <w:rPr>
          <w:spacing w:val="-21"/>
        </w:rPr>
        <w:t xml:space="preserve"> </w:t>
      </w:r>
      <w:r>
        <w:t>flexibility</w:t>
      </w:r>
      <w:r>
        <w:rPr>
          <w:spacing w:val="-21"/>
        </w:rPr>
        <w:t xml:space="preserve"> </w:t>
      </w:r>
      <w:r>
        <w:t>ratings</w:t>
      </w:r>
      <w:r>
        <w:rPr>
          <w:spacing w:val="-21"/>
        </w:rPr>
        <w:t xml:space="preserve"> </w:t>
      </w:r>
      <w:r>
        <w:t>cluster</w:t>
      </w:r>
      <w:r>
        <w:rPr>
          <w:spacing w:val="-21"/>
        </w:rPr>
        <w:t xml:space="preserve"> </w:t>
      </w:r>
      <w:r>
        <w:t>in</w:t>
      </w:r>
      <w:r>
        <w:rPr>
          <w:spacing w:val="-21"/>
        </w:rPr>
        <w:t xml:space="preserve"> </w:t>
      </w:r>
      <w:r>
        <w:t>the</w:t>
      </w:r>
      <w:r>
        <w:rPr>
          <w:spacing w:val="-21"/>
        </w:rPr>
        <w:t xml:space="preserve"> </w:t>
      </w:r>
      <w:r>
        <w:t>lower</w:t>
      </w:r>
      <w:r>
        <w:rPr>
          <w:spacing w:val="-21"/>
        </w:rPr>
        <w:t xml:space="preserve"> </w:t>
      </w:r>
      <w:r>
        <w:t>range</w:t>
      </w:r>
      <w:r>
        <w:rPr>
          <w:spacing w:val="-21"/>
        </w:rPr>
        <w:t xml:space="preserve"> </w:t>
      </w:r>
      <w:r>
        <w:rPr>
          <w:spacing w:val="-3"/>
        </w:rPr>
        <w:t>(</w:t>
      </w:r>
      <w:r>
        <w:rPr>
          <w:rFonts w:ascii="DejaVu Serif Condensed" w:hAnsi="DejaVu Serif Condensed"/>
          <w:i/>
          <w:spacing w:val="-3"/>
        </w:rPr>
        <w:t>∼</w:t>
      </w:r>
      <w:r>
        <w:rPr>
          <w:rFonts w:ascii="DejaVu Serif Condensed" w:hAnsi="DejaVu Serif Condensed"/>
          <w:i/>
          <w:spacing w:val="-10"/>
        </w:rPr>
        <w:t xml:space="preserve"> </w:t>
      </w:r>
      <w:r>
        <w:rPr>
          <w:rFonts w:ascii="Tahoma" w:hAnsi="Tahoma"/>
        </w:rPr>
        <w:t>0</w:t>
      </w:r>
      <w:r>
        <w:rPr>
          <w:rFonts w:ascii="Bookman Old Style" w:hAnsi="Bookman Old Style"/>
          <w:i/>
        </w:rPr>
        <w:t>.</w:t>
      </w:r>
      <w:r>
        <w:rPr>
          <w:rFonts w:ascii="Tahoma" w:hAnsi="Tahoma"/>
        </w:rPr>
        <w:t>3</w:t>
      </w:r>
      <w:r>
        <w:t>), but</w:t>
      </w:r>
      <w:r>
        <w:rPr>
          <w:spacing w:val="-23"/>
        </w:rPr>
        <w:t xml:space="preserve"> </w:t>
      </w:r>
      <w:r>
        <w:t>when</w:t>
      </w:r>
      <w:r>
        <w:rPr>
          <w:spacing w:val="-22"/>
        </w:rPr>
        <w:t xml:space="preserve"> </w:t>
      </w:r>
      <w:r>
        <w:t>sufficient</w:t>
      </w:r>
      <w:r>
        <w:rPr>
          <w:spacing w:val="-22"/>
        </w:rPr>
        <w:t xml:space="preserve"> </w:t>
      </w:r>
      <w:r>
        <w:t>tokens</w:t>
      </w:r>
      <w:r>
        <w:rPr>
          <w:spacing w:val="-22"/>
        </w:rPr>
        <w:t xml:space="preserve"> </w:t>
      </w:r>
      <w:r>
        <w:t>are</w:t>
      </w:r>
      <w:r>
        <w:rPr>
          <w:spacing w:val="-22"/>
        </w:rPr>
        <w:t xml:space="preserve"> </w:t>
      </w:r>
      <w:r>
        <w:t>encountered,</w:t>
      </w:r>
      <w:r>
        <w:rPr>
          <w:spacing w:val="-19"/>
        </w:rPr>
        <w:t xml:space="preserve"> </w:t>
      </w:r>
      <w:r>
        <w:t>there</w:t>
      </w:r>
      <w:r>
        <w:rPr>
          <w:spacing w:val="-22"/>
        </w:rPr>
        <w:t xml:space="preserve"> </w:t>
      </w:r>
      <w:r>
        <w:t>do</w:t>
      </w:r>
      <w:r>
        <w:rPr>
          <w:spacing w:val="-22"/>
        </w:rPr>
        <w:t xml:space="preserve"> </w:t>
      </w:r>
      <w:r>
        <w:t>not</w:t>
      </w:r>
      <w:r>
        <w:rPr>
          <w:spacing w:val="-22"/>
        </w:rPr>
        <w:t xml:space="preserve"> </w:t>
      </w:r>
      <w:r>
        <w:t>seem</w:t>
      </w:r>
      <w:r>
        <w:rPr>
          <w:spacing w:val="-22"/>
        </w:rPr>
        <w:t xml:space="preserve"> </w:t>
      </w:r>
      <w:r>
        <w:t>to</w:t>
      </w:r>
      <w:r>
        <w:rPr>
          <w:spacing w:val="-22"/>
        </w:rPr>
        <w:t xml:space="preserve"> </w:t>
      </w:r>
      <w:r>
        <w:t>be</w:t>
      </w:r>
      <w:r>
        <w:rPr>
          <w:spacing w:val="-22"/>
        </w:rPr>
        <w:t xml:space="preserve"> </w:t>
      </w:r>
      <w:r>
        <w:t>any</w:t>
      </w:r>
      <w:r>
        <w:rPr>
          <w:spacing w:val="-22"/>
        </w:rPr>
        <w:t xml:space="preserve"> </w:t>
      </w:r>
      <w:r>
        <w:t>truly</w:t>
      </w:r>
      <w:r>
        <w:rPr>
          <w:spacing w:val="-22"/>
        </w:rPr>
        <w:t xml:space="preserve"> </w:t>
      </w:r>
      <w:r>
        <w:t>inflexible</w:t>
      </w:r>
      <w:r>
        <w:rPr>
          <w:spacing w:val="-22"/>
        </w:rPr>
        <w:t xml:space="preserve"> </w:t>
      </w:r>
      <w:r>
        <w:t>words. Therefore</w:t>
      </w:r>
      <w:r>
        <w:rPr>
          <w:spacing w:val="-14"/>
        </w:rPr>
        <w:t xml:space="preserve"> </w:t>
      </w:r>
      <w:r>
        <w:t>it</w:t>
      </w:r>
      <w:r>
        <w:rPr>
          <w:spacing w:val="-13"/>
        </w:rPr>
        <w:t xml:space="preserve"> </w:t>
      </w:r>
      <w:r>
        <w:t>does</w:t>
      </w:r>
      <w:r>
        <w:rPr>
          <w:spacing w:val="-12"/>
        </w:rPr>
        <w:t xml:space="preserve"> </w:t>
      </w:r>
      <w:r>
        <w:t>seem</w:t>
      </w:r>
      <w:r>
        <w:rPr>
          <w:spacing w:val="-13"/>
        </w:rPr>
        <w:t xml:space="preserve"> </w:t>
      </w:r>
      <w:r>
        <w:t>to</w:t>
      </w:r>
      <w:r>
        <w:rPr>
          <w:spacing w:val="-13"/>
        </w:rPr>
        <w:t xml:space="preserve"> </w:t>
      </w:r>
      <w:r>
        <w:t>be</w:t>
      </w:r>
      <w:r>
        <w:rPr>
          <w:spacing w:val="-12"/>
        </w:rPr>
        <w:t xml:space="preserve"> </w:t>
      </w:r>
      <w:r>
        <w:t>true</w:t>
      </w:r>
      <w:r>
        <w:rPr>
          <w:spacing w:val="-13"/>
        </w:rPr>
        <w:t xml:space="preserve"> </w:t>
      </w:r>
      <w:r>
        <w:t>(for</w:t>
      </w:r>
      <w:r>
        <w:rPr>
          <w:spacing w:val="-13"/>
        </w:rPr>
        <w:t xml:space="preserve"> </w:t>
      </w:r>
      <w:r>
        <w:t>English</w:t>
      </w:r>
      <w:r>
        <w:rPr>
          <w:spacing w:val="-12"/>
        </w:rPr>
        <w:t xml:space="preserve"> </w:t>
      </w:r>
      <w:r>
        <w:t>at</w:t>
      </w:r>
      <w:r>
        <w:rPr>
          <w:spacing w:val="-13"/>
        </w:rPr>
        <w:t xml:space="preserve"> </w:t>
      </w:r>
      <w:r>
        <w:t>least)</w:t>
      </w:r>
      <w:r>
        <w:rPr>
          <w:spacing w:val="-13"/>
        </w:rPr>
        <w:t xml:space="preserve"> </w:t>
      </w:r>
      <w:r>
        <w:t>that</w:t>
      </w:r>
      <w:r>
        <w:rPr>
          <w:spacing w:val="-12"/>
        </w:rPr>
        <w:t xml:space="preserve"> </w:t>
      </w:r>
      <w:r>
        <w:t>words</w:t>
      </w:r>
      <w:r>
        <w:rPr>
          <w:spacing w:val="-14"/>
        </w:rPr>
        <w:t xml:space="preserve"> </w:t>
      </w:r>
      <w:r>
        <w:t>will</w:t>
      </w:r>
      <w:r>
        <w:rPr>
          <w:spacing w:val="-12"/>
        </w:rPr>
        <w:t xml:space="preserve"> </w:t>
      </w:r>
      <w:r>
        <w:t>eventually</w:t>
      </w:r>
      <w:r>
        <w:rPr>
          <w:spacing w:val="-13"/>
        </w:rPr>
        <w:t xml:space="preserve"> </w:t>
      </w:r>
      <w:r>
        <w:t>display</w:t>
      </w:r>
      <w:r>
        <w:rPr>
          <w:spacing w:val="-16"/>
        </w:rPr>
        <w:t xml:space="preserve"> </w:t>
      </w:r>
      <w:r>
        <w:rPr>
          <w:i/>
        </w:rPr>
        <w:t xml:space="preserve">some </w:t>
      </w:r>
      <w:r>
        <w:t>flexibility as the size of the corpus increases, but not that the overall flexibility of the word will</w:t>
      </w:r>
      <w:r>
        <w:rPr>
          <w:spacing w:val="-2"/>
        </w:rPr>
        <w:t xml:space="preserve"> </w:t>
      </w:r>
      <w:r>
        <w:t>increase.</w:t>
      </w:r>
    </w:p>
    <w:p w:rsidR="00DD7756" w:rsidRDefault="00AD1397">
      <w:pPr>
        <w:pStyle w:val="BodyText"/>
        <w:spacing w:before="5" w:line="420" w:lineRule="auto"/>
        <w:ind w:left="120" w:right="333" w:firstLine="358"/>
        <w:jc w:val="both"/>
      </w:pPr>
      <w:r>
        <w:rPr>
          <w:spacing w:val="-10"/>
        </w:rPr>
        <w:t xml:space="preserve">We </w:t>
      </w:r>
      <w:r>
        <w:t xml:space="preserve">can also look at the data for each language in aggregate. </w:t>
      </w:r>
      <w:hyperlink w:anchor="_bookmark203" w:history="1">
        <w:r>
          <w:rPr>
            <w:color w:val="007FFF"/>
          </w:rPr>
          <w:t xml:space="preserve">Figure 4.15 </w:t>
        </w:r>
      </w:hyperlink>
      <w:r>
        <w:t>shows the cu- mulative mean flexibility for English per token encountered. Each time a new token of a lexical item was encountered, I calculated the current flexibility ratings of each lexical item encountered</w:t>
      </w:r>
      <w:r>
        <w:rPr>
          <w:spacing w:val="-6"/>
        </w:rPr>
        <w:t xml:space="preserve"> </w:t>
      </w:r>
      <w:r>
        <w:t>up</w:t>
      </w:r>
      <w:r>
        <w:rPr>
          <w:spacing w:val="-5"/>
        </w:rPr>
        <w:t xml:space="preserve"> </w:t>
      </w:r>
      <w:r>
        <w:t>to</w:t>
      </w:r>
      <w:r>
        <w:rPr>
          <w:spacing w:val="-5"/>
        </w:rPr>
        <w:t xml:space="preserve"> </w:t>
      </w:r>
      <w:r>
        <w:t>that</w:t>
      </w:r>
      <w:r>
        <w:rPr>
          <w:spacing w:val="-5"/>
        </w:rPr>
        <w:t xml:space="preserve"> </w:t>
      </w:r>
      <w:r>
        <w:t>point,</w:t>
      </w:r>
      <w:r>
        <w:rPr>
          <w:spacing w:val="-6"/>
        </w:rPr>
        <w:t xml:space="preserve"> </w:t>
      </w:r>
      <w:r>
        <w:t>and</w:t>
      </w:r>
      <w:r>
        <w:rPr>
          <w:spacing w:val="-5"/>
        </w:rPr>
        <w:t xml:space="preserve"> </w:t>
      </w:r>
      <w:r>
        <w:t>calculated</w:t>
      </w:r>
      <w:r>
        <w:rPr>
          <w:spacing w:val="-5"/>
        </w:rPr>
        <w:t xml:space="preserve"> </w:t>
      </w:r>
      <w:r>
        <w:t>their</w:t>
      </w:r>
      <w:r>
        <w:rPr>
          <w:spacing w:val="-5"/>
        </w:rPr>
        <w:t xml:space="preserve"> </w:t>
      </w:r>
      <w:r>
        <w:t>average.</w:t>
      </w:r>
      <w:r>
        <w:rPr>
          <w:spacing w:val="13"/>
        </w:rPr>
        <w:t xml:space="preserve"> </w:t>
      </w:r>
      <w:r>
        <w:t>The</w:t>
      </w:r>
      <w:r>
        <w:rPr>
          <w:spacing w:val="-5"/>
        </w:rPr>
        <w:t xml:space="preserve"> </w:t>
      </w:r>
      <w:r>
        <w:t>resulting</w:t>
      </w:r>
      <w:r>
        <w:rPr>
          <w:spacing w:val="-7"/>
        </w:rPr>
        <w:t xml:space="preserve"> </w:t>
      </w:r>
      <w:r>
        <w:t>plot</w:t>
      </w:r>
      <w:r>
        <w:rPr>
          <w:spacing w:val="-5"/>
        </w:rPr>
        <w:t xml:space="preserve"> </w:t>
      </w:r>
      <w:r>
        <w:t>shows</w:t>
      </w:r>
      <w:r>
        <w:rPr>
          <w:spacing w:val="-6"/>
        </w:rPr>
        <w:t xml:space="preserve"> </w:t>
      </w:r>
      <w:r>
        <w:t>number of</w:t>
      </w:r>
      <w:r>
        <w:rPr>
          <w:spacing w:val="-13"/>
        </w:rPr>
        <w:t xml:space="preserve"> </w:t>
      </w:r>
      <w:r>
        <w:t>tokens</w:t>
      </w:r>
      <w:r>
        <w:rPr>
          <w:spacing w:val="-13"/>
        </w:rPr>
        <w:t xml:space="preserve"> </w:t>
      </w:r>
      <w:r>
        <w:t>encountered</w:t>
      </w:r>
      <w:r>
        <w:rPr>
          <w:spacing w:val="-12"/>
        </w:rPr>
        <w:t xml:space="preserve"> </w:t>
      </w:r>
      <w:r>
        <w:t>on</w:t>
      </w:r>
      <w:r>
        <w:rPr>
          <w:spacing w:val="-13"/>
        </w:rPr>
        <w:t xml:space="preserve"> </w:t>
      </w:r>
      <w:r>
        <w:t>the</w:t>
      </w:r>
      <w:r>
        <w:rPr>
          <w:spacing w:val="-13"/>
        </w:rPr>
        <w:t xml:space="preserve"> </w:t>
      </w:r>
      <w:r>
        <w:t>x-axis</w:t>
      </w:r>
      <w:r>
        <w:rPr>
          <w:spacing w:val="-12"/>
        </w:rPr>
        <w:t xml:space="preserve"> </w:t>
      </w:r>
      <w:r>
        <w:t>and</w:t>
      </w:r>
      <w:r>
        <w:rPr>
          <w:spacing w:val="-13"/>
        </w:rPr>
        <w:t xml:space="preserve"> </w:t>
      </w:r>
      <w:r>
        <w:t>mean</w:t>
      </w:r>
      <w:r>
        <w:rPr>
          <w:spacing w:val="-12"/>
        </w:rPr>
        <w:t xml:space="preserve"> </w:t>
      </w:r>
      <w:r>
        <w:t>flexibility</w:t>
      </w:r>
      <w:r>
        <w:rPr>
          <w:spacing w:val="-13"/>
        </w:rPr>
        <w:t xml:space="preserve"> </w:t>
      </w:r>
      <w:r>
        <w:t>for</w:t>
      </w:r>
      <w:r>
        <w:rPr>
          <w:spacing w:val="-13"/>
        </w:rPr>
        <w:t xml:space="preserve"> </w:t>
      </w:r>
      <w:r>
        <w:t>the</w:t>
      </w:r>
      <w:r>
        <w:rPr>
          <w:spacing w:val="-12"/>
        </w:rPr>
        <w:t xml:space="preserve"> </w:t>
      </w:r>
      <w:r>
        <w:t>entire</w:t>
      </w:r>
      <w:r>
        <w:rPr>
          <w:spacing w:val="-13"/>
        </w:rPr>
        <w:t xml:space="preserve"> </w:t>
      </w:r>
      <w:r>
        <w:t>corpus</w:t>
      </w:r>
      <w:r>
        <w:rPr>
          <w:spacing w:val="-12"/>
        </w:rPr>
        <w:t xml:space="preserve"> </w:t>
      </w:r>
      <w:r>
        <w:t>up</w:t>
      </w:r>
      <w:r>
        <w:rPr>
          <w:spacing w:val="-13"/>
        </w:rPr>
        <w:t xml:space="preserve"> </w:t>
      </w:r>
      <w:r>
        <w:t>to</w:t>
      </w:r>
      <w:r>
        <w:rPr>
          <w:spacing w:val="-13"/>
        </w:rPr>
        <w:t xml:space="preserve"> </w:t>
      </w:r>
      <w:r>
        <w:t>that</w:t>
      </w:r>
      <w:r>
        <w:rPr>
          <w:spacing w:val="-12"/>
        </w:rPr>
        <w:t xml:space="preserve"> </w:t>
      </w:r>
      <w:r>
        <w:t xml:space="preserve">point on the y-axis. </w:t>
      </w:r>
      <w:hyperlink w:anchor="_bookmark205" w:history="1">
        <w:r>
          <w:rPr>
            <w:color w:val="007FFF"/>
          </w:rPr>
          <w:t xml:space="preserve">Figure 4.16 </w:t>
        </w:r>
      </w:hyperlink>
      <w:r>
        <w:t>shows parallel data for Nuuchahnulth. Both graphs clearly show that</w:t>
      </w:r>
      <w:r>
        <w:rPr>
          <w:spacing w:val="-13"/>
        </w:rPr>
        <w:t xml:space="preserve"> </w:t>
      </w:r>
      <w:r>
        <w:t>the</w:t>
      </w:r>
      <w:r>
        <w:rPr>
          <w:spacing w:val="-13"/>
        </w:rPr>
        <w:t xml:space="preserve"> </w:t>
      </w:r>
      <w:r>
        <w:t>average</w:t>
      </w:r>
      <w:r>
        <w:rPr>
          <w:spacing w:val="-13"/>
        </w:rPr>
        <w:t xml:space="preserve"> </w:t>
      </w:r>
      <w:r>
        <w:t>flexibility</w:t>
      </w:r>
      <w:r>
        <w:rPr>
          <w:spacing w:val="-13"/>
        </w:rPr>
        <w:t xml:space="preserve"> </w:t>
      </w:r>
      <w:r>
        <w:t>of</w:t>
      </w:r>
      <w:r>
        <w:rPr>
          <w:spacing w:val="-13"/>
        </w:rPr>
        <w:t xml:space="preserve"> </w:t>
      </w:r>
      <w:r>
        <w:t>the</w:t>
      </w:r>
      <w:r>
        <w:rPr>
          <w:spacing w:val="-13"/>
        </w:rPr>
        <w:t xml:space="preserve"> </w:t>
      </w:r>
      <w:r>
        <w:t>corpus</w:t>
      </w:r>
      <w:r>
        <w:rPr>
          <w:spacing w:val="-13"/>
        </w:rPr>
        <w:t xml:space="preserve"> </w:t>
      </w:r>
      <w:r>
        <w:t>does</w:t>
      </w:r>
      <w:r>
        <w:rPr>
          <w:spacing w:val="-13"/>
        </w:rPr>
        <w:t xml:space="preserve"> </w:t>
      </w:r>
      <w:r>
        <w:t>not</w:t>
      </w:r>
      <w:r>
        <w:rPr>
          <w:spacing w:val="-13"/>
        </w:rPr>
        <w:t xml:space="preserve"> </w:t>
      </w:r>
      <w:r>
        <w:t>increase</w:t>
      </w:r>
      <w:r>
        <w:rPr>
          <w:spacing w:val="-12"/>
        </w:rPr>
        <w:t xml:space="preserve"> </w:t>
      </w:r>
      <w:r>
        <w:t>as</w:t>
      </w:r>
      <w:r>
        <w:rPr>
          <w:spacing w:val="-13"/>
        </w:rPr>
        <w:t xml:space="preserve"> </w:t>
      </w:r>
      <w:r>
        <w:t>the</w:t>
      </w:r>
      <w:r>
        <w:rPr>
          <w:spacing w:val="-13"/>
        </w:rPr>
        <w:t xml:space="preserve"> </w:t>
      </w:r>
      <w:r>
        <w:t>corpus</w:t>
      </w:r>
      <w:r>
        <w:rPr>
          <w:spacing w:val="-13"/>
        </w:rPr>
        <w:t xml:space="preserve"> </w:t>
      </w:r>
      <w:r>
        <w:t>grows</w:t>
      </w:r>
      <w:r>
        <w:rPr>
          <w:spacing w:val="-13"/>
        </w:rPr>
        <w:t xml:space="preserve"> </w:t>
      </w:r>
      <w:r>
        <w:t>larger.</w:t>
      </w:r>
      <w:r>
        <w:rPr>
          <w:spacing w:val="10"/>
        </w:rPr>
        <w:t xml:space="preserve"> </w:t>
      </w:r>
      <w:r>
        <w:t>Instead it remains flat after a suffic</w:t>
      </w:r>
      <w:ins w:id="273" w:author="Owner" w:date="2021-01-28T15:13:00Z">
        <w:r w:rsidR="00B77E48">
          <w:t>i</w:t>
        </w:r>
      </w:ins>
      <w:r>
        <w:t>ent number of tokens are</w:t>
      </w:r>
      <w:r>
        <w:rPr>
          <w:spacing w:val="-21"/>
        </w:rPr>
        <w:t xml:space="preserve"> </w:t>
      </w:r>
      <w:r>
        <w:t>encountered.</w:t>
      </w:r>
    </w:p>
    <w:p w:rsidR="00DD7756" w:rsidRDefault="00AD1397">
      <w:pPr>
        <w:pStyle w:val="BodyText"/>
        <w:spacing w:line="420" w:lineRule="auto"/>
        <w:ind w:left="120" w:right="333" w:firstLine="358"/>
        <w:jc w:val="both"/>
      </w:pPr>
      <w:r>
        <w:rPr>
          <w:spacing w:val="-8"/>
        </w:rPr>
        <w:t xml:space="preserve">To </w:t>
      </w:r>
      <w:r>
        <w:t xml:space="preserve">summarize, once enough tokens of a word are encountered </w:t>
      </w:r>
      <w:del w:id="274" w:author="Owner" w:date="2021-01-28T15:13:00Z">
        <w:r w:rsidDel="00B77E48">
          <w:delText>as</w:delText>
        </w:r>
      </w:del>
      <w:r>
        <w:t xml:space="preserve"> to give a reliable flex- ibility rating, that flexibility rating does not increase as the number of tokens encountered continues to </w:t>
      </w:r>
      <w:r>
        <w:rPr>
          <w:spacing w:val="-4"/>
        </w:rPr>
        <w:t xml:space="preserve">grow. </w:t>
      </w:r>
      <w:r>
        <w:t>Lexical items appear to have (synchronically) fixed degrees of flexibility, that vary from word to word. This suggests that the discourse functions of any given stem are conventionalized, so that speakers know which uses a word has, and generally use</w:t>
      </w:r>
      <w:r>
        <w:rPr>
          <w:spacing w:val="-20"/>
        </w:rPr>
        <w:t xml:space="preserve"> </w:t>
      </w:r>
      <w:r>
        <w:t>them with</w:t>
      </w:r>
      <w:r>
        <w:rPr>
          <w:spacing w:val="-8"/>
        </w:rPr>
        <w:t xml:space="preserve"> </w:t>
      </w:r>
      <w:r>
        <w:t>the</w:t>
      </w:r>
      <w:r>
        <w:rPr>
          <w:spacing w:val="-6"/>
        </w:rPr>
        <w:t xml:space="preserve"> </w:t>
      </w:r>
      <w:r>
        <w:t>same</w:t>
      </w:r>
      <w:r>
        <w:rPr>
          <w:spacing w:val="-7"/>
        </w:rPr>
        <w:t xml:space="preserve"> </w:t>
      </w:r>
      <w:r>
        <w:t>proportionate</w:t>
      </w:r>
      <w:r>
        <w:rPr>
          <w:spacing w:val="-7"/>
        </w:rPr>
        <w:t xml:space="preserve"> </w:t>
      </w:r>
      <w:r>
        <w:t>frequency.</w:t>
      </w:r>
      <w:r>
        <w:rPr>
          <w:spacing w:val="12"/>
        </w:rPr>
        <w:t xml:space="preserve"> </w:t>
      </w:r>
      <w:r>
        <w:t>Logically,</w:t>
      </w:r>
      <w:r>
        <w:rPr>
          <w:spacing w:val="-7"/>
        </w:rPr>
        <w:t xml:space="preserve"> </w:t>
      </w:r>
      <w:r>
        <w:t>aggregating</w:t>
      </w:r>
      <w:r>
        <w:rPr>
          <w:spacing w:val="-8"/>
        </w:rPr>
        <w:t xml:space="preserve"> </w:t>
      </w:r>
      <w:r>
        <w:t>the</w:t>
      </w:r>
      <w:r>
        <w:rPr>
          <w:spacing w:val="-6"/>
        </w:rPr>
        <w:t xml:space="preserve"> </w:t>
      </w:r>
      <w:r>
        <w:t>data</w:t>
      </w:r>
      <w:r>
        <w:rPr>
          <w:spacing w:val="-6"/>
        </w:rPr>
        <w:t xml:space="preserve"> </w:t>
      </w:r>
      <w:r>
        <w:t>at</w:t>
      </w:r>
      <w:r>
        <w:rPr>
          <w:spacing w:val="-8"/>
        </w:rPr>
        <w:t xml:space="preserve"> </w:t>
      </w:r>
      <w:r>
        <w:t>the</w:t>
      </w:r>
      <w:r>
        <w:rPr>
          <w:spacing w:val="-6"/>
        </w:rPr>
        <w:t xml:space="preserve"> </w:t>
      </w:r>
      <w:r>
        <w:t>language</w:t>
      </w:r>
      <w:r>
        <w:rPr>
          <w:spacing w:val="-7"/>
        </w:rPr>
        <w:t xml:space="preserve"> </w:t>
      </w:r>
      <w:r>
        <w:t>level produces the same result: languages have (synchronically) fixed degrees of flexibility, that vary from language to</w:t>
      </w:r>
      <w:r>
        <w:rPr>
          <w:spacing w:val="-5"/>
        </w:rPr>
        <w:t xml:space="preserve"> </w:t>
      </w:r>
      <w:r>
        <w:t>language.</w:t>
      </w:r>
      <w:ins w:id="275" w:author="Owner" w:date="2021-01-28T15:14:00Z">
        <w:r w:rsidR="00B77E48">
          <w:t xml:space="preserve"> (This is so interesting.)</w:t>
        </w:r>
      </w:ins>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AD1397">
      <w:pPr>
        <w:spacing w:before="73"/>
        <w:ind w:left="1398" w:right="1614"/>
        <w:jc w:val="center"/>
      </w:pPr>
      <w:bookmarkStart w:id="276" w:name="_bookmark203"/>
      <w:bookmarkStart w:id="277" w:name="_bookmark204"/>
      <w:bookmarkEnd w:id="276"/>
      <w:bookmarkEnd w:id="277"/>
      <w:r>
        <w:rPr>
          <w:b/>
        </w:rPr>
        <w:lastRenderedPageBreak/>
        <w:t xml:space="preserve">Figure 4.15: </w:t>
      </w:r>
      <w:r>
        <w:t>Cumulative mean flexibility for English</w:t>
      </w:r>
    </w:p>
    <w:p w:rsidR="00DD7756" w:rsidRDefault="00AD1397">
      <w:pPr>
        <w:pStyle w:val="BodyText"/>
        <w:spacing w:before="8"/>
        <w:rPr>
          <w:sz w:val="22"/>
        </w:rPr>
      </w:pPr>
      <w:r>
        <w:rPr>
          <w:noProof/>
        </w:rPr>
        <w:drawing>
          <wp:anchor distT="0" distB="0" distL="0" distR="0" simplePos="0" relativeHeight="83" behindDoc="0" locked="0" layoutInCell="1" allowOverlap="1">
            <wp:simplePos x="0" y="0"/>
            <wp:positionH relativeFrom="page">
              <wp:posOffset>1184910</wp:posOffset>
            </wp:positionH>
            <wp:positionV relativeFrom="paragraph">
              <wp:posOffset>189483</wp:posOffset>
            </wp:positionV>
            <wp:extent cx="5629274" cy="2752725"/>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85" cstate="print"/>
                    <a:stretch>
                      <a:fillRect/>
                    </a:stretch>
                  </pic:blipFill>
                  <pic:spPr>
                    <a:xfrm>
                      <a:off x="0" y="0"/>
                      <a:ext cx="5629274" cy="2752725"/>
                    </a:xfrm>
                    <a:prstGeom prst="rect">
                      <a:avLst/>
                    </a:prstGeom>
                  </pic:spPr>
                </pic:pic>
              </a:graphicData>
            </a:graphic>
          </wp:anchor>
        </w:drawing>
      </w:r>
    </w:p>
    <w:p w:rsidR="00DD7756" w:rsidRDefault="00DD7756">
      <w:pPr>
        <w:pStyle w:val="BodyText"/>
        <w:spacing w:before="11"/>
        <w:rPr>
          <w:sz w:val="25"/>
        </w:rPr>
      </w:pPr>
    </w:p>
    <w:p w:rsidR="00DD7756" w:rsidRDefault="00AD1397">
      <w:pPr>
        <w:ind w:left="1399" w:right="1614"/>
        <w:jc w:val="center"/>
      </w:pPr>
      <w:bookmarkStart w:id="278" w:name="_bookmark205"/>
      <w:bookmarkEnd w:id="278"/>
      <w:r>
        <w:rPr>
          <w:b/>
        </w:rPr>
        <w:t xml:space="preserve">Figure 4.16: </w:t>
      </w:r>
      <w:r>
        <w:t>Cumulative mean flexibility for Nuuchahnulth</w:t>
      </w:r>
    </w:p>
    <w:p w:rsidR="00DD7756" w:rsidRDefault="00AD1397">
      <w:pPr>
        <w:pStyle w:val="BodyText"/>
        <w:spacing w:before="8"/>
        <w:rPr>
          <w:sz w:val="22"/>
        </w:rPr>
      </w:pPr>
      <w:r>
        <w:rPr>
          <w:noProof/>
        </w:rPr>
        <w:drawing>
          <wp:anchor distT="0" distB="0" distL="0" distR="0" simplePos="0" relativeHeight="84" behindDoc="0" locked="0" layoutInCell="1" allowOverlap="1">
            <wp:simplePos x="0" y="0"/>
            <wp:positionH relativeFrom="page">
              <wp:posOffset>1184910</wp:posOffset>
            </wp:positionH>
            <wp:positionV relativeFrom="paragraph">
              <wp:posOffset>189532</wp:posOffset>
            </wp:positionV>
            <wp:extent cx="5629274" cy="275272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86" cstate="print"/>
                    <a:stretch>
                      <a:fillRect/>
                    </a:stretch>
                  </pic:blipFill>
                  <pic:spPr>
                    <a:xfrm>
                      <a:off x="0" y="0"/>
                      <a:ext cx="5629274" cy="2752725"/>
                    </a:xfrm>
                    <a:prstGeom prst="rect">
                      <a:avLst/>
                    </a:prstGeom>
                  </pic:spPr>
                </pic:pic>
              </a:graphicData>
            </a:graphic>
          </wp:anchor>
        </w:drawing>
      </w:r>
    </w:p>
    <w:p w:rsidR="00DD7756" w:rsidRDefault="00DD7756">
      <w:pPr>
        <w:pStyle w:val="BodyText"/>
      </w:pPr>
    </w:p>
    <w:p w:rsidR="00DD7756" w:rsidRDefault="00DD7756">
      <w:pPr>
        <w:pStyle w:val="BodyText"/>
        <w:spacing w:before="5"/>
        <w:rPr>
          <w:sz w:val="34"/>
        </w:rPr>
      </w:pPr>
    </w:p>
    <w:p w:rsidR="00DD7756" w:rsidRDefault="00AD1397">
      <w:pPr>
        <w:pStyle w:val="Heading2"/>
        <w:numPr>
          <w:ilvl w:val="1"/>
          <w:numId w:val="3"/>
        </w:numPr>
        <w:tabs>
          <w:tab w:val="left" w:pos="885"/>
          <w:tab w:val="left" w:pos="886"/>
        </w:tabs>
        <w:spacing w:before="0"/>
        <w:rPr>
          <w:b/>
        </w:rPr>
      </w:pPr>
      <w:bookmarkStart w:id="279" w:name="4.5_R3:_Lexical_flexibility_and_frequenc"/>
      <w:bookmarkStart w:id="280" w:name="_bookmark206"/>
      <w:bookmarkEnd w:id="279"/>
      <w:bookmarkEnd w:id="280"/>
      <w:r>
        <w:rPr>
          <w:b/>
        </w:rPr>
        <w:t>R3: Lexical flexibility and frequency /</w:t>
      </w:r>
      <w:r>
        <w:rPr>
          <w:b/>
          <w:spacing w:val="-36"/>
        </w:rPr>
        <w:t xml:space="preserve"> </w:t>
      </w:r>
      <w:r>
        <w:rPr>
          <w:b/>
        </w:rPr>
        <w:t>dispersion</w:t>
      </w:r>
    </w:p>
    <w:p w:rsidR="00DD7756" w:rsidRDefault="00DD7756">
      <w:pPr>
        <w:pStyle w:val="BodyText"/>
        <w:spacing w:before="6"/>
        <w:rPr>
          <w:b/>
          <w:sz w:val="36"/>
        </w:rPr>
      </w:pPr>
    </w:p>
    <w:p w:rsidR="00DD7756" w:rsidRDefault="00AD1397">
      <w:pPr>
        <w:pStyle w:val="BodyText"/>
        <w:spacing w:line="420" w:lineRule="auto"/>
        <w:ind w:left="120" w:right="333"/>
        <w:jc w:val="both"/>
      </w:pPr>
      <w:r>
        <w:t>In</w:t>
      </w:r>
      <w:r>
        <w:rPr>
          <w:spacing w:val="-17"/>
        </w:rPr>
        <w:t xml:space="preserve"> </w:t>
      </w:r>
      <w:r>
        <w:t>this</w:t>
      </w:r>
      <w:r>
        <w:rPr>
          <w:spacing w:val="-16"/>
        </w:rPr>
        <w:t xml:space="preserve"> </w:t>
      </w:r>
      <w:r>
        <w:t>section</w:t>
      </w:r>
      <w:r>
        <w:rPr>
          <w:spacing w:val="-17"/>
        </w:rPr>
        <w:t xml:space="preserve"> </w:t>
      </w:r>
      <w:r>
        <w:t>I</w:t>
      </w:r>
      <w:r>
        <w:rPr>
          <w:spacing w:val="-16"/>
        </w:rPr>
        <w:t xml:space="preserve"> </w:t>
      </w:r>
      <w:r>
        <w:t>examine</w:t>
      </w:r>
      <w:r>
        <w:rPr>
          <w:spacing w:val="-18"/>
        </w:rPr>
        <w:t xml:space="preserve"> </w:t>
      </w:r>
      <w:r>
        <w:t>the</w:t>
      </w:r>
      <w:r>
        <w:rPr>
          <w:spacing w:val="-16"/>
        </w:rPr>
        <w:t xml:space="preserve"> </w:t>
      </w:r>
      <w:r>
        <w:t>interactions</w:t>
      </w:r>
      <w:r>
        <w:rPr>
          <w:spacing w:val="-17"/>
        </w:rPr>
        <w:t xml:space="preserve"> </w:t>
      </w:r>
      <w:r>
        <w:t>between</w:t>
      </w:r>
      <w:r>
        <w:rPr>
          <w:spacing w:val="-16"/>
        </w:rPr>
        <w:t xml:space="preserve"> </w:t>
      </w:r>
      <w:r>
        <w:t>lexical</w:t>
      </w:r>
      <w:r>
        <w:rPr>
          <w:spacing w:val="-17"/>
        </w:rPr>
        <w:t xml:space="preserve"> </w:t>
      </w:r>
      <w:r>
        <w:t>flexibility,</w:t>
      </w:r>
      <w:r>
        <w:rPr>
          <w:spacing w:val="-15"/>
        </w:rPr>
        <w:t xml:space="preserve"> </w:t>
      </w:r>
      <w:r>
        <w:t>token</w:t>
      </w:r>
      <w:r>
        <w:rPr>
          <w:spacing w:val="-16"/>
        </w:rPr>
        <w:t xml:space="preserve"> </w:t>
      </w:r>
      <w:r>
        <w:t>frequency,</w:t>
      </w:r>
      <w:r>
        <w:rPr>
          <w:spacing w:val="-15"/>
        </w:rPr>
        <w:t xml:space="preserve"> </w:t>
      </w:r>
      <w:r>
        <w:t>and</w:t>
      </w:r>
      <w:r>
        <w:rPr>
          <w:spacing w:val="-16"/>
        </w:rPr>
        <w:t xml:space="preserve"> </w:t>
      </w:r>
      <w:r>
        <w:t>cor- pus dispersion for individual lexical items. Given that many linguistic phenomena correlate with frequency / corpus dispersion, it is reasonable to investigate whether lexical</w:t>
      </w:r>
      <w:r>
        <w:rPr>
          <w:spacing w:val="43"/>
        </w:rPr>
        <w:t xml:space="preserve"> </w:t>
      </w:r>
      <w:r>
        <w:t>flexibility</w:t>
      </w:r>
    </w:p>
    <w:p w:rsidR="00DD7756" w:rsidRDefault="00DD7756">
      <w:pPr>
        <w:spacing w:line="420" w:lineRule="auto"/>
        <w:jc w:val="both"/>
        <w:sectPr w:rsidR="00DD7756">
          <w:pgSz w:w="12240" w:h="15840"/>
          <w:pgMar w:top="1360" w:right="1100" w:bottom="1040" w:left="1680" w:header="0" w:footer="856" w:gutter="0"/>
          <w:cols w:space="720"/>
        </w:sectPr>
      </w:pPr>
    </w:p>
    <w:p w:rsidR="00DD7756" w:rsidRDefault="00AD1397">
      <w:pPr>
        <w:pStyle w:val="BodyText"/>
        <w:spacing w:before="84" w:line="420" w:lineRule="auto"/>
        <w:ind w:left="120" w:right="332"/>
        <w:jc w:val="both"/>
      </w:pPr>
      <w:r>
        <w:lastRenderedPageBreak/>
        <w:t>displays</w:t>
      </w:r>
      <w:r>
        <w:rPr>
          <w:spacing w:val="-7"/>
        </w:rPr>
        <w:t xml:space="preserve"> </w:t>
      </w:r>
      <w:r>
        <w:t>such</w:t>
      </w:r>
      <w:r>
        <w:rPr>
          <w:spacing w:val="-6"/>
        </w:rPr>
        <w:t xml:space="preserve"> </w:t>
      </w:r>
      <w:r>
        <w:t>correlations</w:t>
      </w:r>
      <w:r>
        <w:rPr>
          <w:spacing w:val="-6"/>
        </w:rPr>
        <w:t xml:space="preserve"> </w:t>
      </w:r>
      <w:r>
        <w:t>as</w:t>
      </w:r>
      <w:r>
        <w:rPr>
          <w:spacing w:val="-6"/>
        </w:rPr>
        <w:t xml:space="preserve"> </w:t>
      </w:r>
      <w:r>
        <w:t>well.</w:t>
      </w:r>
      <w:r>
        <w:rPr>
          <w:spacing w:val="13"/>
        </w:rPr>
        <w:t xml:space="preserve"> </w:t>
      </w:r>
      <w:r>
        <w:t>Are</w:t>
      </w:r>
      <w:r>
        <w:rPr>
          <w:spacing w:val="-7"/>
        </w:rPr>
        <w:t xml:space="preserve"> </w:t>
      </w:r>
      <w:r>
        <w:t>high</w:t>
      </w:r>
      <w:r>
        <w:rPr>
          <w:spacing w:val="-6"/>
        </w:rPr>
        <w:t xml:space="preserve"> </w:t>
      </w:r>
      <w:r>
        <w:t>frequency</w:t>
      </w:r>
      <w:r>
        <w:rPr>
          <w:spacing w:val="-6"/>
        </w:rPr>
        <w:t xml:space="preserve"> </w:t>
      </w:r>
      <w:r>
        <w:t>or</w:t>
      </w:r>
      <w:r>
        <w:rPr>
          <w:spacing w:val="-6"/>
        </w:rPr>
        <w:t xml:space="preserve"> </w:t>
      </w:r>
      <w:r>
        <w:t>evenly</w:t>
      </w:r>
      <w:r>
        <w:rPr>
          <w:spacing w:val="-7"/>
        </w:rPr>
        <w:t xml:space="preserve"> </w:t>
      </w:r>
      <w:r>
        <w:t>dispersed</w:t>
      </w:r>
      <w:r>
        <w:rPr>
          <w:spacing w:val="-6"/>
        </w:rPr>
        <w:t xml:space="preserve"> </w:t>
      </w:r>
      <w:r>
        <w:t>words</w:t>
      </w:r>
      <w:r>
        <w:rPr>
          <w:spacing w:val="-7"/>
        </w:rPr>
        <w:t xml:space="preserve"> </w:t>
      </w:r>
      <w:r>
        <w:t>more</w:t>
      </w:r>
      <w:r>
        <w:rPr>
          <w:spacing w:val="-6"/>
        </w:rPr>
        <w:t xml:space="preserve"> </w:t>
      </w:r>
      <w:r>
        <w:t>flexi- ble than low frequency or unevenly dispersed words? This is an interesting question in part because if such a correlation were found the direction of causation could go in either direc- tion. It may be that stems are more frequent precisely because they are more flexible—there is a wider range of discourse contexts that they can occur in. On the other hand, it could be that</w:t>
      </w:r>
      <w:r>
        <w:rPr>
          <w:spacing w:val="-13"/>
        </w:rPr>
        <w:t xml:space="preserve"> </w:t>
      </w:r>
      <w:r>
        <w:t>high</w:t>
      </w:r>
      <w:r>
        <w:rPr>
          <w:spacing w:val="-12"/>
        </w:rPr>
        <w:t xml:space="preserve"> </w:t>
      </w:r>
      <w:r>
        <w:t>frequency</w:t>
      </w:r>
      <w:r>
        <w:rPr>
          <w:spacing w:val="-12"/>
        </w:rPr>
        <w:t xml:space="preserve"> </w:t>
      </w:r>
      <w:r>
        <w:t>words</w:t>
      </w:r>
      <w:r>
        <w:rPr>
          <w:spacing w:val="-12"/>
        </w:rPr>
        <w:t xml:space="preserve"> </w:t>
      </w:r>
      <w:r>
        <w:t>are</w:t>
      </w:r>
      <w:r>
        <w:rPr>
          <w:spacing w:val="-12"/>
        </w:rPr>
        <w:t xml:space="preserve"> </w:t>
      </w:r>
      <w:r>
        <w:t>more</w:t>
      </w:r>
      <w:r>
        <w:rPr>
          <w:spacing w:val="-12"/>
        </w:rPr>
        <w:t xml:space="preserve"> </w:t>
      </w:r>
      <w:r>
        <w:t>cognitively</w:t>
      </w:r>
      <w:r>
        <w:rPr>
          <w:spacing w:val="-12"/>
        </w:rPr>
        <w:t xml:space="preserve"> </w:t>
      </w:r>
      <w:r>
        <w:t>accessible</w:t>
      </w:r>
      <w:r>
        <w:rPr>
          <w:spacing w:val="-12"/>
        </w:rPr>
        <w:t xml:space="preserve"> </w:t>
      </w:r>
      <w:r>
        <w:t>and</w:t>
      </w:r>
      <w:r>
        <w:rPr>
          <w:spacing w:val="-12"/>
        </w:rPr>
        <w:t xml:space="preserve"> </w:t>
      </w:r>
      <w:r>
        <w:t>therefore</w:t>
      </w:r>
      <w:r>
        <w:rPr>
          <w:spacing w:val="-12"/>
        </w:rPr>
        <w:t xml:space="preserve"> </w:t>
      </w:r>
      <w:r>
        <w:t>more</w:t>
      </w:r>
      <w:r>
        <w:rPr>
          <w:spacing w:val="-12"/>
        </w:rPr>
        <w:t xml:space="preserve"> </w:t>
      </w:r>
      <w:r>
        <w:t>prone</w:t>
      </w:r>
      <w:r>
        <w:rPr>
          <w:spacing w:val="-12"/>
        </w:rPr>
        <w:t xml:space="preserve"> </w:t>
      </w:r>
      <w:r>
        <w:t>to</w:t>
      </w:r>
      <w:r>
        <w:rPr>
          <w:spacing w:val="-12"/>
        </w:rPr>
        <w:t xml:space="preserve"> </w:t>
      </w:r>
      <w:r>
        <w:t xml:space="preserve">novel uses in discourse. </w:t>
      </w:r>
      <w:r>
        <w:rPr>
          <w:spacing w:val="-5"/>
        </w:rPr>
        <w:t xml:space="preserve">Or, </w:t>
      </w:r>
      <w:r>
        <w:t>in contrast, a higher frequency could also result in a greater degree of entrenchment, so that high frequency words are less likely to be</w:t>
      </w:r>
      <w:r>
        <w:rPr>
          <w:spacing w:val="-23"/>
        </w:rPr>
        <w:t xml:space="preserve"> </w:t>
      </w:r>
      <w:r>
        <w:t>flexible.</w:t>
      </w:r>
    </w:p>
    <w:p w:rsidR="00DD7756" w:rsidRDefault="00AD1397">
      <w:pPr>
        <w:pStyle w:val="BodyText"/>
        <w:spacing w:line="420" w:lineRule="auto"/>
        <w:ind w:left="120" w:right="332" w:firstLine="358"/>
        <w:jc w:val="both"/>
      </w:pPr>
      <w:r>
        <w:rPr>
          <w:spacing w:val="-8"/>
        </w:rPr>
        <w:t>To</w:t>
      </w:r>
      <w:r>
        <w:rPr>
          <w:spacing w:val="-6"/>
        </w:rPr>
        <w:t xml:space="preserve"> </w:t>
      </w:r>
      <w:r>
        <w:t>investigate</w:t>
      </w:r>
      <w:r>
        <w:rPr>
          <w:spacing w:val="-5"/>
        </w:rPr>
        <w:t xml:space="preserve"> </w:t>
      </w:r>
      <w:r>
        <w:t>the</w:t>
      </w:r>
      <w:r>
        <w:rPr>
          <w:spacing w:val="-5"/>
        </w:rPr>
        <w:t xml:space="preserve"> </w:t>
      </w:r>
      <w:r>
        <w:t>possible</w:t>
      </w:r>
      <w:r>
        <w:rPr>
          <w:spacing w:val="-5"/>
        </w:rPr>
        <w:t xml:space="preserve"> </w:t>
      </w:r>
      <w:r>
        <w:t>interactions</w:t>
      </w:r>
      <w:r>
        <w:rPr>
          <w:spacing w:val="-5"/>
        </w:rPr>
        <w:t xml:space="preserve"> </w:t>
      </w:r>
      <w:r>
        <w:t>among</w:t>
      </w:r>
      <w:r>
        <w:rPr>
          <w:spacing w:val="-5"/>
        </w:rPr>
        <w:t xml:space="preserve"> </w:t>
      </w:r>
      <w:r>
        <w:t>flexibility,</w:t>
      </w:r>
      <w:r>
        <w:rPr>
          <w:spacing w:val="-4"/>
        </w:rPr>
        <w:t xml:space="preserve"> </w:t>
      </w:r>
      <w:r>
        <w:t>frequency,</w:t>
      </w:r>
      <w:r>
        <w:rPr>
          <w:spacing w:val="-5"/>
        </w:rPr>
        <w:t xml:space="preserve"> </w:t>
      </w:r>
      <w:r>
        <w:t>and</w:t>
      </w:r>
      <w:r>
        <w:rPr>
          <w:spacing w:val="-5"/>
        </w:rPr>
        <w:t xml:space="preserve"> </w:t>
      </w:r>
      <w:r>
        <w:t>dispersion</w:t>
      </w:r>
      <w:r>
        <w:rPr>
          <w:spacing w:val="-6"/>
        </w:rPr>
        <w:t xml:space="preserve"> </w:t>
      </w:r>
      <w:r>
        <w:t>I</w:t>
      </w:r>
      <w:r>
        <w:rPr>
          <w:spacing w:val="-5"/>
        </w:rPr>
        <w:t xml:space="preserve"> </w:t>
      </w:r>
      <w:r>
        <w:t>de- ploy a Generalized Additive Model (GAM) in order to account for the possibility of inter- actions not just between flexibility and frequency / dispersion, but for interactions between frequency and dispersion as well. For example, it may be the case that there are</w:t>
      </w:r>
      <w:r>
        <w:rPr>
          <w:spacing w:val="-19"/>
        </w:rPr>
        <w:t xml:space="preserve"> </w:t>
      </w:r>
      <w:r>
        <w:t>correlations between</w:t>
      </w:r>
      <w:r>
        <w:rPr>
          <w:spacing w:val="-21"/>
        </w:rPr>
        <w:t xml:space="preserve"> </w:t>
      </w:r>
      <w:r>
        <w:t>flexibility</w:t>
      </w:r>
      <w:r>
        <w:rPr>
          <w:spacing w:val="-21"/>
        </w:rPr>
        <w:t xml:space="preserve"> </w:t>
      </w:r>
      <w:r>
        <w:t>and</w:t>
      </w:r>
      <w:r>
        <w:rPr>
          <w:spacing w:val="-21"/>
        </w:rPr>
        <w:t xml:space="preserve"> </w:t>
      </w:r>
      <w:r>
        <w:t>dispersion,</w:t>
      </w:r>
      <w:r>
        <w:rPr>
          <w:spacing w:val="-17"/>
        </w:rPr>
        <w:t xml:space="preserve"> </w:t>
      </w:r>
      <w:r>
        <w:t>but</w:t>
      </w:r>
      <w:r>
        <w:rPr>
          <w:spacing w:val="-21"/>
        </w:rPr>
        <w:t xml:space="preserve"> </w:t>
      </w:r>
      <w:r>
        <w:t>only</w:t>
      </w:r>
      <w:r>
        <w:rPr>
          <w:spacing w:val="-21"/>
        </w:rPr>
        <w:t xml:space="preserve"> </w:t>
      </w:r>
      <w:r>
        <w:t>for</w:t>
      </w:r>
      <w:r>
        <w:rPr>
          <w:spacing w:val="-21"/>
        </w:rPr>
        <w:t xml:space="preserve"> </w:t>
      </w:r>
      <w:r>
        <w:t>high</w:t>
      </w:r>
      <w:r>
        <w:rPr>
          <w:spacing w:val="-20"/>
        </w:rPr>
        <w:t xml:space="preserve"> </w:t>
      </w:r>
      <w:r>
        <w:t>frequency</w:t>
      </w:r>
      <w:r>
        <w:rPr>
          <w:spacing w:val="-21"/>
        </w:rPr>
        <w:t xml:space="preserve"> </w:t>
      </w:r>
      <w:r>
        <w:t>words.</w:t>
      </w:r>
      <w:r>
        <w:rPr>
          <w:spacing w:val="8"/>
        </w:rPr>
        <w:t xml:space="preserve"> </w:t>
      </w:r>
      <w:r>
        <w:t>A</w:t>
      </w:r>
      <w:r>
        <w:rPr>
          <w:spacing w:val="-21"/>
        </w:rPr>
        <w:t xml:space="preserve"> </w:t>
      </w:r>
      <w:r>
        <w:t>Generalized</w:t>
      </w:r>
      <w:r>
        <w:rPr>
          <w:spacing w:val="-21"/>
        </w:rPr>
        <w:t xml:space="preserve"> </w:t>
      </w:r>
      <w:r>
        <w:t>Additive Model allows for the exploration of multiple interactions in this</w:t>
      </w:r>
      <w:r>
        <w:rPr>
          <w:spacing w:val="-15"/>
        </w:rPr>
        <w:t xml:space="preserve"> </w:t>
      </w:r>
      <w:r>
        <w:rPr>
          <w:spacing w:val="-4"/>
        </w:rPr>
        <w:t>way.</w:t>
      </w:r>
    </w:p>
    <w:p w:rsidR="00DD7756" w:rsidRDefault="00AD1397">
      <w:pPr>
        <w:pStyle w:val="BodyText"/>
        <w:spacing w:line="398" w:lineRule="auto"/>
        <w:ind w:left="119" w:right="333" w:firstLine="358"/>
        <w:jc w:val="both"/>
      </w:pPr>
      <w:r>
        <w:t>Frequency</w:t>
      </w:r>
      <w:r>
        <w:rPr>
          <w:spacing w:val="-12"/>
        </w:rPr>
        <w:t xml:space="preserve"> </w:t>
      </w:r>
      <w:r>
        <w:t>is</w:t>
      </w:r>
      <w:r>
        <w:rPr>
          <w:spacing w:val="-11"/>
        </w:rPr>
        <w:t xml:space="preserve"> </w:t>
      </w:r>
      <w:r>
        <w:t>represented</w:t>
      </w:r>
      <w:r>
        <w:rPr>
          <w:spacing w:val="-11"/>
        </w:rPr>
        <w:t xml:space="preserve"> </w:t>
      </w:r>
      <w:r>
        <w:t>in</w:t>
      </w:r>
      <w:r>
        <w:rPr>
          <w:spacing w:val="-11"/>
        </w:rPr>
        <w:t xml:space="preserve"> </w:t>
      </w:r>
      <w:r>
        <w:t>this</w:t>
      </w:r>
      <w:r>
        <w:rPr>
          <w:spacing w:val="-11"/>
        </w:rPr>
        <w:t xml:space="preserve"> </w:t>
      </w:r>
      <w:r>
        <w:t>model</w:t>
      </w:r>
      <w:r>
        <w:rPr>
          <w:spacing w:val="-11"/>
        </w:rPr>
        <w:t xml:space="preserve"> </w:t>
      </w:r>
      <w:r>
        <w:t>as</w:t>
      </w:r>
      <w:r>
        <w:rPr>
          <w:spacing w:val="-10"/>
        </w:rPr>
        <w:t xml:space="preserve"> </w:t>
      </w:r>
      <w:r>
        <w:t>log</w:t>
      </w:r>
      <w:r>
        <w:rPr>
          <w:rFonts w:ascii="Times New Roman"/>
          <w:position w:val="-6"/>
          <w:sz w:val="16"/>
        </w:rPr>
        <w:t>2</w:t>
      </w:r>
      <w:r>
        <w:rPr>
          <w:rFonts w:ascii="Times New Roman"/>
          <w:spacing w:val="18"/>
          <w:position w:val="-6"/>
          <w:sz w:val="16"/>
        </w:rPr>
        <w:t xml:space="preserve"> </w:t>
      </w:r>
      <w:r>
        <w:t>of</w:t>
      </w:r>
      <w:r>
        <w:rPr>
          <w:spacing w:val="-11"/>
        </w:rPr>
        <w:t xml:space="preserve"> </w:t>
      </w:r>
      <w:r>
        <w:t>the</w:t>
      </w:r>
      <w:r>
        <w:rPr>
          <w:spacing w:val="-11"/>
        </w:rPr>
        <w:t xml:space="preserve"> </w:t>
      </w:r>
      <w:r>
        <w:t>relative</w:t>
      </w:r>
      <w:r>
        <w:rPr>
          <w:spacing w:val="-11"/>
        </w:rPr>
        <w:t xml:space="preserve"> </w:t>
      </w:r>
      <w:r>
        <w:t>frequency</w:t>
      </w:r>
      <w:r>
        <w:rPr>
          <w:spacing w:val="-11"/>
        </w:rPr>
        <w:t xml:space="preserve"> </w:t>
      </w:r>
      <w:r>
        <w:t>of</w:t>
      </w:r>
      <w:r>
        <w:rPr>
          <w:spacing w:val="-11"/>
        </w:rPr>
        <w:t xml:space="preserve"> </w:t>
      </w:r>
      <w:r>
        <w:t>the</w:t>
      </w:r>
      <w:r>
        <w:rPr>
          <w:spacing w:val="-12"/>
        </w:rPr>
        <w:t xml:space="preserve"> </w:t>
      </w:r>
      <w:r>
        <w:t>stem.</w:t>
      </w:r>
      <w:r>
        <w:rPr>
          <w:spacing w:val="14"/>
        </w:rPr>
        <w:t xml:space="preserve"> </w:t>
      </w:r>
      <w:r>
        <w:t>Since relative</w:t>
      </w:r>
      <w:r>
        <w:rPr>
          <w:spacing w:val="-9"/>
        </w:rPr>
        <w:t xml:space="preserve"> </w:t>
      </w:r>
      <w:r>
        <w:t>frequency</w:t>
      </w:r>
      <w:r>
        <w:rPr>
          <w:spacing w:val="-8"/>
        </w:rPr>
        <w:t xml:space="preserve"> </w:t>
      </w:r>
      <w:r>
        <w:t>and</w:t>
      </w:r>
      <w:r>
        <w:rPr>
          <w:spacing w:val="-8"/>
        </w:rPr>
        <w:t xml:space="preserve"> </w:t>
      </w:r>
      <w:r>
        <w:t>corpus</w:t>
      </w:r>
      <w:r>
        <w:rPr>
          <w:spacing w:val="-8"/>
        </w:rPr>
        <w:t xml:space="preserve"> </w:t>
      </w:r>
      <w:r>
        <w:t>dispersion</w:t>
      </w:r>
      <w:r>
        <w:rPr>
          <w:spacing w:val="-7"/>
        </w:rPr>
        <w:t xml:space="preserve"> </w:t>
      </w:r>
      <w:r>
        <w:t>utilize</w:t>
      </w:r>
      <w:r>
        <w:rPr>
          <w:spacing w:val="-8"/>
        </w:rPr>
        <w:t xml:space="preserve"> </w:t>
      </w:r>
      <w:r>
        <w:t>different</w:t>
      </w:r>
      <w:r>
        <w:rPr>
          <w:spacing w:val="-8"/>
        </w:rPr>
        <w:t xml:space="preserve"> </w:t>
      </w:r>
      <w:r>
        <w:t>scales,</w:t>
      </w:r>
      <w:r>
        <w:rPr>
          <w:spacing w:val="-7"/>
        </w:rPr>
        <w:t xml:space="preserve"> </w:t>
      </w:r>
      <w:r>
        <w:t>I</w:t>
      </w:r>
      <w:r>
        <w:rPr>
          <w:spacing w:val="-9"/>
        </w:rPr>
        <w:t xml:space="preserve"> </w:t>
      </w:r>
      <w:r>
        <w:t>also</w:t>
      </w:r>
      <w:r>
        <w:rPr>
          <w:spacing w:val="-8"/>
        </w:rPr>
        <w:t xml:space="preserve"> </w:t>
      </w:r>
      <w:r>
        <w:t>use</w:t>
      </w:r>
      <w:r>
        <w:rPr>
          <w:spacing w:val="-8"/>
        </w:rPr>
        <w:t xml:space="preserve"> </w:t>
      </w:r>
      <w:r>
        <w:t>a</w:t>
      </w:r>
      <w:r>
        <w:rPr>
          <w:spacing w:val="-7"/>
        </w:rPr>
        <w:t xml:space="preserve"> </w:t>
      </w:r>
      <w:r>
        <w:t>tensor</w:t>
      </w:r>
      <w:r>
        <w:rPr>
          <w:spacing w:val="-8"/>
        </w:rPr>
        <w:t xml:space="preserve"> </w:t>
      </w:r>
      <w:r>
        <w:t>smooth</w:t>
      </w:r>
      <w:r>
        <w:rPr>
          <w:spacing w:val="-8"/>
        </w:rPr>
        <w:t xml:space="preserve"> </w:t>
      </w:r>
      <w:r>
        <w:t>to examine</w:t>
      </w:r>
      <w:r>
        <w:rPr>
          <w:spacing w:val="-14"/>
        </w:rPr>
        <w:t xml:space="preserve"> </w:t>
      </w:r>
      <w:r>
        <w:t>the</w:t>
      </w:r>
      <w:r>
        <w:rPr>
          <w:spacing w:val="-13"/>
        </w:rPr>
        <w:t xml:space="preserve"> </w:t>
      </w:r>
      <w:r>
        <w:t>combined</w:t>
      </w:r>
      <w:r>
        <w:rPr>
          <w:spacing w:val="-13"/>
        </w:rPr>
        <w:t xml:space="preserve"> </w:t>
      </w:r>
      <w:r>
        <w:t>contribution</w:t>
      </w:r>
      <w:r>
        <w:rPr>
          <w:spacing w:val="-13"/>
        </w:rPr>
        <w:t xml:space="preserve"> </w:t>
      </w:r>
      <w:r>
        <w:t>of</w:t>
      </w:r>
      <w:r>
        <w:rPr>
          <w:spacing w:val="-13"/>
        </w:rPr>
        <w:t xml:space="preserve"> </w:t>
      </w:r>
      <w:r>
        <w:t>frequency</w:t>
      </w:r>
      <w:r>
        <w:rPr>
          <w:spacing w:val="-13"/>
        </w:rPr>
        <w:t xml:space="preserve"> </w:t>
      </w:r>
      <w:r>
        <w:t>and</w:t>
      </w:r>
      <w:r>
        <w:rPr>
          <w:spacing w:val="-13"/>
        </w:rPr>
        <w:t xml:space="preserve"> </w:t>
      </w:r>
      <w:r>
        <w:t>dispersion</w:t>
      </w:r>
      <w:r>
        <w:rPr>
          <w:spacing w:val="-13"/>
        </w:rPr>
        <w:t xml:space="preserve"> </w:t>
      </w:r>
      <w:r>
        <w:t>to</w:t>
      </w:r>
      <w:r>
        <w:rPr>
          <w:spacing w:val="-13"/>
        </w:rPr>
        <w:t xml:space="preserve"> </w:t>
      </w:r>
      <w:r>
        <w:t>flexibility,</w:t>
      </w:r>
      <w:r>
        <w:rPr>
          <w:spacing w:val="-12"/>
        </w:rPr>
        <w:t xml:space="preserve"> </w:t>
      </w:r>
      <w:r>
        <w:t>over</w:t>
      </w:r>
      <w:r>
        <w:rPr>
          <w:spacing w:val="-13"/>
        </w:rPr>
        <w:t xml:space="preserve"> </w:t>
      </w:r>
      <w:r>
        <w:t>and</w:t>
      </w:r>
      <w:r>
        <w:rPr>
          <w:spacing w:val="-13"/>
        </w:rPr>
        <w:t xml:space="preserve"> </w:t>
      </w:r>
      <w:r>
        <w:t>above</w:t>
      </w:r>
    </w:p>
    <w:p w:rsidR="00DD7756" w:rsidRDefault="00AD1397">
      <w:pPr>
        <w:pStyle w:val="BodyText"/>
        <w:spacing w:before="17" w:line="420" w:lineRule="auto"/>
        <w:ind w:left="119" w:right="333"/>
        <w:jc w:val="both"/>
      </w:pPr>
      <w:r>
        <w:t>their individual contributions. I again used the 100-item sample for the English model, and the entire corpus for Nuuchahnulth.</w:t>
      </w:r>
    </w:p>
    <w:p w:rsidR="00DD7756" w:rsidRDefault="00DD7756">
      <w:pPr>
        <w:pStyle w:val="BodyText"/>
        <w:spacing w:line="410" w:lineRule="auto"/>
        <w:ind w:left="120" w:right="334" w:firstLine="358"/>
        <w:jc w:val="both"/>
      </w:pPr>
      <w:hyperlink w:anchor="_bookmark207" w:history="1">
        <w:r w:rsidR="00AD1397">
          <w:rPr>
            <w:color w:val="007FFF"/>
          </w:rPr>
          <w:t xml:space="preserve">Figure 4.17 </w:t>
        </w:r>
      </w:hyperlink>
      <w:r w:rsidR="00AD1397">
        <w:t xml:space="preserve">shows heat maps of the interactions of the three variables for English and Nuuchahnulth. The x-axis shows </w:t>
      </w:r>
      <w:r w:rsidR="00AD1397">
        <w:rPr>
          <w:rFonts w:ascii="Bookman Old Style"/>
          <w:i/>
        </w:rPr>
        <w:t>log</w:t>
      </w:r>
      <w:r w:rsidR="00AD1397">
        <w:rPr>
          <w:rFonts w:ascii="Times New Roman"/>
          <w:vertAlign w:val="subscript"/>
        </w:rPr>
        <w:t>2</w:t>
      </w:r>
      <w:r w:rsidR="00AD1397">
        <w:rPr>
          <w:rFonts w:ascii="Times New Roman"/>
        </w:rPr>
        <w:t xml:space="preserve"> </w:t>
      </w:r>
      <w:r w:rsidR="00AD1397">
        <w:t>of relative frequency, and the y-axis shows corpus dispersion</w:t>
      </w:r>
      <w:r w:rsidR="00AD1397">
        <w:rPr>
          <w:spacing w:val="-4"/>
        </w:rPr>
        <w:t xml:space="preserve"> </w:t>
      </w:r>
      <w:r w:rsidR="00AD1397">
        <w:t>as</w:t>
      </w:r>
      <w:r w:rsidR="00AD1397">
        <w:rPr>
          <w:spacing w:val="-4"/>
        </w:rPr>
        <w:t xml:space="preserve"> </w:t>
      </w:r>
      <w:r w:rsidR="00AD1397">
        <w:t>Deviation</w:t>
      </w:r>
      <w:r w:rsidR="00AD1397">
        <w:rPr>
          <w:spacing w:val="-4"/>
        </w:rPr>
        <w:t xml:space="preserve"> </w:t>
      </w:r>
      <w:r w:rsidR="00AD1397">
        <w:t>of</w:t>
      </w:r>
      <w:r w:rsidR="00AD1397">
        <w:rPr>
          <w:spacing w:val="-3"/>
        </w:rPr>
        <w:t xml:space="preserve"> </w:t>
      </w:r>
      <w:r w:rsidR="00AD1397">
        <w:t>Propotions</w:t>
      </w:r>
      <w:r w:rsidR="00AD1397">
        <w:rPr>
          <w:spacing w:val="-4"/>
        </w:rPr>
        <w:t xml:space="preserve"> </w:t>
      </w:r>
      <w:r w:rsidR="00AD1397">
        <w:t>(</w:t>
      </w:r>
      <w:r w:rsidR="00AD1397">
        <w:rPr>
          <w:rFonts w:ascii="Bookman Old Style"/>
          <w:i/>
        </w:rPr>
        <w:t>DP</w:t>
      </w:r>
      <w:r w:rsidR="00AD1397">
        <w:rPr>
          <w:rFonts w:ascii="Bookman Old Style"/>
          <w:i/>
          <w:spacing w:val="-41"/>
        </w:rPr>
        <w:t xml:space="preserve"> </w:t>
      </w:r>
      <w:r w:rsidR="00AD1397">
        <w:t>),</w:t>
      </w:r>
      <w:r w:rsidR="00AD1397">
        <w:rPr>
          <w:spacing w:val="-3"/>
        </w:rPr>
        <w:t xml:space="preserve"> </w:t>
      </w:r>
      <w:r w:rsidR="00AD1397">
        <w:t>with</w:t>
      </w:r>
      <w:r w:rsidR="00AD1397">
        <w:rPr>
          <w:spacing w:val="-4"/>
        </w:rPr>
        <w:t xml:space="preserve"> </w:t>
      </w:r>
      <w:r w:rsidR="00AD1397">
        <w:t>more</w:t>
      </w:r>
      <w:r w:rsidR="00AD1397">
        <w:rPr>
          <w:spacing w:val="-5"/>
        </w:rPr>
        <w:t xml:space="preserve"> </w:t>
      </w:r>
      <w:r w:rsidR="00AD1397">
        <w:t>evenly</w:t>
      </w:r>
      <w:r w:rsidR="00AD1397">
        <w:rPr>
          <w:spacing w:val="-4"/>
        </w:rPr>
        <w:t xml:space="preserve"> </w:t>
      </w:r>
      <w:r w:rsidR="00AD1397">
        <w:t>dispersed</w:t>
      </w:r>
      <w:r w:rsidR="00AD1397">
        <w:rPr>
          <w:spacing w:val="-4"/>
        </w:rPr>
        <w:t xml:space="preserve"> </w:t>
      </w:r>
      <w:r w:rsidR="00AD1397">
        <w:t>items</w:t>
      </w:r>
      <w:r w:rsidR="00AD1397">
        <w:rPr>
          <w:spacing w:val="-4"/>
        </w:rPr>
        <w:t xml:space="preserve"> </w:t>
      </w:r>
      <w:r w:rsidR="00AD1397">
        <w:t>to</w:t>
      </w:r>
      <w:r w:rsidR="00AD1397">
        <w:rPr>
          <w:spacing w:val="-4"/>
        </w:rPr>
        <w:t xml:space="preserve"> </w:t>
      </w:r>
      <w:r w:rsidR="00AD1397">
        <w:t>the</w:t>
      </w:r>
      <w:r w:rsidR="00AD1397">
        <w:rPr>
          <w:spacing w:val="-3"/>
        </w:rPr>
        <w:t xml:space="preserve"> </w:t>
      </w:r>
      <w:r w:rsidR="00AD1397">
        <w:t>bottom of</w:t>
      </w:r>
      <w:r w:rsidR="00AD1397">
        <w:rPr>
          <w:spacing w:val="-18"/>
        </w:rPr>
        <w:t xml:space="preserve"> </w:t>
      </w:r>
      <w:r w:rsidR="00AD1397">
        <w:t>the</w:t>
      </w:r>
      <w:r w:rsidR="00AD1397">
        <w:rPr>
          <w:spacing w:val="-17"/>
        </w:rPr>
        <w:t xml:space="preserve"> </w:t>
      </w:r>
      <w:r w:rsidR="00AD1397">
        <w:t>scale</w:t>
      </w:r>
      <w:r w:rsidR="00AD1397">
        <w:rPr>
          <w:spacing w:val="-17"/>
        </w:rPr>
        <w:t xml:space="preserve"> </w:t>
      </w:r>
      <w:r w:rsidR="00AD1397">
        <w:t>and</w:t>
      </w:r>
      <w:r w:rsidR="00AD1397">
        <w:rPr>
          <w:spacing w:val="-18"/>
        </w:rPr>
        <w:t xml:space="preserve"> </w:t>
      </w:r>
      <w:r w:rsidR="00AD1397">
        <w:t>less</w:t>
      </w:r>
      <w:r w:rsidR="00AD1397">
        <w:rPr>
          <w:spacing w:val="-17"/>
        </w:rPr>
        <w:t xml:space="preserve"> </w:t>
      </w:r>
      <w:r w:rsidR="00AD1397">
        <w:t>evenly</w:t>
      </w:r>
      <w:r w:rsidR="00AD1397">
        <w:rPr>
          <w:spacing w:val="-17"/>
        </w:rPr>
        <w:t xml:space="preserve"> </w:t>
      </w:r>
      <w:r w:rsidR="00AD1397">
        <w:t>dispersed</w:t>
      </w:r>
      <w:r w:rsidR="00AD1397">
        <w:rPr>
          <w:spacing w:val="-18"/>
        </w:rPr>
        <w:t xml:space="preserve"> </w:t>
      </w:r>
      <w:r w:rsidR="00AD1397">
        <w:t>items</w:t>
      </w:r>
      <w:r w:rsidR="00AD1397">
        <w:rPr>
          <w:spacing w:val="-17"/>
        </w:rPr>
        <w:t xml:space="preserve"> </w:t>
      </w:r>
      <w:r w:rsidR="00AD1397">
        <w:t>to</w:t>
      </w:r>
      <w:r w:rsidR="00AD1397">
        <w:rPr>
          <w:spacing w:val="-17"/>
        </w:rPr>
        <w:t xml:space="preserve"> </w:t>
      </w:r>
      <w:r w:rsidR="00AD1397">
        <w:t>the</w:t>
      </w:r>
      <w:r w:rsidR="00AD1397">
        <w:rPr>
          <w:spacing w:val="-17"/>
        </w:rPr>
        <w:t xml:space="preserve"> </w:t>
      </w:r>
      <w:r w:rsidR="00AD1397">
        <w:t>top</w:t>
      </w:r>
      <w:r w:rsidR="00AD1397">
        <w:rPr>
          <w:spacing w:val="-18"/>
        </w:rPr>
        <w:t xml:space="preserve"> </w:t>
      </w:r>
      <w:r w:rsidR="00AD1397">
        <w:t>of</w:t>
      </w:r>
      <w:r w:rsidR="00AD1397">
        <w:rPr>
          <w:spacing w:val="-17"/>
        </w:rPr>
        <w:t xml:space="preserve"> </w:t>
      </w:r>
      <w:r w:rsidR="00AD1397">
        <w:t>the</w:t>
      </w:r>
      <w:r w:rsidR="00AD1397">
        <w:rPr>
          <w:spacing w:val="-17"/>
        </w:rPr>
        <w:t xml:space="preserve"> </w:t>
      </w:r>
      <w:r w:rsidR="00AD1397">
        <w:t>scale.</w:t>
      </w:r>
      <w:r w:rsidR="00AD1397">
        <w:rPr>
          <w:spacing w:val="10"/>
        </w:rPr>
        <w:t xml:space="preserve"> </w:t>
      </w:r>
      <w:r w:rsidR="00AD1397">
        <w:t>Light-colored</w:t>
      </w:r>
      <w:r w:rsidR="00AD1397">
        <w:rPr>
          <w:spacing w:val="-17"/>
        </w:rPr>
        <w:t xml:space="preserve"> </w:t>
      </w:r>
      <w:r w:rsidR="00AD1397">
        <w:t>areas</w:t>
      </w:r>
      <w:r w:rsidR="00AD1397">
        <w:rPr>
          <w:spacing w:val="-18"/>
        </w:rPr>
        <w:t xml:space="preserve"> </w:t>
      </w:r>
      <w:r w:rsidR="00AD1397">
        <w:t>indicate a</w:t>
      </w:r>
      <w:r w:rsidR="00AD1397">
        <w:rPr>
          <w:spacing w:val="-5"/>
        </w:rPr>
        <w:t xml:space="preserve"> </w:t>
      </w:r>
      <w:r w:rsidR="00AD1397">
        <w:t>high</w:t>
      </w:r>
      <w:r w:rsidR="00AD1397">
        <w:rPr>
          <w:spacing w:val="-5"/>
        </w:rPr>
        <w:t xml:space="preserve"> </w:t>
      </w:r>
      <w:r w:rsidR="00AD1397">
        <w:t>degree</w:t>
      </w:r>
      <w:r w:rsidR="00AD1397">
        <w:rPr>
          <w:spacing w:val="-5"/>
        </w:rPr>
        <w:t xml:space="preserve"> </w:t>
      </w:r>
      <w:r w:rsidR="00AD1397">
        <w:t>of</w:t>
      </w:r>
      <w:r w:rsidR="00AD1397">
        <w:rPr>
          <w:spacing w:val="-5"/>
        </w:rPr>
        <w:t xml:space="preserve"> </w:t>
      </w:r>
      <w:r w:rsidR="00AD1397">
        <w:t>flexibility,</w:t>
      </w:r>
      <w:r w:rsidR="00AD1397">
        <w:rPr>
          <w:spacing w:val="-5"/>
        </w:rPr>
        <w:t xml:space="preserve"> </w:t>
      </w:r>
      <w:r w:rsidR="00AD1397">
        <w:t>while</w:t>
      </w:r>
      <w:r w:rsidR="00AD1397">
        <w:rPr>
          <w:spacing w:val="-5"/>
        </w:rPr>
        <w:t xml:space="preserve"> </w:t>
      </w:r>
      <w:r w:rsidR="00AD1397">
        <w:t>dark-colored</w:t>
      </w:r>
      <w:r w:rsidR="00AD1397">
        <w:rPr>
          <w:spacing w:val="-5"/>
        </w:rPr>
        <w:t xml:space="preserve"> </w:t>
      </w:r>
      <w:r w:rsidR="00AD1397">
        <w:t>areas</w:t>
      </w:r>
      <w:r w:rsidR="00AD1397">
        <w:rPr>
          <w:spacing w:val="-5"/>
        </w:rPr>
        <w:t xml:space="preserve"> </w:t>
      </w:r>
      <w:r w:rsidR="00AD1397">
        <w:t>indicate</w:t>
      </w:r>
      <w:r w:rsidR="00AD1397">
        <w:rPr>
          <w:spacing w:val="-4"/>
        </w:rPr>
        <w:t xml:space="preserve"> </w:t>
      </w:r>
      <w:r w:rsidR="00AD1397">
        <w:t>a</w:t>
      </w:r>
      <w:r w:rsidR="00AD1397">
        <w:rPr>
          <w:spacing w:val="-5"/>
        </w:rPr>
        <w:t xml:space="preserve"> </w:t>
      </w:r>
      <w:r w:rsidR="00AD1397">
        <w:t>low</w:t>
      </w:r>
      <w:r w:rsidR="00AD1397">
        <w:rPr>
          <w:spacing w:val="-5"/>
        </w:rPr>
        <w:t xml:space="preserve"> </w:t>
      </w:r>
      <w:r w:rsidR="00AD1397">
        <w:t>degree</w:t>
      </w:r>
      <w:r w:rsidR="00AD1397">
        <w:rPr>
          <w:spacing w:val="-5"/>
        </w:rPr>
        <w:t xml:space="preserve"> </w:t>
      </w:r>
      <w:r w:rsidR="00AD1397">
        <w:t>of</w:t>
      </w:r>
      <w:r w:rsidR="00AD1397">
        <w:rPr>
          <w:spacing w:val="-5"/>
        </w:rPr>
        <w:t xml:space="preserve"> </w:t>
      </w:r>
      <w:r w:rsidR="00AD1397">
        <w:t>flexibility.</w:t>
      </w:r>
    </w:p>
    <w:p w:rsidR="00DD7756" w:rsidRDefault="00DD7756">
      <w:pPr>
        <w:pStyle w:val="BodyText"/>
        <w:spacing w:before="15" w:line="398" w:lineRule="auto"/>
        <w:ind w:left="120" w:right="333" w:firstLine="358"/>
        <w:jc w:val="both"/>
      </w:pPr>
      <w:hyperlink w:anchor="_bookmark209" w:history="1">
        <w:r w:rsidR="00AD1397">
          <w:rPr>
            <w:color w:val="007FFF"/>
          </w:rPr>
          <w:t xml:space="preserve">Figure 4.18 </w:t>
        </w:r>
      </w:hyperlink>
      <w:r w:rsidR="00AD1397">
        <w:t>shows 3D representations of the same data, rotated for ease of visualization. log</w:t>
      </w:r>
      <w:r w:rsidR="00AD1397">
        <w:rPr>
          <w:rFonts w:ascii="Times New Roman" w:hAnsi="Times New Roman"/>
          <w:position w:val="-6"/>
          <w:sz w:val="16"/>
        </w:rPr>
        <w:t>2</w:t>
      </w:r>
      <w:r w:rsidR="00AD1397">
        <w:rPr>
          <w:rFonts w:ascii="Times New Roman" w:hAnsi="Times New Roman"/>
          <w:spacing w:val="20"/>
          <w:position w:val="-6"/>
          <w:sz w:val="16"/>
        </w:rPr>
        <w:t xml:space="preserve"> </w:t>
      </w:r>
      <w:r w:rsidR="00AD1397">
        <w:t>relative</w:t>
      </w:r>
      <w:r w:rsidR="00AD1397">
        <w:rPr>
          <w:spacing w:val="-8"/>
        </w:rPr>
        <w:t xml:space="preserve"> </w:t>
      </w:r>
      <w:r w:rsidR="00AD1397">
        <w:t>frequency</w:t>
      </w:r>
      <w:r w:rsidR="00AD1397">
        <w:rPr>
          <w:spacing w:val="-8"/>
        </w:rPr>
        <w:t xml:space="preserve"> </w:t>
      </w:r>
      <w:r w:rsidR="00AD1397">
        <w:t>is</w:t>
      </w:r>
      <w:r w:rsidR="00AD1397">
        <w:rPr>
          <w:spacing w:val="-9"/>
        </w:rPr>
        <w:t xml:space="preserve"> </w:t>
      </w:r>
      <w:r w:rsidR="00AD1397">
        <w:t>shown</w:t>
      </w:r>
      <w:r w:rsidR="00AD1397">
        <w:rPr>
          <w:spacing w:val="-8"/>
        </w:rPr>
        <w:t xml:space="preserve"> </w:t>
      </w:r>
      <w:r w:rsidR="00AD1397">
        <w:t>on</w:t>
      </w:r>
      <w:r w:rsidR="00AD1397">
        <w:rPr>
          <w:spacing w:val="-9"/>
        </w:rPr>
        <w:t xml:space="preserve"> </w:t>
      </w:r>
      <w:r w:rsidR="00AD1397">
        <w:t>the</w:t>
      </w:r>
      <w:r w:rsidR="00AD1397">
        <w:rPr>
          <w:spacing w:val="-8"/>
        </w:rPr>
        <w:t xml:space="preserve"> </w:t>
      </w:r>
      <w:r w:rsidR="00AD1397">
        <w:t>x-axis</w:t>
      </w:r>
      <w:r w:rsidR="00AD1397">
        <w:rPr>
          <w:spacing w:val="-9"/>
        </w:rPr>
        <w:t xml:space="preserve"> </w:t>
      </w:r>
      <w:r w:rsidR="00AD1397">
        <w:t>(with</w:t>
      </w:r>
      <w:r w:rsidR="00AD1397">
        <w:rPr>
          <w:spacing w:val="-8"/>
        </w:rPr>
        <w:t xml:space="preserve"> </w:t>
      </w:r>
      <w:r w:rsidR="00AD1397">
        <w:t>higher</w:t>
      </w:r>
      <w:r w:rsidR="00AD1397">
        <w:rPr>
          <w:spacing w:val="-9"/>
        </w:rPr>
        <w:t xml:space="preserve"> </w:t>
      </w:r>
      <w:r w:rsidR="00AD1397">
        <w:t>relative</w:t>
      </w:r>
      <w:r w:rsidR="00AD1397">
        <w:rPr>
          <w:spacing w:val="-8"/>
        </w:rPr>
        <w:t xml:space="preserve"> </w:t>
      </w:r>
      <w:r w:rsidR="00AD1397">
        <w:t>frequency</w:t>
      </w:r>
      <w:r w:rsidR="00AD1397">
        <w:rPr>
          <w:spacing w:val="-9"/>
        </w:rPr>
        <w:t xml:space="preserve"> </w:t>
      </w:r>
      <w:r w:rsidR="00AD1397">
        <w:t>to</w:t>
      </w:r>
      <w:r w:rsidR="00AD1397">
        <w:rPr>
          <w:spacing w:val="-8"/>
        </w:rPr>
        <w:t xml:space="preserve"> </w:t>
      </w:r>
      <w:r w:rsidR="00AD1397">
        <w:t>the</w:t>
      </w:r>
      <w:r w:rsidR="00AD1397">
        <w:rPr>
          <w:spacing w:val="-8"/>
        </w:rPr>
        <w:t xml:space="preserve"> </w:t>
      </w:r>
      <w:r w:rsidR="00AD1397">
        <w:t xml:space="preserve">left—the reverse of </w:t>
      </w:r>
      <w:hyperlink w:anchor="_bookmark207" w:history="1">
        <w:r w:rsidR="00AD1397">
          <w:rPr>
            <w:color w:val="007FFF"/>
          </w:rPr>
          <w:t>Figure 4.17</w:t>
        </w:r>
      </w:hyperlink>
      <w:r w:rsidR="00AD1397">
        <w:t>), flexibility is shown on the y-axis (with higher flexibility at the top</w:t>
      </w:r>
      <w:r w:rsidR="00AD1397">
        <w:rPr>
          <w:spacing w:val="-31"/>
        </w:rPr>
        <w:t xml:space="preserve"> </w:t>
      </w:r>
      <w:r w:rsidR="00AD1397">
        <w:t>of</w:t>
      </w:r>
    </w:p>
    <w:p w:rsidR="00DD7756" w:rsidRDefault="00DD7756">
      <w:pPr>
        <w:spacing w:line="398" w:lineRule="auto"/>
        <w:jc w:val="both"/>
        <w:sectPr w:rsidR="00DD7756">
          <w:pgSz w:w="12240" w:h="15840"/>
          <w:pgMar w:top="1380" w:right="1100" w:bottom="1040" w:left="1680" w:header="0" w:footer="856" w:gutter="0"/>
          <w:cols w:space="720"/>
        </w:sectPr>
      </w:pPr>
    </w:p>
    <w:p w:rsidR="00DD7756" w:rsidRDefault="00AD1397">
      <w:pPr>
        <w:spacing w:before="73" w:line="259" w:lineRule="auto"/>
        <w:ind w:left="2456" w:right="1524" w:hanging="1141"/>
      </w:pPr>
      <w:bookmarkStart w:id="281" w:name="_bookmark207"/>
      <w:bookmarkStart w:id="282" w:name="_bookmark208"/>
      <w:bookmarkEnd w:id="281"/>
      <w:bookmarkEnd w:id="282"/>
      <w:r>
        <w:rPr>
          <w:b/>
        </w:rPr>
        <w:lastRenderedPageBreak/>
        <w:t xml:space="preserve">Figure 4.17: </w:t>
      </w:r>
      <w:r>
        <w:t>Interactions among frequency, dispersion, and flexibility for English vs. Nuuchahnulth (heat map)</w:t>
      </w:r>
    </w:p>
    <w:p w:rsidR="00DD7756" w:rsidRDefault="00DD7756">
      <w:pPr>
        <w:pStyle w:val="BodyText"/>
        <w:rPr>
          <w:sz w:val="20"/>
        </w:rPr>
      </w:pPr>
    </w:p>
    <w:p w:rsidR="00DD7756" w:rsidRDefault="00AD1397">
      <w:pPr>
        <w:pStyle w:val="BodyText"/>
        <w:spacing w:before="2"/>
        <w:rPr>
          <w:sz w:val="15"/>
        </w:rPr>
      </w:pPr>
      <w:r>
        <w:rPr>
          <w:noProof/>
        </w:rPr>
        <w:drawing>
          <wp:anchor distT="0" distB="0" distL="0" distR="0" simplePos="0" relativeHeight="85" behindDoc="0" locked="0" layoutInCell="1" allowOverlap="1">
            <wp:simplePos x="0" y="0"/>
            <wp:positionH relativeFrom="page">
              <wp:posOffset>1160145</wp:posOffset>
            </wp:positionH>
            <wp:positionV relativeFrom="paragraph">
              <wp:posOffset>134943</wp:posOffset>
            </wp:positionV>
            <wp:extent cx="5526404" cy="2617470"/>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87" cstate="print"/>
                    <a:stretch>
                      <a:fillRect/>
                    </a:stretch>
                  </pic:blipFill>
                  <pic:spPr>
                    <a:xfrm>
                      <a:off x="0" y="0"/>
                      <a:ext cx="5526404" cy="2617470"/>
                    </a:xfrm>
                    <a:prstGeom prst="rect">
                      <a:avLst/>
                    </a:prstGeom>
                  </pic:spPr>
                </pic:pic>
              </a:graphicData>
            </a:graphic>
          </wp:anchor>
        </w:drawing>
      </w:r>
    </w:p>
    <w:p w:rsidR="00DD7756" w:rsidRDefault="00DD7756">
      <w:pPr>
        <w:pStyle w:val="BodyText"/>
        <w:rPr>
          <w:sz w:val="20"/>
        </w:rPr>
      </w:pPr>
    </w:p>
    <w:p w:rsidR="00DD7756" w:rsidRDefault="00DD7756">
      <w:pPr>
        <w:pStyle w:val="BodyText"/>
        <w:spacing w:before="5"/>
        <w:rPr>
          <w:sz w:val="18"/>
        </w:rPr>
      </w:pPr>
    </w:p>
    <w:p w:rsidR="00DD7756" w:rsidRDefault="00AD1397">
      <w:pPr>
        <w:pStyle w:val="BodyText"/>
        <w:spacing w:before="99" w:line="420" w:lineRule="auto"/>
        <w:ind w:left="120" w:right="333"/>
        <w:jc w:val="both"/>
      </w:pPr>
      <w:r>
        <w:t>the scale), and corpus dispersion is shown on the z-axis (with more evenly dispersed values further away).</w:t>
      </w:r>
    </w:p>
    <w:p w:rsidR="00DD7756" w:rsidRDefault="00AD1397">
      <w:pPr>
        <w:pStyle w:val="BodyText"/>
        <w:spacing w:line="420" w:lineRule="auto"/>
        <w:ind w:left="120" w:right="332" w:firstLine="358"/>
        <w:jc w:val="both"/>
      </w:pPr>
      <w:r>
        <w:t>In English, high frequency, evenly dispersed items appear to have low flexibility</w:t>
      </w:r>
      <w:r>
        <w:rPr>
          <w:spacing w:val="-21"/>
        </w:rPr>
        <w:t xml:space="preserve"> </w:t>
      </w:r>
      <w:r>
        <w:t>ratings, while low frequency, unevenly dispersed items appear to have high flexibility ratings.</w:t>
      </w:r>
      <w:r>
        <w:rPr>
          <w:spacing w:val="-32"/>
        </w:rPr>
        <w:t xml:space="preserve"> </w:t>
      </w:r>
      <w:r>
        <w:t xml:space="preserve">How- </w:t>
      </w:r>
      <w:r>
        <w:rPr>
          <w:spacing w:val="-4"/>
        </w:rPr>
        <w:t xml:space="preserve">ever, </w:t>
      </w:r>
      <w:r>
        <w:t>none of the interactions for the English model are significant. The reason for this be- comes</w:t>
      </w:r>
      <w:r>
        <w:rPr>
          <w:spacing w:val="-8"/>
        </w:rPr>
        <w:t xml:space="preserve"> </w:t>
      </w:r>
      <w:r>
        <w:t>apparent</w:t>
      </w:r>
      <w:r>
        <w:rPr>
          <w:spacing w:val="-8"/>
        </w:rPr>
        <w:t xml:space="preserve"> </w:t>
      </w:r>
      <w:r>
        <w:t>when</w:t>
      </w:r>
      <w:r>
        <w:rPr>
          <w:spacing w:val="-8"/>
        </w:rPr>
        <w:t xml:space="preserve"> </w:t>
      </w:r>
      <w:ins w:id="283" w:author="Owner" w:date="2021-01-28T15:44:00Z">
        <w:r w:rsidR="00D82DF3">
          <w:rPr>
            <w:spacing w:val="-8"/>
          </w:rPr>
          <w:t xml:space="preserve">we </w:t>
        </w:r>
      </w:ins>
      <w:r>
        <w:t>look</w:t>
      </w:r>
      <w:del w:id="284" w:author="Owner" w:date="2021-01-28T15:44:00Z">
        <w:r w:rsidDel="00D82DF3">
          <w:delText>ing</w:delText>
        </w:r>
      </w:del>
      <w:r>
        <w:rPr>
          <w:spacing w:val="-8"/>
        </w:rPr>
        <w:t xml:space="preserve"> </w:t>
      </w:r>
      <w:r>
        <w:t>at</w:t>
      </w:r>
      <w:r>
        <w:rPr>
          <w:spacing w:val="-8"/>
        </w:rPr>
        <w:t xml:space="preserve"> </w:t>
      </w:r>
      <w:r>
        <w:t>the</w:t>
      </w:r>
      <w:r>
        <w:rPr>
          <w:spacing w:val="-8"/>
        </w:rPr>
        <w:t xml:space="preserve"> </w:t>
      </w:r>
      <w:r>
        <w:t>same</w:t>
      </w:r>
      <w:r>
        <w:rPr>
          <w:spacing w:val="-8"/>
        </w:rPr>
        <w:t xml:space="preserve"> </w:t>
      </w:r>
      <w:r>
        <w:t>3D</w:t>
      </w:r>
      <w:r>
        <w:rPr>
          <w:spacing w:val="-7"/>
        </w:rPr>
        <w:t xml:space="preserve"> </w:t>
      </w:r>
      <w:r>
        <w:t>interaction</w:t>
      </w:r>
      <w:r>
        <w:rPr>
          <w:spacing w:val="-8"/>
        </w:rPr>
        <w:t xml:space="preserve"> </w:t>
      </w:r>
      <w:r>
        <w:t>plot</w:t>
      </w:r>
      <w:r>
        <w:rPr>
          <w:spacing w:val="-8"/>
        </w:rPr>
        <w:t xml:space="preserve"> </w:t>
      </w:r>
      <w:r>
        <w:t>but</w:t>
      </w:r>
      <w:r>
        <w:rPr>
          <w:spacing w:val="-8"/>
        </w:rPr>
        <w:t xml:space="preserve"> </w:t>
      </w:r>
      <w:r>
        <w:t>with</w:t>
      </w:r>
      <w:r>
        <w:rPr>
          <w:spacing w:val="-8"/>
        </w:rPr>
        <w:t xml:space="preserve"> </w:t>
      </w:r>
      <w:r>
        <w:t>maps</w:t>
      </w:r>
      <w:r>
        <w:rPr>
          <w:spacing w:val="-8"/>
        </w:rPr>
        <w:t xml:space="preserve"> </w:t>
      </w:r>
      <w:r>
        <w:t>added</w:t>
      </w:r>
      <w:r>
        <w:rPr>
          <w:spacing w:val="-8"/>
        </w:rPr>
        <w:t xml:space="preserve"> </w:t>
      </w:r>
      <w:r>
        <w:t>at</w:t>
      </w:r>
      <w:r>
        <w:rPr>
          <w:spacing w:val="-8"/>
        </w:rPr>
        <w:t xml:space="preserve"> </w:t>
      </w:r>
      <w:r>
        <w:t>a</w:t>
      </w:r>
      <w:r>
        <w:rPr>
          <w:spacing w:val="-7"/>
        </w:rPr>
        <w:t xml:space="preserve"> </w:t>
      </w:r>
      <w:r>
        <w:t>stan- dard</w:t>
      </w:r>
      <w:r>
        <w:rPr>
          <w:spacing w:val="-8"/>
        </w:rPr>
        <w:t xml:space="preserve"> </w:t>
      </w:r>
      <w:r>
        <w:t>deviation</w:t>
      </w:r>
      <w:r>
        <w:rPr>
          <w:spacing w:val="-7"/>
        </w:rPr>
        <w:t xml:space="preserve"> </w:t>
      </w:r>
      <w:r>
        <w:t>of</w:t>
      </w:r>
      <w:r>
        <w:rPr>
          <w:spacing w:val="-7"/>
        </w:rPr>
        <w:t xml:space="preserve"> </w:t>
      </w:r>
      <w:r>
        <w:t>2,</w:t>
      </w:r>
      <w:r>
        <w:rPr>
          <w:spacing w:val="-6"/>
        </w:rPr>
        <w:t xml:space="preserve"> </w:t>
      </w:r>
      <w:r>
        <w:t>as</w:t>
      </w:r>
      <w:r>
        <w:rPr>
          <w:spacing w:val="-6"/>
        </w:rPr>
        <w:t xml:space="preserve"> </w:t>
      </w:r>
      <w:r>
        <w:t>in</w:t>
      </w:r>
      <w:r>
        <w:rPr>
          <w:spacing w:val="-9"/>
        </w:rPr>
        <w:t xml:space="preserve"> </w:t>
      </w:r>
      <w:hyperlink w:anchor="_bookmark211" w:history="1">
        <w:r>
          <w:rPr>
            <w:color w:val="007FFF"/>
          </w:rPr>
          <w:t>Figure</w:t>
        </w:r>
        <w:r>
          <w:rPr>
            <w:color w:val="007FFF"/>
            <w:spacing w:val="-7"/>
          </w:rPr>
          <w:t xml:space="preserve"> </w:t>
        </w:r>
        <w:r>
          <w:rPr>
            <w:color w:val="007FFF"/>
          </w:rPr>
          <w:t>4.19</w:t>
        </w:r>
      </w:hyperlink>
      <w:r>
        <w:t>.</w:t>
      </w:r>
      <w:r>
        <w:rPr>
          <w:spacing w:val="14"/>
        </w:rPr>
        <w:t xml:space="preserve"> </w:t>
      </w:r>
      <w:r>
        <w:t>There</w:t>
      </w:r>
      <w:r>
        <w:rPr>
          <w:spacing w:val="-7"/>
        </w:rPr>
        <w:t xml:space="preserve"> </w:t>
      </w:r>
      <w:r>
        <w:t>is</w:t>
      </w:r>
      <w:r>
        <w:rPr>
          <w:spacing w:val="-7"/>
        </w:rPr>
        <w:t xml:space="preserve"> </w:t>
      </w:r>
      <w:r>
        <w:t>so</w:t>
      </w:r>
      <w:r>
        <w:rPr>
          <w:spacing w:val="-7"/>
        </w:rPr>
        <w:t xml:space="preserve"> </w:t>
      </w:r>
      <w:r>
        <w:t>much</w:t>
      </w:r>
      <w:r>
        <w:rPr>
          <w:spacing w:val="-7"/>
        </w:rPr>
        <w:t xml:space="preserve"> </w:t>
      </w:r>
      <w:r>
        <w:t>variability</w:t>
      </w:r>
      <w:r>
        <w:rPr>
          <w:spacing w:val="-6"/>
        </w:rPr>
        <w:t xml:space="preserve"> </w:t>
      </w:r>
      <w:r>
        <w:t>in</w:t>
      </w:r>
      <w:r>
        <w:rPr>
          <w:spacing w:val="-7"/>
        </w:rPr>
        <w:t xml:space="preserve"> </w:t>
      </w:r>
      <w:r>
        <w:t>the</w:t>
      </w:r>
      <w:r>
        <w:rPr>
          <w:spacing w:val="-7"/>
        </w:rPr>
        <w:t xml:space="preserve"> </w:t>
      </w:r>
      <w:r>
        <w:t>data</w:t>
      </w:r>
      <w:r>
        <w:rPr>
          <w:spacing w:val="-7"/>
        </w:rPr>
        <w:t xml:space="preserve"> </w:t>
      </w:r>
      <w:r>
        <w:t>for</w:t>
      </w:r>
      <w:r>
        <w:rPr>
          <w:spacing w:val="-7"/>
        </w:rPr>
        <w:t xml:space="preserve"> </w:t>
      </w:r>
      <w:r>
        <w:t>English</w:t>
      </w:r>
      <w:r>
        <w:rPr>
          <w:spacing w:val="-7"/>
        </w:rPr>
        <w:t xml:space="preserve"> </w:t>
      </w:r>
      <w:r>
        <w:t>that no firm conclusions can be</w:t>
      </w:r>
      <w:r>
        <w:rPr>
          <w:spacing w:val="-6"/>
        </w:rPr>
        <w:t xml:space="preserve"> </w:t>
      </w:r>
      <w:r>
        <w:t>drawn.</w:t>
      </w:r>
    </w:p>
    <w:p w:rsidR="00DD7756" w:rsidRDefault="00AD1397">
      <w:pPr>
        <w:pStyle w:val="BodyText"/>
        <w:spacing w:line="408" w:lineRule="auto"/>
        <w:ind w:left="120" w:right="332" w:firstLine="358"/>
        <w:jc w:val="both"/>
      </w:pPr>
      <w:r>
        <w:t>The model for Nuuchahnulth, on the other hand, shows a couple of significant interac- tions.</w:t>
      </w:r>
      <w:r>
        <w:rPr>
          <w:spacing w:val="6"/>
        </w:rPr>
        <w:t xml:space="preserve"> </w:t>
      </w:r>
      <w:r>
        <w:t>First,</w:t>
      </w:r>
      <w:r>
        <w:rPr>
          <w:spacing w:val="-17"/>
        </w:rPr>
        <w:t xml:space="preserve"> </w:t>
      </w:r>
      <w:r>
        <w:t>higher-frequency</w:t>
      </w:r>
      <w:r>
        <w:rPr>
          <w:spacing w:val="-20"/>
        </w:rPr>
        <w:t xml:space="preserve"> </w:t>
      </w:r>
      <w:r>
        <w:t>words</w:t>
      </w:r>
      <w:r>
        <w:rPr>
          <w:spacing w:val="-20"/>
        </w:rPr>
        <w:t xml:space="preserve"> </w:t>
      </w:r>
      <w:r>
        <w:t>show</w:t>
      </w:r>
      <w:r>
        <w:rPr>
          <w:spacing w:val="-19"/>
        </w:rPr>
        <w:t xml:space="preserve"> </w:t>
      </w:r>
      <w:r>
        <w:t>a</w:t>
      </w:r>
      <w:r>
        <w:rPr>
          <w:spacing w:val="-20"/>
        </w:rPr>
        <w:t xml:space="preserve"> </w:t>
      </w:r>
      <w:r>
        <w:t>greater</w:t>
      </w:r>
      <w:r>
        <w:rPr>
          <w:spacing w:val="-20"/>
        </w:rPr>
        <w:t xml:space="preserve"> </w:t>
      </w:r>
      <w:r>
        <w:t>degree</w:t>
      </w:r>
      <w:r>
        <w:rPr>
          <w:spacing w:val="-20"/>
        </w:rPr>
        <w:t xml:space="preserve"> </w:t>
      </w:r>
      <w:r>
        <w:t>of</w:t>
      </w:r>
      <w:r>
        <w:rPr>
          <w:spacing w:val="-19"/>
        </w:rPr>
        <w:t xml:space="preserve"> </w:t>
      </w:r>
      <w:r>
        <w:t>flexibility</w:t>
      </w:r>
      <w:r>
        <w:rPr>
          <w:spacing w:val="-20"/>
        </w:rPr>
        <w:t xml:space="preserve"> </w:t>
      </w:r>
      <w:r>
        <w:t>than</w:t>
      </w:r>
      <w:r>
        <w:rPr>
          <w:spacing w:val="-20"/>
        </w:rPr>
        <w:t xml:space="preserve"> </w:t>
      </w:r>
      <w:r>
        <w:t>lower-frequency words. This</w:t>
      </w:r>
      <w:r>
        <w:rPr>
          <w:spacing w:val="-21"/>
        </w:rPr>
        <w:t xml:space="preserve"> </w:t>
      </w:r>
      <w:r>
        <w:t>correlation</w:t>
      </w:r>
      <w:r>
        <w:rPr>
          <w:spacing w:val="-22"/>
        </w:rPr>
        <w:t xml:space="preserve"> </w:t>
      </w:r>
      <w:r>
        <w:t>is</w:t>
      </w:r>
      <w:r>
        <w:rPr>
          <w:spacing w:val="-21"/>
        </w:rPr>
        <w:t xml:space="preserve"> </w:t>
      </w:r>
      <w:r>
        <w:t>highly</w:t>
      </w:r>
      <w:r>
        <w:rPr>
          <w:spacing w:val="-21"/>
        </w:rPr>
        <w:t xml:space="preserve"> </w:t>
      </w:r>
      <w:r>
        <w:t>significant</w:t>
      </w:r>
      <w:r>
        <w:rPr>
          <w:spacing w:val="-21"/>
        </w:rPr>
        <w:t xml:space="preserve"> </w:t>
      </w:r>
      <w:r>
        <w:t>(</w:t>
      </w:r>
      <w:r>
        <w:rPr>
          <w:rFonts w:ascii="Bookman Old Style"/>
          <w:i/>
        </w:rPr>
        <w:t>F</w:t>
      </w:r>
      <w:r>
        <w:rPr>
          <w:rFonts w:ascii="Bookman Old Style"/>
          <w:i/>
          <w:spacing w:val="7"/>
        </w:rPr>
        <w:t xml:space="preserve"> </w:t>
      </w:r>
      <w:r>
        <w:rPr>
          <w:rFonts w:ascii="Tahoma"/>
        </w:rPr>
        <w:t>=</w:t>
      </w:r>
      <w:r>
        <w:rPr>
          <w:rFonts w:ascii="Tahoma"/>
          <w:spacing w:val="-21"/>
        </w:rPr>
        <w:t xml:space="preserve"> </w:t>
      </w:r>
      <w:r>
        <w:rPr>
          <w:rFonts w:ascii="Tahoma"/>
        </w:rPr>
        <w:t>37</w:t>
      </w:r>
      <w:r>
        <w:rPr>
          <w:rFonts w:ascii="Bookman Old Style"/>
          <w:i/>
        </w:rPr>
        <w:t>.</w:t>
      </w:r>
      <w:r>
        <w:rPr>
          <w:rFonts w:ascii="Tahoma"/>
        </w:rPr>
        <w:t>582</w:t>
      </w:r>
      <w:r>
        <w:t>,</w:t>
      </w:r>
      <w:r>
        <w:rPr>
          <w:spacing w:val="-20"/>
        </w:rPr>
        <w:t xml:space="preserve"> </w:t>
      </w:r>
      <w:r>
        <w:rPr>
          <w:rFonts w:ascii="Bookman Old Style"/>
          <w:i/>
        </w:rPr>
        <w:t>p</w:t>
      </w:r>
      <w:r>
        <w:rPr>
          <w:rFonts w:ascii="Bookman Old Style"/>
          <w:i/>
          <w:spacing w:val="-19"/>
        </w:rPr>
        <w:t xml:space="preserve"> </w:t>
      </w:r>
      <w:r>
        <w:rPr>
          <w:rFonts w:ascii="Bookman Old Style"/>
          <w:i/>
        </w:rPr>
        <w:t>&lt;</w:t>
      </w:r>
      <w:r>
        <w:rPr>
          <w:rFonts w:ascii="Bookman Old Style"/>
          <w:i/>
          <w:spacing w:val="-19"/>
        </w:rPr>
        <w:t xml:space="preserve"> </w:t>
      </w:r>
      <w:r>
        <w:rPr>
          <w:rFonts w:ascii="Bookman Old Style"/>
          <w:i/>
        </w:rPr>
        <w:t>.</w:t>
      </w:r>
      <w:r>
        <w:rPr>
          <w:rFonts w:ascii="Tahoma"/>
        </w:rPr>
        <w:t>001</w:t>
      </w:r>
      <w:r>
        <w:t>).</w:t>
      </w:r>
      <w:r>
        <w:rPr>
          <w:spacing w:val="1"/>
        </w:rPr>
        <w:t xml:space="preserve"> </w:t>
      </w:r>
      <w:r>
        <w:t>Corpus</w:t>
      </w:r>
      <w:r>
        <w:rPr>
          <w:spacing w:val="-21"/>
        </w:rPr>
        <w:t xml:space="preserve"> </w:t>
      </w:r>
      <w:r>
        <w:t>dispersion,</w:t>
      </w:r>
      <w:r>
        <w:rPr>
          <w:spacing w:val="-20"/>
        </w:rPr>
        <w:t xml:space="preserve"> </w:t>
      </w:r>
      <w:r>
        <w:t xml:space="preserve">how- </w:t>
      </w:r>
      <w:r>
        <w:rPr>
          <w:spacing w:val="-4"/>
        </w:rPr>
        <w:t xml:space="preserve">ever, </w:t>
      </w:r>
      <w:r>
        <w:t xml:space="preserve">shows only a marginally significant correlation with flexibility </w:t>
      </w:r>
      <w:r>
        <w:rPr>
          <w:spacing w:val="-3"/>
        </w:rPr>
        <w:t>(</w:t>
      </w:r>
      <w:r>
        <w:rPr>
          <w:rFonts w:ascii="Bookman Old Style"/>
          <w:i/>
          <w:spacing w:val="-3"/>
        </w:rPr>
        <w:t xml:space="preserve">F </w:t>
      </w:r>
      <w:r>
        <w:rPr>
          <w:rFonts w:ascii="Tahoma"/>
        </w:rPr>
        <w:t>= 2</w:t>
      </w:r>
      <w:r>
        <w:rPr>
          <w:rFonts w:ascii="Bookman Old Style"/>
          <w:i/>
        </w:rPr>
        <w:t>.</w:t>
      </w:r>
      <w:r>
        <w:rPr>
          <w:rFonts w:ascii="Tahoma"/>
        </w:rPr>
        <w:t>384</w:t>
      </w:r>
      <w:r>
        <w:t xml:space="preserve">, </w:t>
      </w:r>
      <w:r>
        <w:rPr>
          <w:rFonts w:ascii="Bookman Old Style"/>
          <w:i/>
        </w:rPr>
        <w:t>p &lt; .</w:t>
      </w:r>
      <w:r>
        <w:rPr>
          <w:rFonts w:ascii="Tahoma"/>
        </w:rPr>
        <w:t>1</w:t>
      </w:r>
      <w:r>
        <w:t>), so no</w:t>
      </w:r>
      <w:r>
        <w:rPr>
          <w:spacing w:val="-8"/>
        </w:rPr>
        <w:t xml:space="preserve"> </w:t>
      </w:r>
      <w:r>
        <w:t>conclusion</w:t>
      </w:r>
      <w:r>
        <w:rPr>
          <w:spacing w:val="-7"/>
        </w:rPr>
        <w:t xml:space="preserve"> </w:t>
      </w:r>
      <w:r>
        <w:t>can</w:t>
      </w:r>
      <w:r>
        <w:rPr>
          <w:spacing w:val="-7"/>
        </w:rPr>
        <w:t xml:space="preserve"> </w:t>
      </w:r>
      <w:r>
        <w:t>be</w:t>
      </w:r>
      <w:r>
        <w:rPr>
          <w:spacing w:val="-7"/>
        </w:rPr>
        <w:t xml:space="preserve"> </w:t>
      </w:r>
      <w:r>
        <w:t>drawn</w:t>
      </w:r>
      <w:r>
        <w:rPr>
          <w:spacing w:val="-6"/>
        </w:rPr>
        <w:t xml:space="preserve"> </w:t>
      </w:r>
      <w:r>
        <w:t>regarding</w:t>
      </w:r>
      <w:r>
        <w:rPr>
          <w:spacing w:val="-8"/>
        </w:rPr>
        <w:t xml:space="preserve"> </w:t>
      </w:r>
      <w:r>
        <w:t>the</w:t>
      </w:r>
      <w:r>
        <w:rPr>
          <w:spacing w:val="-7"/>
        </w:rPr>
        <w:t xml:space="preserve"> </w:t>
      </w:r>
      <w:r>
        <w:t>direct</w:t>
      </w:r>
      <w:r>
        <w:rPr>
          <w:spacing w:val="-7"/>
        </w:rPr>
        <w:t xml:space="preserve"> </w:t>
      </w:r>
      <w:r>
        <w:t>relationship</w:t>
      </w:r>
      <w:r>
        <w:rPr>
          <w:spacing w:val="-7"/>
        </w:rPr>
        <w:t xml:space="preserve"> </w:t>
      </w:r>
      <w:r>
        <w:t>between</w:t>
      </w:r>
      <w:r>
        <w:rPr>
          <w:spacing w:val="-6"/>
        </w:rPr>
        <w:t xml:space="preserve"> </w:t>
      </w:r>
      <w:r>
        <w:t>corpus</w:t>
      </w:r>
      <w:r>
        <w:rPr>
          <w:spacing w:val="-7"/>
        </w:rPr>
        <w:t xml:space="preserve"> </w:t>
      </w:r>
      <w:r>
        <w:t>dispersion</w:t>
      </w:r>
      <w:r>
        <w:rPr>
          <w:spacing w:val="-7"/>
        </w:rPr>
        <w:t xml:space="preserve"> </w:t>
      </w:r>
      <w:r>
        <w:t xml:space="preserve">and flexibility. </w:t>
      </w:r>
      <w:r>
        <w:rPr>
          <w:spacing w:val="-3"/>
        </w:rPr>
        <w:t xml:space="preserve">However, </w:t>
      </w:r>
      <w:r>
        <w:t>the combined interaction of corpus dispersion and relative frequency does</w:t>
      </w:r>
      <w:r>
        <w:rPr>
          <w:spacing w:val="11"/>
        </w:rPr>
        <w:t xml:space="preserve"> </w:t>
      </w:r>
      <w:r>
        <w:t>correlate</w:t>
      </w:r>
      <w:r>
        <w:rPr>
          <w:spacing w:val="10"/>
        </w:rPr>
        <w:t xml:space="preserve"> </w:t>
      </w:r>
      <w:r>
        <w:t>with</w:t>
      </w:r>
      <w:r>
        <w:rPr>
          <w:spacing w:val="11"/>
        </w:rPr>
        <w:t xml:space="preserve"> </w:t>
      </w:r>
      <w:r>
        <w:t>flexibility,</w:t>
      </w:r>
      <w:r>
        <w:rPr>
          <w:spacing w:val="14"/>
        </w:rPr>
        <w:t xml:space="preserve"> </w:t>
      </w:r>
      <w:r>
        <w:t>above</w:t>
      </w:r>
      <w:r>
        <w:rPr>
          <w:spacing w:val="10"/>
        </w:rPr>
        <w:t xml:space="preserve"> </w:t>
      </w:r>
      <w:r>
        <w:t>and</w:t>
      </w:r>
      <w:r>
        <w:rPr>
          <w:spacing w:val="10"/>
        </w:rPr>
        <w:t xml:space="preserve"> </w:t>
      </w:r>
      <w:r>
        <w:t>beyond</w:t>
      </w:r>
      <w:r>
        <w:rPr>
          <w:spacing w:val="11"/>
        </w:rPr>
        <w:t xml:space="preserve"> </w:t>
      </w:r>
      <w:r>
        <w:t>the</w:t>
      </w:r>
      <w:r>
        <w:rPr>
          <w:spacing w:val="10"/>
        </w:rPr>
        <w:t xml:space="preserve"> </w:t>
      </w:r>
      <w:r>
        <w:t>contribution</w:t>
      </w:r>
      <w:r>
        <w:rPr>
          <w:spacing w:val="11"/>
        </w:rPr>
        <w:t xml:space="preserve"> </w:t>
      </w:r>
      <w:r>
        <w:t>provided</w:t>
      </w:r>
      <w:r>
        <w:rPr>
          <w:spacing w:val="10"/>
        </w:rPr>
        <w:t xml:space="preserve"> </w:t>
      </w:r>
      <w:r>
        <w:t>by</w:t>
      </w:r>
      <w:r>
        <w:rPr>
          <w:spacing w:val="10"/>
        </w:rPr>
        <w:t xml:space="preserve"> </w:t>
      </w:r>
      <w:r>
        <w:t>relative</w:t>
      </w:r>
      <w:r>
        <w:rPr>
          <w:spacing w:val="11"/>
        </w:rPr>
        <w:t xml:space="preserve"> </w:t>
      </w:r>
      <w:r>
        <w:t>fre-</w:t>
      </w:r>
    </w:p>
    <w:p w:rsidR="00DD7756" w:rsidRDefault="00DD7756">
      <w:pPr>
        <w:spacing w:line="408" w:lineRule="auto"/>
        <w:jc w:val="both"/>
        <w:sectPr w:rsidR="00DD7756">
          <w:pgSz w:w="12240" w:h="15840"/>
          <w:pgMar w:top="1360" w:right="1100" w:bottom="1040" w:left="1680" w:header="0" w:footer="856" w:gutter="0"/>
          <w:cols w:space="720"/>
        </w:sectPr>
      </w:pPr>
    </w:p>
    <w:p w:rsidR="00DD7756" w:rsidRDefault="00DD7756">
      <w:pPr>
        <w:pStyle w:val="BodyText"/>
        <w:rPr>
          <w:sz w:val="20"/>
        </w:rPr>
      </w:pPr>
    </w:p>
    <w:p w:rsidR="00DD7756" w:rsidRDefault="00DD7756">
      <w:pPr>
        <w:pStyle w:val="BodyText"/>
      </w:pPr>
    </w:p>
    <w:p w:rsidR="00DD7756" w:rsidRDefault="00AD1397">
      <w:pPr>
        <w:spacing w:before="1" w:line="259" w:lineRule="auto"/>
        <w:ind w:left="2456" w:right="1524" w:hanging="1141"/>
      </w:pPr>
      <w:bookmarkStart w:id="285" w:name="_bookmark209"/>
      <w:bookmarkStart w:id="286" w:name="_bookmark210"/>
      <w:bookmarkEnd w:id="285"/>
      <w:bookmarkEnd w:id="286"/>
      <w:r>
        <w:rPr>
          <w:b/>
        </w:rPr>
        <w:t xml:space="preserve">Figure 4.18: </w:t>
      </w:r>
      <w:r>
        <w:t>Interactions among frequency, dispersion, and flexibility for English vs. Nuuchahnulth (3D map)</w:t>
      </w:r>
    </w:p>
    <w:p w:rsidR="00DD7756" w:rsidRDefault="00DD7756">
      <w:pPr>
        <w:pStyle w:val="BodyText"/>
        <w:rPr>
          <w:sz w:val="20"/>
        </w:rPr>
      </w:pPr>
    </w:p>
    <w:p w:rsidR="00DD7756" w:rsidRDefault="00AD1397">
      <w:pPr>
        <w:pStyle w:val="BodyText"/>
        <w:spacing w:before="2"/>
        <w:rPr>
          <w:sz w:val="15"/>
        </w:rPr>
      </w:pPr>
      <w:r>
        <w:rPr>
          <w:noProof/>
        </w:rPr>
        <w:drawing>
          <wp:anchor distT="0" distB="0" distL="0" distR="0" simplePos="0" relativeHeight="86" behindDoc="0" locked="0" layoutInCell="1" allowOverlap="1">
            <wp:simplePos x="0" y="0"/>
            <wp:positionH relativeFrom="page">
              <wp:posOffset>1491615</wp:posOffset>
            </wp:positionH>
            <wp:positionV relativeFrom="paragraph">
              <wp:posOffset>134854</wp:posOffset>
            </wp:positionV>
            <wp:extent cx="5109209" cy="2377440"/>
            <wp:effectExtent l="0" t="0" r="0" b="0"/>
            <wp:wrapTopAndBottom/>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88" cstate="print"/>
                    <a:stretch>
                      <a:fillRect/>
                    </a:stretch>
                  </pic:blipFill>
                  <pic:spPr>
                    <a:xfrm>
                      <a:off x="0" y="0"/>
                      <a:ext cx="5109209" cy="2377440"/>
                    </a:xfrm>
                    <a:prstGeom prst="rect">
                      <a:avLst/>
                    </a:prstGeom>
                  </pic:spPr>
                </pic:pic>
              </a:graphicData>
            </a:graphic>
          </wp:anchor>
        </w:drawing>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AD1397">
      <w:pPr>
        <w:spacing w:line="259" w:lineRule="auto"/>
        <w:ind w:left="2456" w:right="1443" w:hanging="1141"/>
      </w:pPr>
      <w:bookmarkStart w:id="287" w:name="_bookmark211"/>
      <w:bookmarkEnd w:id="287"/>
      <w:r>
        <w:rPr>
          <w:b/>
        </w:rPr>
        <w:t xml:space="preserve">Figure 4.19: </w:t>
      </w:r>
      <w:r>
        <w:t>Interactions among frequency, dispersion, and flexibility for English vs. Nuuchahnulth, with standard deviations (3D map)</w:t>
      </w:r>
    </w:p>
    <w:p w:rsidR="00DD7756" w:rsidRDefault="00DD7756">
      <w:pPr>
        <w:pStyle w:val="BodyText"/>
        <w:rPr>
          <w:sz w:val="20"/>
        </w:rPr>
      </w:pPr>
    </w:p>
    <w:p w:rsidR="00DD7756" w:rsidRDefault="00AD1397">
      <w:pPr>
        <w:pStyle w:val="BodyText"/>
        <w:spacing w:before="2"/>
        <w:rPr>
          <w:sz w:val="15"/>
        </w:rPr>
      </w:pPr>
      <w:r>
        <w:rPr>
          <w:noProof/>
        </w:rPr>
        <w:drawing>
          <wp:anchor distT="0" distB="0" distL="0" distR="0" simplePos="0" relativeHeight="87" behindDoc="0" locked="0" layoutInCell="1" allowOverlap="1">
            <wp:simplePos x="0" y="0"/>
            <wp:positionH relativeFrom="page">
              <wp:posOffset>1457325</wp:posOffset>
            </wp:positionH>
            <wp:positionV relativeFrom="paragraph">
              <wp:posOffset>134988</wp:posOffset>
            </wp:positionV>
            <wp:extent cx="5143499" cy="2697479"/>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89" cstate="print"/>
                    <a:stretch>
                      <a:fillRect/>
                    </a:stretch>
                  </pic:blipFill>
                  <pic:spPr>
                    <a:xfrm>
                      <a:off x="0" y="0"/>
                      <a:ext cx="5143499" cy="2697479"/>
                    </a:xfrm>
                    <a:prstGeom prst="rect">
                      <a:avLst/>
                    </a:prstGeom>
                  </pic:spPr>
                </pic:pic>
              </a:graphicData>
            </a:graphic>
          </wp:anchor>
        </w:drawing>
      </w:r>
    </w:p>
    <w:p w:rsidR="00DD7756" w:rsidRDefault="00DD7756">
      <w:pPr>
        <w:rPr>
          <w:sz w:val="15"/>
        </w:rPr>
        <w:sectPr w:rsidR="00DD7756">
          <w:pgSz w:w="12240" w:h="15840"/>
          <w:pgMar w:top="1500" w:right="1100" w:bottom="1040" w:left="1680" w:header="0" w:footer="856" w:gutter="0"/>
          <w:cols w:space="720"/>
        </w:sectPr>
      </w:pPr>
    </w:p>
    <w:p w:rsidR="00DD7756" w:rsidRDefault="00AD1397">
      <w:pPr>
        <w:pStyle w:val="BodyText"/>
        <w:spacing w:before="59" w:line="412" w:lineRule="auto"/>
        <w:ind w:left="120" w:right="333"/>
        <w:jc w:val="both"/>
      </w:pPr>
      <w:bookmarkStart w:id="288" w:name="_bookmark212"/>
      <w:bookmarkEnd w:id="288"/>
      <w:r>
        <w:lastRenderedPageBreak/>
        <w:t>quency alone (</w:t>
      </w:r>
      <w:r>
        <w:rPr>
          <w:rFonts w:ascii="Bookman Old Style"/>
          <w:i/>
        </w:rPr>
        <w:t xml:space="preserve">F </w:t>
      </w:r>
      <w:r>
        <w:rPr>
          <w:rFonts w:ascii="Tahoma"/>
        </w:rPr>
        <w:t>= 2</w:t>
      </w:r>
      <w:r>
        <w:rPr>
          <w:rFonts w:ascii="Bookman Old Style"/>
          <w:i/>
        </w:rPr>
        <w:t>.</w:t>
      </w:r>
      <w:r>
        <w:rPr>
          <w:rFonts w:ascii="Tahoma"/>
        </w:rPr>
        <w:t>979</w:t>
      </w:r>
      <w:r>
        <w:t xml:space="preserve">, </w:t>
      </w:r>
      <w:r>
        <w:rPr>
          <w:rFonts w:ascii="Bookman Old Style"/>
          <w:i/>
        </w:rPr>
        <w:t>p &lt; .</w:t>
      </w:r>
      <w:r>
        <w:rPr>
          <w:rFonts w:ascii="Tahoma"/>
        </w:rPr>
        <w:t>05</w:t>
      </w:r>
      <w:r>
        <w:t>). In total, these factors account for 18.2% of the deviance in</w:t>
      </w:r>
      <w:r>
        <w:rPr>
          <w:spacing w:val="-8"/>
        </w:rPr>
        <w:t xml:space="preserve"> </w:t>
      </w:r>
      <w:r>
        <w:t>the</w:t>
      </w:r>
      <w:r>
        <w:rPr>
          <w:spacing w:val="-8"/>
        </w:rPr>
        <w:t xml:space="preserve"> </w:t>
      </w:r>
      <w:r>
        <w:t>data.</w:t>
      </w:r>
      <w:r>
        <w:rPr>
          <w:spacing w:val="12"/>
        </w:rPr>
        <w:t xml:space="preserve"> </w:t>
      </w:r>
      <w:r>
        <w:t>Low</w:t>
      </w:r>
      <w:r>
        <w:rPr>
          <w:spacing w:val="-8"/>
        </w:rPr>
        <w:t xml:space="preserve"> </w:t>
      </w:r>
      <w:r>
        <w:t>frequency,</w:t>
      </w:r>
      <w:r>
        <w:rPr>
          <w:spacing w:val="-8"/>
        </w:rPr>
        <w:t xml:space="preserve"> </w:t>
      </w:r>
      <w:r>
        <w:t>unevenly</w:t>
      </w:r>
      <w:r>
        <w:rPr>
          <w:spacing w:val="-7"/>
        </w:rPr>
        <w:t xml:space="preserve"> </w:t>
      </w:r>
      <w:r>
        <w:t>dispersed</w:t>
      </w:r>
      <w:r>
        <w:rPr>
          <w:spacing w:val="-8"/>
        </w:rPr>
        <w:t xml:space="preserve"> </w:t>
      </w:r>
      <w:r>
        <w:t>items</w:t>
      </w:r>
      <w:r>
        <w:rPr>
          <w:spacing w:val="-8"/>
        </w:rPr>
        <w:t xml:space="preserve"> </w:t>
      </w:r>
      <w:r>
        <w:t>have</w:t>
      </w:r>
      <w:r>
        <w:rPr>
          <w:spacing w:val="-7"/>
        </w:rPr>
        <w:t xml:space="preserve"> </w:t>
      </w:r>
      <w:r>
        <w:t>low</w:t>
      </w:r>
      <w:r>
        <w:rPr>
          <w:spacing w:val="-8"/>
        </w:rPr>
        <w:t xml:space="preserve"> </w:t>
      </w:r>
      <w:r>
        <w:t>flexibility</w:t>
      </w:r>
      <w:r>
        <w:rPr>
          <w:spacing w:val="-8"/>
        </w:rPr>
        <w:t xml:space="preserve"> </w:t>
      </w:r>
      <w:r>
        <w:t>ratings,</w:t>
      </w:r>
      <w:r>
        <w:rPr>
          <w:spacing w:val="-6"/>
        </w:rPr>
        <w:t xml:space="preserve"> </w:t>
      </w:r>
      <w:r>
        <w:t>while</w:t>
      </w:r>
      <w:r>
        <w:rPr>
          <w:spacing w:val="-8"/>
        </w:rPr>
        <w:t xml:space="preserve"> </w:t>
      </w:r>
      <w:r>
        <w:t>high frequency, evenly dispersed items have higher flexibility</w:t>
      </w:r>
      <w:r>
        <w:rPr>
          <w:spacing w:val="-14"/>
        </w:rPr>
        <w:t xml:space="preserve"> </w:t>
      </w:r>
      <w:r>
        <w:t>ratings.</w:t>
      </w:r>
    </w:p>
    <w:p w:rsidR="00DD7756" w:rsidRDefault="00AD1397" w:rsidP="00D82DF3">
      <w:pPr>
        <w:pStyle w:val="BodyText"/>
        <w:spacing w:before="11" w:line="420" w:lineRule="auto"/>
        <w:ind w:left="120" w:right="332" w:firstLine="358"/>
        <w:jc w:val="both"/>
        <w:pPrChange w:id="289" w:author="Owner" w:date="2021-01-28T15:45:00Z">
          <w:pPr>
            <w:pStyle w:val="BodyText"/>
            <w:spacing w:before="11" w:line="420" w:lineRule="auto"/>
            <w:ind w:left="120" w:right="332" w:firstLine="358"/>
            <w:jc w:val="right"/>
          </w:pPr>
        </w:pPrChange>
      </w:pPr>
      <w:r>
        <w:t>These</w:t>
      </w:r>
      <w:r>
        <w:rPr>
          <w:spacing w:val="-16"/>
        </w:rPr>
        <w:t xml:space="preserve"> </w:t>
      </w:r>
      <w:r>
        <w:t>results</w:t>
      </w:r>
      <w:r>
        <w:rPr>
          <w:spacing w:val="-17"/>
        </w:rPr>
        <w:t xml:space="preserve"> </w:t>
      </w:r>
      <w:r>
        <w:t>for</w:t>
      </w:r>
      <w:r>
        <w:rPr>
          <w:spacing w:val="-15"/>
        </w:rPr>
        <w:t xml:space="preserve"> </w:t>
      </w:r>
      <w:r>
        <w:t>Nuuchahnulth</w:t>
      </w:r>
      <w:r>
        <w:rPr>
          <w:spacing w:val="-16"/>
        </w:rPr>
        <w:t xml:space="preserve"> </w:t>
      </w:r>
      <w:r>
        <w:t>should</w:t>
      </w:r>
      <w:r>
        <w:rPr>
          <w:spacing w:val="-16"/>
        </w:rPr>
        <w:t xml:space="preserve"> </w:t>
      </w:r>
      <w:r>
        <w:t>not</w:t>
      </w:r>
      <w:r>
        <w:rPr>
          <w:spacing w:val="-15"/>
        </w:rPr>
        <w:t xml:space="preserve"> </w:t>
      </w:r>
      <w:r>
        <w:t>be</w:t>
      </w:r>
      <w:r>
        <w:rPr>
          <w:spacing w:val="-16"/>
        </w:rPr>
        <w:t xml:space="preserve"> </w:t>
      </w:r>
      <w:r>
        <w:t>accepted</w:t>
      </w:r>
      <w:r>
        <w:rPr>
          <w:spacing w:val="-15"/>
        </w:rPr>
        <w:t xml:space="preserve"> </w:t>
      </w:r>
      <w:r>
        <w:t>unquestioningly</w:t>
      </w:r>
      <w:r>
        <w:rPr>
          <w:spacing w:val="-16"/>
        </w:rPr>
        <w:t xml:space="preserve"> </w:t>
      </w:r>
      <w:r>
        <w:t>as</w:t>
      </w:r>
      <w:r>
        <w:rPr>
          <w:spacing w:val="-16"/>
        </w:rPr>
        <w:t xml:space="preserve"> </w:t>
      </w:r>
      <w:r>
        <w:t>representative</w:t>
      </w:r>
      <w:r>
        <w:rPr>
          <w:w w:val="99"/>
        </w:rPr>
        <w:t xml:space="preserve"> </w:t>
      </w:r>
      <w:r>
        <w:t xml:space="preserve">of the overall state of affairs for the language, </w:t>
      </w:r>
      <w:r>
        <w:rPr>
          <w:spacing w:val="-3"/>
        </w:rPr>
        <w:t xml:space="preserve">however. </w:t>
      </w:r>
      <w:r>
        <w:t>Remember from §</w:t>
      </w:r>
      <w:r w:rsidR="00DD7756">
        <w:fldChar w:fldCharType="begin"/>
      </w:r>
      <w:r w:rsidR="00DD7756">
        <w:instrText>HYPERLINK \l "_bookmark196"</w:instrText>
      </w:r>
      <w:r w:rsidR="00DD7756">
        <w:fldChar w:fldCharType="separate"/>
      </w:r>
      <w:r>
        <w:rPr>
          <w:color w:val="007FFF"/>
        </w:rPr>
        <w:t xml:space="preserve">4.4 </w:t>
      </w:r>
      <w:r w:rsidR="00DD7756">
        <w:fldChar w:fldCharType="end"/>
      </w:r>
      <w:r>
        <w:t>that</w:t>
      </w:r>
      <w:r>
        <w:rPr>
          <w:spacing w:val="5"/>
        </w:rPr>
        <w:t xml:space="preserve"> </w:t>
      </w:r>
      <w:r>
        <w:t>a</w:t>
      </w:r>
      <w:r>
        <w:rPr>
          <w:spacing w:val="6"/>
        </w:rPr>
        <w:t xml:space="preserve"> </w:t>
      </w:r>
      <w:r>
        <w:t>certain</w:t>
      </w:r>
      <w:r>
        <w:rPr>
          <w:w w:val="99"/>
        </w:rPr>
        <w:t xml:space="preserve"> </w:t>
      </w:r>
      <w:r>
        <w:t>minimum</w:t>
      </w:r>
      <w:r>
        <w:rPr>
          <w:spacing w:val="13"/>
        </w:rPr>
        <w:t xml:space="preserve"> </w:t>
      </w:r>
      <w:r>
        <w:t>threshhold</w:t>
      </w:r>
      <w:r>
        <w:rPr>
          <w:spacing w:val="14"/>
        </w:rPr>
        <w:t xml:space="preserve"> </w:t>
      </w:r>
      <w:r>
        <w:t>of</w:t>
      </w:r>
      <w:r>
        <w:rPr>
          <w:spacing w:val="13"/>
        </w:rPr>
        <w:t xml:space="preserve"> </w:t>
      </w:r>
      <w:r>
        <w:t>number</w:t>
      </w:r>
      <w:r>
        <w:rPr>
          <w:spacing w:val="14"/>
        </w:rPr>
        <w:t xml:space="preserve"> </w:t>
      </w:r>
      <w:r>
        <w:t>of</w:t>
      </w:r>
      <w:r>
        <w:rPr>
          <w:spacing w:val="14"/>
        </w:rPr>
        <w:t xml:space="preserve"> </w:t>
      </w:r>
      <w:r>
        <w:t>tokens</w:t>
      </w:r>
      <w:r>
        <w:rPr>
          <w:spacing w:val="13"/>
        </w:rPr>
        <w:t xml:space="preserve"> </w:t>
      </w:r>
      <w:r>
        <w:t>is</w:t>
      </w:r>
      <w:r>
        <w:rPr>
          <w:spacing w:val="14"/>
        </w:rPr>
        <w:t xml:space="preserve"> </w:t>
      </w:r>
      <w:r>
        <w:t>required</w:t>
      </w:r>
      <w:r>
        <w:rPr>
          <w:spacing w:val="14"/>
        </w:rPr>
        <w:t xml:space="preserve"> </w:t>
      </w:r>
      <w:r>
        <w:t>in</w:t>
      </w:r>
      <w:r>
        <w:rPr>
          <w:spacing w:val="13"/>
        </w:rPr>
        <w:t xml:space="preserve"> </w:t>
      </w:r>
      <w:r>
        <w:t>order</w:t>
      </w:r>
      <w:r>
        <w:rPr>
          <w:spacing w:val="14"/>
        </w:rPr>
        <w:t xml:space="preserve"> </w:t>
      </w:r>
      <w:r>
        <w:t>to</w:t>
      </w:r>
      <w:r>
        <w:rPr>
          <w:spacing w:val="14"/>
        </w:rPr>
        <w:t xml:space="preserve"> </w:t>
      </w:r>
      <w:r>
        <w:t>be</w:t>
      </w:r>
      <w:r>
        <w:rPr>
          <w:spacing w:val="13"/>
        </w:rPr>
        <w:t xml:space="preserve"> </w:t>
      </w:r>
      <w:r>
        <w:t>certain</w:t>
      </w:r>
      <w:r>
        <w:rPr>
          <w:spacing w:val="14"/>
        </w:rPr>
        <w:t xml:space="preserve"> </w:t>
      </w:r>
      <w:r>
        <w:t>of</w:t>
      </w:r>
      <w:r>
        <w:rPr>
          <w:spacing w:val="13"/>
        </w:rPr>
        <w:t xml:space="preserve"> </w:t>
      </w:r>
      <w:r>
        <w:t>that</w:t>
      </w:r>
      <w:r>
        <w:rPr>
          <w:spacing w:val="14"/>
        </w:rPr>
        <w:t xml:space="preserve"> </w:t>
      </w:r>
      <w:r>
        <w:t>word’s</w:t>
      </w:r>
      <w:r>
        <w:rPr>
          <w:w w:val="99"/>
        </w:rPr>
        <w:t xml:space="preserve"> </w:t>
      </w:r>
      <w:r>
        <w:t>flexibility.</w:t>
      </w:r>
      <w:r>
        <w:rPr>
          <w:spacing w:val="23"/>
        </w:rPr>
        <w:t xml:space="preserve"> </w:t>
      </w:r>
      <w:r>
        <w:t>Given</w:t>
      </w:r>
      <w:r>
        <w:rPr>
          <w:spacing w:val="19"/>
        </w:rPr>
        <w:t xml:space="preserve"> </w:t>
      </w:r>
      <w:r>
        <w:t>the</w:t>
      </w:r>
      <w:r>
        <w:rPr>
          <w:spacing w:val="19"/>
        </w:rPr>
        <w:t xml:space="preserve"> </w:t>
      </w:r>
      <w:r>
        <w:t>relatively</w:t>
      </w:r>
      <w:r>
        <w:rPr>
          <w:spacing w:val="19"/>
        </w:rPr>
        <w:t xml:space="preserve"> </w:t>
      </w:r>
      <w:r>
        <w:t>low</w:t>
      </w:r>
      <w:r>
        <w:rPr>
          <w:spacing w:val="19"/>
        </w:rPr>
        <w:t xml:space="preserve"> </w:t>
      </w:r>
      <w:r>
        <w:t>frequencies</w:t>
      </w:r>
      <w:r>
        <w:rPr>
          <w:spacing w:val="19"/>
        </w:rPr>
        <w:t xml:space="preserve"> </w:t>
      </w:r>
      <w:r>
        <w:t>of</w:t>
      </w:r>
      <w:r>
        <w:rPr>
          <w:spacing w:val="19"/>
        </w:rPr>
        <w:t xml:space="preserve"> </w:t>
      </w:r>
      <w:r>
        <w:t>items</w:t>
      </w:r>
      <w:r>
        <w:rPr>
          <w:spacing w:val="19"/>
        </w:rPr>
        <w:t xml:space="preserve"> </w:t>
      </w:r>
      <w:r>
        <w:t>in</w:t>
      </w:r>
      <w:r>
        <w:rPr>
          <w:spacing w:val="19"/>
        </w:rPr>
        <w:t xml:space="preserve"> </w:t>
      </w:r>
      <w:r>
        <w:t>the</w:t>
      </w:r>
      <w:r>
        <w:rPr>
          <w:spacing w:val="19"/>
        </w:rPr>
        <w:t xml:space="preserve"> </w:t>
      </w:r>
      <w:r>
        <w:t>Nuuchahnulth</w:t>
      </w:r>
      <w:r>
        <w:rPr>
          <w:spacing w:val="19"/>
        </w:rPr>
        <w:t xml:space="preserve"> </w:t>
      </w:r>
      <w:r>
        <w:t>corpus,</w:t>
      </w:r>
      <w:r>
        <w:rPr>
          <w:spacing w:val="25"/>
        </w:rPr>
        <w:t xml:space="preserve"> </w:t>
      </w:r>
      <w:r>
        <w:t>the</w:t>
      </w:r>
      <w:r>
        <w:rPr>
          <w:w w:val="99"/>
        </w:rPr>
        <w:t xml:space="preserve"> </w:t>
      </w:r>
      <w:r>
        <w:t>flexibility</w:t>
      </w:r>
      <w:r>
        <w:rPr>
          <w:spacing w:val="15"/>
        </w:rPr>
        <w:t xml:space="preserve"> </w:t>
      </w:r>
      <w:r>
        <w:t>ratings</w:t>
      </w:r>
      <w:r>
        <w:rPr>
          <w:spacing w:val="16"/>
        </w:rPr>
        <w:t xml:space="preserve"> </w:t>
      </w:r>
      <w:r>
        <w:t>of</w:t>
      </w:r>
      <w:r>
        <w:rPr>
          <w:spacing w:val="16"/>
        </w:rPr>
        <w:t xml:space="preserve"> </w:t>
      </w:r>
      <w:r>
        <w:t>many</w:t>
      </w:r>
      <w:r>
        <w:rPr>
          <w:spacing w:val="16"/>
        </w:rPr>
        <w:t xml:space="preserve"> </w:t>
      </w:r>
      <w:r>
        <w:t>stems</w:t>
      </w:r>
      <w:r>
        <w:rPr>
          <w:spacing w:val="15"/>
        </w:rPr>
        <w:t xml:space="preserve"> </w:t>
      </w:r>
      <w:r>
        <w:t>are</w:t>
      </w:r>
      <w:r>
        <w:rPr>
          <w:spacing w:val="16"/>
        </w:rPr>
        <w:t xml:space="preserve"> </w:t>
      </w:r>
      <w:r>
        <w:t>likely</w:t>
      </w:r>
      <w:r>
        <w:rPr>
          <w:spacing w:val="16"/>
        </w:rPr>
        <w:t xml:space="preserve"> </w:t>
      </w:r>
      <w:r>
        <w:t>inaccurate.</w:t>
      </w:r>
      <w:r>
        <w:rPr>
          <w:spacing w:val="13"/>
        </w:rPr>
        <w:t xml:space="preserve"> </w:t>
      </w:r>
      <w:r>
        <w:t>In</w:t>
      </w:r>
      <w:r>
        <w:rPr>
          <w:spacing w:val="16"/>
        </w:rPr>
        <w:t xml:space="preserve"> </w:t>
      </w:r>
      <w:r>
        <w:t>particular,</w:t>
      </w:r>
      <w:r>
        <w:rPr>
          <w:spacing w:val="21"/>
        </w:rPr>
        <w:t xml:space="preserve"> </w:t>
      </w:r>
      <w:r>
        <w:t>the</w:t>
      </w:r>
      <w:r>
        <w:rPr>
          <w:spacing w:val="15"/>
        </w:rPr>
        <w:t xml:space="preserve"> </w:t>
      </w:r>
      <w:r>
        <w:t>high</w:t>
      </w:r>
      <w:r>
        <w:rPr>
          <w:spacing w:val="16"/>
        </w:rPr>
        <w:t xml:space="preserve"> </w:t>
      </w:r>
      <w:r>
        <w:t>incidence</w:t>
      </w:r>
      <w:r>
        <w:rPr>
          <w:spacing w:val="16"/>
        </w:rPr>
        <w:t xml:space="preserve"> </w:t>
      </w:r>
      <w:r>
        <w:t>of</w:t>
      </w:r>
      <w:r>
        <w:rPr>
          <w:w w:val="99"/>
        </w:rPr>
        <w:t xml:space="preserve"> </w:t>
      </w:r>
      <w:r>
        <w:t>items with zero-flexibility ratings is almost undoubtedly due to the small number</w:t>
      </w:r>
      <w:r>
        <w:rPr>
          <w:spacing w:val="6"/>
        </w:rPr>
        <w:t xml:space="preserve"> </w:t>
      </w:r>
      <w:r>
        <w:t>of</w:t>
      </w:r>
      <w:r>
        <w:rPr>
          <w:spacing w:val="5"/>
        </w:rPr>
        <w:t xml:space="preserve"> </w:t>
      </w:r>
      <w:r>
        <w:t>tokens</w:t>
      </w:r>
      <w:r>
        <w:rPr>
          <w:w w:val="99"/>
        </w:rPr>
        <w:t xml:space="preserve"> </w:t>
      </w:r>
      <w:r>
        <w:t>encountered for those items. In fact, the 3D interaction plot for Nuuchahnulth in</w:t>
      </w:r>
      <w:r>
        <w:rPr>
          <w:spacing w:val="-39"/>
        </w:rPr>
        <w:t xml:space="preserve"> </w:t>
      </w:r>
      <w:r w:rsidR="00DD7756">
        <w:fldChar w:fldCharType="begin"/>
      </w:r>
      <w:r w:rsidR="00DD7756">
        <w:instrText>HYPERLINK \l "_bookmark211"</w:instrText>
      </w:r>
      <w:r w:rsidR="00DD7756">
        <w:fldChar w:fldCharType="separate"/>
      </w:r>
      <w:r>
        <w:rPr>
          <w:color w:val="007FFF"/>
        </w:rPr>
        <w:t>Figure</w:t>
      </w:r>
      <w:r>
        <w:rPr>
          <w:color w:val="007FFF"/>
          <w:spacing w:val="-4"/>
        </w:rPr>
        <w:t xml:space="preserve"> </w:t>
      </w:r>
      <w:r>
        <w:rPr>
          <w:color w:val="007FFF"/>
        </w:rPr>
        <w:t>4.19</w:t>
      </w:r>
      <w:r w:rsidR="00DD7756">
        <w:fldChar w:fldCharType="end"/>
      </w:r>
      <w:r>
        <w:rPr>
          <w:color w:val="007FFF"/>
          <w:w w:val="99"/>
        </w:rPr>
        <w:t xml:space="preserve"> </w:t>
      </w:r>
      <w:r>
        <w:t>shows that as stems increase in frequency, the standard deviation for their</w:t>
      </w:r>
      <w:r>
        <w:rPr>
          <w:spacing w:val="-37"/>
        </w:rPr>
        <w:t xml:space="preserve"> </w:t>
      </w:r>
      <w:r>
        <w:t>flexibility</w:t>
      </w:r>
      <w:r>
        <w:rPr>
          <w:spacing w:val="-4"/>
        </w:rPr>
        <w:t xml:space="preserve"> </w:t>
      </w:r>
      <w:r>
        <w:t>ratings</w:t>
      </w:r>
      <w:r>
        <w:rPr>
          <w:w w:val="99"/>
        </w:rPr>
        <w:t xml:space="preserve"> </w:t>
      </w:r>
      <w:r>
        <w:t>grows dramatically, resembling that of English. Therefore it is likely that the</w:t>
      </w:r>
      <w:r>
        <w:rPr>
          <w:spacing w:val="-25"/>
        </w:rPr>
        <w:t xml:space="preserve"> </w:t>
      </w:r>
      <w:r>
        <w:t>strong</w:t>
      </w:r>
      <w:r>
        <w:rPr>
          <w:spacing w:val="-4"/>
        </w:rPr>
        <w:t xml:space="preserve"> </w:t>
      </w:r>
      <w:r>
        <w:t>correla-</w:t>
      </w:r>
      <w:r>
        <w:rPr>
          <w:w w:val="99"/>
        </w:rPr>
        <w:t xml:space="preserve"> </w:t>
      </w:r>
      <w:r>
        <w:t>tions</w:t>
      </w:r>
      <w:r>
        <w:rPr>
          <w:spacing w:val="-6"/>
        </w:rPr>
        <w:t xml:space="preserve"> </w:t>
      </w:r>
      <w:r>
        <w:t>that</w:t>
      </w:r>
      <w:r>
        <w:rPr>
          <w:spacing w:val="-6"/>
        </w:rPr>
        <w:t xml:space="preserve"> </w:t>
      </w:r>
      <w:r>
        <w:t>currently</w:t>
      </w:r>
      <w:r>
        <w:rPr>
          <w:spacing w:val="-5"/>
        </w:rPr>
        <w:t xml:space="preserve"> </w:t>
      </w:r>
      <w:r>
        <w:t>appear</w:t>
      </w:r>
      <w:r>
        <w:rPr>
          <w:spacing w:val="-6"/>
        </w:rPr>
        <w:t xml:space="preserve"> </w:t>
      </w:r>
      <w:r>
        <w:t>for</w:t>
      </w:r>
      <w:r>
        <w:rPr>
          <w:spacing w:val="-5"/>
        </w:rPr>
        <w:t xml:space="preserve"> </w:t>
      </w:r>
      <w:r>
        <w:t>the</w:t>
      </w:r>
      <w:r>
        <w:rPr>
          <w:spacing w:val="-6"/>
        </w:rPr>
        <w:t xml:space="preserve"> </w:t>
      </w:r>
      <w:r>
        <w:t>Nuuchahnulth</w:t>
      </w:r>
      <w:r>
        <w:rPr>
          <w:spacing w:val="-5"/>
        </w:rPr>
        <w:t xml:space="preserve"> </w:t>
      </w:r>
      <w:r>
        <w:t>data</w:t>
      </w:r>
      <w:r>
        <w:rPr>
          <w:spacing w:val="-6"/>
        </w:rPr>
        <w:t xml:space="preserve"> </w:t>
      </w:r>
      <w:r>
        <w:t>would</w:t>
      </w:r>
      <w:r>
        <w:rPr>
          <w:spacing w:val="-5"/>
        </w:rPr>
        <w:t xml:space="preserve"> </w:t>
      </w:r>
      <w:r>
        <w:t>disappear</w:t>
      </w:r>
      <w:r>
        <w:rPr>
          <w:spacing w:val="-6"/>
        </w:rPr>
        <w:t xml:space="preserve"> </w:t>
      </w:r>
      <w:r>
        <w:t>with</w:t>
      </w:r>
      <w:r>
        <w:rPr>
          <w:spacing w:val="-5"/>
        </w:rPr>
        <w:t xml:space="preserve"> </w:t>
      </w:r>
      <w:r>
        <w:t>a</w:t>
      </w:r>
      <w:r>
        <w:rPr>
          <w:spacing w:val="-6"/>
        </w:rPr>
        <w:t xml:space="preserve"> </w:t>
      </w:r>
      <w:r>
        <w:t>larger</w:t>
      </w:r>
      <w:r>
        <w:rPr>
          <w:spacing w:val="-5"/>
        </w:rPr>
        <w:t xml:space="preserve"> </w:t>
      </w:r>
      <w:r>
        <w:t>corpus.</w:t>
      </w:r>
    </w:p>
    <w:p w:rsidR="00DD7756" w:rsidRDefault="00AD1397" w:rsidP="00D82DF3">
      <w:pPr>
        <w:pStyle w:val="BodyText"/>
        <w:spacing w:line="420" w:lineRule="auto"/>
        <w:ind w:left="120" w:right="328" w:firstLine="358"/>
        <w:jc w:val="both"/>
        <w:pPrChange w:id="290" w:author="Owner" w:date="2021-01-28T15:45:00Z">
          <w:pPr>
            <w:pStyle w:val="BodyText"/>
            <w:spacing w:line="420" w:lineRule="auto"/>
            <w:ind w:left="120" w:right="328" w:firstLine="358"/>
          </w:pPr>
        </w:pPrChange>
      </w:pPr>
      <w:r>
        <w:t>In</w:t>
      </w:r>
      <w:r>
        <w:rPr>
          <w:spacing w:val="-9"/>
        </w:rPr>
        <w:t xml:space="preserve"> </w:t>
      </w:r>
      <w:r>
        <w:t>summary,</w:t>
      </w:r>
      <w:r>
        <w:rPr>
          <w:spacing w:val="-8"/>
        </w:rPr>
        <w:t xml:space="preserve"> </w:t>
      </w:r>
      <w:r>
        <w:t>the</w:t>
      </w:r>
      <w:r>
        <w:rPr>
          <w:spacing w:val="-9"/>
        </w:rPr>
        <w:t xml:space="preserve"> </w:t>
      </w:r>
      <w:r>
        <w:t>data</w:t>
      </w:r>
      <w:r>
        <w:rPr>
          <w:spacing w:val="-9"/>
        </w:rPr>
        <w:t xml:space="preserve"> </w:t>
      </w:r>
      <w:r>
        <w:t>on</w:t>
      </w:r>
      <w:r>
        <w:rPr>
          <w:spacing w:val="-9"/>
        </w:rPr>
        <w:t xml:space="preserve"> </w:t>
      </w:r>
      <w:r>
        <w:t>lexical</w:t>
      </w:r>
      <w:r>
        <w:rPr>
          <w:spacing w:val="-8"/>
        </w:rPr>
        <w:t xml:space="preserve"> </w:t>
      </w:r>
      <w:r>
        <w:t>flexibility</w:t>
      </w:r>
      <w:r>
        <w:rPr>
          <w:spacing w:val="-9"/>
        </w:rPr>
        <w:t xml:space="preserve"> </w:t>
      </w:r>
      <w:r>
        <w:t>and</w:t>
      </w:r>
      <w:r>
        <w:rPr>
          <w:spacing w:val="-9"/>
        </w:rPr>
        <w:t xml:space="preserve"> </w:t>
      </w:r>
      <w:r>
        <w:t>frequency</w:t>
      </w:r>
      <w:r>
        <w:rPr>
          <w:spacing w:val="-9"/>
        </w:rPr>
        <w:t xml:space="preserve"> </w:t>
      </w:r>
      <w:r>
        <w:t>/</w:t>
      </w:r>
      <w:r>
        <w:rPr>
          <w:spacing w:val="-9"/>
        </w:rPr>
        <w:t xml:space="preserve"> </w:t>
      </w:r>
      <w:r>
        <w:t>corpus</w:t>
      </w:r>
      <w:r>
        <w:rPr>
          <w:spacing w:val="-9"/>
        </w:rPr>
        <w:t xml:space="preserve"> </w:t>
      </w:r>
      <w:r>
        <w:t>dispersion</w:t>
      </w:r>
      <w:r>
        <w:rPr>
          <w:spacing w:val="-8"/>
        </w:rPr>
        <w:t xml:space="preserve"> </w:t>
      </w:r>
      <w:r>
        <w:t>are</w:t>
      </w:r>
      <w:r>
        <w:rPr>
          <w:spacing w:val="-9"/>
        </w:rPr>
        <w:t xml:space="preserve"> </w:t>
      </w:r>
      <w:r>
        <w:t>not</w:t>
      </w:r>
      <w:r>
        <w:rPr>
          <w:spacing w:val="-9"/>
        </w:rPr>
        <w:t xml:space="preserve"> </w:t>
      </w:r>
      <w:r>
        <w:t>clear enough to draw any firm conclusions regarding their</w:t>
      </w:r>
      <w:r>
        <w:rPr>
          <w:spacing w:val="-13"/>
        </w:rPr>
        <w:t xml:space="preserve"> </w:t>
      </w:r>
      <w:r>
        <w:t>interactions.</w:t>
      </w:r>
    </w:p>
    <w:p w:rsidR="00DD7756" w:rsidRDefault="00DD7756">
      <w:pPr>
        <w:pStyle w:val="BodyText"/>
        <w:rPr>
          <w:sz w:val="26"/>
        </w:rPr>
      </w:pPr>
    </w:p>
    <w:p w:rsidR="00DD7756" w:rsidRDefault="00AD1397">
      <w:pPr>
        <w:pStyle w:val="Heading2"/>
        <w:numPr>
          <w:ilvl w:val="1"/>
          <w:numId w:val="3"/>
        </w:numPr>
        <w:tabs>
          <w:tab w:val="left" w:pos="885"/>
          <w:tab w:val="left" w:pos="886"/>
        </w:tabs>
        <w:spacing w:before="213"/>
        <w:rPr>
          <w:b/>
        </w:rPr>
      </w:pPr>
      <w:bookmarkStart w:id="291" w:name="4.6_R4:_The_semantics_of_lexical_flexibi"/>
      <w:bookmarkStart w:id="292" w:name="_bookmark213"/>
      <w:bookmarkEnd w:id="291"/>
      <w:bookmarkEnd w:id="292"/>
      <w:r>
        <w:rPr>
          <w:b/>
        </w:rPr>
        <w:t>R4: The semantics of lexical</w:t>
      </w:r>
      <w:r>
        <w:rPr>
          <w:b/>
          <w:spacing w:val="-48"/>
        </w:rPr>
        <w:t xml:space="preserve"> </w:t>
      </w:r>
      <w:r>
        <w:rPr>
          <w:b/>
        </w:rPr>
        <w:t>flexibility</w:t>
      </w:r>
    </w:p>
    <w:p w:rsidR="00DD7756" w:rsidRDefault="00DD7756">
      <w:pPr>
        <w:pStyle w:val="BodyText"/>
        <w:spacing w:before="7"/>
        <w:rPr>
          <w:b/>
          <w:sz w:val="36"/>
        </w:rPr>
      </w:pPr>
    </w:p>
    <w:p w:rsidR="00DD7756" w:rsidRDefault="00AD1397">
      <w:pPr>
        <w:pStyle w:val="BodyText"/>
        <w:spacing w:line="420" w:lineRule="auto"/>
        <w:ind w:left="120" w:right="332"/>
        <w:jc w:val="both"/>
      </w:pPr>
      <w:r>
        <w:t>In this section I take a brief look at the semantics of lexical flexibility, in particular whether there are semantic commonalities to high or low flexibility words. I restrict myself here to aspects of the semantics of lexical items which can be discerned from the existing data and annotations used to answer other research questions for this project. Little additional data coding or annotation was done for the specific purpose of answering this research question. This</w:t>
      </w:r>
      <w:r>
        <w:rPr>
          <w:spacing w:val="-10"/>
        </w:rPr>
        <w:t xml:space="preserve"> </w:t>
      </w:r>
      <w:r>
        <w:t>section</w:t>
      </w:r>
      <w:r>
        <w:rPr>
          <w:spacing w:val="-9"/>
        </w:rPr>
        <w:t xml:space="preserve"> </w:t>
      </w:r>
      <w:r>
        <w:t>is</w:t>
      </w:r>
      <w:r>
        <w:rPr>
          <w:spacing w:val="-10"/>
        </w:rPr>
        <w:t xml:space="preserve"> </w:t>
      </w:r>
      <w:r>
        <w:t>therefore</w:t>
      </w:r>
      <w:r>
        <w:rPr>
          <w:spacing w:val="-9"/>
        </w:rPr>
        <w:t xml:space="preserve"> </w:t>
      </w:r>
      <w:r>
        <w:t>primarily</w:t>
      </w:r>
      <w:r>
        <w:rPr>
          <w:spacing w:val="-10"/>
        </w:rPr>
        <w:t xml:space="preserve"> </w:t>
      </w:r>
      <w:r>
        <w:t>exploratory,</w:t>
      </w:r>
      <w:r>
        <w:rPr>
          <w:spacing w:val="-9"/>
        </w:rPr>
        <w:t xml:space="preserve"> </w:t>
      </w:r>
      <w:r>
        <w:t>with</w:t>
      </w:r>
      <w:r>
        <w:rPr>
          <w:spacing w:val="-9"/>
        </w:rPr>
        <w:t xml:space="preserve"> </w:t>
      </w:r>
      <w:r>
        <w:t>the</w:t>
      </w:r>
      <w:r>
        <w:rPr>
          <w:spacing w:val="-10"/>
        </w:rPr>
        <w:t xml:space="preserve"> </w:t>
      </w:r>
      <w:r>
        <w:t>aim</w:t>
      </w:r>
      <w:r>
        <w:rPr>
          <w:spacing w:val="-9"/>
        </w:rPr>
        <w:t xml:space="preserve"> </w:t>
      </w:r>
      <w:r>
        <w:t>of</w:t>
      </w:r>
      <w:r>
        <w:rPr>
          <w:spacing w:val="-10"/>
        </w:rPr>
        <w:t xml:space="preserve"> </w:t>
      </w:r>
      <w:r>
        <w:t>discovering</w:t>
      </w:r>
      <w:r>
        <w:rPr>
          <w:spacing w:val="-9"/>
        </w:rPr>
        <w:t xml:space="preserve"> </w:t>
      </w:r>
      <w:r>
        <w:t>just</w:t>
      </w:r>
      <w:r>
        <w:rPr>
          <w:spacing w:val="-9"/>
        </w:rPr>
        <w:t xml:space="preserve"> </w:t>
      </w:r>
      <w:r>
        <w:t>what</w:t>
      </w:r>
      <w:r>
        <w:rPr>
          <w:spacing w:val="-10"/>
        </w:rPr>
        <w:t xml:space="preserve"> </w:t>
      </w:r>
      <w:r>
        <w:t>conclu- sions</w:t>
      </w:r>
      <w:r>
        <w:rPr>
          <w:spacing w:val="-5"/>
        </w:rPr>
        <w:t xml:space="preserve"> </w:t>
      </w:r>
      <w:r>
        <w:t>can</w:t>
      </w:r>
      <w:r>
        <w:rPr>
          <w:spacing w:val="-5"/>
        </w:rPr>
        <w:t xml:space="preserve"> </w:t>
      </w:r>
      <w:r>
        <w:t>be</w:t>
      </w:r>
      <w:r>
        <w:rPr>
          <w:spacing w:val="-5"/>
        </w:rPr>
        <w:t xml:space="preserve"> </w:t>
      </w:r>
      <w:r>
        <w:t>drawn</w:t>
      </w:r>
      <w:r>
        <w:rPr>
          <w:spacing w:val="-5"/>
        </w:rPr>
        <w:t xml:space="preserve"> </w:t>
      </w:r>
      <w:r>
        <w:t>about</w:t>
      </w:r>
      <w:r>
        <w:rPr>
          <w:spacing w:val="-5"/>
        </w:rPr>
        <w:t xml:space="preserve"> </w:t>
      </w:r>
      <w:r>
        <w:t>the</w:t>
      </w:r>
      <w:r>
        <w:rPr>
          <w:spacing w:val="-5"/>
        </w:rPr>
        <w:t xml:space="preserve"> </w:t>
      </w:r>
      <w:r>
        <w:t>semantics</w:t>
      </w:r>
      <w:r>
        <w:rPr>
          <w:spacing w:val="-4"/>
        </w:rPr>
        <w:t xml:space="preserve"> </w:t>
      </w:r>
      <w:r>
        <w:t>of</w:t>
      </w:r>
      <w:r>
        <w:rPr>
          <w:spacing w:val="-5"/>
        </w:rPr>
        <w:t xml:space="preserve"> </w:t>
      </w:r>
      <w:r>
        <w:t>lexical</w:t>
      </w:r>
      <w:r>
        <w:rPr>
          <w:spacing w:val="-5"/>
        </w:rPr>
        <w:t xml:space="preserve"> </w:t>
      </w:r>
      <w:r>
        <w:t>flexibility</w:t>
      </w:r>
      <w:r>
        <w:rPr>
          <w:spacing w:val="-5"/>
        </w:rPr>
        <w:t xml:space="preserve"> </w:t>
      </w:r>
      <w:r>
        <w:t>using</w:t>
      </w:r>
      <w:r>
        <w:rPr>
          <w:spacing w:val="-5"/>
        </w:rPr>
        <w:t xml:space="preserve"> </w:t>
      </w:r>
      <w:r>
        <w:t>merely</w:t>
      </w:r>
      <w:r>
        <w:rPr>
          <w:spacing w:val="-5"/>
        </w:rPr>
        <w:t xml:space="preserve"> </w:t>
      </w:r>
      <w:r>
        <w:t>the</w:t>
      </w:r>
      <w:r>
        <w:rPr>
          <w:spacing w:val="-5"/>
        </w:rPr>
        <w:t xml:space="preserve"> </w:t>
      </w:r>
      <w:r>
        <w:t>simple</w:t>
      </w:r>
      <w:r>
        <w:rPr>
          <w:spacing w:val="-4"/>
        </w:rPr>
        <w:t xml:space="preserve"> </w:t>
      </w:r>
      <w:r>
        <w:t xml:space="preserve">annota- tions of discourse functions prepared for this </w:t>
      </w:r>
      <w:r>
        <w:rPr>
          <w:spacing w:val="-3"/>
        </w:rPr>
        <w:t xml:space="preserve">study. </w:t>
      </w:r>
      <w:r>
        <w:t>I begin with English before moving on to</w:t>
      </w:r>
      <w:r>
        <w:rPr>
          <w:spacing w:val="-2"/>
        </w:rPr>
        <w:t xml:space="preserve"> </w:t>
      </w:r>
      <w:r>
        <w:t>Nuuchahnulth.</w:t>
      </w:r>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AD1397">
      <w:pPr>
        <w:pStyle w:val="Heading3"/>
        <w:numPr>
          <w:ilvl w:val="2"/>
          <w:numId w:val="3"/>
        </w:numPr>
        <w:tabs>
          <w:tab w:val="left" w:pos="968"/>
          <w:tab w:val="left" w:pos="969"/>
        </w:tabs>
        <w:spacing w:before="105"/>
        <w:rPr>
          <w:b/>
        </w:rPr>
      </w:pPr>
      <w:bookmarkStart w:id="293" w:name="4.6.1_English"/>
      <w:bookmarkStart w:id="294" w:name="_bookmark214"/>
      <w:bookmarkStart w:id="295" w:name="_bookmark215"/>
      <w:bookmarkEnd w:id="293"/>
      <w:bookmarkEnd w:id="294"/>
      <w:bookmarkEnd w:id="295"/>
      <w:r>
        <w:rPr>
          <w:b/>
        </w:rPr>
        <w:lastRenderedPageBreak/>
        <w:t>English</w:t>
      </w:r>
    </w:p>
    <w:p w:rsidR="00DD7756" w:rsidRDefault="00DD7756">
      <w:pPr>
        <w:pStyle w:val="BodyText"/>
        <w:spacing w:before="7"/>
        <w:rPr>
          <w:b/>
          <w:sz w:val="30"/>
        </w:rPr>
      </w:pPr>
    </w:p>
    <w:p w:rsidR="00DD7756" w:rsidRDefault="00AD1397">
      <w:pPr>
        <w:pStyle w:val="BodyText"/>
        <w:spacing w:line="415" w:lineRule="auto"/>
        <w:ind w:left="119" w:right="332"/>
        <w:jc w:val="both"/>
      </w:pPr>
      <w:r>
        <w:t xml:space="preserve">The first observation about the semantics of lexical flexibility in English is purely anecdotal but nonetheless merits comment: the second most flexible word in the 100-item sample of English is </w:t>
      </w:r>
      <w:r>
        <w:rPr>
          <w:i/>
        </w:rPr>
        <w:t>back</w:t>
      </w:r>
      <w:r>
        <w:t xml:space="preserve">, used 272 times for reference, 54 times for predication, and 143 times for modification, with a flexibility rating of </w:t>
      </w:r>
      <w:r>
        <w:rPr>
          <w:rFonts w:ascii="Bookman Old Style"/>
          <w:i/>
        </w:rPr>
        <w:t>.</w:t>
      </w:r>
      <w:r>
        <w:rPr>
          <w:rFonts w:ascii="Tahoma"/>
        </w:rPr>
        <w:t>844</w:t>
      </w:r>
      <w:r>
        <w:t xml:space="preserve">. Going into this </w:t>
      </w:r>
      <w:r>
        <w:rPr>
          <w:spacing w:val="-3"/>
        </w:rPr>
        <w:t xml:space="preserve">study, </w:t>
      </w:r>
      <w:r>
        <w:t>I postulated that body part terms would display a high degree of flexibility. The motivation for this hypothesis is that body part terms commonly undergo metaphorical extension into other domains, and in general</w:t>
      </w:r>
      <w:r>
        <w:rPr>
          <w:spacing w:val="-13"/>
        </w:rPr>
        <w:t xml:space="preserve"> </w:t>
      </w:r>
      <w:r>
        <w:t>make</w:t>
      </w:r>
      <w:r>
        <w:rPr>
          <w:spacing w:val="-13"/>
        </w:rPr>
        <w:t xml:space="preserve"> </w:t>
      </w:r>
      <w:r>
        <w:t>themselves</w:t>
      </w:r>
      <w:r>
        <w:rPr>
          <w:spacing w:val="-14"/>
        </w:rPr>
        <w:t xml:space="preserve"> </w:t>
      </w:r>
      <w:r>
        <w:t>available</w:t>
      </w:r>
      <w:r>
        <w:rPr>
          <w:spacing w:val="-13"/>
        </w:rPr>
        <w:t xml:space="preserve"> </w:t>
      </w:r>
      <w:r>
        <w:t>for</w:t>
      </w:r>
      <w:r>
        <w:rPr>
          <w:spacing w:val="-13"/>
        </w:rPr>
        <w:t xml:space="preserve"> </w:t>
      </w:r>
      <w:r>
        <w:t>all</w:t>
      </w:r>
      <w:r>
        <w:rPr>
          <w:spacing w:val="-13"/>
        </w:rPr>
        <w:t xml:space="preserve"> </w:t>
      </w:r>
      <w:r>
        <w:t>sorts</w:t>
      </w:r>
      <w:r>
        <w:rPr>
          <w:spacing w:val="-13"/>
        </w:rPr>
        <w:t xml:space="preserve"> </w:t>
      </w:r>
      <w:r>
        <w:t>of</w:t>
      </w:r>
      <w:r>
        <w:rPr>
          <w:spacing w:val="-13"/>
        </w:rPr>
        <w:t xml:space="preserve"> </w:t>
      </w:r>
      <w:r>
        <w:t>extensions</w:t>
      </w:r>
      <w:r>
        <w:rPr>
          <w:spacing w:val="-13"/>
        </w:rPr>
        <w:t xml:space="preserve"> </w:t>
      </w:r>
      <w:r>
        <w:t>of</w:t>
      </w:r>
      <w:r>
        <w:rPr>
          <w:spacing w:val="-13"/>
        </w:rPr>
        <w:t xml:space="preserve"> </w:t>
      </w:r>
      <w:r>
        <w:t>meaning.</w:t>
      </w:r>
      <w:r>
        <w:rPr>
          <w:spacing w:val="11"/>
        </w:rPr>
        <w:t xml:space="preserve"> </w:t>
      </w:r>
      <w:r>
        <w:t>This</w:t>
      </w:r>
      <w:r>
        <w:rPr>
          <w:spacing w:val="-13"/>
        </w:rPr>
        <w:t xml:space="preserve"> </w:t>
      </w:r>
      <w:r>
        <w:t>is</w:t>
      </w:r>
      <w:r>
        <w:rPr>
          <w:spacing w:val="-13"/>
        </w:rPr>
        <w:t xml:space="preserve"> </w:t>
      </w:r>
      <w:r>
        <w:t>undoubtedly due to the fact that our experience of the world is necessarily mediated through our own bodies</w:t>
      </w:r>
      <w:r>
        <w:rPr>
          <w:spacing w:val="-18"/>
        </w:rPr>
        <w:t xml:space="preserve"> </w:t>
      </w:r>
      <w:r>
        <w:t>(Lakoff</w:t>
      </w:r>
      <w:r>
        <w:rPr>
          <w:spacing w:val="-18"/>
        </w:rPr>
        <w:t xml:space="preserve"> </w:t>
      </w:r>
      <w:r>
        <w:t>&amp;</w:t>
      </w:r>
      <w:r>
        <w:rPr>
          <w:spacing w:val="-18"/>
        </w:rPr>
        <w:t xml:space="preserve"> </w:t>
      </w:r>
      <w:r>
        <w:t>Johnson</w:t>
      </w:r>
      <w:r>
        <w:rPr>
          <w:spacing w:val="-19"/>
        </w:rPr>
        <w:t xml:space="preserve"> </w:t>
      </w:r>
      <w:hyperlink w:anchor="_bookmark390" w:history="1">
        <w:r>
          <w:rPr>
            <w:color w:val="007FFF"/>
          </w:rPr>
          <w:t>1980</w:t>
        </w:r>
      </w:hyperlink>
      <w:r>
        <w:t>).</w:t>
      </w:r>
      <w:r>
        <w:rPr>
          <w:spacing w:val="9"/>
        </w:rPr>
        <w:t xml:space="preserve"> </w:t>
      </w:r>
      <w:r>
        <w:t>The</w:t>
      </w:r>
      <w:r>
        <w:rPr>
          <w:spacing w:val="-18"/>
        </w:rPr>
        <w:t xml:space="preserve"> </w:t>
      </w:r>
      <w:r>
        <w:t>methods</w:t>
      </w:r>
      <w:r>
        <w:rPr>
          <w:spacing w:val="-18"/>
        </w:rPr>
        <w:t xml:space="preserve"> </w:t>
      </w:r>
      <w:r>
        <w:t>I</w:t>
      </w:r>
      <w:r>
        <w:rPr>
          <w:spacing w:val="-18"/>
        </w:rPr>
        <w:t xml:space="preserve"> </w:t>
      </w:r>
      <w:r>
        <w:t>chose</w:t>
      </w:r>
      <w:r>
        <w:rPr>
          <w:spacing w:val="-18"/>
        </w:rPr>
        <w:t xml:space="preserve"> </w:t>
      </w:r>
      <w:r>
        <w:t>to</w:t>
      </w:r>
      <w:r>
        <w:rPr>
          <w:spacing w:val="-17"/>
        </w:rPr>
        <w:t xml:space="preserve"> </w:t>
      </w:r>
      <w:r>
        <w:t>adopt</w:t>
      </w:r>
      <w:r>
        <w:rPr>
          <w:spacing w:val="-18"/>
        </w:rPr>
        <w:t xml:space="preserve"> </w:t>
      </w:r>
      <w:r>
        <w:t>in</w:t>
      </w:r>
      <w:r>
        <w:rPr>
          <w:spacing w:val="-18"/>
        </w:rPr>
        <w:t xml:space="preserve"> </w:t>
      </w:r>
      <w:r>
        <w:t>thesis</w:t>
      </w:r>
      <w:r>
        <w:rPr>
          <w:spacing w:val="-18"/>
        </w:rPr>
        <w:t xml:space="preserve"> </w:t>
      </w:r>
      <w:r>
        <w:t>prevented</w:t>
      </w:r>
      <w:r>
        <w:rPr>
          <w:spacing w:val="-18"/>
        </w:rPr>
        <w:t xml:space="preserve"> </w:t>
      </w:r>
      <w:r>
        <w:t>any</w:t>
      </w:r>
      <w:r>
        <w:rPr>
          <w:spacing w:val="-18"/>
        </w:rPr>
        <w:t xml:space="preserve"> </w:t>
      </w:r>
      <w:r>
        <w:t>detailed exploration of this hypothesis, but it is notable that the only body part term in either of the 100-item</w:t>
      </w:r>
      <w:r>
        <w:rPr>
          <w:spacing w:val="-11"/>
        </w:rPr>
        <w:t xml:space="preserve"> </w:t>
      </w:r>
      <w:r>
        <w:t>samples</w:t>
      </w:r>
      <w:r>
        <w:rPr>
          <w:spacing w:val="-10"/>
        </w:rPr>
        <w:t xml:space="preserve"> </w:t>
      </w:r>
      <w:r>
        <w:t>is</w:t>
      </w:r>
      <w:r>
        <w:rPr>
          <w:spacing w:val="-11"/>
        </w:rPr>
        <w:t xml:space="preserve"> </w:t>
      </w:r>
      <w:r>
        <w:t>one</w:t>
      </w:r>
      <w:r>
        <w:rPr>
          <w:spacing w:val="-10"/>
        </w:rPr>
        <w:t xml:space="preserve"> </w:t>
      </w:r>
      <w:r>
        <w:t>of</w:t>
      </w:r>
      <w:r>
        <w:rPr>
          <w:spacing w:val="-11"/>
        </w:rPr>
        <w:t xml:space="preserve"> </w:t>
      </w:r>
      <w:r>
        <w:t>the</w:t>
      </w:r>
      <w:r>
        <w:rPr>
          <w:spacing w:val="-10"/>
        </w:rPr>
        <w:t xml:space="preserve"> </w:t>
      </w:r>
      <w:r>
        <w:t>single</w:t>
      </w:r>
      <w:r>
        <w:rPr>
          <w:spacing w:val="-11"/>
        </w:rPr>
        <w:t xml:space="preserve"> </w:t>
      </w:r>
      <w:r>
        <w:t>most</w:t>
      </w:r>
      <w:r>
        <w:rPr>
          <w:spacing w:val="-10"/>
        </w:rPr>
        <w:t xml:space="preserve"> </w:t>
      </w:r>
      <w:r>
        <w:t>flexible</w:t>
      </w:r>
      <w:r>
        <w:rPr>
          <w:spacing w:val="-10"/>
        </w:rPr>
        <w:t xml:space="preserve"> </w:t>
      </w:r>
      <w:r>
        <w:t>items</w:t>
      </w:r>
      <w:r>
        <w:rPr>
          <w:spacing w:val="-11"/>
        </w:rPr>
        <w:t xml:space="preserve"> </w:t>
      </w:r>
      <w:r>
        <w:t>in</w:t>
      </w:r>
      <w:r>
        <w:rPr>
          <w:spacing w:val="-10"/>
        </w:rPr>
        <w:t xml:space="preserve"> </w:t>
      </w:r>
      <w:r>
        <w:t>this</w:t>
      </w:r>
      <w:r>
        <w:rPr>
          <w:spacing w:val="-11"/>
        </w:rPr>
        <w:t xml:space="preserve"> </w:t>
      </w:r>
      <w:r>
        <w:rPr>
          <w:spacing w:val="-3"/>
        </w:rPr>
        <w:t>study,</w:t>
      </w:r>
      <w:r>
        <w:rPr>
          <w:spacing w:val="-9"/>
        </w:rPr>
        <w:t xml:space="preserve"> </w:t>
      </w:r>
      <w:r>
        <w:t>anecdotally</w:t>
      </w:r>
      <w:r>
        <w:rPr>
          <w:spacing w:val="-11"/>
        </w:rPr>
        <w:t xml:space="preserve"> </w:t>
      </w:r>
      <w:r>
        <w:t>supporting the hypothesis that body part terms are in general highly</w:t>
      </w:r>
      <w:r>
        <w:rPr>
          <w:spacing w:val="-17"/>
        </w:rPr>
        <w:t xml:space="preserve"> </w:t>
      </w:r>
      <w:r>
        <w:t>flexible.</w:t>
      </w:r>
    </w:p>
    <w:p w:rsidR="00DD7756" w:rsidRDefault="00AD1397">
      <w:pPr>
        <w:pStyle w:val="BodyText"/>
        <w:spacing w:before="20" w:line="410" w:lineRule="auto"/>
        <w:ind w:left="120" w:right="332" w:firstLine="358"/>
        <w:jc w:val="both"/>
      </w:pPr>
      <w:r>
        <w:t>Several</w:t>
      </w:r>
      <w:r>
        <w:rPr>
          <w:spacing w:val="-11"/>
        </w:rPr>
        <w:t xml:space="preserve"> </w:t>
      </w:r>
      <w:r>
        <w:t>semantic</w:t>
      </w:r>
      <w:r>
        <w:rPr>
          <w:spacing w:val="-9"/>
        </w:rPr>
        <w:t xml:space="preserve"> </w:t>
      </w:r>
      <w:r>
        <w:t>classes</w:t>
      </w:r>
      <w:r>
        <w:rPr>
          <w:spacing w:val="-11"/>
        </w:rPr>
        <w:t xml:space="preserve"> </w:t>
      </w:r>
      <w:r>
        <w:t>stand</w:t>
      </w:r>
      <w:r>
        <w:rPr>
          <w:spacing w:val="-10"/>
        </w:rPr>
        <w:t xml:space="preserve"> </w:t>
      </w:r>
      <w:r>
        <w:t>out</w:t>
      </w:r>
      <w:r>
        <w:rPr>
          <w:spacing w:val="-10"/>
        </w:rPr>
        <w:t xml:space="preserve"> </w:t>
      </w:r>
      <w:r>
        <w:t>as</w:t>
      </w:r>
      <w:r>
        <w:rPr>
          <w:spacing w:val="-10"/>
        </w:rPr>
        <w:t xml:space="preserve"> </w:t>
      </w:r>
      <w:r>
        <w:t>being</w:t>
      </w:r>
      <w:r>
        <w:rPr>
          <w:spacing w:val="-11"/>
        </w:rPr>
        <w:t xml:space="preserve"> </w:t>
      </w:r>
      <w:r>
        <w:t>among</w:t>
      </w:r>
      <w:r>
        <w:rPr>
          <w:spacing w:val="-9"/>
        </w:rPr>
        <w:t xml:space="preserve"> </w:t>
      </w:r>
      <w:r>
        <w:t>the</w:t>
      </w:r>
      <w:r>
        <w:rPr>
          <w:spacing w:val="-11"/>
        </w:rPr>
        <w:t xml:space="preserve"> </w:t>
      </w:r>
      <w:r>
        <w:t>lowest</w:t>
      </w:r>
      <w:r>
        <w:rPr>
          <w:spacing w:val="-10"/>
        </w:rPr>
        <w:t xml:space="preserve"> </w:t>
      </w:r>
      <w:r>
        <w:t>flexibility</w:t>
      </w:r>
      <w:r>
        <w:rPr>
          <w:spacing w:val="-11"/>
        </w:rPr>
        <w:t xml:space="preserve"> </w:t>
      </w:r>
      <w:r>
        <w:t>words</w:t>
      </w:r>
      <w:r>
        <w:rPr>
          <w:spacing w:val="-10"/>
        </w:rPr>
        <w:t xml:space="preserve"> </w:t>
      </w:r>
      <w:r>
        <w:t>in</w:t>
      </w:r>
      <w:r>
        <w:rPr>
          <w:spacing w:val="-9"/>
        </w:rPr>
        <w:t xml:space="preserve"> </w:t>
      </w:r>
      <w:r>
        <w:t>the</w:t>
      </w:r>
      <w:r>
        <w:rPr>
          <w:spacing w:val="-11"/>
        </w:rPr>
        <w:t xml:space="preserve"> </w:t>
      </w:r>
      <w:r>
        <w:t>100- item</w:t>
      </w:r>
      <w:r>
        <w:rPr>
          <w:spacing w:val="-10"/>
        </w:rPr>
        <w:t xml:space="preserve"> </w:t>
      </w:r>
      <w:r>
        <w:t>English</w:t>
      </w:r>
      <w:r>
        <w:rPr>
          <w:spacing w:val="-8"/>
        </w:rPr>
        <w:t xml:space="preserve"> </w:t>
      </w:r>
      <w:r>
        <w:t>sample:</w:t>
      </w:r>
      <w:r>
        <w:rPr>
          <w:spacing w:val="12"/>
        </w:rPr>
        <w:t xml:space="preserve"> </w:t>
      </w:r>
      <w:r>
        <w:t>indefinites;</w:t>
      </w:r>
      <w:r>
        <w:rPr>
          <w:spacing w:val="-7"/>
        </w:rPr>
        <w:t xml:space="preserve"> </w:t>
      </w:r>
      <w:r>
        <w:t>adult</w:t>
      </w:r>
      <w:r>
        <w:rPr>
          <w:spacing w:val="-9"/>
        </w:rPr>
        <w:t xml:space="preserve"> </w:t>
      </w:r>
      <w:r>
        <w:t>human</w:t>
      </w:r>
      <w:r>
        <w:rPr>
          <w:spacing w:val="-8"/>
        </w:rPr>
        <w:t xml:space="preserve"> </w:t>
      </w:r>
      <w:r>
        <w:t>animates</w:t>
      </w:r>
      <w:r>
        <w:rPr>
          <w:spacing w:val="-9"/>
        </w:rPr>
        <w:t xml:space="preserve"> </w:t>
      </w:r>
      <w:r>
        <w:t>(less</w:t>
      </w:r>
      <w:r>
        <w:rPr>
          <w:spacing w:val="-10"/>
        </w:rPr>
        <w:t xml:space="preserve"> </w:t>
      </w:r>
      <w:r>
        <w:t>so</w:t>
      </w:r>
      <w:r>
        <w:rPr>
          <w:spacing w:val="-8"/>
        </w:rPr>
        <w:t xml:space="preserve"> </w:t>
      </w:r>
      <w:r>
        <w:t>for</w:t>
      </w:r>
      <w:r>
        <w:rPr>
          <w:spacing w:val="-9"/>
        </w:rPr>
        <w:t xml:space="preserve"> </w:t>
      </w:r>
      <w:r>
        <w:t>non-adult</w:t>
      </w:r>
      <w:r>
        <w:rPr>
          <w:spacing w:val="-8"/>
        </w:rPr>
        <w:t xml:space="preserve"> </w:t>
      </w:r>
      <w:r>
        <w:t>humans,</w:t>
      </w:r>
      <w:r>
        <w:rPr>
          <w:spacing w:val="-8"/>
        </w:rPr>
        <w:t xml:space="preserve"> </w:t>
      </w:r>
      <w:r>
        <w:t>as</w:t>
      </w:r>
      <w:r>
        <w:rPr>
          <w:spacing w:val="-8"/>
        </w:rPr>
        <w:t xml:space="preserve"> </w:t>
      </w:r>
      <w:r>
        <w:t xml:space="preserve">the data for </w:t>
      </w:r>
      <w:r>
        <w:rPr>
          <w:i/>
        </w:rPr>
        <w:t xml:space="preserve">child </w:t>
      </w:r>
      <w:r>
        <w:t xml:space="preserve">shows); property words denoting size, age, or physical properties; and words of cognition and perception generally have flexibility ratings lower than </w:t>
      </w:r>
      <w:r>
        <w:rPr>
          <w:rFonts w:ascii="Tahoma"/>
        </w:rPr>
        <w:t>0</w:t>
      </w:r>
      <w:r>
        <w:rPr>
          <w:rFonts w:ascii="Bookman Old Style"/>
          <w:i/>
        </w:rPr>
        <w:t>.</w:t>
      </w:r>
      <w:r>
        <w:rPr>
          <w:rFonts w:ascii="Tahoma"/>
        </w:rPr>
        <w:t>100</w:t>
      </w:r>
      <w:r>
        <w:t xml:space="preserve">, and most are within the 25 lowest flexibility words in the sample (exceptions are </w:t>
      </w:r>
      <w:r>
        <w:rPr>
          <w:i/>
        </w:rPr>
        <w:t>feel</w:t>
      </w:r>
      <w:r>
        <w:t xml:space="preserve">, </w:t>
      </w:r>
      <w:r>
        <w:rPr>
          <w:i/>
        </w:rPr>
        <w:t>need</w:t>
      </w:r>
      <w:r>
        <w:t xml:space="preserve">, and </w:t>
      </w:r>
      <w:r>
        <w:rPr>
          <w:i/>
        </w:rPr>
        <w:t xml:space="preserve">won- </w:t>
      </w:r>
      <w:r>
        <w:rPr>
          <w:i/>
          <w:spacing w:val="3"/>
        </w:rPr>
        <w:t>der</w:t>
      </w:r>
      <w:r>
        <w:rPr>
          <w:spacing w:val="3"/>
        </w:rPr>
        <w:t xml:space="preserve">). </w:t>
      </w:r>
      <w:r>
        <w:t xml:space="preserve">Indefinites in particular rank lowest among the ratings (all with a flexibility rating of </w:t>
      </w:r>
      <w:r>
        <w:rPr>
          <w:rFonts w:ascii="Tahoma"/>
        </w:rPr>
        <w:t>0</w:t>
      </w:r>
      <w:r>
        <w:t xml:space="preserve">). </w:t>
      </w:r>
      <w:hyperlink w:anchor="_bookmark216" w:history="1">
        <w:r>
          <w:rPr>
            <w:color w:val="007FFF"/>
            <w:spacing w:val="-3"/>
          </w:rPr>
          <w:t xml:space="preserve">Table </w:t>
        </w:r>
        <w:r>
          <w:rPr>
            <w:color w:val="007FFF"/>
          </w:rPr>
          <w:t xml:space="preserve">4.3 </w:t>
        </w:r>
      </w:hyperlink>
      <w:r>
        <w:t>shows the statistical data from the sample for each of the semantic classes just discussed, and their rank in terms of flexibility (out of the 100 items sampled). (Note that there are some ties for</w:t>
      </w:r>
      <w:r>
        <w:rPr>
          <w:spacing w:val="-6"/>
        </w:rPr>
        <w:t xml:space="preserve"> </w:t>
      </w:r>
      <w:r>
        <w:t>rank.)</w:t>
      </w:r>
    </w:p>
    <w:p w:rsidR="00DD7756" w:rsidRDefault="00AD1397">
      <w:pPr>
        <w:pStyle w:val="BodyText"/>
        <w:spacing w:before="18" w:line="420" w:lineRule="auto"/>
        <w:ind w:left="120" w:right="332" w:firstLine="358"/>
        <w:jc w:val="both"/>
      </w:pPr>
      <w:r>
        <w:t>It</w:t>
      </w:r>
      <w:r>
        <w:rPr>
          <w:spacing w:val="-19"/>
        </w:rPr>
        <w:t xml:space="preserve"> </w:t>
      </w:r>
      <w:r>
        <w:t>is</w:t>
      </w:r>
      <w:r>
        <w:rPr>
          <w:spacing w:val="-19"/>
        </w:rPr>
        <w:t xml:space="preserve"> </w:t>
      </w:r>
      <w:r>
        <w:t>easy</w:t>
      </w:r>
      <w:r>
        <w:rPr>
          <w:spacing w:val="-19"/>
        </w:rPr>
        <w:t xml:space="preserve"> </w:t>
      </w:r>
      <w:r>
        <w:t>to</w:t>
      </w:r>
      <w:r>
        <w:rPr>
          <w:spacing w:val="-19"/>
        </w:rPr>
        <w:t xml:space="preserve"> </w:t>
      </w:r>
      <w:r>
        <w:t>see</w:t>
      </w:r>
      <w:r>
        <w:rPr>
          <w:spacing w:val="-18"/>
        </w:rPr>
        <w:t xml:space="preserve"> </w:t>
      </w:r>
      <w:r>
        <w:t>why</w:t>
      </w:r>
      <w:r>
        <w:rPr>
          <w:spacing w:val="-19"/>
        </w:rPr>
        <w:t xml:space="preserve"> </w:t>
      </w:r>
      <w:r>
        <w:t>some</w:t>
      </w:r>
      <w:r>
        <w:rPr>
          <w:spacing w:val="-19"/>
        </w:rPr>
        <w:t xml:space="preserve"> </w:t>
      </w:r>
      <w:r>
        <w:t>of</w:t>
      </w:r>
      <w:r>
        <w:rPr>
          <w:spacing w:val="-19"/>
        </w:rPr>
        <w:t xml:space="preserve"> </w:t>
      </w:r>
      <w:r>
        <w:t>these</w:t>
      </w:r>
      <w:r>
        <w:rPr>
          <w:spacing w:val="-19"/>
        </w:rPr>
        <w:t xml:space="preserve"> </w:t>
      </w:r>
      <w:r>
        <w:t>classes</w:t>
      </w:r>
      <w:r>
        <w:rPr>
          <w:spacing w:val="-18"/>
        </w:rPr>
        <w:t xml:space="preserve"> </w:t>
      </w:r>
      <w:r>
        <w:t>of</w:t>
      </w:r>
      <w:r>
        <w:rPr>
          <w:spacing w:val="-19"/>
        </w:rPr>
        <w:t xml:space="preserve"> </w:t>
      </w:r>
      <w:r>
        <w:t>words</w:t>
      </w:r>
      <w:r>
        <w:rPr>
          <w:spacing w:val="-19"/>
        </w:rPr>
        <w:t xml:space="preserve"> </w:t>
      </w:r>
      <w:r>
        <w:t>would</w:t>
      </w:r>
      <w:r>
        <w:rPr>
          <w:spacing w:val="-19"/>
        </w:rPr>
        <w:t xml:space="preserve"> </w:t>
      </w:r>
      <w:r>
        <w:t>have</w:t>
      </w:r>
      <w:r>
        <w:rPr>
          <w:spacing w:val="-18"/>
        </w:rPr>
        <w:t xml:space="preserve"> </w:t>
      </w:r>
      <w:r>
        <w:t>such</w:t>
      </w:r>
      <w:r>
        <w:rPr>
          <w:spacing w:val="-19"/>
        </w:rPr>
        <w:t xml:space="preserve"> </w:t>
      </w:r>
      <w:r>
        <w:t>low</w:t>
      </w:r>
      <w:r>
        <w:rPr>
          <w:spacing w:val="-19"/>
        </w:rPr>
        <w:t xml:space="preserve"> </w:t>
      </w:r>
      <w:r>
        <w:t>flexibility</w:t>
      </w:r>
      <w:r>
        <w:rPr>
          <w:spacing w:val="-19"/>
        </w:rPr>
        <w:t xml:space="preserve"> </w:t>
      </w:r>
      <w:r>
        <w:t xml:space="preserve">ratings: each is highly prototypical of one particular discourse function. Adult human animates are one of the most prototypical classes of nouns crosslinguistically, while </w:t>
      </w:r>
      <w:r>
        <w:rPr>
          <w:i/>
        </w:rPr>
        <w:t xml:space="preserve">thing </w:t>
      </w:r>
      <w:r>
        <w:t>and its</w:t>
      </w:r>
      <w:r>
        <w:rPr>
          <w:spacing w:val="-43"/>
        </w:rPr>
        <w:t xml:space="preserve"> </w:t>
      </w:r>
      <w:r>
        <w:t>variants are</w:t>
      </w:r>
      <w:r>
        <w:rPr>
          <w:spacing w:val="23"/>
        </w:rPr>
        <w:t xml:space="preserve"> </w:t>
      </w:r>
      <w:r>
        <w:t>the</w:t>
      </w:r>
      <w:r>
        <w:rPr>
          <w:spacing w:val="24"/>
        </w:rPr>
        <w:t xml:space="preserve"> </w:t>
      </w:r>
      <w:r>
        <w:t>most</w:t>
      </w:r>
      <w:r>
        <w:rPr>
          <w:spacing w:val="24"/>
        </w:rPr>
        <w:t xml:space="preserve"> </w:t>
      </w:r>
      <w:r>
        <w:t>generic</w:t>
      </w:r>
      <w:r>
        <w:rPr>
          <w:spacing w:val="25"/>
        </w:rPr>
        <w:t xml:space="preserve"> </w:t>
      </w:r>
      <w:r>
        <w:t>terms</w:t>
      </w:r>
      <w:r>
        <w:rPr>
          <w:spacing w:val="24"/>
        </w:rPr>
        <w:t xml:space="preserve"> </w:t>
      </w:r>
      <w:r>
        <w:t>there</w:t>
      </w:r>
      <w:r>
        <w:rPr>
          <w:spacing w:val="23"/>
        </w:rPr>
        <w:t xml:space="preserve"> </w:t>
      </w:r>
      <w:r>
        <w:t>are</w:t>
      </w:r>
      <w:r>
        <w:rPr>
          <w:spacing w:val="24"/>
        </w:rPr>
        <w:t xml:space="preserve"> </w:t>
      </w:r>
      <w:r>
        <w:t>for</w:t>
      </w:r>
      <w:r>
        <w:rPr>
          <w:spacing w:val="24"/>
        </w:rPr>
        <w:t xml:space="preserve"> </w:t>
      </w:r>
      <w:r>
        <w:t>referents.</w:t>
      </w:r>
      <w:r>
        <w:rPr>
          <w:spacing w:val="36"/>
        </w:rPr>
        <w:t xml:space="preserve"> </w:t>
      </w:r>
      <w:r>
        <w:rPr>
          <w:spacing w:val="-5"/>
        </w:rPr>
        <w:t>Words</w:t>
      </w:r>
      <w:r>
        <w:rPr>
          <w:spacing w:val="24"/>
        </w:rPr>
        <w:t xml:space="preserve"> </w:t>
      </w:r>
      <w:r>
        <w:t>denoting</w:t>
      </w:r>
      <w:r>
        <w:rPr>
          <w:spacing w:val="25"/>
        </w:rPr>
        <w:t xml:space="preserve"> </w:t>
      </w:r>
      <w:r>
        <w:t>size,</w:t>
      </w:r>
      <w:r>
        <w:rPr>
          <w:spacing w:val="30"/>
        </w:rPr>
        <w:t xml:space="preserve"> </w:t>
      </w:r>
      <w:r>
        <w:t>age,</w:t>
      </w:r>
      <w:r>
        <w:rPr>
          <w:spacing w:val="31"/>
        </w:rPr>
        <w:t xml:space="preserve"> </w:t>
      </w:r>
      <w:r>
        <w:t>or</w:t>
      </w:r>
      <w:r>
        <w:rPr>
          <w:spacing w:val="24"/>
        </w:rPr>
        <w:t xml:space="preserve"> </w:t>
      </w:r>
      <w:r>
        <w:t>physical</w:t>
      </w:r>
    </w:p>
    <w:p w:rsidR="00DD7756" w:rsidRDefault="00DD7756">
      <w:pPr>
        <w:spacing w:line="420" w:lineRule="auto"/>
        <w:jc w:val="both"/>
        <w:sectPr w:rsidR="00DD7756">
          <w:pgSz w:w="12240" w:h="15840"/>
          <w:pgMar w:top="1500" w:right="1100" w:bottom="1040" w:left="1680" w:header="0" w:footer="856" w:gutter="0"/>
          <w:cols w:space="720"/>
        </w:sectPr>
      </w:pPr>
    </w:p>
    <w:p w:rsidR="00DD7756" w:rsidRDefault="00DD7756">
      <w:pPr>
        <w:pStyle w:val="BodyText"/>
        <w:spacing w:before="5"/>
        <w:rPr>
          <w:sz w:val="28"/>
        </w:rPr>
      </w:pPr>
      <w:r w:rsidRPr="00DD7756">
        <w:lastRenderedPageBreak/>
        <w:pict>
          <v:shape id="_x0000_s1098" type="#_x0000_t202" style="position:absolute;margin-left:137.5pt;margin-top:161.6pt;width:355.05pt;height:534.35pt;z-index:15774720;mso-position-horizontal-relative:page;mso-position-vertical-relative:page" filled="f" stroked="f">
            <v:textbox inset="0,0,0,0">
              <w:txbxContent>
                <w:tbl>
                  <w:tblPr>
                    <w:tblW w:w="0" w:type="auto"/>
                    <w:tblInd w:w="7" w:type="dxa"/>
                    <w:tblLayout w:type="fixed"/>
                    <w:tblCellMar>
                      <w:left w:w="0" w:type="dxa"/>
                      <w:right w:w="0" w:type="dxa"/>
                    </w:tblCellMar>
                    <w:tblLook w:val="01E0"/>
                  </w:tblPr>
                  <w:tblGrid>
                    <w:gridCol w:w="2508"/>
                    <w:gridCol w:w="738"/>
                    <w:gridCol w:w="737"/>
                    <w:gridCol w:w="795"/>
                    <w:gridCol w:w="847"/>
                    <w:gridCol w:w="876"/>
                    <w:gridCol w:w="601"/>
                  </w:tblGrid>
                  <w:tr w:rsidR="00AD1397">
                    <w:trPr>
                      <w:trHeight w:val="334"/>
                    </w:trPr>
                    <w:tc>
                      <w:tcPr>
                        <w:tcW w:w="2508" w:type="dxa"/>
                        <w:tcBorders>
                          <w:top w:val="single" w:sz="6" w:space="0" w:color="000000"/>
                        </w:tcBorders>
                      </w:tcPr>
                      <w:p w:rsidR="00AD1397" w:rsidRDefault="00AD1397">
                        <w:pPr>
                          <w:pStyle w:val="TableParagraph"/>
                          <w:tabs>
                            <w:tab w:val="right" w:pos="2386"/>
                          </w:tabs>
                          <w:spacing w:before="53" w:line="262" w:lineRule="exact"/>
                          <w:ind w:left="119"/>
                          <w:jc w:val="left"/>
                          <w:rPr>
                            <w:sz w:val="24"/>
                          </w:rPr>
                        </w:pPr>
                        <w:r>
                          <w:rPr>
                            <w:sz w:val="24"/>
                          </w:rPr>
                          <w:t>need</w:t>
                        </w:r>
                        <w:r>
                          <w:rPr>
                            <w:sz w:val="24"/>
                          </w:rPr>
                          <w:tab/>
                          <w:t>0.833</w:t>
                        </w:r>
                      </w:p>
                    </w:tc>
                    <w:tc>
                      <w:tcPr>
                        <w:tcW w:w="738" w:type="dxa"/>
                        <w:tcBorders>
                          <w:top w:val="single" w:sz="6" w:space="0" w:color="000000"/>
                        </w:tcBorders>
                      </w:tcPr>
                      <w:p w:rsidR="00AD1397" w:rsidRDefault="00AD1397">
                        <w:pPr>
                          <w:pStyle w:val="TableParagraph"/>
                          <w:spacing w:before="53" w:line="262" w:lineRule="exact"/>
                          <w:ind w:left="120"/>
                          <w:jc w:val="left"/>
                          <w:rPr>
                            <w:sz w:val="24"/>
                          </w:rPr>
                        </w:pPr>
                        <w:r>
                          <w:rPr>
                            <w:sz w:val="24"/>
                          </w:rPr>
                          <w:t>0.501</w:t>
                        </w:r>
                      </w:p>
                    </w:tc>
                    <w:tc>
                      <w:tcPr>
                        <w:tcW w:w="737" w:type="dxa"/>
                        <w:tcBorders>
                          <w:top w:val="single" w:sz="6" w:space="0" w:color="000000"/>
                        </w:tcBorders>
                      </w:tcPr>
                      <w:p w:rsidR="00AD1397" w:rsidRDefault="00AD1397">
                        <w:pPr>
                          <w:pStyle w:val="TableParagraph"/>
                          <w:spacing w:before="53" w:line="262" w:lineRule="exact"/>
                          <w:ind w:left="98" w:right="99"/>
                          <w:jc w:val="center"/>
                          <w:rPr>
                            <w:sz w:val="24"/>
                          </w:rPr>
                        </w:pPr>
                        <w:r>
                          <w:rPr>
                            <w:sz w:val="24"/>
                          </w:rPr>
                          <w:t>0.220</w:t>
                        </w:r>
                      </w:p>
                    </w:tc>
                    <w:tc>
                      <w:tcPr>
                        <w:tcW w:w="795" w:type="dxa"/>
                        <w:tcBorders>
                          <w:top w:val="single" w:sz="6" w:space="0" w:color="000000"/>
                        </w:tcBorders>
                      </w:tcPr>
                      <w:p w:rsidR="00AD1397" w:rsidRDefault="00AD1397">
                        <w:pPr>
                          <w:pStyle w:val="TableParagraph"/>
                          <w:spacing w:before="53" w:line="262" w:lineRule="exact"/>
                          <w:ind w:right="118"/>
                          <w:rPr>
                            <w:sz w:val="24"/>
                          </w:rPr>
                        </w:pPr>
                        <w:r>
                          <w:rPr>
                            <w:w w:val="95"/>
                            <w:sz w:val="24"/>
                          </w:rPr>
                          <w:t>164</w:t>
                        </w:r>
                      </w:p>
                    </w:tc>
                    <w:tc>
                      <w:tcPr>
                        <w:tcW w:w="847" w:type="dxa"/>
                        <w:tcBorders>
                          <w:top w:val="single" w:sz="6" w:space="0" w:color="000000"/>
                        </w:tcBorders>
                      </w:tcPr>
                      <w:p w:rsidR="00AD1397" w:rsidRDefault="00AD1397">
                        <w:pPr>
                          <w:pStyle w:val="TableParagraph"/>
                          <w:spacing w:before="53" w:line="262" w:lineRule="exact"/>
                          <w:ind w:right="118"/>
                          <w:rPr>
                            <w:sz w:val="24"/>
                          </w:rPr>
                        </w:pPr>
                        <w:r>
                          <w:rPr>
                            <w:w w:val="95"/>
                            <w:sz w:val="24"/>
                          </w:rPr>
                          <w:t>2,475</w:t>
                        </w:r>
                      </w:p>
                    </w:tc>
                    <w:tc>
                      <w:tcPr>
                        <w:tcW w:w="876" w:type="dxa"/>
                        <w:tcBorders>
                          <w:top w:val="single" w:sz="6" w:space="0" w:color="000000"/>
                        </w:tcBorders>
                      </w:tcPr>
                      <w:p w:rsidR="00AD1397" w:rsidRDefault="00AD1397">
                        <w:pPr>
                          <w:pStyle w:val="TableParagraph"/>
                          <w:spacing w:before="53" w:line="262" w:lineRule="exact"/>
                          <w:ind w:right="258"/>
                          <w:rPr>
                            <w:sz w:val="24"/>
                          </w:rPr>
                        </w:pPr>
                        <w:r>
                          <w:rPr>
                            <w:w w:val="99"/>
                            <w:sz w:val="24"/>
                          </w:rPr>
                          <w:t>3</w:t>
                        </w:r>
                      </w:p>
                    </w:tc>
                    <w:tc>
                      <w:tcPr>
                        <w:tcW w:w="601" w:type="dxa"/>
                        <w:tcBorders>
                          <w:top w:val="single" w:sz="6" w:space="0" w:color="000000"/>
                        </w:tcBorders>
                      </w:tcPr>
                      <w:p w:rsidR="00AD1397" w:rsidRDefault="00AD1397">
                        <w:pPr>
                          <w:pStyle w:val="TableParagraph"/>
                          <w:spacing w:before="53" w:line="262" w:lineRule="exact"/>
                          <w:ind w:right="118"/>
                          <w:rPr>
                            <w:sz w:val="24"/>
                          </w:rPr>
                        </w:pPr>
                        <w:r>
                          <w:rPr>
                            <w:w w:val="95"/>
                            <w:sz w:val="24"/>
                          </w:rPr>
                          <w:t>43</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wonder</w:t>
                        </w:r>
                        <w:r>
                          <w:rPr>
                            <w:sz w:val="24"/>
                          </w:rPr>
                          <w:tab/>
                          <w:t>0.206</w:t>
                        </w:r>
                      </w:p>
                    </w:tc>
                    <w:tc>
                      <w:tcPr>
                        <w:tcW w:w="738" w:type="dxa"/>
                      </w:tcPr>
                      <w:p w:rsidR="00AD1397" w:rsidRDefault="00AD1397">
                        <w:pPr>
                          <w:pStyle w:val="TableParagraph"/>
                          <w:spacing w:before="7" w:line="262" w:lineRule="exact"/>
                          <w:ind w:left="120"/>
                          <w:jc w:val="left"/>
                          <w:rPr>
                            <w:sz w:val="24"/>
                          </w:rPr>
                        </w:pPr>
                        <w:r>
                          <w:rPr>
                            <w:sz w:val="24"/>
                          </w:rPr>
                          <w:t>0.793</w:t>
                        </w:r>
                      </w:p>
                    </w:tc>
                    <w:tc>
                      <w:tcPr>
                        <w:tcW w:w="737" w:type="dxa"/>
                      </w:tcPr>
                      <w:p w:rsidR="00AD1397" w:rsidRDefault="00AD1397">
                        <w:pPr>
                          <w:pStyle w:val="TableParagraph"/>
                          <w:spacing w:before="7" w:line="262" w:lineRule="exact"/>
                          <w:ind w:left="98" w:right="99"/>
                          <w:jc w:val="center"/>
                          <w:rPr>
                            <w:sz w:val="24"/>
                          </w:rPr>
                        </w:pPr>
                        <w:r>
                          <w:rPr>
                            <w:sz w:val="24"/>
                          </w:rPr>
                          <w:t>0.194</w:t>
                        </w:r>
                      </w:p>
                    </w:tc>
                    <w:tc>
                      <w:tcPr>
                        <w:tcW w:w="795" w:type="dxa"/>
                      </w:tcPr>
                      <w:p w:rsidR="00AD1397" w:rsidRDefault="00AD1397">
                        <w:pPr>
                          <w:pStyle w:val="TableParagraph"/>
                          <w:spacing w:before="7" w:line="262" w:lineRule="exact"/>
                          <w:ind w:right="118"/>
                          <w:rPr>
                            <w:sz w:val="24"/>
                          </w:rPr>
                        </w:pPr>
                        <w:r>
                          <w:rPr>
                            <w:w w:val="95"/>
                            <w:sz w:val="24"/>
                          </w:rPr>
                          <w:t>26</w:t>
                        </w:r>
                      </w:p>
                    </w:tc>
                    <w:tc>
                      <w:tcPr>
                        <w:tcW w:w="847" w:type="dxa"/>
                      </w:tcPr>
                      <w:p w:rsidR="00AD1397" w:rsidRDefault="00AD1397">
                        <w:pPr>
                          <w:pStyle w:val="TableParagraph"/>
                          <w:spacing w:before="7" w:line="262" w:lineRule="exact"/>
                          <w:ind w:right="118"/>
                          <w:rPr>
                            <w:sz w:val="24"/>
                          </w:rPr>
                        </w:pPr>
                        <w:r>
                          <w:rPr>
                            <w:w w:val="95"/>
                            <w:sz w:val="24"/>
                          </w:rPr>
                          <w:t>589</w:t>
                        </w:r>
                      </w:p>
                    </w:tc>
                    <w:tc>
                      <w:tcPr>
                        <w:tcW w:w="876" w:type="dxa"/>
                      </w:tcPr>
                      <w:p w:rsidR="00AD1397" w:rsidRDefault="00AD1397">
                        <w:pPr>
                          <w:pStyle w:val="TableParagraph"/>
                          <w:spacing w:before="7" w:line="262" w:lineRule="exact"/>
                          <w:ind w:right="258"/>
                          <w:rPr>
                            <w:sz w:val="24"/>
                          </w:rPr>
                        </w:pPr>
                        <w:r>
                          <w:rPr>
                            <w:w w:val="99"/>
                            <w:sz w:val="24"/>
                          </w:rPr>
                          <w:t>4</w:t>
                        </w:r>
                      </w:p>
                    </w:tc>
                    <w:tc>
                      <w:tcPr>
                        <w:tcW w:w="601" w:type="dxa"/>
                      </w:tcPr>
                      <w:p w:rsidR="00AD1397" w:rsidRDefault="00AD1397">
                        <w:pPr>
                          <w:pStyle w:val="TableParagraph"/>
                          <w:spacing w:before="7" w:line="262" w:lineRule="exact"/>
                          <w:ind w:right="118"/>
                          <w:rPr>
                            <w:sz w:val="24"/>
                          </w:rPr>
                        </w:pPr>
                        <w:r>
                          <w:rPr>
                            <w:w w:val="95"/>
                            <w:sz w:val="24"/>
                          </w:rPr>
                          <w:t>46</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feel</w:t>
                        </w:r>
                        <w:r>
                          <w:rPr>
                            <w:sz w:val="24"/>
                          </w:rPr>
                          <w:tab/>
                          <w:t>0.832</w:t>
                        </w:r>
                      </w:p>
                    </w:tc>
                    <w:tc>
                      <w:tcPr>
                        <w:tcW w:w="738" w:type="dxa"/>
                      </w:tcPr>
                      <w:p w:rsidR="00AD1397" w:rsidRDefault="00AD1397">
                        <w:pPr>
                          <w:pStyle w:val="TableParagraph"/>
                          <w:spacing w:before="7" w:line="262" w:lineRule="exact"/>
                          <w:ind w:left="120"/>
                          <w:jc w:val="left"/>
                          <w:rPr>
                            <w:sz w:val="24"/>
                          </w:rPr>
                        </w:pPr>
                        <w:r>
                          <w:rPr>
                            <w:sz w:val="24"/>
                          </w:rPr>
                          <w:t>0.529</w:t>
                        </w:r>
                      </w:p>
                    </w:tc>
                    <w:tc>
                      <w:tcPr>
                        <w:tcW w:w="737" w:type="dxa"/>
                      </w:tcPr>
                      <w:p w:rsidR="00AD1397" w:rsidRDefault="00AD1397">
                        <w:pPr>
                          <w:pStyle w:val="TableParagraph"/>
                          <w:spacing w:before="7" w:line="262" w:lineRule="exact"/>
                          <w:ind w:left="98" w:right="99"/>
                          <w:jc w:val="center"/>
                          <w:rPr>
                            <w:sz w:val="24"/>
                          </w:rPr>
                        </w:pPr>
                        <w:r>
                          <w:rPr>
                            <w:sz w:val="24"/>
                          </w:rPr>
                          <w:t>0.135</w:t>
                        </w:r>
                      </w:p>
                    </w:tc>
                    <w:tc>
                      <w:tcPr>
                        <w:tcW w:w="795" w:type="dxa"/>
                      </w:tcPr>
                      <w:p w:rsidR="00AD1397" w:rsidRDefault="00AD1397">
                        <w:pPr>
                          <w:pStyle w:val="TableParagraph"/>
                          <w:spacing w:before="7" w:line="262" w:lineRule="exact"/>
                          <w:ind w:right="118"/>
                          <w:rPr>
                            <w:sz w:val="24"/>
                          </w:rPr>
                        </w:pPr>
                        <w:r>
                          <w:rPr>
                            <w:w w:val="95"/>
                            <w:sz w:val="24"/>
                          </w:rPr>
                          <w:t>73</w:t>
                        </w:r>
                      </w:p>
                    </w:tc>
                    <w:tc>
                      <w:tcPr>
                        <w:tcW w:w="847" w:type="dxa"/>
                      </w:tcPr>
                      <w:p w:rsidR="00AD1397" w:rsidRDefault="00AD1397">
                        <w:pPr>
                          <w:pStyle w:val="TableParagraph"/>
                          <w:spacing w:before="7" w:line="262" w:lineRule="exact"/>
                          <w:ind w:right="118"/>
                          <w:rPr>
                            <w:sz w:val="24"/>
                          </w:rPr>
                        </w:pPr>
                        <w:r>
                          <w:rPr>
                            <w:w w:val="95"/>
                            <w:sz w:val="24"/>
                          </w:rPr>
                          <w:t>2,382</w:t>
                        </w:r>
                      </w:p>
                    </w:tc>
                    <w:tc>
                      <w:tcPr>
                        <w:tcW w:w="876" w:type="dxa"/>
                      </w:tcPr>
                      <w:p w:rsidR="00AD1397" w:rsidRDefault="00AD1397">
                        <w:pPr>
                          <w:pStyle w:val="TableParagraph"/>
                          <w:spacing w:before="7" w:line="262" w:lineRule="exact"/>
                          <w:ind w:right="258"/>
                          <w:rPr>
                            <w:sz w:val="24"/>
                          </w:rPr>
                        </w:pPr>
                        <w:r>
                          <w:rPr>
                            <w:w w:val="99"/>
                            <w:sz w:val="24"/>
                          </w:rPr>
                          <w:t>5</w:t>
                        </w:r>
                      </w:p>
                    </w:tc>
                    <w:tc>
                      <w:tcPr>
                        <w:tcW w:w="601" w:type="dxa"/>
                      </w:tcPr>
                      <w:p w:rsidR="00AD1397" w:rsidRDefault="00AD1397">
                        <w:pPr>
                          <w:pStyle w:val="TableParagraph"/>
                          <w:spacing w:before="7" w:line="262" w:lineRule="exact"/>
                          <w:ind w:right="118"/>
                          <w:rPr>
                            <w:sz w:val="24"/>
                          </w:rPr>
                        </w:pPr>
                        <w:r>
                          <w:rPr>
                            <w:w w:val="95"/>
                            <w:sz w:val="24"/>
                          </w:rPr>
                          <w:t>51</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decide</w:t>
                        </w:r>
                        <w:r>
                          <w:rPr>
                            <w:sz w:val="24"/>
                          </w:rPr>
                          <w:tab/>
                          <w:t>0.242</w:t>
                        </w:r>
                      </w:p>
                    </w:tc>
                    <w:tc>
                      <w:tcPr>
                        <w:tcW w:w="738" w:type="dxa"/>
                      </w:tcPr>
                      <w:p w:rsidR="00AD1397" w:rsidRDefault="00AD1397">
                        <w:pPr>
                          <w:pStyle w:val="TableParagraph"/>
                          <w:spacing w:before="7" w:line="262" w:lineRule="exact"/>
                          <w:ind w:left="120"/>
                          <w:jc w:val="left"/>
                          <w:rPr>
                            <w:sz w:val="24"/>
                          </w:rPr>
                        </w:pPr>
                        <w:r>
                          <w:rPr>
                            <w:sz w:val="24"/>
                          </w:rPr>
                          <w:t>0.752</w:t>
                        </w:r>
                      </w:p>
                    </w:tc>
                    <w:tc>
                      <w:tcPr>
                        <w:tcW w:w="737" w:type="dxa"/>
                      </w:tcPr>
                      <w:p w:rsidR="00AD1397" w:rsidRDefault="00AD1397">
                        <w:pPr>
                          <w:pStyle w:val="TableParagraph"/>
                          <w:spacing w:before="7" w:line="262" w:lineRule="exact"/>
                          <w:ind w:left="98" w:right="99"/>
                          <w:jc w:val="center"/>
                          <w:rPr>
                            <w:sz w:val="24"/>
                          </w:rPr>
                        </w:pPr>
                        <w:r>
                          <w:rPr>
                            <w:sz w:val="24"/>
                          </w:rPr>
                          <w:t>0.097</w:t>
                        </w:r>
                      </w:p>
                    </w:tc>
                    <w:tc>
                      <w:tcPr>
                        <w:tcW w:w="795" w:type="dxa"/>
                      </w:tcPr>
                      <w:p w:rsidR="00AD1397" w:rsidRDefault="00AD1397">
                        <w:pPr>
                          <w:pStyle w:val="TableParagraph"/>
                          <w:spacing w:before="7" w:line="262" w:lineRule="exact"/>
                          <w:ind w:right="118"/>
                          <w:rPr>
                            <w:sz w:val="24"/>
                          </w:rPr>
                        </w:pPr>
                        <w:r>
                          <w:rPr>
                            <w:w w:val="99"/>
                            <w:sz w:val="24"/>
                          </w:rPr>
                          <w:t>3</w:t>
                        </w:r>
                      </w:p>
                    </w:tc>
                    <w:tc>
                      <w:tcPr>
                        <w:tcW w:w="847" w:type="dxa"/>
                      </w:tcPr>
                      <w:p w:rsidR="00AD1397" w:rsidRDefault="00AD1397">
                        <w:pPr>
                          <w:pStyle w:val="TableParagraph"/>
                          <w:spacing w:before="7" w:line="262" w:lineRule="exact"/>
                          <w:ind w:right="118"/>
                          <w:rPr>
                            <w:sz w:val="24"/>
                          </w:rPr>
                        </w:pPr>
                        <w:r>
                          <w:rPr>
                            <w:w w:val="95"/>
                            <w:sz w:val="24"/>
                          </w:rPr>
                          <w:t>652</w:t>
                        </w:r>
                      </w:p>
                    </w:tc>
                    <w:tc>
                      <w:tcPr>
                        <w:tcW w:w="876" w:type="dxa"/>
                      </w:tcPr>
                      <w:p w:rsidR="00AD1397" w:rsidRDefault="00AD1397">
                        <w:pPr>
                          <w:pStyle w:val="TableParagraph"/>
                          <w:spacing w:before="7" w:line="262" w:lineRule="exact"/>
                          <w:ind w:right="258"/>
                          <w:rPr>
                            <w:sz w:val="24"/>
                          </w:rPr>
                        </w:pPr>
                        <w:r>
                          <w:rPr>
                            <w:w w:val="95"/>
                            <w:sz w:val="24"/>
                          </w:rPr>
                          <w:t>10</w:t>
                        </w:r>
                      </w:p>
                    </w:tc>
                    <w:tc>
                      <w:tcPr>
                        <w:tcW w:w="601" w:type="dxa"/>
                      </w:tcPr>
                      <w:p w:rsidR="00AD1397" w:rsidRDefault="00AD1397">
                        <w:pPr>
                          <w:pStyle w:val="TableParagraph"/>
                          <w:spacing w:before="7" w:line="262" w:lineRule="exact"/>
                          <w:ind w:right="118"/>
                          <w:rPr>
                            <w:sz w:val="24"/>
                          </w:rPr>
                        </w:pPr>
                        <w:r>
                          <w:rPr>
                            <w:w w:val="95"/>
                            <w:sz w:val="24"/>
                          </w:rPr>
                          <w:t>57</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think</w:t>
                        </w:r>
                        <w:r>
                          <w:rPr>
                            <w:sz w:val="24"/>
                          </w:rPr>
                          <w:tab/>
                          <w:t>6.477</w:t>
                        </w:r>
                      </w:p>
                    </w:tc>
                    <w:tc>
                      <w:tcPr>
                        <w:tcW w:w="738" w:type="dxa"/>
                      </w:tcPr>
                      <w:p w:rsidR="00AD1397" w:rsidRDefault="00AD1397">
                        <w:pPr>
                          <w:pStyle w:val="TableParagraph"/>
                          <w:spacing w:before="7" w:line="262" w:lineRule="exact"/>
                          <w:ind w:left="120"/>
                          <w:jc w:val="left"/>
                          <w:rPr>
                            <w:sz w:val="24"/>
                          </w:rPr>
                        </w:pPr>
                        <w:r>
                          <w:rPr>
                            <w:sz w:val="24"/>
                          </w:rPr>
                          <w:t>0.262</w:t>
                        </w:r>
                      </w:p>
                    </w:tc>
                    <w:tc>
                      <w:tcPr>
                        <w:tcW w:w="737" w:type="dxa"/>
                      </w:tcPr>
                      <w:p w:rsidR="00AD1397" w:rsidRDefault="00AD1397">
                        <w:pPr>
                          <w:pStyle w:val="TableParagraph"/>
                          <w:spacing w:before="7" w:line="262" w:lineRule="exact"/>
                          <w:ind w:left="98" w:right="99"/>
                          <w:jc w:val="center"/>
                          <w:rPr>
                            <w:sz w:val="24"/>
                          </w:rPr>
                        </w:pPr>
                        <w:r>
                          <w:rPr>
                            <w:sz w:val="24"/>
                          </w:rPr>
                          <w:t>0.060</w:t>
                        </w:r>
                      </w:p>
                    </w:tc>
                    <w:tc>
                      <w:tcPr>
                        <w:tcW w:w="795" w:type="dxa"/>
                      </w:tcPr>
                      <w:p w:rsidR="00AD1397" w:rsidRDefault="00AD1397">
                        <w:pPr>
                          <w:pStyle w:val="TableParagraph"/>
                          <w:spacing w:before="7" w:line="262" w:lineRule="exact"/>
                          <w:ind w:right="118"/>
                          <w:rPr>
                            <w:sz w:val="24"/>
                          </w:rPr>
                        </w:pPr>
                        <w:r>
                          <w:rPr>
                            <w:w w:val="95"/>
                            <w:sz w:val="24"/>
                          </w:rPr>
                          <w:t>162</w:t>
                        </w:r>
                      </w:p>
                    </w:tc>
                    <w:tc>
                      <w:tcPr>
                        <w:tcW w:w="847" w:type="dxa"/>
                      </w:tcPr>
                      <w:p w:rsidR="00AD1397" w:rsidRDefault="00AD1397">
                        <w:pPr>
                          <w:pStyle w:val="TableParagraph"/>
                          <w:spacing w:before="7" w:line="262" w:lineRule="exact"/>
                          <w:ind w:right="118"/>
                          <w:rPr>
                            <w:sz w:val="24"/>
                          </w:rPr>
                        </w:pPr>
                        <w:r>
                          <w:rPr>
                            <w:w w:val="95"/>
                            <w:sz w:val="24"/>
                          </w:rPr>
                          <w:t>20,089</w:t>
                        </w:r>
                      </w:p>
                    </w:tc>
                    <w:tc>
                      <w:tcPr>
                        <w:tcW w:w="876" w:type="dxa"/>
                      </w:tcPr>
                      <w:p w:rsidR="00AD1397" w:rsidRDefault="00AD1397">
                        <w:pPr>
                          <w:pStyle w:val="TableParagraph"/>
                          <w:spacing w:before="7" w:line="262" w:lineRule="exact"/>
                          <w:ind w:right="259"/>
                          <w:rPr>
                            <w:sz w:val="24"/>
                          </w:rPr>
                        </w:pPr>
                        <w:r>
                          <w:rPr>
                            <w:w w:val="95"/>
                            <w:sz w:val="24"/>
                          </w:rPr>
                          <w:t>58</w:t>
                        </w:r>
                      </w:p>
                    </w:tc>
                    <w:tc>
                      <w:tcPr>
                        <w:tcW w:w="601" w:type="dxa"/>
                      </w:tcPr>
                      <w:p w:rsidR="00AD1397" w:rsidRDefault="00AD1397">
                        <w:pPr>
                          <w:pStyle w:val="TableParagraph"/>
                          <w:spacing w:before="7" w:line="262" w:lineRule="exact"/>
                          <w:ind w:right="118"/>
                          <w:rPr>
                            <w:sz w:val="24"/>
                          </w:rPr>
                        </w:pPr>
                        <w:r>
                          <w:rPr>
                            <w:w w:val="95"/>
                            <w:sz w:val="24"/>
                          </w:rPr>
                          <w:t>66</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consider</w:t>
                        </w:r>
                        <w:r>
                          <w:rPr>
                            <w:sz w:val="24"/>
                          </w:rPr>
                          <w:tab/>
                          <w:t>0.146</w:t>
                        </w:r>
                      </w:p>
                    </w:tc>
                    <w:tc>
                      <w:tcPr>
                        <w:tcW w:w="738" w:type="dxa"/>
                      </w:tcPr>
                      <w:p w:rsidR="00AD1397" w:rsidRDefault="00AD1397">
                        <w:pPr>
                          <w:pStyle w:val="TableParagraph"/>
                          <w:spacing w:before="7" w:line="262" w:lineRule="exact"/>
                          <w:ind w:left="120"/>
                          <w:jc w:val="left"/>
                          <w:rPr>
                            <w:sz w:val="24"/>
                          </w:rPr>
                        </w:pPr>
                        <w:r>
                          <w:rPr>
                            <w:sz w:val="24"/>
                          </w:rPr>
                          <w:t>0.834</w:t>
                        </w:r>
                      </w:p>
                    </w:tc>
                    <w:tc>
                      <w:tcPr>
                        <w:tcW w:w="737" w:type="dxa"/>
                      </w:tcPr>
                      <w:p w:rsidR="00AD1397" w:rsidRDefault="00AD1397">
                        <w:pPr>
                          <w:pStyle w:val="TableParagraph"/>
                          <w:spacing w:before="7" w:line="262" w:lineRule="exact"/>
                          <w:ind w:left="98" w:right="99"/>
                          <w:jc w:val="center"/>
                          <w:rPr>
                            <w:sz w:val="24"/>
                          </w:rPr>
                        </w:pPr>
                        <w:r>
                          <w:rPr>
                            <w:sz w:val="24"/>
                          </w:rPr>
                          <w:t>0.058</w:t>
                        </w:r>
                      </w:p>
                    </w:tc>
                    <w:tc>
                      <w:tcPr>
                        <w:tcW w:w="795" w:type="dxa"/>
                      </w:tcPr>
                      <w:p w:rsidR="00AD1397" w:rsidRDefault="00AD1397">
                        <w:pPr>
                          <w:pStyle w:val="TableParagraph"/>
                          <w:spacing w:before="7" w:line="262" w:lineRule="exact"/>
                          <w:ind w:right="118"/>
                          <w:rPr>
                            <w:sz w:val="24"/>
                          </w:rPr>
                        </w:pPr>
                        <w:r>
                          <w:rPr>
                            <w:w w:val="99"/>
                            <w:sz w:val="24"/>
                          </w:rPr>
                          <w:t>0</w:t>
                        </w:r>
                      </w:p>
                    </w:tc>
                    <w:tc>
                      <w:tcPr>
                        <w:tcW w:w="847" w:type="dxa"/>
                      </w:tcPr>
                      <w:p w:rsidR="00AD1397" w:rsidRDefault="00AD1397">
                        <w:pPr>
                          <w:pStyle w:val="TableParagraph"/>
                          <w:spacing w:before="7" w:line="262" w:lineRule="exact"/>
                          <w:ind w:right="118"/>
                          <w:rPr>
                            <w:sz w:val="24"/>
                          </w:rPr>
                        </w:pPr>
                        <w:r>
                          <w:rPr>
                            <w:w w:val="95"/>
                            <w:sz w:val="24"/>
                          </w:rPr>
                          <w:t>336</w:t>
                        </w:r>
                      </w:p>
                    </w:tc>
                    <w:tc>
                      <w:tcPr>
                        <w:tcW w:w="876" w:type="dxa"/>
                      </w:tcPr>
                      <w:p w:rsidR="00AD1397" w:rsidRDefault="00AD1397">
                        <w:pPr>
                          <w:pStyle w:val="TableParagraph"/>
                          <w:spacing w:before="7" w:line="262" w:lineRule="exact"/>
                          <w:ind w:right="258"/>
                          <w:rPr>
                            <w:sz w:val="24"/>
                          </w:rPr>
                        </w:pPr>
                        <w:r>
                          <w:rPr>
                            <w:w w:val="99"/>
                            <w:sz w:val="24"/>
                          </w:rPr>
                          <w:t>4</w:t>
                        </w:r>
                      </w:p>
                    </w:tc>
                    <w:tc>
                      <w:tcPr>
                        <w:tcW w:w="601" w:type="dxa"/>
                      </w:tcPr>
                      <w:p w:rsidR="00AD1397" w:rsidRDefault="00AD1397">
                        <w:pPr>
                          <w:pStyle w:val="TableParagraph"/>
                          <w:spacing w:before="7" w:line="262" w:lineRule="exact"/>
                          <w:ind w:right="118"/>
                          <w:rPr>
                            <w:sz w:val="24"/>
                          </w:rPr>
                        </w:pPr>
                        <w:r>
                          <w:rPr>
                            <w:w w:val="95"/>
                            <w:sz w:val="24"/>
                          </w:rPr>
                          <w:t>67</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see</w:t>
                        </w:r>
                        <w:r>
                          <w:rPr>
                            <w:sz w:val="24"/>
                          </w:rPr>
                          <w:tab/>
                          <w:t>2.540</w:t>
                        </w:r>
                      </w:p>
                    </w:tc>
                    <w:tc>
                      <w:tcPr>
                        <w:tcW w:w="738" w:type="dxa"/>
                      </w:tcPr>
                      <w:p w:rsidR="00AD1397" w:rsidRDefault="00AD1397">
                        <w:pPr>
                          <w:pStyle w:val="TableParagraph"/>
                          <w:spacing w:before="7" w:line="262" w:lineRule="exact"/>
                          <w:ind w:left="120"/>
                          <w:jc w:val="left"/>
                          <w:rPr>
                            <w:sz w:val="24"/>
                          </w:rPr>
                        </w:pPr>
                        <w:r>
                          <w:rPr>
                            <w:sz w:val="24"/>
                          </w:rPr>
                          <w:t>0.343</w:t>
                        </w:r>
                      </w:p>
                    </w:tc>
                    <w:tc>
                      <w:tcPr>
                        <w:tcW w:w="737" w:type="dxa"/>
                      </w:tcPr>
                      <w:p w:rsidR="00AD1397" w:rsidRDefault="00AD1397">
                        <w:pPr>
                          <w:pStyle w:val="TableParagraph"/>
                          <w:spacing w:before="7" w:line="262" w:lineRule="exact"/>
                          <w:ind w:left="98" w:right="99"/>
                          <w:jc w:val="center"/>
                          <w:rPr>
                            <w:sz w:val="24"/>
                          </w:rPr>
                        </w:pPr>
                        <w:r>
                          <w:rPr>
                            <w:sz w:val="24"/>
                          </w:rPr>
                          <w:t>0.056</w:t>
                        </w:r>
                      </w:p>
                    </w:tc>
                    <w:tc>
                      <w:tcPr>
                        <w:tcW w:w="795" w:type="dxa"/>
                      </w:tcPr>
                      <w:p w:rsidR="00AD1397" w:rsidRDefault="00AD1397">
                        <w:pPr>
                          <w:pStyle w:val="TableParagraph"/>
                          <w:spacing w:before="7" w:line="262" w:lineRule="exact"/>
                          <w:ind w:right="118"/>
                          <w:rPr>
                            <w:sz w:val="24"/>
                          </w:rPr>
                        </w:pPr>
                        <w:r>
                          <w:rPr>
                            <w:w w:val="95"/>
                            <w:sz w:val="24"/>
                          </w:rPr>
                          <w:t>46</w:t>
                        </w:r>
                      </w:p>
                    </w:tc>
                    <w:tc>
                      <w:tcPr>
                        <w:tcW w:w="847" w:type="dxa"/>
                      </w:tcPr>
                      <w:p w:rsidR="00AD1397" w:rsidRDefault="00AD1397">
                        <w:pPr>
                          <w:pStyle w:val="TableParagraph"/>
                          <w:spacing w:before="7" w:line="262" w:lineRule="exact"/>
                          <w:ind w:right="118"/>
                          <w:rPr>
                            <w:sz w:val="24"/>
                          </w:rPr>
                        </w:pPr>
                        <w:r>
                          <w:rPr>
                            <w:w w:val="95"/>
                            <w:sz w:val="24"/>
                          </w:rPr>
                          <w:t>5,563</w:t>
                        </w:r>
                      </w:p>
                    </w:tc>
                    <w:tc>
                      <w:tcPr>
                        <w:tcW w:w="876" w:type="dxa"/>
                      </w:tcPr>
                      <w:p w:rsidR="00AD1397" w:rsidRDefault="00AD1397">
                        <w:pPr>
                          <w:pStyle w:val="TableParagraph"/>
                          <w:spacing w:before="7" w:line="262" w:lineRule="exact"/>
                          <w:ind w:right="259"/>
                          <w:rPr>
                            <w:sz w:val="24"/>
                          </w:rPr>
                        </w:pPr>
                        <w:r>
                          <w:rPr>
                            <w:w w:val="95"/>
                            <w:sz w:val="24"/>
                          </w:rPr>
                          <w:t>11</w:t>
                        </w:r>
                      </w:p>
                    </w:tc>
                    <w:tc>
                      <w:tcPr>
                        <w:tcW w:w="601" w:type="dxa"/>
                      </w:tcPr>
                      <w:p w:rsidR="00AD1397" w:rsidRDefault="00AD1397">
                        <w:pPr>
                          <w:pStyle w:val="TableParagraph"/>
                          <w:spacing w:before="7" w:line="262" w:lineRule="exact"/>
                          <w:ind w:right="118"/>
                          <w:rPr>
                            <w:sz w:val="24"/>
                          </w:rPr>
                        </w:pPr>
                        <w:r>
                          <w:rPr>
                            <w:w w:val="95"/>
                            <w:sz w:val="24"/>
                          </w:rPr>
                          <w:t>68</w:t>
                        </w:r>
                      </w:p>
                    </w:tc>
                  </w:tr>
                  <w:tr w:rsidR="00AD1397">
                    <w:trPr>
                      <w:trHeight w:val="288"/>
                    </w:trPr>
                    <w:tc>
                      <w:tcPr>
                        <w:tcW w:w="2508" w:type="dxa"/>
                      </w:tcPr>
                      <w:p w:rsidR="00AD1397" w:rsidRDefault="00AD1397">
                        <w:pPr>
                          <w:pStyle w:val="TableParagraph"/>
                          <w:tabs>
                            <w:tab w:val="right" w:pos="2387"/>
                          </w:tabs>
                          <w:spacing w:before="7" w:line="262" w:lineRule="exact"/>
                          <w:ind w:left="119"/>
                          <w:jc w:val="left"/>
                          <w:rPr>
                            <w:sz w:val="24"/>
                          </w:rPr>
                        </w:pPr>
                        <w:r>
                          <w:rPr>
                            <w:sz w:val="24"/>
                          </w:rPr>
                          <w:t>understand</w:t>
                        </w:r>
                        <w:r>
                          <w:rPr>
                            <w:sz w:val="24"/>
                          </w:rPr>
                          <w:tab/>
                          <w:t>0.275</w:t>
                        </w:r>
                      </w:p>
                    </w:tc>
                    <w:tc>
                      <w:tcPr>
                        <w:tcW w:w="738" w:type="dxa"/>
                      </w:tcPr>
                      <w:p w:rsidR="00AD1397" w:rsidRDefault="00AD1397">
                        <w:pPr>
                          <w:pStyle w:val="TableParagraph"/>
                          <w:spacing w:before="7" w:line="262" w:lineRule="exact"/>
                          <w:ind w:left="121"/>
                          <w:jc w:val="left"/>
                          <w:rPr>
                            <w:sz w:val="24"/>
                          </w:rPr>
                        </w:pPr>
                        <w:r>
                          <w:rPr>
                            <w:sz w:val="24"/>
                          </w:rPr>
                          <w:t>0.724</w:t>
                        </w:r>
                      </w:p>
                    </w:tc>
                    <w:tc>
                      <w:tcPr>
                        <w:tcW w:w="737" w:type="dxa"/>
                      </w:tcPr>
                      <w:p w:rsidR="00AD1397" w:rsidRDefault="00AD1397">
                        <w:pPr>
                          <w:pStyle w:val="TableParagraph"/>
                          <w:spacing w:before="7" w:line="262" w:lineRule="exact"/>
                          <w:ind w:left="98" w:right="98"/>
                          <w:jc w:val="center"/>
                          <w:rPr>
                            <w:sz w:val="24"/>
                          </w:rPr>
                        </w:pPr>
                        <w:r>
                          <w:rPr>
                            <w:sz w:val="24"/>
                          </w:rPr>
                          <w:t>0.053</w:t>
                        </w:r>
                      </w:p>
                    </w:tc>
                    <w:tc>
                      <w:tcPr>
                        <w:tcW w:w="795" w:type="dxa"/>
                      </w:tcPr>
                      <w:p w:rsidR="00AD1397" w:rsidRDefault="00AD1397">
                        <w:pPr>
                          <w:pStyle w:val="TableParagraph"/>
                          <w:spacing w:before="7" w:line="262" w:lineRule="exact"/>
                          <w:ind w:right="118"/>
                          <w:rPr>
                            <w:sz w:val="24"/>
                          </w:rPr>
                        </w:pPr>
                        <w:r>
                          <w:rPr>
                            <w:w w:val="99"/>
                            <w:sz w:val="24"/>
                          </w:rPr>
                          <w:t>4</w:t>
                        </w:r>
                      </w:p>
                    </w:tc>
                    <w:tc>
                      <w:tcPr>
                        <w:tcW w:w="847" w:type="dxa"/>
                      </w:tcPr>
                      <w:p w:rsidR="00AD1397" w:rsidRDefault="00AD1397">
                        <w:pPr>
                          <w:pStyle w:val="TableParagraph"/>
                          <w:spacing w:before="7" w:line="262" w:lineRule="exact"/>
                          <w:ind w:right="117"/>
                          <w:rPr>
                            <w:sz w:val="24"/>
                          </w:rPr>
                        </w:pPr>
                        <w:r>
                          <w:rPr>
                            <w:w w:val="95"/>
                            <w:sz w:val="24"/>
                          </w:rPr>
                          <w:t>752</w:t>
                        </w:r>
                      </w:p>
                    </w:tc>
                    <w:tc>
                      <w:tcPr>
                        <w:tcW w:w="876" w:type="dxa"/>
                      </w:tcPr>
                      <w:p w:rsidR="00AD1397" w:rsidRDefault="00AD1397">
                        <w:pPr>
                          <w:pStyle w:val="TableParagraph"/>
                          <w:spacing w:before="7" w:line="262" w:lineRule="exact"/>
                          <w:ind w:right="257"/>
                          <w:rPr>
                            <w:sz w:val="24"/>
                          </w:rPr>
                        </w:pPr>
                        <w:r>
                          <w:rPr>
                            <w:w w:val="99"/>
                            <w:sz w:val="24"/>
                          </w:rPr>
                          <w:t>3</w:t>
                        </w:r>
                      </w:p>
                    </w:tc>
                    <w:tc>
                      <w:tcPr>
                        <w:tcW w:w="601" w:type="dxa"/>
                      </w:tcPr>
                      <w:p w:rsidR="00AD1397" w:rsidRDefault="00AD1397">
                        <w:pPr>
                          <w:pStyle w:val="TableParagraph"/>
                          <w:spacing w:before="7" w:line="262" w:lineRule="exact"/>
                          <w:ind w:right="117"/>
                          <w:rPr>
                            <w:sz w:val="24"/>
                          </w:rPr>
                        </w:pPr>
                        <w:r>
                          <w:rPr>
                            <w:w w:val="95"/>
                            <w:sz w:val="24"/>
                          </w:rPr>
                          <w:t>71</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want</w:t>
                        </w:r>
                        <w:r>
                          <w:rPr>
                            <w:sz w:val="24"/>
                          </w:rPr>
                          <w:tab/>
                          <w:t>1.552</w:t>
                        </w:r>
                      </w:p>
                    </w:tc>
                    <w:tc>
                      <w:tcPr>
                        <w:tcW w:w="738" w:type="dxa"/>
                      </w:tcPr>
                      <w:p w:rsidR="00AD1397" w:rsidRDefault="00AD1397">
                        <w:pPr>
                          <w:pStyle w:val="TableParagraph"/>
                          <w:spacing w:before="7" w:line="262" w:lineRule="exact"/>
                          <w:ind w:left="120"/>
                          <w:jc w:val="left"/>
                          <w:rPr>
                            <w:sz w:val="24"/>
                          </w:rPr>
                        </w:pPr>
                        <w:r>
                          <w:rPr>
                            <w:sz w:val="24"/>
                          </w:rPr>
                          <w:t>0.374</w:t>
                        </w:r>
                      </w:p>
                    </w:tc>
                    <w:tc>
                      <w:tcPr>
                        <w:tcW w:w="737" w:type="dxa"/>
                      </w:tcPr>
                      <w:p w:rsidR="00AD1397" w:rsidRDefault="00AD1397">
                        <w:pPr>
                          <w:pStyle w:val="TableParagraph"/>
                          <w:spacing w:before="7" w:line="262" w:lineRule="exact"/>
                          <w:ind w:left="98" w:right="99"/>
                          <w:jc w:val="center"/>
                          <w:rPr>
                            <w:sz w:val="24"/>
                          </w:rPr>
                        </w:pPr>
                        <w:r>
                          <w:rPr>
                            <w:sz w:val="24"/>
                          </w:rPr>
                          <w:t>0.037</w:t>
                        </w:r>
                      </w:p>
                    </w:tc>
                    <w:tc>
                      <w:tcPr>
                        <w:tcW w:w="795" w:type="dxa"/>
                      </w:tcPr>
                      <w:p w:rsidR="00AD1397" w:rsidRDefault="00AD1397">
                        <w:pPr>
                          <w:pStyle w:val="TableParagraph"/>
                          <w:spacing w:before="7" w:line="262" w:lineRule="exact"/>
                          <w:ind w:right="118"/>
                          <w:rPr>
                            <w:sz w:val="24"/>
                          </w:rPr>
                        </w:pPr>
                        <w:r>
                          <w:rPr>
                            <w:w w:val="99"/>
                            <w:sz w:val="24"/>
                          </w:rPr>
                          <w:t>7</w:t>
                        </w:r>
                      </w:p>
                    </w:tc>
                    <w:tc>
                      <w:tcPr>
                        <w:tcW w:w="847" w:type="dxa"/>
                      </w:tcPr>
                      <w:p w:rsidR="00AD1397" w:rsidRDefault="00AD1397">
                        <w:pPr>
                          <w:pStyle w:val="TableParagraph"/>
                          <w:spacing w:before="7" w:line="262" w:lineRule="exact"/>
                          <w:ind w:right="118"/>
                          <w:rPr>
                            <w:sz w:val="24"/>
                          </w:rPr>
                        </w:pPr>
                        <w:r>
                          <w:rPr>
                            <w:w w:val="95"/>
                            <w:sz w:val="24"/>
                          </w:rPr>
                          <w:t>4,899</w:t>
                        </w:r>
                      </w:p>
                    </w:tc>
                    <w:tc>
                      <w:tcPr>
                        <w:tcW w:w="876" w:type="dxa"/>
                      </w:tcPr>
                      <w:p w:rsidR="00AD1397" w:rsidRDefault="00AD1397">
                        <w:pPr>
                          <w:pStyle w:val="TableParagraph"/>
                          <w:spacing w:before="7" w:line="262" w:lineRule="exact"/>
                          <w:ind w:right="259"/>
                          <w:rPr>
                            <w:sz w:val="24"/>
                          </w:rPr>
                        </w:pPr>
                        <w:r>
                          <w:rPr>
                            <w:w w:val="95"/>
                            <w:sz w:val="24"/>
                          </w:rPr>
                          <w:t>23</w:t>
                        </w:r>
                      </w:p>
                    </w:tc>
                    <w:tc>
                      <w:tcPr>
                        <w:tcW w:w="601" w:type="dxa"/>
                      </w:tcPr>
                      <w:p w:rsidR="00AD1397" w:rsidRDefault="00AD1397">
                        <w:pPr>
                          <w:pStyle w:val="TableParagraph"/>
                          <w:spacing w:before="7" w:line="262" w:lineRule="exact"/>
                          <w:ind w:right="118"/>
                          <w:rPr>
                            <w:sz w:val="24"/>
                          </w:rPr>
                        </w:pPr>
                        <w:r>
                          <w:rPr>
                            <w:w w:val="95"/>
                            <w:sz w:val="24"/>
                          </w:rPr>
                          <w:t>75</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know</w:t>
                        </w:r>
                        <w:r>
                          <w:rPr>
                            <w:sz w:val="24"/>
                          </w:rPr>
                          <w:tab/>
                          <w:t>13.729</w:t>
                        </w:r>
                      </w:p>
                    </w:tc>
                    <w:tc>
                      <w:tcPr>
                        <w:tcW w:w="738" w:type="dxa"/>
                      </w:tcPr>
                      <w:p w:rsidR="00AD1397" w:rsidRDefault="00AD1397">
                        <w:pPr>
                          <w:pStyle w:val="TableParagraph"/>
                          <w:spacing w:before="7" w:line="262" w:lineRule="exact"/>
                          <w:ind w:left="120"/>
                          <w:jc w:val="left"/>
                          <w:rPr>
                            <w:sz w:val="24"/>
                          </w:rPr>
                        </w:pPr>
                        <w:r>
                          <w:rPr>
                            <w:sz w:val="24"/>
                          </w:rPr>
                          <w:t>0.214</w:t>
                        </w:r>
                      </w:p>
                    </w:tc>
                    <w:tc>
                      <w:tcPr>
                        <w:tcW w:w="737" w:type="dxa"/>
                      </w:tcPr>
                      <w:p w:rsidR="00AD1397" w:rsidRDefault="00AD1397">
                        <w:pPr>
                          <w:pStyle w:val="TableParagraph"/>
                          <w:spacing w:before="7" w:line="262" w:lineRule="exact"/>
                          <w:ind w:left="98" w:right="99"/>
                          <w:jc w:val="center"/>
                          <w:rPr>
                            <w:sz w:val="24"/>
                          </w:rPr>
                        </w:pPr>
                        <w:r>
                          <w:rPr>
                            <w:sz w:val="24"/>
                          </w:rPr>
                          <w:t>0.030</w:t>
                        </w:r>
                      </w:p>
                    </w:tc>
                    <w:tc>
                      <w:tcPr>
                        <w:tcW w:w="795" w:type="dxa"/>
                      </w:tcPr>
                      <w:p w:rsidR="00AD1397" w:rsidRDefault="00AD1397">
                        <w:pPr>
                          <w:pStyle w:val="TableParagraph"/>
                          <w:spacing w:before="7" w:line="262" w:lineRule="exact"/>
                          <w:ind w:right="118"/>
                          <w:rPr>
                            <w:sz w:val="24"/>
                          </w:rPr>
                        </w:pPr>
                        <w:r>
                          <w:rPr>
                            <w:w w:val="99"/>
                            <w:sz w:val="24"/>
                          </w:rPr>
                          <w:t>7</w:t>
                        </w:r>
                      </w:p>
                    </w:tc>
                    <w:tc>
                      <w:tcPr>
                        <w:tcW w:w="847" w:type="dxa"/>
                      </w:tcPr>
                      <w:p w:rsidR="00AD1397" w:rsidRDefault="00AD1397">
                        <w:pPr>
                          <w:pStyle w:val="TableParagraph"/>
                          <w:spacing w:before="7" w:line="262" w:lineRule="exact"/>
                          <w:ind w:right="118"/>
                          <w:rPr>
                            <w:sz w:val="24"/>
                          </w:rPr>
                        </w:pPr>
                        <w:r>
                          <w:rPr>
                            <w:w w:val="95"/>
                            <w:sz w:val="24"/>
                          </w:rPr>
                          <w:t>11,496</w:t>
                        </w:r>
                      </w:p>
                    </w:tc>
                    <w:tc>
                      <w:tcPr>
                        <w:tcW w:w="876" w:type="dxa"/>
                      </w:tcPr>
                      <w:p w:rsidR="00AD1397" w:rsidRDefault="00AD1397">
                        <w:pPr>
                          <w:pStyle w:val="TableParagraph"/>
                          <w:spacing w:before="7" w:line="262" w:lineRule="exact"/>
                          <w:ind w:right="257"/>
                          <w:rPr>
                            <w:sz w:val="24"/>
                          </w:rPr>
                        </w:pPr>
                        <w:r>
                          <w:rPr>
                            <w:w w:val="95"/>
                            <w:sz w:val="24"/>
                          </w:rPr>
                          <w:t>51</w:t>
                        </w:r>
                      </w:p>
                    </w:tc>
                    <w:tc>
                      <w:tcPr>
                        <w:tcW w:w="601" w:type="dxa"/>
                      </w:tcPr>
                      <w:p w:rsidR="00AD1397" w:rsidRDefault="00AD1397">
                        <w:pPr>
                          <w:pStyle w:val="TableParagraph"/>
                          <w:spacing w:before="7" w:line="262" w:lineRule="exact"/>
                          <w:ind w:right="118"/>
                          <w:rPr>
                            <w:sz w:val="24"/>
                          </w:rPr>
                        </w:pPr>
                        <w:r>
                          <w:rPr>
                            <w:w w:val="95"/>
                            <w:sz w:val="24"/>
                          </w:rPr>
                          <w:t>76</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hate</w:t>
                        </w:r>
                        <w:r>
                          <w:rPr>
                            <w:sz w:val="24"/>
                          </w:rPr>
                          <w:tab/>
                          <w:t>0.140</w:t>
                        </w:r>
                      </w:p>
                    </w:tc>
                    <w:tc>
                      <w:tcPr>
                        <w:tcW w:w="738" w:type="dxa"/>
                      </w:tcPr>
                      <w:p w:rsidR="00AD1397" w:rsidRDefault="00AD1397">
                        <w:pPr>
                          <w:pStyle w:val="TableParagraph"/>
                          <w:spacing w:before="7" w:line="262" w:lineRule="exact"/>
                          <w:ind w:left="120"/>
                          <w:jc w:val="left"/>
                          <w:rPr>
                            <w:sz w:val="24"/>
                          </w:rPr>
                        </w:pPr>
                        <w:r>
                          <w:rPr>
                            <w:sz w:val="24"/>
                          </w:rPr>
                          <w:t>0.840</w:t>
                        </w:r>
                      </w:p>
                    </w:tc>
                    <w:tc>
                      <w:tcPr>
                        <w:tcW w:w="737" w:type="dxa"/>
                      </w:tcPr>
                      <w:p w:rsidR="00AD1397" w:rsidRDefault="00AD1397">
                        <w:pPr>
                          <w:pStyle w:val="TableParagraph"/>
                          <w:spacing w:before="7" w:line="262" w:lineRule="exact"/>
                          <w:ind w:left="98" w:right="99"/>
                          <w:jc w:val="center"/>
                          <w:rPr>
                            <w:sz w:val="24"/>
                          </w:rPr>
                        </w:pPr>
                        <w:r>
                          <w:rPr>
                            <w:sz w:val="24"/>
                          </w:rPr>
                          <w:t>0.026</w:t>
                        </w:r>
                      </w:p>
                    </w:tc>
                    <w:tc>
                      <w:tcPr>
                        <w:tcW w:w="795" w:type="dxa"/>
                      </w:tcPr>
                      <w:p w:rsidR="00AD1397" w:rsidRDefault="00AD1397">
                        <w:pPr>
                          <w:pStyle w:val="TableParagraph"/>
                          <w:spacing w:before="7" w:line="262" w:lineRule="exact"/>
                          <w:ind w:right="118"/>
                          <w:rPr>
                            <w:sz w:val="24"/>
                          </w:rPr>
                        </w:pPr>
                        <w:r>
                          <w:rPr>
                            <w:w w:val="99"/>
                            <w:sz w:val="24"/>
                          </w:rPr>
                          <w:t>0</w:t>
                        </w:r>
                      </w:p>
                    </w:tc>
                    <w:tc>
                      <w:tcPr>
                        <w:tcW w:w="847" w:type="dxa"/>
                      </w:tcPr>
                      <w:p w:rsidR="00AD1397" w:rsidRDefault="00AD1397">
                        <w:pPr>
                          <w:pStyle w:val="TableParagraph"/>
                          <w:spacing w:before="7" w:line="262" w:lineRule="exact"/>
                          <w:ind w:right="118"/>
                          <w:rPr>
                            <w:sz w:val="24"/>
                          </w:rPr>
                        </w:pPr>
                        <w:r>
                          <w:rPr>
                            <w:w w:val="95"/>
                            <w:sz w:val="24"/>
                          </w:rPr>
                          <w:t>442</w:t>
                        </w:r>
                      </w:p>
                    </w:tc>
                    <w:tc>
                      <w:tcPr>
                        <w:tcW w:w="876" w:type="dxa"/>
                      </w:tcPr>
                      <w:p w:rsidR="00AD1397" w:rsidRDefault="00AD1397">
                        <w:pPr>
                          <w:pStyle w:val="TableParagraph"/>
                          <w:spacing w:before="7" w:line="262" w:lineRule="exact"/>
                          <w:ind w:right="258"/>
                          <w:rPr>
                            <w:sz w:val="24"/>
                          </w:rPr>
                        </w:pPr>
                        <w:r>
                          <w:rPr>
                            <w:w w:val="99"/>
                            <w:sz w:val="24"/>
                          </w:rPr>
                          <w:t>2</w:t>
                        </w:r>
                      </w:p>
                    </w:tc>
                    <w:tc>
                      <w:tcPr>
                        <w:tcW w:w="601" w:type="dxa"/>
                      </w:tcPr>
                      <w:p w:rsidR="00AD1397" w:rsidRDefault="00AD1397">
                        <w:pPr>
                          <w:pStyle w:val="TableParagraph"/>
                          <w:spacing w:before="7" w:line="262" w:lineRule="exact"/>
                          <w:ind w:right="118"/>
                          <w:rPr>
                            <w:sz w:val="24"/>
                          </w:rPr>
                        </w:pPr>
                        <w:r>
                          <w:rPr>
                            <w:w w:val="95"/>
                            <w:sz w:val="24"/>
                          </w:rPr>
                          <w:t>78</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believe</w:t>
                        </w:r>
                        <w:r>
                          <w:rPr>
                            <w:sz w:val="24"/>
                          </w:rPr>
                          <w:tab/>
                          <w:t>0.312</w:t>
                        </w:r>
                      </w:p>
                    </w:tc>
                    <w:tc>
                      <w:tcPr>
                        <w:tcW w:w="738" w:type="dxa"/>
                      </w:tcPr>
                      <w:p w:rsidR="00AD1397" w:rsidRDefault="00AD1397">
                        <w:pPr>
                          <w:pStyle w:val="TableParagraph"/>
                          <w:spacing w:before="7" w:line="262" w:lineRule="exact"/>
                          <w:ind w:left="120"/>
                          <w:jc w:val="left"/>
                          <w:rPr>
                            <w:sz w:val="24"/>
                          </w:rPr>
                        </w:pPr>
                        <w:r>
                          <w:rPr>
                            <w:sz w:val="24"/>
                          </w:rPr>
                          <w:t>0.709</w:t>
                        </w:r>
                      </w:p>
                    </w:tc>
                    <w:tc>
                      <w:tcPr>
                        <w:tcW w:w="737" w:type="dxa"/>
                      </w:tcPr>
                      <w:p w:rsidR="00AD1397" w:rsidRDefault="00AD1397">
                        <w:pPr>
                          <w:pStyle w:val="TableParagraph"/>
                          <w:spacing w:before="7" w:line="262" w:lineRule="exact"/>
                          <w:ind w:left="98" w:right="99"/>
                          <w:jc w:val="center"/>
                          <w:rPr>
                            <w:sz w:val="24"/>
                          </w:rPr>
                        </w:pPr>
                        <w:r>
                          <w:rPr>
                            <w:sz w:val="24"/>
                          </w:rPr>
                          <w:t>0.014</w:t>
                        </w:r>
                      </w:p>
                    </w:tc>
                    <w:tc>
                      <w:tcPr>
                        <w:tcW w:w="795" w:type="dxa"/>
                      </w:tcPr>
                      <w:p w:rsidR="00AD1397" w:rsidRDefault="00AD1397">
                        <w:pPr>
                          <w:pStyle w:val="TableParagraph"/>
                          <w:spacing w:before="7" w:line="262" w:lineRule="exact"/>
                          <w:ind w:right="118"/>
                          <w:rPr>
                            <w:sz w:val="24"/>
                          </w:rPr>
                        </w:pPr>
                        <w:r>
                          <w:rPr>
                            <w:w w:val="99"/>
                            <w:sz w:val="24"/>
                          </w:rPr>
                          <w:t>0</w:t>
                        </w:r>
                      </w:p>
                    </w:tc>
                    <w:tc>
                      <w:tcPr>
                        <w:tcW w:w="847" w:type="dxa"/>
                      </w:tcPr>
                      <w:p w:rsidR="00AD1397" w:rsidRDefault="00AD1397">
                        <w:pPr>
                          <w:pStyle w:val="TableParagraph"/>
                          <w:spacing w:before="7" w:line="262" w:lineRule="exact"/>
                          <w:ind w:right="118"/>
                          <w:rPr>
                            <w:sz w:val="24"/>
                          </w:rPr>
                        </w:pPr>
                        <w:r>
                          <w:rPr>
                            <w:w w:val="95"/>
                            <w:sz w:val="24"/>
                          </w:rPr>
                          <w:t>953</w:t>
                        </w:r>
                      </w:p>
                    </w:tc>
                    <w:tc>
                      <w:tcPr>
                        <w:tcW w:w="876" w:type="dxa"/>
                      </w:tcPr>
                      <w:p w:rsidR="00AD1397" w:rsidRDefault="00AD1397">
                        <w:pPr>
                          <w:pStyle w:val="TableParagraph"/>
                          <w:spacing w:before="7" w:line="262" w:lineRule="exact"/>
                          <w:ind w:right="258"/>
                          <w:rPr>
                            <w:sz w:val="24"/>
                          </w:rPr>
                        </w:pPr>
                        <w:r>
                          <w:rPr>
                            <w:w w:val="99"/>
                            <w:sz w:val="24"/>
                          </w:rPr>
                          <w:t>2</w:t>
                        </w:r>
                      </w:p>
                    </w:tc>
                    <w:tc>
                      <w:tcPr>
                        <w:tcW w:w="601" w:type="dxa"/>
                      </w:tcPr>
                      <w:p w:rsidR="00AD1397" w:rsidRDefault="00AD1397">
                        <w:pPr>
                          <w:pStyle w:val="TableParagraph"/>
                          <w:spacing w:before="7" w:line="262" w:lineRule="exact"/>
                          <w:ind w:right="118"/>
                          <w:rPr>
                            <w:sz w:val="24"/>
                          </w:rPr>
                        </w:pPr>
                        <w:r>
                          <w:rPr>
                            <w:w w:val="95"/>
                            <w:sz w:val="24"/>
                          </w:rPr>
                          <w:t>81</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enjoy</w:t>
                        </w:r>
                        <w:r>
                          <w:rPr>
                            <w:sz w:val="24"/>
                          </w:rPr>
                          <w:tab/>
                          <w:t>0.481</w:t>
                        </w:r>
                      </w:p>
                    </w:tc>
                    <w:tc>
                      <w:tcPr>
                        <w:tcW w:w="738" w:type="dxa"/>
                      </w:tcPr>
                      <w:p w:rsidR="00AD1397" w:rsidRDefault="00AD1397">
                        <w:pPr>
                          <w:pStyle w:val="TableParagraph"/>
                          <w:spacing w:before="7" w:line="262" w:lineRule="exact"/>
                          <w:ind w:left="120"/>
                          <w:jc w:val="left"/>
                          <w:rPr>
                            <w:sz w:val="24"/>
                          </w:rPr>
                        </w:pPr>
                        <w:r>
                          <w:rPr>
                            <w:sz w:val="24"/>
                          </w:rPr>
                          <w:t>0.677</w:t>
                        </w:r>
                      </w:p>
                    </w:tc>
                    <w:tc>
                      <w:tcPr>
                        <w:tcW w:w="737" w:type="dxa"/>
                      </w:tcPr>
                      <w:p w:rsidR="00AD1397" w:rsidRDefault="00AD1397">
                        <w:pPr>
                          <w:pStyle w:val="TableParagraph"/>
                          <w:spacing w:before="7" w:line="262" w:lineRule="exact"/>
                          <w:ind w:left="98" w:right="99"/>
                          <w:jc w:val="center"/>
                          <w:rPr>
                            <w:sz w:val="24"/>
                          </w:rPr>
                        </w:pPr>
                        <w:r>
                          <w:rPr>
                            <w:sz w:val="24"/>
                          </w:rPr>
                          <w:t>0.005</w:t>
                        </w:r>
                      </w:p>
                    </w:tc>
                    <w:tc>
                      <w:tcPr>
                        <w:tcW w:w="795" w:type="dxa"/>
                      </w:tcPr>
                      <w:p w:rsidR="00AD1397" w:rsidRDefault="00AD1397">
                        <w:pPr>
                          <w:pStyle w:val="TableParagraph"/>
                          <w:spacing w:before="7" w:line="262" w:lineRule="exact"/>
                          <w:ind w:right="118"/>
                          <w:rPr>
                            <w:sz w:val="24"/>
                          </w:rPr>
                        </w:pPr>
                        <w:r>
                          <w:rPr>
                            <w:w w:val="99"/>
                            <w:sz w:val="24"/>
                          </w:rPr>
                          <w:t>0</w:t>
                        </w:r>
                      </w:p>
                    </w:tc>
                    <w:tc>
                      <w:tcPr>
                        <w:tcW w:w="847" w:type="dxa"/>
                      </w:tcPr>
                      <w:p w:rsidR="00AD1397" w:rsidRDefault="00AD1397">
                        <w:pPr>
                          <w:pStyle w:val="TableParagraph"/>
                          <w:spacing w:before="7" w:line="262" w:lineRule="exact"/>
                          <w:ind w:right="118"/>
                          <w:rPr>
                            <w:sz w:val="24"/>
                          </w:rPr>
                        </w:pPr>
                        <w:r>
                          <w:rPr>
                            <w:w w:val="95"/>
                            <w:sz w:val="24"/>
                          </w:rPr>
                          <w:t>1,485</w:t>
                        </w:r>
                      </w:p>
                    </w:tc>
                    <w:tc>
                      <w:tcPr>
                        <w:tcW w:w="876" w:type="dxa"/>
                      </w:tcPr>
                      <w:p w:rsidR="00AD1397" w:rsidRDefault="00AD1397">
                        <w:pPr>
                          <w:pStyle w:val="TableParagraph"/>
                          <w:spacing w:before="7" w:line="262" w:lineRule="exact"/>
                          <w:ind w:right="258"/>
                          <w:rPr>
                            <w:sz w:val="24"/>
                          </w:rPr>
                        </w:pPr>
                        <w:r>
                          <w:rPr>
                            <w:w w:val="99"/>
                            <w:sz w:val="24"/>
                          </w:rPr>
                          <w:t>1</w:t>
                        </w:r>
                      </w:p>
                    </w:tc>
                    <w:tc>
                      <w:tcPr>
                        <w:tcW w:w="601" w:type="dxa"/>
                      </w:tcPr>
                      <w:p w:rsidR="00AD1397" w:rsidRDefault="00AD1397">
                        <w:pPr>
                          <w:pStyle w:val="TableParagraph"/>
                          <w:spacing w:before="7" w:line="262" w:lineRule="exact"/>
                          <w:ind w:right="118"/>
                          <w:rPr>
                            <w:sz w:val="24"/>
                          </w:rPr>
                        </w:pPr>
                        <w:r>
                          <w:rPr>
                            <w:w w:val="95"/>
                            <w:sz w:val="24"/>
                          </w:rPr>
                          <w:t>90</w:t>
                        </w:r>
                      </w:p>
                    </w:tc>
                  </w:tr>
                  <w:tr w:rsidR="00AD1397">
                    <w:trPr>
                      <w:trHeight w:val="348"/>
                    </w:trPr>
                    <w:tc>
                      <w:tcPr>
                        <w:tcW w:w="2508" w:type="dxa"/>
                        <w:tcBorders>
                          <w:bottom w:val="single" w:sz="6" w:space="0" w:color="000000"/>
                        </w:tcBorders>
                      </w:tcPr>
                      <w:p w:rsidR="00AD1397" w:rsidRDefault="00AD1397">
                        <w:pPr>
                          <w:pStyle w:val="TableParagraph"/>
                          <w:tabs>
                            <w:tab w:val="right" w:pos="2386"/>
                          </w:tabs>
                          <w:spacing w:before="7" w:line="240" w:lineRule="auto"/>
                          <w:ind w:left="119"/>
                          <w:jc w:val="left"/>
                          <w:rPr>
                            <w:sz w:val="24"/>
                          </w:rPr>
                        </w:pPr>
                        <w:r>
                          <w:rPr>
                            <w:sz w:val="24"/>
                          </w:rPr>
                          <w:t>like</w:t>
                        </w:r>
                        <w:r>
                          <w:rPr>
                            <w:sz w:val="24"/>
                          </w:rPr>
                          <w:tab/>
                          <w:t>1.158</w:t>
                        </w:r>
                      </w:p>
                    </w:tc>
                    <w:tc>
                      <w:tcPr>
                        <w:tcW w:w="738" w:type="dxa"/>
                        <w:tcBorders>
                          <w:bottom w:val="single" w:sz="6" w:space="0" w:color="000000"/>
                        </w:tcBorders>
                      </w:tcPr>
                      <w:p w:rsidR="00AD1397" w:rsidRDefault="00AD1397">
                        <w:pPr>
                          <w:pStyle w:val="TableParagraph"/>
                          <w:spacing w:before="7" w:line="240" w:lineRule="auto"/>
                          <w:ind w:left="120"/>
                          <w:jc w:val="left"/>
                          <w:rPr>
                            <w:sz w:val="24"/>
                          </w:rPr>
                        </w:pPr>
                        <w:r>
                          <w:rPr>
                            <w:sz w:val="24"/>
                          </w:rPr>
                          <w:t>0.447</w:t>
                        </w:r>
                      </w:p>
                    </w:tc>
                    <w:tc>
                      <w:tcPr>
                        <w:tcW w:w="737" w:type="dxa"/>
                        <w:tcBorders>
                          <w:bottom w:val="single" w:sz="6" w:space="0" w:color="000000"/>
                        </w:tcBorders>
                      </w:tcPr>
                      <w:p w:rsidR="00AD1397" w:rsidRDefault="00AD1397">
                        <w:pPr>
                          <w:pStyle w:val="TableParagraph"/>
                          <w:spacing w:before="7" w:line="240" w:lineRule="auto"/>
                          <w:ind w:left="98" w:right="99"/>
                          <w:jc w:val="center"/>
                          <w:rPr>
                            <w:sz w:val="24"/>
                          </w:rPr>
                        </w:pPr>
                        <w:r>
                          <w:rPr>
                            <w:sz w:val="24"/>
                          </w:rPr>
                          <w:t>0.003</w:t>
                        </w:r>
                      </w:p>
                    </w:tc>
                    <w:tc>
                      <w:tcPr>
                        <w:tcW w:w="795" w:type="dxa"/>
                        <w:tcBorders>
                          <w:bottom w:val="single" w:sz="6" w:space="0" w:color="000000"/>
                        </w:tcBorders>
                      </w:tcPr>
                      <w:p w:rsidR="00AD1397" w:rsidRDefault="00AD1397">
                        <w:pPr>
                          <w:pStyle w:val="TableParagraph"/>
                          <w:spacing w:before="7" w:line="240" w:lineRule="auto"/>
                          <w:ind w:right="118"/>
                          <w:rPr>
                            <w:sz w:val="24"/>
                          </w:rPr>
                        </w:pPr>
                        <w:r>
                          <w:rPr>
                            <w:w w:val="99"/>
                            <w:sz w:val="24"/>
                          </w:rPr>
                          <w:t>1</w:t>
                        </w:r>
                      </w:p>
                    </w:tc>
                    <w:tc>
                      <w:tcPr>
                        <w:tcW w:w="847" w:type="dxa"/>
                        <w:tcBorders>
                          <w:bottom w:val="single" w:sz="6" w:space="0" w:color="000000"/>
                        </w:tcBorders>
                      </w:tcPr>
                      <w:p w:rsidR="00AD1397" w:rsidRDefault="00AD1397">
                        <w:pPr>
                          <w:pStyle w:val="TableParagraph"/>
                          <w:spacing w:before="7" w:line="240" w:lineRule="auto"/>
                          <w:ind w:right="118"/>
                          <w:rPr>
                            <w:sz w:val="24"/>
                          </w:rPr>
                        </w:pPr>
                        <w:r>
                          <w:rPr>
                            <w:w w:val="95"/>
                            <w:sz w:val="24"/>
                          </w:rPr>
                          <w:t>3,105</w:t>
                        </w:r>
                      </w:p>
                    </w:tc>
                    <w:tc>
                      <w:tcPr>
                        <w:tcW w:w="876" w:type="dxa"/>
                        <w:tcBorders>
                          <w:bottom w:val="single" w:sz="6" w:space="0" w:color="000000"/>
                        </w:tcBorders>
                      </w:tcPr>
                      <w:p w:rsidR="00AD1397" w:rsidRDefault="00AD1397">
                        <w:pPr>
                          <w:pStyle w:val="TableParagraph"/>
                          <w:spacing w:before="7" w:line="240" w:lineRule="auto"/>
                          <w:ind w:right="258"/>
                          <w:rPr>
                            <w:sz w:val="24"/>
                          </w:rPr>
                        </w:pPr>
                        <w:r>
                          <w:rPr>
                            <w:w w:val="99"/>
                            <w:sz w:val="24"/>
                          </w:rPr>
                          <w:t>0</w:t>
                        </w:r>
                      </w:p>
                    </w:tc>
                    <w:tc>
                      <w:tcPr>
                        <w:tcW w:w="601" w:type="dxa"/>
                        <w:tcBorders>
                          <w:bottom w:val="single" w:sz="6" w:space="0" w:color="000000"/>
                        </w:tcBorders>
                      </w:tcPr>
                      <w:p w:rsidR="00AD1397" w:rsidRDefault="00AD1397">
                        <w:pPr>
                          <w:pStyle w:val="TableParagraph"/>
                          <w:spacing w:before="7" w:line="240" w:lineRule="auto"/>
                          <w:ind w:right="118"/>
                          <w:rPr>
                            <w:sz w:val="24"/>
                          </w:rPr>
                        </w:pPr>
                        <w:r>
                          <w:rPr>
                            <w:w w:val="95"/>
                            <w:sz w:val="24"/>
                          </w:rPr>
                          <w:t>94</w:t>
                        </w:r>
                      </w:p>
                    </w:tc>
                  </w:tr>
                  <w:tr w:rsidR="00AD1397">
                    <w:trPr>
                      <w:trHeight w:val="394"/>
                    </w:trPr>
                    <w:tc>
                      <w:tcPr>
                        <w:tcW w:w="2508" w:type="dxa"/>
                        <w:tcBorders>
                          <w:top w:val="single" w:sz="6" w:space="0" w:color="000000"/>
                          <w:bottom w:val="single" w:sz="6" w:space="0" w:color="000000"/>
                        </w:tcBorders>
                      </w:tcPr>
                      <w:p w:rsidR="00AD1397" w:rsidRDefault="00AD1397">
                        <w:pPr>
                          <w:pStyle w:val="TableParagraph"/>
                          <w:spacing w:before="53" w:line="240" w:lineRule="auto"/>
                          <w:ind w:left="119"/>
                          <w:jc w:val="left"/>
                          <w:rPr>
                            <w:sz w:val="24"/>
                          </w:rPr>
                        </w:pPr>
                        <w:r>
                          <w:rPr>
                            <w:sz w:val="24"/>
                          </w:rPr>
                          <w:t>Human Animates</w:t>
                        </w:r>
                      </w:p>
                    </w:tc>
                    <w:tc>
                      <w:tcPr>
                        <w:tcW w:w="738"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737"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795"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847"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876"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601"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r>
                  <w:tr w:rsidR="00AD1397">
                    <w:trPr>
                      <w:trHeight w:val="334"/>
                    </w:trPr>
                    <w:tc>
                      <w:tcPr>
                        <w:tcW w:w="2508" w:type="dxa"/>
                        <w:tcBorders>
                          <w:top w:val="single" w:sz="6" w:space="0" w:color="000000"/>
                        </w:tcBorders>
                      </w:tcPr>
                      <w:p w:rsidR="00AD1397" w:rsidRDefault="00AD1397">
                        <w:pPr>
                          <w:pStyle w:val="TableParagraph"/>
                          <w:tabs>
                            <w:tab w:val="right" w:pos="2386"/>
                          </w:tabs>
                          <w:spacing w:before="53" w:line="262" w:lineRule="exact"/>
                          <w:ind w:left="119"/>
                          <w:jc w:val="left"/>
                          <w:rPr>
                            <w:sz w:val="24"/>
                          </w:rPr>
                        </w:pPr>
                        <w:r>
                          <w:rPr>
                            <w:sz w:val="24"/>
                          </w:rPr>
                          <w:t>child</w:t>
                        </w:r>
                        <w:r>
                          <w:rPr>
                            <w:sz w:val="24"/>
                          </w:rPr>
                          <w:tab/>
                          <w:t>0.784</w:t>
                        </w:r>
                      </w:p>
                    </w:tc>
                    <w:tc>
                      <w:tcPr>
                        <w:tcW w:w="738" w:type="dxa"/>
                        <w:tcBorders>
                          <w:top w:val="single" w:sz="6" w:space="0" w:color="000000"/>
                        </w:tcBorders>
                      </w:tcPr>
                      <w:p w:rsidR="00AD1397" w:rsidRDefault="00AD1397">
                        <w:pPr>
                          <w:pStyle w:val="TableParagraph"/>
                          <w:spacing w:before="53" w:line="262" w:lineRule="exact"/>
                          <w:ind w:left="120"/>
                          <w:jc w:val="left"/>
                          <w:rPr>
                            <w:sz w:val="24"/>
                          </w:rPr>
                        </w:pPr>
                        <w:r>
                          <w:rPr>
                            <w:sz w:val="24"/>
                          </w:rPr>
                          <w:t>0.677</w:t>
                        </w:r>
                      </w:p>
                    </w:tc>
                    <w:tc>
                      <w:tcPr>
                        <w:tcW w:w="737" w:type="dxa"/>
                        <w:tcBorders>
                          <w:top w:val="single" w:sz="6" w:space="0" w:color="000000"/>
                        </w:tcBorders>
                      </w:tcPr>
                      <w:p w:rsidR="00AD1397" w:rsidRDefault="00AD1397">
                        <w:pPr>
                          <w:pStyle w:val="TableParagraph"/>
                          <w:spacing w:before="53" w:line="262" w:lineRule="exact"/>
                          <w:ind w:left="98" w:right="99"/>
                          <w:jc w:val="center"/>
                          <w:rPr>
                            <w:sz w:val="24"/>
                          </w:rPr>
                        </w:pPr>
                        <w:r>
                          <w:rPr>
                            <w:sz w:val="24"/>
                          </w:rPr>
                          <w:t>0.326</w:t>
                        </w:r>
                      </w:p>
                    </w:tc>
                    <w:tc>
                      <w:tcPr>
                        <w:tcW w:w="795" w:type="dxa"/>
                        <w:tcBorders>
                          <w:top w:val="single" w:sz="6" w:space="0" w:color="000000"/>
                        </w:tcBorders>
                      </w:tcPr>
                      <w:p w:rsidR="00AD1397" w:rsidRDefault="00AD1397">
                        <w:pPr>
                          <w:pStyle w:val="TableParagraph"/>
                          <w:spacing w:before="53" w:line="262" w:lineRule="exact"/>
                          <w:ind w:right="118"/>
                          <w:rPr>
                            <w:sz w:val="24"/>
                          </w:rPr>
                        </w:pPr>
                        <w:r>
                          <w:rPr>
                            <w:w w:val="95"/>
                            <w:sz w:val="24"/>
                          </w:rPr>
                          <w:t>2,165</w:t>
                        </w:r>
                      </w:p>
                    </w:tc>
                    <w:tc>
                      <w:tcPr>
                        <w:tcW w:w="847" w:type="dxa"/>
                        <w:tcBorders>
                          <w:top w:val="single" w:sz="6" w:space="0" w:color="000000"/>
                        </w:tcBorders>
                      </w:tcPr>
                      <w:p w:rsidR="00AD1397" w:rsidRDefault="00AD1397">
                        <w:pPr>
                          <w:pStyle w:val="TableParagraph"/>
                          <w:spacing w:before="53" w:line="262" w:lineRule="exact"/>
                          <w:ind w:right="120"/>
                          <w:rPr>
                            <w:sz w:val="24"/>
                          </w:rPr>
                        </w:pPr>
                        <w:r>
                          <w:rPr>
                            <w:w w:val="99"/>
                            <w:sz w:val="24"/>
                          </w:rPr>
                          <w:t>0</w:t>
                        </w:r>
                      </w:p>
                    </w:tc>
                    <w:tc>
                      <w:tcPr>
                        <w:tcW w:w="876" w:type="dxa"/>
                        <w:tcBorders>
                          <w:top w:val="single" w:sz="6" w:space="0" w:color="000000"/>
                        </w:tcBorders>
                      </w:tcPr>
                      <w:p w:rsidR="00AD1397" w:rsidRDefault="00AD1397">
                        <w:pPr>
                          <w:pStyle w:val="TableParagraph"/>
                          <w:spacing w:before="53" w:line="262" w:lineRule="exact"/>
                          <w:ind w:right="258"/>
                          <w:rPr>
                            <w:sz w:val="24"/>
                          </w:rPr>
                        </w:pPr>
                        <w:r>
                          <w:rPr>
                            <w:w w:val="95"/>
                            <w:sz w:val="24"/>
                          </w:rPr>
                          <w:t>283</w:t>
                        </w:r>
                      </w:p>
                    </w:tc>
                    <w:tc>
                      <w:tcPr>
                        <w:tcW w:w="601" w:type="dxa"/>
                        <w:tcBorders>
                          <w:top w:val="single" w:sz="6" w:space="0" w:color="000000"/>
                        </w:tcBorders>
                      </w:tcPr>
                      <w:p w:rsidR="00AD1397" w:rsidRDefault="00AD1397">
                        <w:pPr>
                          <w:pStyle w:val="TableParagraph"/>
                          <w:spacing w:before="53" w:line="262" w:lineRule="exact"/>
                          <w:ind w:right="119"/>
                          <w:rPr>
                            <w:sz w:val="24"/>
                          </w:rPr>
                        </w:pPr>
                        <w:r>
                          <w:rPr>
                            <w:w w:val="95"/>
                            <w:sz w:val="24"/>
                          </w:rPr>
                          <w:t>28</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woman</w:t>
                        </w:r>
                        <w:r>
                          <w:rPr>
                            <w:sz w:val="24"/>
                          </w:rPr>
                          <w:tab/>
                          <w:t>0.342</w:t>
                        </w:r>
                      </w:p>
                    </w:tc>
                    <w:tc>
                      <w:tcPr>
                        <w:tcW w:w="738" w:type="dxa"/>
                      </w:tcPr>
                      <w:p w:rsidR="00AD1397" w:rsidRDefault="00AD1397">
                        <w:pPr>
                          <w:pStyle w:val="TableParagraph"/>
                          <w:spacing w:before="7" w:line="262" w:lineRule="exact"/>
                          <w:ind w:left="120"/>
                          <w:jc w:val="left"/>
                          <w:rPr>
                            <w:sz w:val="24"/>
                          </w:rPr>
                        </w:pPr>
                        <w:r>
                          <w:rPr>
                            <w:sz w:val="24"/>
                          </w:rPr>
                          <w:t>0.827</w:t>
                        </w:r>
                      </w:p>
                    </w:tc>
                    <w:tc>
                      <w:tcPr>
                        <w:tcW w:w="737" w:type="dxa"/>
                      </w:tcPr>
                      <w:p w:rsidR="00AD1397" w:rsidRDefault="00AD1397">
                        <w:pPr>
                          <w:pStyle w:val="TableParagraph"/>
                          <w:spacing w:before="7" w:line="262" w:lineRule="exact"/>
                          <w:ind w:left="98" w:right="99"/>
                          <w:jc w:val="center"/>
                          <w:rPr>
                            <w:sz w:val="24"/>
                          </w:rPr>
                        </w:pPr>
                        <w:r>
                          <w:rPr>
                            <w:sz w:val="24"/>
                          </w:rPr>
                          <w:t>0.146</w:t>
                        </w:r>
                      </w:p>
                    </w:tc>
                    <w:tc>
                      <w:tcPr>
                        <w:tcW w:w="795" w:type="dxa"/>
                      </w:tcPr>
                      <w:p w:rsidR="00AD1397" w:rsidRDefault="00AD1397">
                        <w:pPr>
                          <w:pStyle w:val="TableParagraph"/>
                          <w:spacing w:before="7" w:line="262" w:lineRule="exact"/>
                          <w:ind w:right="118"/>
                          <w:rPr>
                            <w:sz w:val="24"/>
                          </w:rPr>
                        </w:pPr>
                        <w:r>
                          <w:rPr>
                            <w:w w:val="95"/>
                            <w:sz w:val="24"/>
                          </w:rPr>
                          <w:t>969</w:t>
                        </w:r>
                      </w:p>
                    </w:tc>
                    <w:tc>
                      <w:tcPr>
                        <w:tcW w:w="847" w:type="dxa"/>
                      </w:tcPr>
                      <w:p w:rsidR="00AD1397" w:rsidRDefault="00AD1397">
                        <w:pPr>
                          <w:pStyle w:val="TableParagraph"/>
                          <w:spacing w:before="7" w:line="262" w:lineRule="exact"/>
                          <w:ind w:right="120"/>
                          <w:rPr>
                            <w:sz w:val="24"/>
                          </w:rPr>
                        </w:pPr>
                        <w:r>
                          <w:rPr>
                            <w:w w:val="99"/>
                            <w:sz w:val="24"/>
                          </w:rPr>
                          <w:t>0</w:t>
                        </w:r>
                      </w:p>
                    </w:tc>
                    <w:tc>
                      <w:tcPr>
                        <w:tcW w:w="876" w:type="dxa"/>
                      </w:tcPr>
                      <w:p w:rsidR="00AD1397" w:rsidRDefault="00AD1397">
                        <w:pPr>
                          <w:pStyle w:val="TableParagraph"/>
                          <w:spacing w:before="7" w:line="262" w:lineRule="exact"/>
                          <w:ind w:right="258"/>
                          <w:rPr>
                            <w:sz w:val="24"/>
                          </w:rPr>
                        </w:pPr>
                        <w:r>
                          <w:rPr>
                            <w:w w:val="95"/>
                            <w:sz w:val="24"/>
                          </w:rPr>
                          <w:t>38</w:t>
                        </w:r>
                      </w:p>
                    </w:tc>
                    <w:tc>
                      <w:tcPr>
                        <w:tcW w:w="601" w:type="dxa"/>
                      </w:tcPr>
                      <w:p w:rsidR="00AD1397" w:rsidRDefault="00AD1397">
                        <w:pPr>
                          <w:pStyle w:val="TableParagraph"/>
                          <w:spacing w:before="7" w:line="262" w:lineRule="exact"/>
                          <w:ind w:right="119"/>
                          <w:rPr>
                            <w:sz w:val="24"/>
                          </w:rPr>
                        </w:pPr>
                        <w:r>
                          <w:rPr>
                            <w:w w:val="95"/>
                            <w:sz w:val="24"/>
                          </w:rPr>
                          <w:t>50</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man</w:t>
                        </w:r>
                        <w:r>
                          <w:rPr>
                            <w:sz w:val="24"/>
                          </w:rPr>
                          <w:tab/>
                          <w:t>0.287</w:t>
                        </w:r>
                      </w:p>
                    </w:tc>
                    <w:tc>
                      <w:tcPr>
                        <w:tcW w:w="738" w:type="dxa"/>
                      </w:tcPr>
                      <w:p w:rsidR="00AD1397" w:rsidRDefault="00AD1397">
                        <w:pPr>
                          <w:pStyle w:val="TableParagraph"/>
                          <w:spacing w:before="7" w:line="262" w:lineRule="exact"/>
                          <w:ind w:left="120"/>
                          <w:jc w:val="left"/>
                          <w:rPr>
                            <w:sz w:val="24"/>
                          </w:rPr>
                        </w:pPr>
                        <w:r>
                          <w:rPr>
                            <w:sz w:val="24"/>
                          </w:rPr>
                          <w:t>0.765</w:t>
                        </w:r>
                      </w:p>
                    </w:tc>
                    <w:tc>
                      <w:tcPr>
                        <w:tcW w:w="737" w:type="dxa"/>
                      </w:tcPr>
                      <w:p w:rsidR="00AD1397" w:rsidRDefault="00AD1397">
                        <w:pPr>
                          <w:pStyle w:val="TableParagraph"/>
                          <w:spacing w:before="7" w:line="262" w:lineRule="exact"/>
                          <w:ind w:left="98" w:right="99"/>
                          <w:jc w:val="center"/>
                          <w:rPr>
                            <w:sz w:val="24"/>
                          </w:rPr>
                        </w:pPr>
                        <w:r>
                          <w:rPr>
                            <w:sz w:val="24"/>
                          </w:rPr>
                          <w:t>0.101</w:t>
                        </w:r>
                      </w:p>
                    </w:tc>
                    <w:tc>
                      <w:tcPr>
                        <w:tcW w:w="795" w:type="dxa"/>
                      </w:tcPr>
                      <w:p w:rsidR="00AD1397" w:rsidRDefault="00AD1397">
                        <w:pPr>
                          <w:pStyle w:val="TableParagraph"/>
                          <w:spacing w:before="7" w:line="262" w:lineRule="exact"/>
                          <w:ind w:right="118"/>
                          <w:rPr>
                            <w:sz w:val="24"/>
                          </w:rPr>
                        </w:pPr>
                        <w:r>
                          <w:rPr>
                            <w:w w:val="95"/>
                            <w:sz w:val="24"/>
                          </w:rPr>
                          <w:t>752</w:t>
                        </w:r>
                      </w:p>
                    </w:tc>
                    <w:tc>
                      <w:tcPr>
                        <w:tcW w:w="847" w:type="dxa"/>
                      </w:tcPr>
                      <w:p w:rsidR="00AD1397" w:rsidRDefault="00AD1397">
                        <w:pPr>
                          <w:pStyle w:val="TableParagraph"/>
                          <w:spacing w:before="7" w:line="262" w:lineRule="exact"/>
                          <w:ind w:right="120"/>
                          <w:rPr>
                            <w:sz w:val="24"/>
                          </w:rPr>
                        </w:pPr>
                        <w:r>
                          <w:rPr>
                            <w:w w:val="99"/>
                            <w:sz w:val="24"/>
                          </w:rPr>
                          <w:t>1</w:t>
                        </w:r>
                      </w:p>
                    </w:tc>
                    <w:tc>
                      <w:tcPr>
                        <w:tcW w:w="876" w:type="dxa"/>
                      </w:tcPr>
                      <w:p w:rsidR="00AD1397" w:rsidRDefault="00AD1397">
                        <w:pPr>
                          <w:pStyle w:val="TableParagraph"/>
                          <w:spacing w:before="7" w:line="262" w:lineRule="exact"/>
                          <w:ind w:right="258"/>
                          <w:rPr>
                            <w:sz w:val="24"/>
                          </w:rPr>
                        </w:pPr>
                        <w:r>
                          <w:rPr>
                            <w:w w:val="95"/>
                            <w:sz w:val="24"/>
                          </w:rPr>
                          <w:t>16</w:t>
                        </w:r>
                      </w:p>
                    </w:tc>
                    <w:tc>
                      <w:tcPr>
                        <w:tcW w:w="601" w:type="dxa"/>
                      </w:tcPr>
                      <w:p w:rsidR="00AD1397" w:rsidRDefault="00AD1397">
                        <w:pPr>
                          <w:pStyle w:val="TableParagraph"/>
                          <w:spacing w:before="7" w:line="262" w:lineRule="exact"/>
                          <w:ind w:right="119"/>
                          <w:rPr>
                            <w:sz w:val="24"/>
                          </w:rPr>
                        </w:pPr>
                        <w:r>
                          <w:rPr>
                            <w:w w:val="95"/>
                            <w:sz w:val="24"/>
                          </w:rPr>
                          <w:t>56</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father</w:t>
                        </w:r>
                        <w:r>
                          <w:rPr>
                            <w:sz w:val="24"/>
                          </w:rPr>
                          <w:tab/>
                          <w:t>0.137</w:t>
                        </w:r>
                      </w:p>
                    </w:tc>
                    <w:tc>
                      <w:tcPr>
                        <w:tcW w:w="738" w:type="dxa"/>
                      </w:tcPr>
                      <w:p w:rsidR="00AD1397" w:rsidRDefault="00AD1397">
                        <w:pPr>
                          <w:pStyle w:val="TableParagraph"/>
                          <w:spacing w:before="7" w:line="262" w:lineRule="exact"/>
                          <w:ind w:left="120"/>
                          <w:jc w:val="left"/>
                          <w:rPr>
                            <w:sz w:val="24"/>
                          </w:rPr>
                        </w:pPr>
                        <w:r>
                          <w:rPr>
                            <w:sz w:val="24"/>
                          </w:rPr>
                          <w:t>0.867</w:t>
                        </w:r>
                      </w:p>
                    </w:tc>
                    <w:tc>
                      <w:tcPr>
                        <w:tcW w:w="737" w:type="dxa"/>
                      </w:tcPr>
                      <w:p w:rsidR="00AD1397" w:rsidRDefault="00AD1397">
                        <w:pPr>
                          <w:pStyle w:val="TableParagraph"/>
                          <w:spacing w:before="7" w:line="262" w:lineRule="exact"/>
                          <w:ind w:left="98" w:right="99"/>
                          <w:jc w:val="center"/>
                          <w:rPr>
                            <w:sz w:val="24"/>
                          </w:rPr>
                        </w:pPr>
                        <w:r>
                          <w:rPr>
                            <w:sz w:val="24"/>
                          </w:rPr>
                          <w:t>0.040</w:t>
                        </w:r>
                      </w:p>
                    </w:tc>
                    <w:tc>
                      <w:tcPr>
                        <w:tcW w:w="795" w:type="dxa"/>
                      </w:tcPr>
                      <w:p w:rsidR="00AD1397" w:rsidRDefault="00AD1397">
                        <w:pPr>
                          <w:pStyle w:val="TableParagraph"/>
                          <w:spacing w:before="7" w:line="262" w:lineRule="exact"/>
                          <w:ind w:right="118"/>
                          <w:rPr>
                            <w:sz w:val="24"/>
                          </w:rPr>
                        </w:pPr>
                        <w:r>
                          <w:rPr>
                            <w:w w:val="95"/>
                            <w:sz w:val="24"/>
                          </w:rPr>
                          <w:t>401</w:t>
                        </w:r>
                      </w:p>
                    </w:tc>
                    <w:tc>
                      <w:tcPr>
                        <w:tcW w:w="847" w:type="dxa"/>
                      </w:tcPr>
                      <w:p w:rsidR="00AD1397" w:rsidRDefault="00AD1397">
                        <w:pPr>
                          <w:pStyle w:val="TableParagraph"/>
                          <w:spacing w:before="7" w:line="262" w:lineRule="exact"/>
                          <w:ind w:right="120"/>
                          <w:rPr>
                            <w:sz w:val="24"/>
                          </w:rPr>
                        </w:pPr>
                        <w:r>
                          <w:rPr>
                            <w:w w:val="99"/>
                            <w:sz w:val="24"/>
                          </w:rPr>
                          <w:t>0</w:t>
                        </w:r>
                      </w:p>
                    </w:tc>
                    <w:tc>
                      <w:tcPr>
                        <w:tcW w:w="876" w:type="dxa"/>
                      </w:tcPr>
                      <w:p w:rsidR="00AD1397" w:rsidRDefault="00AD1397">
                        <w:pPr>
                          <w:pStyle w:val="TableParagraph"/>
                          <w:spacing w:before="7" w:line="262" w:lineRule="exact"/>
                          <w:ind w:right="258"/>
                          <w:rPr>
                            <w:sz w:val="24"/>
                          </w:rPr>
                        </w:pPr>
                        <w:r>
                          <w:rPr>
                            <w:w w:val="99"/>
                            <w:sz w:val="24"/>
                          </w:rPr>
                          <w:t>3</w:t>
                        </w:r>
                      </w:p>
                    </w:tc>
                    <w:tc>
                      <w:tcPr>
                        <w:tcW w:w="601" w:type="dxa"/>
                      </w:tcPr>
                      <w:p w:rsidR="00AD1397" w:rsidRDefault="00AD1397">
                        <w:pPr>
                          <w:pStyle w:val="TableParagraph"/>
                          <w:spacing w:before="7" w:line="262" w:lineRule="exact"/>
                          <w:ind w:right="119"/>
                          <w:rPr>
                            <w:sz w:val="24"/>
                          </w:rPr>
                        </w:pPr>
                        <w:r>
                          <w:rPr>
                            <w:w w:val="95"/>
                            <w:sz w:val="24"/>
                          </w:rPr>
                          <w:t>74</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person</w:t>
                        </w:r>
                        <w:r>
                          <w:rPr>
                            <w:sz w:val="24"/>
                          </w:rPr>
                          <w:tab/>
                          <w:t>0.360</w:t>
                        </w:r>
                      </w:p>
                    </w:tc>
                    <w:tc>
                      <w:tcPr>
                        <w:tcW w:w="738" w:type="dxa"/>
                      </w:tcPr>
                      <w:p w:rsidR="00AD1397" w:rsidRDefault="00AD1397">
                        <w:pPr>
                          <w:pStyle w:val="TableParagraph"/>
                          <w:spacing w:before="7" w:line="262" w:lineRule="exact"/>
                          <w:ind w:left="120"/>
                          <w:jc w:val="left"/>
                          <w:rPr>
                            <w:sz w:val="24"/>
                          </w:rPr>
                        </w:pPr>
                        <w:r>
                          <w:rPr>
                            <w:sz w:val="24"/>
                          </w:rPr>
                          <w:t>0.690</w:t>
                        </w:r>
                      </w:p>
                    </w:tc>
                    <w:tc>
                      <w:tcPr>
                        <w:tcW w:w="737" w:type="dxa"/>
                      </w:tcPr>
                      <w:p w:rsidR="00AD1397" w:rsidRDefault="00AD1397">
                        <w:pPr>
                          <w:pStyle w:val="TableParagraph"/>
                          <w:spacing w:before="7" w:line="262" w:lineRule="exact"/>
                          <w:ind w:left="98" w:right="99"/>
                          <w:jc w:val="center"/>
                          <w:rPr>
                            <w:sz w:val="24"/>
                          </w:rPr>
                        </w:pPr>
                        <w:r>
                          <w:rPr>
                            <w:sz w:val="24"/>
                          </w:rPr>
                          <w:t>0.013</w:t>
                        </w:r>
                      </w:p>
                    </w:tc>
                    <w:tc>
                      <w:tcPr>
                        <w:tcW w:w="795" w:type="dxa"/>
                      </w:tcPr>
                      <w:p w:rsidR="00AD1397" w:rsidRDefault="00AD1397">
                        <w:pPr>
                          <w:pStyle w:val="TableParagraph"/>
                          <w:spacing w:before="7" w:line="262" w:lineRule="exact"/>
                          <w:ind w:right="118"/>
                          <w:rPr>
                            <w:sz w:val="24"/>
                          </w:rPr>
                        </w:pPr>
                        <w:r>
                          <w:rPr>
                            <w:w w:val="95"/>
                            <w:sz w:val="24"/>
                          </w:rPr>
                          <w:t>1,011</w:t>
                        </w:r>
                      </w:p>
                    </w:tc>
                    <w:tc>
                      <w:tcPr>
                        <w:tcW w:w="847" w:type="dxa"/>
                      </w:tcPr>
                      <w:p w:rsidR="00AD1397" w:rsidRDefault="00AD1397">
                        <w:pPr>
                          <w:pStyle w:val="TableParagraph"/>
                          <w:spacing w:before="7" w:line="262" w:lineRule="exact"/>
                          <w:ind w:right="120"/>
                          <w:rPr>
                            <w:sz w:val="24"/>
                          </w:rPr>
                        </w:pPr>
                        <w:r>
                          <w:rPr>
                            <w:w w:val="99"/>
                            <w:sz w:val="24"/>
                          </w:rPr>
                          <w:t>1</w:t>
                        </w:r>
                      </w:p>
                    </w:tc>
                    <w:tc>
                      <w:tcPr>
                        <w:tcW w:w="876" w:type="dxa"/>
                      </w:tcPr>
                      <w:p w:rsidR="00AD1397" w:rsidRDefault="00AD1397">
                        <w:pPr>
                          <w:pStyle w:val="TableParagraph"/>
                          <w:spacing w:before="7" w:line="262" w:lineRule="exact"/>
                          <w:ind w:right="258"/>
                          <w:rPr>
                            <w:sz w:val="24"/>
                          </w:rPr>
                        </w:pPr>
                        <w:r>
                          <w:rPr>
                            <w:w w:val="99"/>
                            <w:sz w:val="24"/>
                          </w:rPr>
                          <w:t>1</w:t>
                        </w:r>
                      </w:p>
                    </w:tc>
                    <w:tc>
                      <w:tcPr>
                        <w:tcW w:w="601" w:type="dxa"/>
                      </w:tcPr>
                      <w:p w:rsidR="00AD1397" w:rsidRDefault="00AD1397">
                        <w:pPr>
                          <w:pStyle w:val="TableParagraph"/>
                          <w:spacing w:before="7" w:line="262" w:lineRule="exact"/>
                          <w:ind w:right="119"/>
                          <w:rPr>
                            <w:sz w:val="24"/>
                          </w:rPr>
                        </w:pPr>
                        <w:r>
                          <w:rPr>
                            <w:w w:val="95"/>
                            <w:sz w:val="24"/>
                          </w:rPr>
                          <w:t>84</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friend</w:t>
                        </w:r>
                        <w:r>
                          <w:rPr>
                            <w:sz w:val="24"/>
                          </w:rPr>
                          <w:tab/>
                          <w:t>0.390</w:t>
                        </w:r>
                      </w:p>
                    </w:tc>
                    <w:tc>
                      <w:tcPr>
                        <w:tcW w:w="738" w:type="dxa"/>
                      </w:tcPr>
                      <w:p w:rsidR="00AD1397" w:rsidRDefault="00AD1397">
                        <w:pPr>
                          <w:pStyle w:val="TableParagraph"/>
                          <w:spacing w:before="7" w:line="262" w:lineRule="exact"/>
                          <w:ind w:left="120"/>
                          <w:jc w:val="left"/>
                          <w:rPr>
                            <w:sz w:val="24"/>
                          </w:rPr>
                        </w:pPr>
                        <w:r>
                          <w:rPr>
                            <w:sz w:val="24"/>
                          </w:rPr>
                          <w:t>0.653</w:t>
                        </w:r>
                      </w:p>
                    </w:tc>
                    <w:tc>
                      <w:tcPr>
                        <w:tcW w:w="737" w:type="dxa"/>
                      </w:tcPr>
                      <w:p w:rsidR="00AD1397" w:rsidRDefault="00AD1397">
                        <w:pPr>
                          <w:pStyle w:val="TableParagraph"/>
                          <w:spacing w:before="7" w:line="262" w:lineRule="exact"/>
                          <w:ind w:left="98" w:right="99"/>
                          <w:jc w:val="center"/>
                          <w:rPr>
                            <w:sz w:val="24"/>
                          </w:rPr>
                        </w:pPr>
                        <w:r>
                          <w:rPr>
                            <w:sz w:val="24"/>
                          </w:rPr>
                          <w:t>0.012</w:t>
                        </w:r>
                      </w:p>
                    </w:tc>
                    <w:tc>
                      <w:tcPr>
                        <w:tcW w:w="795" w:type="dxa"/>
                      </w:tcPr>
                      <w:p w:rsidR="00AD1397" w:rsidRDefault="00AD1397">
                        <w:pPr>
                          <w:pStyle w:val="TableParagraph"/>
                          <w:spacing w:before="7" w:line="262" w:lineRule="exact"/>
                          <w:ind w:right="118"/>
                          <w:rPr>
                            <w:sz w:val="24"/>
                          </w:rPr>
                        </w:pPr>
                        <w:r>
                          <w:rPr>
                            <w:w w:val="95"/>
                            <w:sz w:val="24"/>
                          </w:rPr>
                          <w:t>1,237</w:t>
                        </w:r>
                      </w:p>
                    </w:tc>
                    <w:tc>
                      <w:tcPr>
                        <w:tcW w:w="847" w:type="dxa"/>
                      </w:tcPr>
                      <w:p w:rsidR="00AD1397" w:rsidRDefault="00AD1397">
                        <w:pPr>
                          <w:pStyle w:val="TableParagraph"/>
                          <w:spacing w:before="7" w:line="262" w:lineRule="exact"/>
                          <w:ind w:right="120"/>
                          <w:rPr>
                            <w:sz w:val="24"/>
                          </w:rPr>
                        </w:pPr>
                        <w:r>
                          <w:rPr>
                            <w:w w:val="99"/>
                            <w:sz w:val="24"/>
                          </w:rPr>
                          <w:t>1</w:t>
                        </w:r>
                      </w:p>
                    </w:tc>
                    <w:tc>
                      <w:tcPr>
                        <w:tcW w:w="876" w:type="dxa"/>
                      </w:tcPr>
                      <w:p w:rsidR="00AD1397" w:rsidRDefault="00AD1397">
                        <w:pPr>
                          <w:pStyle w:val="TableParagraph"/>
                          <w:spacing w:before="7" w:line="262" w:lineRule="exact"/>
                          <w:ind w:right="258"/>
                          <w:rPr>
                            <w:sz w:val="24"/>
                          </w:rPr>
                        </w:pPr>
                        <w:r>
                          <w:rPr>
                            <w:w w:val="99"/>
                            <w:sz w:val="24"/>
                          </w:rPr>
                          <w:t>1</w:t>
                        </w:r>
                      </w:p>
                    </w:tc>
                    <w:tc>
                      <w:tcPr>
                        <w:tcW w:w="601" w:type="dxa"/>
                      </w:tcPr>
                      <w:p w:rsidR="00AD1397" w:rsidRDefault="00AD1397">
                        <w:pPr>
                          <w:pStyle w:val="TableParagraph"/>
                          <w:spacing w:before="7" w:line="262" w:lineRule="exact"/>
                          <w:ind w:right="119"/>
                          <w:rPr>
                            <w:sz w:val="24"/>
                          </w:rPr>
                        </w:pPr>
                        <w:r>
                          <w:rPr>
                            <w:w w:val="95"/>
                            <w:sz w:val="24"/>
                          </w:rPr>
                          <w:t>85</w:t>
                        </w:r>
                      </w:p>
                    </w:tc>
                  </w:tr>
                  <w:tr w:rsidR="00AD1397">
                    <w:trPr>
                      <w:trHeight w:val="348"/>
                    </w:trPr>
                    <w:tc>
                      <w:tcPr>
                        <w:tcW w:w="2508" w:type="dxa"/>
                        <w:tcBorders>
                          <w:bottom w:val="single" w:sz="6" w:space="0" w:color="000000"/>
                        </w:tcBorders>
                      </w:tcPr>
                      <w:p w:rsidR="00AD1397" w:rsidRDefault="00AD1397">
                        <w:pPr>
                          <w:pStyle w:val="TableParagraph"/>
                          <w:tabs>
                            <w:tab w:val="right" w:pos="2386"/>
                          </w:tabs>
                          <w:spacing w:before="7" w:line="240" w:lineRule="auto"/>
                          <w:ind w:left="119"/>
                          <w:jc w:val="left"/>
                          <w:rPr>
                            <w:sz w:val="24"/>
                          </w:rPr>
                        </w:pPr>
                        <w:r>
                          <w:rPr>
                            <w:sz w:val="24"/>
                          </w:rPr>
                          <w:t>husband</w:t>
                        </w:r>
                        <w:r>
                          <w:rPr>
                            <w:sz w:val="24"/>
                          </w:rPr>
                          <w:tab/>
                          <w:t>0.424</w:t>
                        </w:r>
                      </w:p>
                    </w:tc>
                    <w:tc>
                      <w:tcPr>
                        <w:tcW w:w="738" w:type="dxa"/>
                        <w:tcBorders>
                          <w:bottom w:val="single" w:sz="6" w:space="0" w:color="000000"/>
                        </w:tcBorders>
                      </w:tcPr>
                      <w:p w:rsidR="00AD1397" w:rsidRDefault="00AD1397">
                        <w:pPr>
                          <w:pStyle w:val="TableParagraph"/>
                          <w:spacing w:before="7" w:line="240" w:lineRule="auto"/>
                          <w:ind w:left="120"/>
                          <w:jc w:val="left"/>
                          <w:rPr>
                            <w:sz w:val="24"/>
                          </w:rPr>
                        </w:pPr>
                        <w:r>
                          <w:rPr>
                            <w:sz w:val="24"/>
                          </w:rPr>
                          <w:t>0.668</w:t>
                        </w:r>
                      </w:p>
                    </w:tc>
                    <w:tc>
                      <w:tcPr>
                        <w:tcW w:w="737" w:type="dxa"/>
                        <w:tcBorders>
                          <w:bottom w:val="single" w:sz="6" w:space="0" w:color="000000"/>
                        </w:tcBorders>
                      </w:tcPr>
                      <w:p w:rsidR="00AD1397" w:rsidRDefault="00AD1397">
                        <w:pPr>
                          <w:pStyle w:val="TableParagraph"/>
                          <w:spacing w:before="7" w:line="240" w:lineRule="auto"/>
                          <w:ind w:left="98" w:right="99"/>
                          <w:jc w:val="center"/>
                          <w:rPr>
                            <w:sz w:val="24"/>
                          </w:rPr>
                        </w:pPr>
                        <w:r>
                          <w:rPr>
                            <w:sz w:val="24"/>
                          </w:rPr>
                          <w:t>0.011</w:t>
                        </w:r>
                      </w:p>
                    </w:tc>
                    <w:tc>
                      <w:tcPr>
                        <w:tcW w:w="795" w:type="dxa"/>
                        <w:tcBorders>
                          <w:bottom w:val="single" w:sz="6" w:space="0" w:color="000000"/>
                        </w:tcBorders>
                      </w:tcPr>
                      <w:p w:rsidR="00AD1397" w:rsidRDefault="00AD1397">
                        <w:pPr>
                          <w:pStyle w:val="TableParagraph"/>
                          <w:spacing w:before="7" w:line="240" w:lineRule="auto"/>
                          <w:ind w:right="118"/>
                          <w:rPr>
                            <w:sz w:val="24"/>
                          </w:rPr>
                        </w:pPr>
                        <w:r>
                          <w:rPr>
                            <w:w w:val="95"/>
                            <w:sz w:val="24"/>
                          </w:rPr>
                          <w:t>1,281</w:t>
                        </w:r>
                      </w:p>
                    </w:tc>
                    <w:tc>
                      <w:tcPr>
                        <w:tcW w:w="847" w:type="dxa"/>
                        <w:tcBorders>
                          <w:bottom w:val="single" w:sz="6" w:space="0" w:color="000000"/>
                        </w:tcBorders>
                      </w:tcPr>
                      <w:p w:rsidR="00AD1397" w:rsidRDefault="00AD1397">
                        <w:pPr>
                          <w:pStyle w:val="TableParagraph"/>
                          <w:spacing w:before="7" w:line="240" w:lineRule="auto"/>
                          <w:ind w:right="120"/>
                          <w:rPr>
                            <w:sz w:val="24"/>
                          </w:rPr>
                        </w:pPr>
                        <w:r>
                          <w:rPr>
                            <w:w w:val="99"/>
                            <w:sz w:val="24"/>
                          </w:rPr>
                          <w:t>0</w:t>
                        </w:r>
                      </w:p>
                    </w:tc>
                    <w:tc>
                      <w:tcPr>
                        <w:tcW w:w="876" w:type="dxa"/>
                        <w:tcBorders>
                          <w:bottom w:val="single" w:sz="6" w:space="0" w:color="000000"/>
                        </w:tcBorders>
                      </w:tcPr>
                      <w:p w:rsidR="00AD1397" w:rsidRDefault="00AD1397">
                        <w:pPr>
                          <w:pStyle w:val="TableParagraph"/>
                          <w:spacing w:before="7" w:line="240" w:lineRule="auto"/>
                          <w:ind w:right="258"/>
                          <w:rPr>
                            <w:sz w:val="24"/>
                          </w:rPr>
                        </w:pPr>
                        <w:r>
                          <w:rPr>
                            <w:w w:val="99"/>
                            <w:sz w:val="24"/>
                          </w:rPr>
                          <w:t>2</w:t>
                        </w:r>
                      </w:p>
                    </w:tc>
                    <w:tc>
                      <w:tcPr>
                        <w:tcW w:w="601" w:type="dxa"/>
                        <w:tcBorders>
                          <w:bottom w:val="single" w:sz="6" w:space="0" w:color="000000"/>
                        </w:tcBorders>
                      </w:tcPr>
                      <w:p w:rsidR="00AD1397" w:rsidRDefault="00AD1397">
                        <w:pPr>
                          <w:pStyle w:val="TableParagraph"/>
                          <w:spacing w:before="7" w:line="240" w:lineRule="auto"/>
                          <w:ind w:right="119"/>
                          <w:rPr>
                            <w:sz w:val="24"/>
                          </w:rPr>
                        </w:pPr>
                        <w:r>
                          <w:rPr>
                            <w:w w:val="95"/>
                            <w:sz w:val="24"/>
                          </w:rPr>
                          <w:t>86</w:t>
                        </w:r>
                      </w:p>
                    </w:tc>
                  </w:tr>
                  <w:tr w:rsidR="00AD1397">
                    <w:trPr>
                      <w:trHeight w:val="394"/>
                    </w:trPr>
                    <w:tc>
                      <w:tcPr>
                        <w:tcW w:w="2508" w:type="dxa"/>
                        <w:tcBorders>
                          <w:top w:val="single" w:sz="6" w:space="0" w:color="000000"/>
                          <w:bottom w:val="single" w:sz="6" w:space="0" w:color="000000"/>
                        </w:tcBorders>
                      </w:tcPr>
                      <w:p w:rsidR="00AD1397" w:rsidRDefault="00AD1397">
                        <w:pPr>
                          <w:pStyle w:val="TableParagraph"/>
                          <w:spacing w:before="53" w:line="240" w:lineRule="auto"/>
                          <w:ind w:left="119"/>
                          <w:jc w:val="left"/>
                          <w:rPr>
                            <w:sz w:val="24"/>
                          </w:rPr>
                        </w:pPr>
                        <w:r>
                          <w:rPr>
                            <w:sz w:val="24"/>
                          </w:rPr>
                          <w:t>Indefinites</w:t>
                        </w:r>
                      </w:p>
                    </w:tc>
                    <w:tc>
                      <w:tcPr>
                        <w:tcW w:w="738"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737"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795"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847"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876"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601"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r>
                  <w:tr w:rsidR="00AD1397">
                    <w:trPr>
                      <w:trHeight w:val="334"/>
                    </w:trPr>
                    <w:tc>
                      <w:tcPr>
                        <w:tcW w:w="2508" w:type="dxa"/>
                        <w:tcBorders>
                          <w:top w:val="single" w:sz="6" w:space="0" w:color="000000"/>
                        </w:tcBorders>
                      </w:tcPr>
                      <w:p w:rsidR="00AD1397" w:rsidRDefault="00AD1397">
                        <w:pPr>
                          <w:pStyle w:val="TableParagraph"/>
                          <w:tabs>
                            <w:tab w:val="right" w:pos="2386"/>
                          </w:tabs>
                          <w:spacing w:before="53" w:line="262" w:lineRule="exact"/>
                          <w:ind w:left="119"/>
                          <w:jc w:val="left"/>
                          <w:rPr>
                            <w:sz w:val="24"/>
                          </w:rPr>
                        </w:pPr>
                        <w:r>
                          <w:rPr>
                            <w:sz w:val="24"/>
                          </w:rPr>
                          <w:t>anything</w:t>
                        </w:r>
                        <w:r>
                          <w:rPr>
                            <w:sz w:val="24"/>
                          </w:rPr>
                          <w:tab/>
                          <w:t>0.755</w:t>
                        </w:r>
                      </w:p>
                    </w:tc>
                    <w:tc>
                      <w:tcPr>
                        <w:tcW w:w="738" w:type="dxa"/>
                        <w:tcBorders>
                          <w:top w:val="single" w:sz="6" w:space="0" w:color="000000"/>
                        </w:tcBorders>
                      </w:tcPr>
                      <w:p w:rsidR="00AD1397" w:rsidRDefault="00AD1397">
                        <w:pPr>
                          <w:pStyle w:val="TableParagraph"/>
                          <w:spacing w:before="53" w:line="262" w:lineRule="exact"/>
                          <w:ind w:left="120"/>
                          <w:jc w:val="left"/>
                          <w:rPr>
                            <w:sz w:val="24"/>
                          </w:rPr>
                        </w:pPr>
                        <w:r>
                          <w:rPr>
                            <w:sz w:val="24"/>
                          </w:rPr>
                          <w:t>0.449</w:t>
                        </w:r>
                      </w:p>
                    </w:tc>
                    <w:tc>
                      <w:tcPr>
                        <w:tcW w:w="737" w:type="dxa"/>
                        <w:tcBorders>
                          <w:top w:val="single" w:sz="6" w:space="0" w:color="000000"/>
                        </w:tcBorders>
                      </w:tcPr>
                      <w:p w:rsidR="00AD1397" w:rsidRDefault="00AD1397">
                        <w:pPr>
                          <w:pStyle w:val="TableParagraph"/>
                          <w:spacing w:before="53" w:line="262" w:lineRule="exact"/>
                          <w:ind w:left="98" w:right="99"/>
                          <w:jc w:val="center"/>
                          <w:rPr>
                            <w:sz w:val="24"/>
                          </w:rPr>
                        </w:pPr>
                        <w:r>
                          <w:rPr>
                            <w:sz w:val="24"/>
                          </w:rPr>
                          <w:t>0.000</w:t>
                        </w:r>
                      </w:p>
                    </w:tc>
                    <w:tc>
                      <w:tcPr>
                        <w:tcW w:w="795" w:type="dxa"/>
                        <w:tcBorders>
                          <w:top w:val="single" w:sz="6" w:space="0" w:color="000000"/>
                        </w:tcBorders>
                      </w:tcPr>
                      <w:p w:rsidR="00AD1397" w:rsidRDefault="00AD1397">
                        <w:pPr>
                          <w:pStyle w:val="TableParagraph"/>
                          <w:spacing w:before="53" w:line="262" w:lineRule="exact"/>
                          <w:ind w:right="118"/>
                          <w:rPr>
                            <w:sz w:val="24"/>
                          </w:rPr>
                        </w:pPr>
                        <w:r>
                          <w:rPr>
                            <w:w w:val="95"/>
                            <w:sz w:val="24"/>
                          </w:rPr>
                          <w:t>2081</w:t>
                        </w:r>
                      </w:p>
                    </w:tc>
                    <w:tc>
                      <w:tcPr>
                        <w:tcW w:w="847" w:type="dxa"/>
                        <w:tcBorders>
                          <w:top w:val="single" w:sz="6" w:space="0" w:color="000000"/>
                        </w:tcBorders>
                      </w:tcPr>
                      <w:p w:rsidR="00AD1397" w:rsidRDefault="00AD1397">
                        <w:pPr>
                          <w:pStyle w:val="TableParagraph"/>
                          <w:spacing w:before="53" w:line="262" w:lineRule="exact"/>
                          <w:ind w:right="120"/>
                          <w:rPr>
                            <w:sz w:val="24"/>
                          </w:rPr>
                        </w:pPr>
                        <w:r>
                          <w:rPr>
                            <w:w w:val="99"/>
                            <w:sz w:val="24"/>
                          </w:rPr>
                          <w:t>0</w:t>
                        </w:r>
                      </w:p>
                    </w:tc>
                    <w:tc>
                      <w:tcPr>
                        <w:tcW w:w="876" w:type="dxa"/>
                        <w:tcBorders>
                          <w:top w:val="single" w:sz="6" w:space="0" w:color="000000"/>
                        </w:tcBorders>
                      </w:tcPr>
                      <w:p w:rsidR="00AD1397" w:rsidRDefault="00AD1397">
                        <w:pPr>
                          <w:pStyle w:val="TableParagraph"/>
                          <w:spacing w:before="53" w:line="262" w:lineRule="exact"/>
                          <w:ind w:right="258"/>
                          <w:rPr>
                            <w:sz w:val="24"/>
                          </w:rPr>
                        </w:pPr>
                        <w:r>
                          <w:rPr>
                            <w:w w:val="99"/>
                            <w:sz w:val="24"/>
                          </w:rPr>
                          <w:t>0</w:t>
                        </w:r>
                      </w:p>
                    </w:tc>
                    <w:tc>
                      <w:tcPr>
                        <w:tcW w:w="601" w:type="dxa"/>
                        <w:tcBorders>
                          <w:top w:val="single" w:sz="6" w:space="0" w:color="000000"/>
                        </w:tcBorders>
                      </w:tcPr>
                      <w:p w:rsidR="00AD1397" w:rsidRDefault="00AD1397">
                        <w:pPr>
                          <w:pStyle w:val="TableParagraph"/>
                          <w:spacing w:before="53" w:line="262" w:lineRule="exact"/>
                          <w:ind w:right="119"/>
                          <w:rPr>
                            <w:sz w:val="24"/>
                          </w:rPr>
                        </w:pPr>
                        <w:r>
                          <w:rPr>
                            <w:w w:val="95"/>
                            <w:sz w:val="24"/>
                          </w:rPr>
                          <w:t>94</w:t>
                        </w:r>
                      </w:p>
                    </w:tc>
                  </w:tr>
                  <w:tr w:rsidR="00AD1397">
                    <w:trPr>
                      <w:trHeight w:val="288"/>
                    </w:trPr>
                    <w:tc>
                      <w:tcPr>
                        <w:tcW w:w="2508" w:type="dxa"/>
                      </w:tcPr>
                      <w:p w:rsidR="00AD1397" w:rsidRDefault="00AD1397">
                        <w:pPr>
                          <w:pStyle w:val="TableParagraph"/>
                          <w:tabs>
                            <w:tab w:val="right" w:pos="2387"/>
                          </w:tabs>
                          <w:spacing w:before="7" w:line="262" w:lineRule="exact"/>
                          <w:ind w:left="119"/>
                          <w:jc w:val="left"/>
                          <w:rPr>
                            <w:sz w:val="24"/>
                          </w:rPr>
                        </w:pPr>
                        <w:r>
                          <w:rPr>
                            <w:sz w:val="24"/>
                          </w:rPr>
                          <w:t>everything</w:t>
                        </w:r>
                        <w:r>
                          <w:rPr>
                            <w:sz w:val="24"/>
                          </w:rPr>
                          <w:tab/>
                          <w:t>0.606</w:t>
                        </w:r>
                      </w:p>
                    </w:tc>
                    <w:tc>
                      <w:tcPr>
                        <w:tcW w:w="738" w:type="dxa"/>
                      </w:tcPr>
                      <w:p w:rsidR="00AD1397" w:rsidRDefault="00AD1397">
                        <w:pPr>
                          <w:pStyle w:val="TableParagraph"/>
                          <w:spacing w:before="7" w:line="262" w:lineRule="exact"/>
                          <w:ind w:left="121"/>
                          <w:jc w:val="left"/>
                          <w:rPr>
                            <w:sz w:val="24"/>
                          </w:rPr>
                        </w:pPr>
                        <w:r>
                          <w:rPr>
                            <w:sz w:val="24"/>
                          </w:rPr>
                          <w:t>0.518</w:t>
                        </w:r>
                      </w:p>
                    </w:tc>
                    <w:tc>
                      <w:tcPr>
                        <w:tcW w:w="737" w:type="dxa"/>
                      </w:tcPr>
                      <w:p w:rsidR="00AD1397" w:rsidRDefault="00AD1397">
                        <w:pPr>
                          <w:pStyle w:val="TableParagraph"/>
                          <w:spacing w:before="7" w:line="262" w:lineRule="exact"/>
                          <w:ind w:left="98" w:right="98"/>
                          <w:jc w:val="center"/>
                          <w:rPr>
                            <w:sz w:val="24"/>
                          </w:rPr>
                        </w:pPr>
                        <w:r>
                          <w:rPr>
                            <w:sz w:val="24"/>
                          </w:rPr>
                          <w:t>0.000</w:t>
                        </w:r>
                      </w:p>
                    </w:tc>
                    <w:tc>
                      <w:tcPr>
                        <w:tcW w:w="795" w:type="dxa"/>
                      </w:tcPr>
                      <w:p w:rsidR="00AD1397" w:rsidRDefault="00AD1397">
                        <w:pPr>
                          <w:pStyle w:val="TableParagraph"/>
                          <w:spacing w:before="7" w:line="262" w:lineRule="exact"/>
                          <w:ind w:right="118"/>
                          <w:rPr>
                            <w:sz w:val="24"/>
                          </w:rPr>
                        </w:pPr>
                        <w:r>
                          <w:rPr>
                            <w:w w:val="95"/>
                            <w:sz w:val="24"/>
                          </w:rPr>
                          <w:t>1960</w:t>
                        </w:r>
                      </w:p>
                    </w:tc>
                    <w:tc>
                      <w:tcPr>
                        <w:tcW w:w="847" w:type="dxa"/>
                      </w:tcPr>
                      <w:p w:rsidR="00AD1397" w:rsidRDefault="00AD1397">
                        <w:pPr>
                          <w:pStyle w:val="TableParagraph"/>
                          <w:spacing w:before="7" w:line="262" w:lineRule="exact"/>
                          <w:ind w:right="120"/>
                          <w:rPr>
                            <w:sz w:val="24"/>
                          </w:rPr>
                        </w:pPr>
                        <w:r>
                          <w:rPr>
                            <w:w w:val="99"/>
                            <w:sz w:val="24"/>
                          </w:rPr>
                          <w:t>0</w:t>
                        </w:r>
                      </w:p>
                    </w:tc>
                    <w:tc>
                      <w:tcPr>
                        <w:tcW w:w="876" w:type="dxa"/>
                      </w:tcPr>
                      <w:p w:rsidR="00AD1397" w:rsidRDefault="00AD1397">
                        <w:pPr>
                          <w:pStyle w:val="TableParagraph"/>
                          <w:spacing w:before="7" w:line="262" w:lineRule="exact"/>
                          <w:ind w:right="258"/>
                          <w:rPr>
                            <w:sz w:val="24"/>
                          </w:rPr>
                        </w:pPr>
                        <w:r>
                          <w:rPr>
                            <w:w w:val="99"/>
                            <w:sz w:val="24"/>
                          </w:rPr>
                          <w:t>0</w:t>
                        </w:r>
                      </w:p>
                    </w:tc>
                    <w:tc>
                      <w:tcPr>
                        <w:tcW w:w="601" w:type="dxa"/>
                      </w:tcPr>
                      <w:p w:rsidR="00AD1397" w:rsidRDefault="00AD1397">
                        <w:pPr>
                          <w:pStyle w:val="TableParagraph"/>
                          <w:spacing w:before="7" w:line="262" w:lineRule="exact"/>
                          <w:ind w:right="119"/>
                          <w:rPr>
                            <w:sz w:val="24"/>
                          </w:rPr>
                        </w:pPr>
                        <w:r>
                          <w:rPr>
                            <w:w w:val="95"/>
                            <w:sz w:val="24"/>
                          </w:rPr>
                          <w:t>94</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something</w:t>
                        </w:r>
                        <w:r>
                          <w:rPr>
                            <w:sz w:val="24"/>
                          </w:rPr>
                          <w:tab/>
                          <w:t>1.665</w:t>
                        </w:r>
                      </w:p>
                    </w:tc>
                    <w:tc>
                      <w:tcPr>
                        <w:tcW w:w="738" w:type="dxa"/>
                      </w:tcPr>
                      <w:p w:rsidR="00AD1397" w:rsidRDefault="00AD1397">
                        <w:pPr>
                          <w:pStyle w:val="TableParagraph"/>
                          <w:spacing w:before="7" w:line="262" w:lineRule="exact"/>
                          <w:ind w:left="120"/>
                          <w:jc w:val="left"/>
                          <w:rPr>
                            <w:sz w:val="24"/>
                          </w:rPr>
                        </w:pPr>
                        <w:r>
                          <w:rPr>
                            <w:sz w:val="24"/>
                          </w:rPr>
                          <w:t>0.341</w:t>
                        </w:r>
                      </w:p>
                    </w:tc>
                    <w:tc>
                      <w:tcPr>
                        <w:tcW w:w="737" w:type="dxa"/>
                      </w:tcPr>
                      <w:p w:rsidR="00AD1397" w:rsidRDefault="00AD1397">
                        <w:pPr>
                          <w:pStyle w:val="TableParagraph"/>
                          <w:spacing w:before="7" w:line="262" w:lineRule="exact"/>
                          <w:ind w:left="98" w:right="99"/>
                          <w:jc w:val="center"/>
                          <w:rPr>
                            <w:sz w:val="24"/>
                          </w:rPr>
                        </w:pPr>
                        <w:r>
                          <w:rPr>
                            <w:sz w:val="24"/>
                          </w:rPr>
                          <w:t>0.000</w:t>
                        </w:r>
                      </w:p>
                    </w:tc>
                    <w:tc>
                      <w:tcPr>
                        <w:tcW w:w="795" w:type="dxa"/>
                      </w:tcPr>
                      <w:p w:rsidR="00AD1397" w:rsidRDefault="00AD1397">
                        <w:pPr>
                          <w:pStyle w:val="TableParagraph"/>
                          <w:spacing w:before="7" w:line="262" w:lineRule="exact"/>
                          <w:ind w:right="118"/>
                          <w:rPr>
                            <w:sz w:val="24"/>
                          </w:rPr>
                        </w:pPr>
                        <w:r>
                          <w:rPr>
                            <w:w w:val="95"/>
                            <w:sz w:val="24"/>
                          </w:rPr>
                          <w:t>5092</w:t>
                        </w:r>
                      </w:p>
                    </w:tc>
                    <w:tc>
                      <w:tcPr>
                        <w:tcW w:w="847" w:type="dxa"/>
                      </w:tcPr>
                      <w:p w:rsidR="00AD1397" w:rsidRDefault="00AD1397">
                        <w:pPr>
                          <w:pStyle w:val="TableParagraph"/>
                          <w:spacing w:before="7" w:line="262" w:lineRule="exact"/>
                          <w:ind w:right="120"/>
                          <w:rPr>
                            <w:sz w:val="24"/>
                          </w:rPr>
                        </w:pPr>
                        <w:r>
                          <w:rPr>
                            <w:w w:val="99"/>
                            <w:sz w:val="24"/>
                          </w:rPr>
                          <w:t>0</w:t>
                        </w:r>
                      </w:p>
                    </w:tc>
                    <w:tc>
                      <w:tcPr>
                        <w:tcW w:w="876" w:type="dxa"/>
                      </w:tcPr>
                      <w:p w:rsidR="00AD1397" w:rsidRDefault="00AD1397">
                        <w:pPr>
                          <w:pStyle w:val="TableParagraph"/>
                          <w:spacing w:before="7" w:line="262" w:lineRule="exact"/>
                          <w:ind w:right="258"/>
                          <w:rPr>
                            <w:sz w:val="24"/>
                          </w:rPr>
                        </w:pPr>
                        <w:r>
                          <w:rPr>
                            <w:w w:val="99"/>
                            <w:sz w:val="24"/>
                          </w:rPr>
                          <w:t>0</w:t>
                        </w:r>
                      </w:p>
                    </w:tc>
                    <w:tc>
                      <w:tcPr>
                        <w:tcW w:w="601" w:type="dxa"/>
                      </w:tcPr>
                      <w:p w:rsidR="00AD1397" w:rsidRDefault="00AD1397">
                        <w:pPr>
                          <w:pStyle w:val="TableParagraph"/>
                          <w:spacing w:before="7" w:line="262" w:lineRule="exact"/>
                          <w:ind w:right="119"/>
                          <w:rPr>
                            <w:sz w:val="24"/>
                          </w:rPr>
                        </w:pPr>
                        <w:r>
                          <w:rPr>
                            <w:w w:val="95"/>
                            <w:sz w:val="24"/>
                          </w:rPr>
                          <w:t>94</w:t>
                        </w:r>
                      </w:p>
                    </w:tc>
                  </w:tr>
                  <w:tr w:rsidR="00AD1397">
                    <w:trPr>
                      <w:trHeight w:val="348"/>
                    </w:trPr>
                    <w:tc>
                      <w:tcPr>
                        <w:tcW w:w="2508" w:type="dxa"/>
                        <w:tcBorders>
                          <w:bottom w:val="single" w:sz="6" w:space="0" w:color="000000"/>
                        </w:tcBorders>
                      </w:tcPr>
                      <w:p w:rsidR="00AD1397" w:rsidRDefault="00AD1397">
                        <w:pPr>
                          <w:pStyle w:val="TableParagraph"/>
                          <w:tabs>
                            <w:tab w:val="right" w:pos="2386"/>
                          </w:tabs>
                          <w:spacing w:before="7" w:line="240" w:lineRule="auto"/>
                          <w:ind w:left="119"/>
                          <w:jc w:val="left"/>
                          <w:rPr>
                            <w:sz w:val="24"/>
                          </w:rPr>
                        </w:pPr>
                        <w:r>
                          <w:rPr>
                            <w:sz w:val="24"/>
                          </w:rPr>
                          <w:t>thing</w:t>
                        </w:r>
                        <w:r>
                          <w:rPr>
                            <w:sz w:val="24"/>
                          </w:rPr>
                          <w:tab/>
                          <w:t>3.277</w:t>
                        </w:r>
                      </w:p>
                    </w:tc>
                    <w:tc>
                      <w:tcPr>
                        <w:tcW w:w="738" w:type="dxa"/>
                        <w:tcBorders>
                          <w:bottom w:val="single" w:sz="6" w:space="0" w:color="000000"/>
                        </w:tcBorders>
                      </w:tcPr>
                      <w:p w:rsidR="00AD1397" w:rsidRDefault="00AD1397">
                        <w:pPr>
                          <w:pStyle w:val="TableParagraph"/>
                          <w:spacing w:before="7" w:line="240" w:lineRule="auto"/>
                          <w:ind w:left="120"/>
                          <w:jc w:val="left"/>
                          <w:rPr>
                            <w:sz w:val="24"/>
                          </w:rPr>
                        </w:pPr>
                        <w:r>
                          <w:rPr>
                            <w:sz w:val="24"/>
                          </w:rPr>
                          <w:t>0.267</w:t>
                        </w:r>
                      </w:p>
                    </w:tc>
                    <w:tc>
                      <w:tcPr>
                        <w:tcW w:w="737" w:type="dxa"/>
                        <w:tcBorders>
                          <w:bottom w:val="single" w:sz="6" w:space="0" w:color="000000"/>
                        </w:tcBorders>
                      </w:tcPr>
                      <w:p w:rsidR="00AD1397" w:rsidRDefault="00AD1397">
                        <w:pPr>
                          <w:pStyle w:val="TableParagraph"/>
                          <w:spacing w:before="7" w:line="240" w:lineRule="auto"/>
                          <w:ind w:left="98" w:right="99"/>
                          <w:jc w:val="center"/>
                          <w:rPr>
                            <w:sz w:val="24"/>
                          </w:rPr>
                        </w:pPr>
                        <w:r>
                          <w:rPr>
                            <w:sz w:val="24"/>
                          </w:rPr>
                          <w:t>0.000</w:t>
                        </w:r>
                      </w:p>
                    </w:tc>
                    <w:tc>
                      <w:tcPr>
                        <w:tcW w:w="795" w:type="dxa"/>
                        <w:tcBorders>
                          <w:bottom w:val="single" w:sz="6" w:space="0" w:color="000000"/>
                        </w:tcBorders>
                      </w:tcPr>
                      <w:p w:rsidR="00AD1397" w:rsidRDefault="00AD1397">
                        <w:pPr>
                          <w:pStyle w:val="TableParagraph"/>
                          <w:spacing w:before="7" w:line="240" w:lineRule="auto"/>
                          <w:ind w:right="118"/>
                          <w:rPr>
                            <w:sz w:val="24"/>
                          </w:rPr>
                        </w:pPr>
                        <w:r>
                          <w:rPr>
                            <w:w w:val="95"/>
                            <w:sz w:val="24"/>
                          </w:rPr>
                          <w:t>10649</w:t>
                        </w:r>
                      </w:p>
                    </w:tc>
                    <w:tc>
                      <w:tcPr>
                        <w:tcW w:w="847" w:type="dxa"/>
                        <w:tcBorders>
                          <w:bottom w:val="single" w:sz="6" w:space="0" w:color="000000"/>
                        </w:tcBorders>
                      </w:tcPr>
                      <w:p w:rsidR="00AD1397" w:rsidRDefault="00AD1397">
                        <w:pPr>
                          <w:pStyle w:val="TableParagraph"/>
                          <w:spacing w:before="7" w:line="240" w:lineRule="auto"/>
                          <w:ind w:right="120"/>
                          <w:rPr>
                            <w:sz w:val="24"/>
                          </w:rPr>
                        </w:pPr>
                        <w:r>
                          <w:rPr>
                            <w:w w:val="99"/>
                            <w:sz w:val="24"/>
                          </w:rPr>
                          <w:t>0</w:t>
                        </w:r>
                      </w:p>
                    </w:tc>
                    <w:tc>
                      <w:tcPr>
                        <w:tcW w:w="876" w:type="dxa"/>
                        <w:tcBorders>
                          <w:bottom w:val="single" w:sz="6" w:space="0" w:color="000000"/>
                        </w:tcBorders>
                      </w:tcPr>
                      <w:p w:rsidR="00AD1397" w:rsidRDefault="00AD1397">
                        <w:pPr>
                          <w:pStyle w:val="TableParagraph"/>
                          <w:spacing w:before="7" w:line="240" w:lineRule="auto"/>
                          <w:ind w:right="258"/>
                          <w:rPr>
                            <w:sz w:val="24"/>
                          </w:rPr>
                        </w:pPr>
                        <w:r>
                          <w:rPr>
                            <w:w w:val="99"/>
                            <w:sz w:val="24"/>
                          </w:rPr>
                          <w:t>0</w:t>
                        </w:r>
                      </w:p>
                    </w:tc>
                    <w:tc>
                      <w:tcPr>
                        <w:tcW w:w="601" w:type="dxa"/>
                        <w:tcBorders>
                          <w:bottom w:val="single" w:sz="6" w:space="0" w:color="000000"/>
                        </w:tcBorders>
                      </w:tcPr>
                      <w:p w:rsidR="00AD1397" w:rsidRDefault="00AD1397">
                        <w:pPr>
                          <w:pStyle w:val="TableParagraph"/>
                          <w:spacing w:before="7" w:line="240" w:lineRule="auto"/>
                          <w:ind w:right="119"/>
                          <w:rPr>
                            <w:sz w:val="24"/>
                          </w:rPr>
                        </w:pPr>
                        <w:r>
                          <w:rPr>
                            <w:w w:val="95"/>
                            <w:sz w:val="24"/>
                          </w:rPr>
                          <w:t>94</w:t>
                        </w:r>
                      </w:p>
                    </w:tc>
                  </w:tr>
                  <w:tr w:rsidR="00AD1397">
                    <w:trPr>
                      <w:trHeight w:val="394"/>
                    </w:trPr>
                    <w:tc>
                      <w:tcPr>
                        <w:tcW w:w="2508" w:type="dxa"/>
                        <w:tcBorders>
                          <w:top w:val="single" w:sz="6" w:space="0" w:color="000000"/>
                          <w:bottom w:val="single" w:sz="6" w:space="0" w:color="000000"/>
                        </w:tcBorders>
                      </w:tcPr>
                      <w:p w:rsidR="00AD1397" w:rsidRDefault="00AD1397">
                        <w:pPr>
                          <w:pStyle w:val="TableParagraph"/>
                          <w:spacing w:before="53" w:line="240" w:lineRule="auto"/>
                          <w:ind w:left="119"/>
                          <w:jc w:val="left"/>
                          <w:rPr>
                            <w:sz w:val="24"/>
                          </w:rPr>
                        </w:pPr>
                        <w:r>
                          <w:rPr>
                            <w:sz w:val="24"/>
                          </w:rPr>
                          <w:t>Property Words</w:t>
                        </w:r>
                      </w:p>
                    </w:tc>
                    <w:tc>
                      <w:tcPr>
                        <w:tcW w:w="738"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737"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795"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847"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876"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c>
                      <w:tcPr>
                        <w:tcW w:w="601" w:type="dxa"/>
                        <w:tcBorders>
                          <w:top w:val="single" w:sz="6" w:space="0" w:color="000000"/>
                          <w:bottom w:val="single" w:sz="6" w:space="0" w:color="000000"/>
                        </w:tcBorders>
                      </w:tcPr>
                      <w:p w:rsidR="00AD1397" w:rsidRDefault="00AD1397">
                        <w:pPr>
                          <w:pStyle w:val="TableParagraph"/>
                          <w:spacing w:before="0" w:line="240" w:lineRule="auto"/>
                          <w:jc w:val="left"/>
                          <w:rPr>
                            <w:rFonts w:ascii="Times New Roman"/>
                          </w:rPr>
                        </w:pPr>
                      </w:p>
                    </w:tc>
                  </w:tr>
                  <w:tr w:rsidR="00AD1397">
                    <w:trPr>
                      <w:trHeight w:val="334"/>
                    </w:trPr>
                    <w:tc>
                      <w:tcPr>
                        <w:tcW w:w="2508" w:type="dxa"/>
                        <w:tcBorders>
                          <w:top w:val="single" w:sz="6" w:space="0" w:color="000000"/>
                        </w:tcBorders>
                      </w:tcPr>
                      <w:p w:rsidR="00AD1397" w:rsidRDefault="00AD1397">
                        <w:pPr>
                          <w:pStyle w:val="TableParagraph"/>
                          <w:tabs>
                            <w:tab w:val="right" w:pos="2386"/>
                          </w:tabs>
                          <w:spacing w:before="53" w:line="262" w:lineRule="exact"/>
                          <w:ind w:left="119"/>
                          <w:jc w:val="left"/>
                          <w:rPr>
                            <w:sz w:val="24"/>
                          </w:rPr>
                        </w:pPr>
                        <w:r>
                          <w:rPr>
                            <w:sz w:val="24"/>
                          </w:rPr>
                          <w:t>little</w:t>
                        </w:r>
                        <w:r>
                          <w:rPr>
                            <w:sz w:val="24"/>
                          </w:rPr>
                          <w:tab/>
                          <w:t>1.738</w:t>
                        </w:r>
                      </w:p>
                    </w:tc>
                    <w:tc>
                      <w:tcPr>
                        <w:tcW w:w="738" w:type="dxa"/>
                        <w:tcBorders>
                          <w:top w:val="single" w:sz="6" w:space="0" w:color="000000"/>
                        </w:tcBorders>
                      </w:tcPr>
                      <w:p w:rsidR="00AD1397" w:rsidRDefault="00AD1397">
                        <w:pPr>
                          <w:pStyle w:val="TableParagraph"/>
                          <w:spacing w:before="53" w:line="262" w:lineRule="exact"/>
                          <w:ind w:left="120"/>
                          <w:jc w:val="left"/>
                          <w:rPr>
                            <w:sz w:val="24"/>
                          </w:rPr>
                        </w:pPr>
                        <w:r>
                          <w:rPr>
                            <w:sz w:val="24"/>
                          </w:rPr>
                          <w:t>0.362</w:t>
                        </w:r>
                      </w:p>
                    </w:tc>
                    <w:tc>
                      <w:tcPr>
                        <w:tcW w:w="737" w:type="dxa"/>
                        <w:tcBorders>
                          <w:top w:val="single" w:sz="6" w:space="0" w:color="000000"/>
                        </w:tcBorders>
                      </w:tcPr>
                      <w:p w:rsidR="00AD1397" w:rsidRDefault="00AD1397">
                        <w:pPr>
                          <w:pStyle w:val="TableParagraph"/>
                          <w:spacing w:before="53" w:line="262" w:lineRule="exact"/>
                          <w:ind w:left="98" w:right="99"/>
                          <w:jc w:val="center"/>
                          <w:rPr>
                            <w:sz w:val="24"/>
                          </w:rPr>
                        </w:pPr>
                        <w:r>
                          <w:rPr>
                            <w:sz w:val="24"/>
                          </w:rPr>
                          <w:t>0.511</w:t>
                        </w:r>
                      </w:p>
                    </w:tc>
                    <w:tc>
                      <w:tcPr>
                        <w:tcW w:w="795" w:type="dxa"/>
                        <w:tcBorders>
                          <w:top w:val="single" w:sz="6" w:space="0" w:color="000000"/>
                        </w:tcBorders>
                      </w:tcPr>
                      <w:p w:rsidR="00AD1397" w:rsidRDefault="00AD1397">
                        <w:pPr>
                          <w:pStyle w:val="TableParagraph"/>
                          <w:spacing w:before="53" w:line="262" w:lineRule="exact"/>
                          <w:ind w:right="118"/>
                          <w:rPr>
                            <w:sz w:val="24"/>
                          </w:rPr>
                        </w:pPr>
                        <w:r>
                          <w:rPr>
                            <w:w w:val="95"/>
                            <w:sz w:val="24"/>
                          </w:rPr>
                          <w:t>1,345</w:t>
                        </w:r>
                      </w:p>
                    </w:tc>
                    <w:tc>
                      <w:tcPr>
                        <w:tcW w:w="847" w:type="dxa"/>
                        <w:tcBorders>
                          <w:top w:val="single" w:sz="6" w:space="0" w:color="000000"/>
                        </w:tcBorders>
                      </w:tcPr>
                      <w:p w:rsidR="00AD1397" w:rsidRDefault="00AD1397">
                        <w:pPr>
                          <w:pStyle w:val="TableParagraph"/>
                          <w:spacing w:before="53" w:line="262" w:lineRule="exact"/>
                          <w:ind w:right="120"/>
                          <w:rPr>
                            <w:sz w:val="24"/>
                          </w:rPr>
                        </w:pPr>
                        <w:r>
                          <w:rPr>
                            <w:w w:val="99"/>
                            <w:sz w:val="24"/>
                          </w:rPr>
                          <w:t>0</w:t>
                        </w:r>
                      </w:p>
                    </w:tc>
                    <w:tc>
                      <w:tcPr>
                        <w:tcW w:w="876" w:type="dxa"/>
                        <w:tcBorders>
                          <w:top w:val="single" w:sz="6" w:space="0" w:color="000000"/>
                        </w:tcBorders>
                      </w:tcPr>
                      <w:p w:rsidR="00AD1397" w:rsidRDefault="00AD1397">
                        <w:pPr>
                          <w:pStyle w:val="TableParagraph"/>
                          <w:spacing w:before="53" w:line="262" w:lineRule="exact"/>
                          <w:ind w:right="258"/>
                          <w:rPr>
                            <w:sz w:val="24"/>
                          </w:rPr>
                        </w:pPr>
                        <w:r>
                          <w:rPr>
                            <w:w w:val="95"/>
                            <w:sz w:val="24"/>
                          </w:rPr>
                          <w:t>4,062</w:t>
                        </w:r>
                      </w:p>
                    </w:tc>
                    <w:tc>
                      <w:tcPr>
                        <w:tcW w:w="601" w:type="dxa"/>
                        <w:tcBorders>
                          <w:top w:val="single" w:sz="6" w:space="0" w:color="000000"/>
                        </w:tcBorders>
                      </w:tcPr>
                      <w:p w:rsidR="00AD1397" w:rsidRDefault="00AD1397">
                        <w:pPr>
                          <w:pStyle w:val="TableParagraph"/>
                          <w:spacing w:before="53" w:line="262" w:lineRule="exact"/>
                          <w:ind w:right="119"/>
                          <w:rPr>
                            <w:sz w:val="24"/>
                          </w:rPr>
                        </w:pPr>
                        <w:r>
                          <w:rPr>
                            <w:w w:val="95"/>
                            <w:sz w:val="24"/>
                          </w:rPr>
                          <w:t>15</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pretty</w:t>
                        </w:r>
                        <w:r>
                          <w:rPr>
                            <w:sz w:val="24"/>
                          </w:rPr>
                          <w:tab/>
                          <w:t>1.170</w:t>
                        </w:r>
                      </w:p>
                    </w:tc>
                    <w:tc>
                      <w:tcPr>
                        <w:tcW w:w="738" w:type="dxa"/>
                      </w:tcPr>
                      <w:p w:rsidR="00AD1397" w:rsidRDefault="00AD1397">
                        <w:pPr>
                          <w:pStyle w:val="TableParagraph"/>
                          <w:spacing w:before="7" w:line="262" w:lineRule="exact"/>
                          <w:ind w:left="120"/>
                          <w:jc w:val="left"/>
                          <w:rPr>
                            <w:sz w:val="24"/>
                          </w:rPr>
                        </w:pPr>
                        <w:r>
                          <w:rPr>
                            <w:sz w:val="24"/>
                          </w:rPr>
                          <w:t>0.440</w:t>
                        </w:r>
                      </w:p>
                    </w:tc>
                    <w:tc>
                      <w:tcPr>
                        <w:tcW w:w="737" w:type="dxa"/>
                      </w:tcPr>
                      <w:p w:rsidR="00AD1397" w:rsidRDefault="00AD1397">
                        <w:pPr>
                          <w:pStyle w:val="TableParagraph"/>
                          <w:spacing w:before="7" w:line="262" w:lineRule="exact"/>
                          <w:ind w:left="98" w:right="99"/>
                          <w:jc w:val="center"/>
                          <w:rPr>
                            <w:sz w:val="24"/>
                          </w:rPr>
                        </w:pPr>
                        <w:r>
                          <w:rPr>
                            <w:sz w:val="24"/>
                          </w:rPr>
                          <w:t>0.170</w:t>
                        </w:r>
                      </w:p>
                    </w:tc>
                    <w:tc>
                      <w:tcPr>
                        <w:tcW w:w="795" w:type="dxa"/>
                      </w:tcPr>
                      <w:p w:rsidR="00AD1397" w:rsidRDefault="00AD1397">
                        <w:pPr>
                          <w:pStyle w:val="TableParagraph"/>
                          <w:spacing w:before="7" w:line="262" w:lineRule="exact"/>
                          <w:ind w:right="118"/>
                          <w:rPr>
                            <w:sz w:val="24"/>
                          </w:rPr>
                        </w:pPr>
                        <w:r>
                          <w:rPr>
                            <w:w w:val="99"/>
                            <w:sz w:val="24"/>
                          </w:rPr>
                          <w:t>1</w:t>
                        </w:r>
                      </w:p>
                    </w:tc>
                    <w:tc>
                      <w:tcPr>
                        <w:tcW w:w="847" w:type="dxa"/>
                      </w:tcPr>
                      <w:p w:rsidR="00AD1397" w:rsidRDefault="00AD1397">
                        <w:pPr>
                          <w:pStyle w:val="TableParagraph"/>
                          <w:spacing w:before="7" w:line="262" w:lineRule="exact"/>
                          <w:ind w:right="120"/>
                          <w:rPr>
                            <w:sz w:val="24"/>
                          </w:rPr>
                        </w:pPr>
                        <w:r>
                          <w:rPr>
                            <w:w w:val="99"/>
                            <w:sz w:val="24"/>
                          </w:rPr>
                          <w:t>1</w:t>
                        </w:r>
                      </w:p>
                    </w:tc>
                    <w:tc>
                      <w:tcPr>
                        <w:tcW w:w="876" w:type="dxa"/>
                      </w:tcPr>
                      <w:p w:rsidR="00AD1397" w:rsidRDefault="00AD1397">
                        <w:pPr>
                          <w:pStyle w:val="TableParagraph"/>
                          <w:spacing w:before="7" w:line="262" w:lineRule="exact"/>
                          <w:ind w:right="258"/>
                          <w:rPr>
                            <w:sz w:val="24"/>
                          </w:rPr>
                        </w:pPr>
                        <w:r>
                          <w:rPr>
                            <w:w w:val="95"/>
                            <w:sz w:val="24"/>
                          </w:rPr>
                          <w:t>51</w:t>
                        </w:r>
                      </w:p>
                    </w:tc>
                    <w:tc>
                      <w:tcPr>
                        <w:tcW w:w="601" w:type="dxa"/>
                      </w:tcPr>
                      <w:p w:rsidR="00AD1397" w:rsidRDefault="00AD1397">
                        <w:pPr>
                          <w:pStyle w:val="TableParagraph"/>
                          <w:spacing w:before="7" w:line="262" w:lineRule="exact"/>
                          <w:ind w:right="119"/>
                          <w:rPr>
                            <w:sz w:val="24"/>
                          </w:rPr>
                        </w:pPr>
                        <w:r>
                          <w:rPr>
                            <w:w w:val="95"/>
                            <w:sz w:val="24"/>
                          </w:rPr>
                          <w:t>49</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old</w:t>
                        </w:r>
                        <w:r>
                          <w:rPr>
                            <w:sz w:val="24"/>
                          </w:rPr>
                          <w:tab/>
                          <w:t>0.607</w:t>
                        </w:r>
                      </w:p>
                    </w:tc>
                    <w:tc>
                      <w:tcPr>
                        <w:tcW w:w="738" w:type="dxa"/>
                      </w:tcPr>
                      <w:p w:rsidR="00AD1397" w:rsidRDefault="00AD1397">
                        <w:pPr>
                          <w:pStyle w:val="TableParagraph"/>
                          <w:spacing w:before="7" w:line="262" w:lineRule="exact"/>
                          <w:ind w:left="120"/>
                          <w:jc w:val="left"/>
                          <w:rPr>
                            <w:sz w:val="24"/>
                          </w:rPr>
                        </w:pPr>
                        <w:r>
                          <w:rPr>
                            <w:sz w:val="24"/>
                          </w:rPr>
                          <w:t>0.565</w:t>
                        </w:r>
                      </w:p>
                    </w:tc>
                    <w:tc>
                      <w:tcPr>
                        <w:tcW w:w="737" w:type="dxa"/>
                      </w:tcPr>
                      <w:p w:rsidR="00AD1397" w:rsidRDefault="00AD1397">
                        <w:pPr>
                          <w:pStyle w:val="TableParagraph"/>
                          <w:spacing w:before="7" w:line="262" w:lineRule="exact"/>
                          <w:ind w:left="98" w:right="99"/>
                          <w:jc w:val="center"/>
                          <w:rPr>
                            <w:sz w:val="24"/>
                          </w:rPr>
                        </w:pPr>
                        <w:r>
                          <w:rPr>
                            <w:sz w:val="24"/>
                          </w:rPr>
                          <w:t>0.054</w:t>
                        </w:r>
                      </w:p>
                    </w:tc>
                    <w:tc>
                      <w:tcPr>
                        <w:tcW w:w="795" w:type="dxa"/>
                      </w:tcPr>
                      <w:p w:rsidR="00AD1397" w:rsidRDefault="00AD1397">
                        <w:pPr>
                          <w:pStyle w:val="TableParagraph"/>
                          <w:spacing w:before="7" w:line="262" w:lineRule="exact"/>
                          <w:ind w:right="118"/>
                          <w:rPr>
                            <w:sz w:val="24"/>
                          </w:rPr>
                        </w:pPr>
                        <w:r>
                          <w:rPr>
                            <w:w w:val="99"/>
                            <w:sz w:val="24"/>
                          </w:rPr>
                          <w:t>5</w:t>
                        </w:r>
                      </w:p>
                    </w:tc>
                    <w:tc>
                      <w:tcPr>
                        <w:tcW w:w="847" w:type="dxa"/>
                      </w:tcPr>
                      <w:p w:rsidR="00AD1397" w:rsidRDefault="00AD1397">
                        <w:pPr>
                          <w:pStyle w:val="TableParagraph"/>
                          <w:spacing w:before="7" w:line="262" w:lineRule="exact"/>
                          <w:ind w:right="120"/>
                          <w:rPr>
                            <w:sz w:val="24"/>
                          </w:rPr>
                        </w:pPr>
                        <w:r>
                          <w:rPr>
                            <w:w w:val="99"/>
                            <w:sz w:val="24"/>
                          </w:rPr>
                          <w:t>3</w:t>
                        </w:r>
                      </w:p>
                    </w:tc>
                    <w:tc>
                      <w:tcPr>
                        <w:tcW w:w="876" w:type="dxa"/>
                      </w:tcPr>
                      <w:p w:rsidR="00AD1397" w:rsidRDefault="00AD1397">
                        <w:pPr>
                          <w:pStyle w:val="TableParagraph"/>
                          <w:spacing w:before="7" w:line="262" w:lineRule="exact"/>
                          <w:ind w:right="258"/>
                          <w:rPr>
                            <w:sz w:val="24"/>
                          </w:rPr>
                        </w:pPr>
                        <w:r>
                          <w:rPr>
                            <w:w w:val="95"/>
                            <w:sz w:val="24"/>
                          </w:rPr>
                          <w:t>838</w:t>
                        </w:r>
                      </w:p>
                    </w:tc>
                    <w:tc>
                      <w:tcPr>
                        <w:tcW w:w="601" w:type="dxa"/>
                      </w:tcPr>
                      <w:p w:rsidR="00AD1397" w:rsidRDefault="00AD1397">
                        <w:pPr>
                          <w:pStyle w:val="TableParagraph"/>
                          <w:spacing w:before="7" w:line="262" w:lineRule="exact"/>
                          <w:ind w:right="119"/>
                          <w:rPr>
                            <w:sz w:val="24"/>
                          </w:rPr>
                        </w:pPr>
                        <w:r>
                          <w:rPr>
                            <w:w w:val="95"/>
                            <w:sz w:val="24"/>
                          </w:rPr>
                          <w:t>70</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big</w:t>
                        </w:r>
                        <w:r>
                          <w:rPr>
                            <w:sz w:val="24"/>
                          </w:rPr>
                          <w:tab/>
                          <w:t>0.830</w:t>
                        </w:r>
                      </w:p>
                    </w:tc>
                    <w:tc>
                      <w:tcPr>
                        <w:tcW w:w="738" w:type="dxa"/>
                      </w:tcPr>
                      <w:p w:rsidR="00AD1397" w:rsidRDefault="00AD1397">
                        <w:pPr>
                          <w:pStyle w:val="TableParagraph"/>
                          <w:spacing w:before="7" w:line="262" w:lineRule="exact"/>
                          <w:ind w:left="120"/>
                          <w:jc w:val="left"/>
                          <w:rPr>
                            <w:sz w:val="24"/>
                          </w:rPr>
                        </w:pPr>
                        <w:r>
                          <w:rPr>
                            <w:sz w:val="24"/>
                          </w:rPr>
                          <w:t>0.474</w:t>
                        </w:r>
                      </w:p>
                    </w:tc>
                    <w:tc>
                      <w:tcPr>
                        <w:tcW w:w="737" w:type="dxa"/>
                      </w:tcPr>
                      <w:p w:rsidR="00AD1397" w:rsidRDefault="00AD1397">
                        <w:pPr>
                          <w:pStyle w:val="TableParagraph"/>
                          <w:spacing w:before="7" w:line="262" w:lineRule="exact"/>
                          <w:ind w:left="98" w:right="99"/>
                          <w:jc w:val="center"/>
                          <w:rPr>
                            <w:sz w:val="24"/>
                          </w:rPr>
                        </w:pPr>
                        <w:r>
                          <w:rPr>
                            <w:sz w:val="24"/>
                          </w:rPr>
                          <w:t>0.046</w:t>
                        </w:r>
                      </w:p>
                    </w:tc>
                    <w:tc>
                      <w:tcPr>
                        <w:tcW w:w="795" w:type="dxa"/>
                      </w:tcPr>
                      <w:p w:rsidR="00AD1397" w:rsidRDefault="00AD1397">
                        <w:pPr>
                          <w:pStyle w:val="TableParagraph"/>
                          <w:spacing w:before="7" w:line="262" w:lineRule="exact"/>
                          <w:ind w:right="118"/>
                          <w:rPr>
                            <w:sz w:val="24"/>
                          </w:rPr>
                        </w:pPr>
                        <w:r>
                          <w:rPr>
                            <w:w w:val="95"/>
                            <w:sz w:val="24"/>
                          </w:rPr>
                          <w:t>21</w:t>
                        </w:r>
                      </w:p>
                    </w:tc>
                    <w:tc>
                      <w:tcPr>
                        <w:tcW w:w="847" w:type="dxa"/>
                      </w:tcPr>
                      <w:p w:rsidR="00AD1397" w:rsidRDefault="00AD1397">
                        <w:pPr>
                          <w:pStyle w:val="TableParagraph"/>
                          <w:spacing w:before="7" w:line="262" w:lineRule="exact"/>
                          <w:ind w:right="120"/>
                          <w:rPr>
                            <w:sz w:val="24"/>
                          </w:rPr>
                        </w:pPr>
                        <w:r>
                          <w:rPr>
                            <w:w w:val="99"/>
                            <w:sz w:val="24"/>
                          </w:rPr>
                          <w:t>0</w:t>
                        </w:r>
                      </w:p>
                    </w:tc>
                    <w:tc>
                      <w:tcPr>
                        <w:tcW w:w="876" w:type="dxa"/>
                      </w:tcPr>
                      <w:p w:rsidR="00AD1397" w:rsidRDefault="00AD1397">
                        <w:pPr>
                          <w:pStyle w:val="TableParagraph"/>
                          <w:spacing w:before="7" w:line="262" w:lineRule="exact"/>
                          <w:ind w:right="258"/>
                          <w:rPr>
                            <w:sz w:val="24"/>
                          </w:rPr>
                        </w:pPr>
                        <w:r>
                          <w:rPr>
                            <w:w w:val="95"/>
                            <w:sz w:val="24"/>
                          </w:rPr>
                          <w:t>2,381</w:t>
                        </w:r>
                      </w:p>
                    </w:tc>
                    <w:tc>
                      <w:tcPr>
                        <w:tcW w:w="601" w:type="dxa"/>
                      </w:tcPr>
                      <w:p w:rsidR="00AD1397" w:rsidRDefault="00AD1397">
                        <w:pPr>
                          <w:pStyle w:val="TableParagraph"/>
                          <w:spacing w:before="7" w:line="262" w:lineRule="exact"/>
                          <w:ind w:right="119"/>
                          <w:rPr>
                            <w:sz w:val="24"/>
                          </w:rPr>
                        </w:pPr>
                        <w:r>
                          <w:rPr>
                            <w:w w:val="95"/>
                            <w:sz w:val="24"/>
                          </w:rPr>
                          <w:t>72</w:t>
                        </w:r>
                      </w:p>
                    </w:tc>
                  </w:tr>
                  <w:tr w:rsidR="00AD1397">
                    <w:trPr>
                      <w:trHeight w:val="288"/>
                    </w:trPr>
                    <w:tc>
                      <w:tcPr>
                        <w:tcW w:w="2508" w:type="dxa"/>
                      </w:tcPr>
                      <w:p w:rsidR="00AD1397" w:rsidRDefault="00AD1397">
                        <w:pPr>
                          <w:pStyle w:val="TableParagraph"/>
                          <w:tabs>
                            <w:tab w:val="right" w:pos="2386"/>
                          </w:tabs>
                          <w:spacing w:before="7" w:line="262" w:lineRule="exact"/>
                          <w:ind w:left="119"/>
                          <w:jc w:val="left"/>
                          <w:rPr>
                            <w:sz w:val="24"/>
                          </w:rPr>
                        </w:pPr>
                        <w:r>
                          <w:rPr>
                            <w:sz w:val="24"/>
                          </w:rPr>
                          <w:t>large</w:t>
                        </w:r>
                        <w:r>
                          <w:rPr>
                            <w:sz w:val="24"/>
                          </w:rPr>
                          <w:tab/>
                          <w:t>0.156</w:t>
                        </w:r>
                      </w:p>
                    </w:tc>
                    <w:tc>
                      <w:tcPr>
                        <w:tcW w:w="738" w:type="dxa"/>
                      </w:tcPr>
                      <w:p w:rsidR="00AD1397" w:rsidRDefault="00AD1397">
                        <w:pPr>
                          <w:pStyle w:val="TableParagraph"/>
                          <w:spacing w:before="7" w:line="262" w:lineRule="exact"/>
                          <w:ind w:left="120"/>
                          <w:jc w:val="left"/>
                          <w:rPr>
                            <w:sz w:val="24"/>
                          </w:rPr>
                        </w:pPr>
                        <w:r>
                          <w:rPr>
                            <w:sz w:val="24"/>
                          </w:rPr>
                          <w:t>0.845</w:t>
                        </w:r>
                      </w:p>
                    </w:tc>
                    <w:tc>
                      <w:tcPr>
                        <w:tcW w:w="737" w:type="dxa"/>
                      </w:tcPr>
                      <w:p w:rsidR="00AD1397" w:rsidRDefault="00AD1397">
                        <w:pPr>
                          <w:pStyle w:val="TableParagraph"/>
                          <w:spacing w:before="7" w:line="262" w:lineRule="exact"/>
                          <w:ind w:left="98" w:right="99"/>
                          <w:jc w:val="center"/>
                          <w:rPr>
                            <w:sz w:val="24"/>
                          </w:rPr>
                        </w:pPr>
                        <w:r>
                          <w:rPr>
                            <w:sz w:val="24"/>
                          </w:rPr>
                          <w:t>0.042</w:t>
                        </w:r>
                      </w:p>
                    </w:tc>
                    <w:tc>
                      <w:tcPr>
                        <w:tcW w:w="795" w:type="dxa"/>
                      </w:tcPr>
                      <w:p w:rsidR="00AD1397" w:rsidRDefault="00AD1397">
                        <w:pPr>
                          <w:pStyle w:val="TableParagraph"/>
                          <w:spacing w:before="7" w:line="262" w:lineRule="exact"/>
                          <w:ind w:right="118"/>
                          <w:rPr>
                            <w:sz w:val="24"/>
                          </w:rPr>
                        </w:pPr>
                        <w:r>
                          <w:rPr>
                            <w:w w:val="99"/>
                            <w:sz w:val="24"/>
                          </w:rPr>
                          <w:t>2</w:t>
                        </w:r>
                      </w:p>
                    </w:tc>
                    <w:tc>
                      <w:tcPr>
                        <w:tcW w:w="847" w:type="dxa"/>
                      </w:tcPr>
                      <w:p w:rsidR="00AD1397" w:rsidRDefault="00AD1397">
                        <w:pPr>
                          <w:pStyle w:val="TableParagraph"/>
                          <w:spacing w:before="7" w:line="262" w:lineRule="exact"/>
                          <w:ind w:right="120"/>
                          <w:rPr>
                            <w:sz w:val="24"/>
                          </w:rPr>
                        </w:pPr>
                        <w:r>
                          <w:rPr>
                            <w:w w:val="99"/>
                            <w:sz w:val="24"/>
                          </w:rPr>
                          <w:t>1</w:t>
                        </w:r>
                      </w:p>
                    </w:tc>
                    <w:tc>
                      <w:tcPr>
                        <w:tcW w:w="876" w:type="dxa"/>
                      </w:tcPr>
                      <w:p w:rsidR="00AD1397" w:rsidRDefault="00AD1397">
                        <w:pPr>
                          <w:pStyle w:val="TableParagraph"/>
                          <w:spacing w:before="7" w:line="262" w:lineRule="exact"/>
                          <w:ind w:right="258"/>
                          <w:rPr>
                            <w:sz w:val="24"/>
                          </w:rPr>
                        </w:pPr>
                        <w:r>
                          <w:rPr>
                            <w:w w:val="95"/>
                            <w:sz w:val="24"/>
                          </w:rPr>
                          <w:t>428</w:t>
                        </w:r>
                      </w:p>
                    </w:tc>
                    <w:tc>
                      <w:tcPr>
                        <w:tcW w:w="601" w:type="dxa"/>
                      </w:tcPr>
                      <w:p w:rsidR="00AD1397" w:rsidRDefault="00AD1397">
                        <w:pPr>
                          <w:pStyle w:val="TableParagraph"/>
                          <w:spacing w:before="7" w:line="262" w:lineRule="exact"/>
                          <w:ind w:right="119"/>
                          <w:rPr>
                            <w:sz w:val="24"/>
                          </w:rPr>
                        </w:pPr>
                        <w:r>
                          <w:rPr>
                            <w:w w:val="95"/>
                            <w:sz w:val="24"/>
                          </w:rPr>
                          <w:t>73</w:t>
                        </w:r>
                      </w:p>
                    </w:tc>
                  </w:tr>
                  <w:tr w:rsidR="00AD1397">
                    <w:trPr>
                      <w:trHeight w:val="349"/>
                    </w:trPr>
                    <w:tc>
                      <w:tcPr>
                        <w:tcW w:w="2508" w:type="dxa"/>
                        <w:tcBorders>
                          <w:bottom w:val="single" w:sz="8" w:space="0" w:color="000000"/>
                        </w:tcBorders>
                      </w:tcPr>
                      <w:p w:rsidR="00AD1397" w:rsidRDefault="00AD1397">
                        <w:pPr>
                          <w:pStyle w:val="TableParagraph"/>
                          <w:tabs>
                            <w:tab w:val="right" w:pos="2386"/>
                          </w:tabs>
                          <w:spacing w:before="7" w:line="240" w:lineRule="auto"/>
                          <w:ind w:left="119"/>
                          <w:jc w:val="left"/>
                          <w:rPr>
                            <w:sz w:val="24"/>
                          </w:rPr>
                        </w:pPr>
                        <w:r>
                          <w:rPr>
                            <w:sz w:val="24"/>
                          </w:rPr>
                          <w:t>hard</w:t>
                        </w:r>
                        <w:r>
                          <w:rPr>
                            <w:sz w:val="24"/>
                          </w:rPr>
                          <w:tab/>
                          <w:t>0.486</w:t>
                        </w:r>
                      </w:p>
                    </w:tc>
                    <w:tc>
                      <w:tcPr>
                        <w:tcW w:w="738" w:type="dxa"/>
                        <w:tcBorders>
                          <w:bottom w:val="single" w:sz="8" w:space="0" w:color="000000"/>
                        </w:tcBorders>
                      </w:tcPr>
                      <w:p w:rsidR="00AD1397" w:rsidRDefault="00AD1397">
                        <w:pPr>
                          <w:pStyle w:val="TableParagraph"/>
                          <w:spacing w:before="7" w:line="240" w:lineRule="auto"/>
                          <w:ind w:left="120"/>
                          <w:jc w:val="left"/>
                          <w:rPr>
                            <w:sz w:val="24"/>
                          </w:rPr>
                        </w:pPr>
                        <w:r>
                          <w:rPr>
                            <w:sz w:val="24"/>
                          </w:rPr>
                          <w:t>0.587</w:t>
                        </w:r>
                      </w:p>
                    </w:tc>
                    <w:tc>
                      <w:tcPr>
                        <w:tcW w:w="737" w:type="dxa"/>
                        <w:tcBorders>
                          <w:bottom w:val="single" w:sz="8" w:space="0" w:color="000000"/>
                        </w:tcBorders>
                      </w:tcPr>
                      <w:p w:rsidR="00AD1397" w:rsidRDefault="00AD1397">
                        <w:pPr>
                          <w:pStyle w:val="TableParagraph"/>
                          <w:spacing w:before="7" w:line="240" w:lineRule="auto"/>
                          <w:ind w:left="98" w:right="99"/>
                          <w:jc w:val="center"/>
                          <w:rPr>
                            <w:sz w:val="24"/>
                          </w:rPr>
                        </w:pPr>
                        <w:r>
                          <w:rPr>
                            <w:sz w:val="24"/>
                          </w:rPr>
                          <w:t>0.000</w:t>
                        </w:r>
                      </w:p>
                    </w:tc>
                    <w:tc>
                      <w:tcPr>
                        <w:tcW w:w="795" w:type="dxa"/>
                        <w:tcBorders>
                          <w:bottom w:val="single" w:sz="8" w:space="0" w:color="000000"/>
                        </w:tcBorders>
                      </w:tcPr>
                      <w:p w:rsidR="00AD1397" w:rsidRDefault="00AD1397">
                        <w:pPr>
                          <w:pStyle w:val="TableParagraph"/>
                          <w:spacing w:before="7" w:line="240" w:lineRule="auto"/>
                          <w:ind w:right="118"/>
                          <w:rPr>
                            <w:sz w:val="24"/>
                          </w:rPr>
                        </w:pPr>
                        <w:r>
                          <w:rPr>
                            <w:w w:val="99"/>
                            <w:sz w:val="24"/>
                          </w:rPr>
                          <w:t>0</w:t>
                        </w:r>
                      </w:p>
                    </w:tc>
                    <w:tc>
                      <w:tcPr>
                        <w:tcW w:w="847" w:type="dxa"/>
                        <w:tcBorders>
                          <w:bottom w:val="single" w:sz="8" w:space="0" w:color="000000"/>
                        </w:tcBorders>
                      </w:tcPr>
                      <w:p w:rsidR="00AD1397" w:rsidRDefault="00AD1397">
                        <w:pPr>
                          <w:pStyle w:val="TableParagraph"/>
                          <w:spacing w:before="7" w:line="240" w:lineRule="auto"/>
                          <w:ind w:right="120"/>
                          <w:rPr>
                            <w:sz w:val="24"/>
                          </w:rPr>
                        </w:pPr>
                        <w:r>
                          <w:rPr>
                            <w:w w:val="99"/>
                            <w:sz w:val="24"/>
                          </w:rPr>
                          <w:t>0</w:t>
                        </w:r>
                      </w:p>
                    </w:tc>
                    <w:tc>
                      <w:tcPr>
                        <w:tcW w:w="876" w:type="dxa"/>
                        <w:tcBorders>
                          <w:bottom w:val="single" w:sz="8" w:space="0" w:color="000000"/>
                        </w:tcBorders>
                      </w:tcPr>
                      <w:p w:rsidR="00AD1397" w:rsidRDefault="00AD1397">
                        <w:pPr>
                          <w:pStyle w:val="TableParagraph"/>
                          <w:spacing w:before="7" w:line="240" w:lineRule="auto"/>
                          <w:ind w:right="258"/>
                          <w:rPr>
                            <w:sz w:val="24"/>
                          </w:rPr>
                        </w:pPr>
                        <w:r>
                          <w:rPr>
                            <w:w w:val="95"/>
                            <w:sz w:val="24"/>
                          </w:rPr>
                          <w:t>380</w:t>
                        </w:r>
                      </w:p>
                    </w:tc>
                    <w:tc>
                      <w:tcPr>
                        <w:tcW w:w="601" w:type="dxa"/>
                        <w:tcBorders>
                          <w:bottom w:val="single" w:sz="8" w:space="0" w:color="000000"/>
                        </w:tcBorders>
                      </w:tcPr>
                      <w:p w:rsidR="00AD1397" w:rsidRDefault="00AD1397">
                        <w:pPr>
                          <w:pStyle w:val="TableParagraph"/>
                          <w:spacing w:before="7" w:line="240" w:lineRule="auto"/>
                          <w:ind w:right="119"/>
                          <w:rPr>
                            <w:sz w:val="24"/>
                          </w:rPr>
                        </w:pPr>
                        <w:r>
                          <w:rPr>
                            <w:w w:val="95"/>
                            <w:sz w:val="24"/>
                          </w:rPr>
                          <w:t>94</w:t>
                        </w:r>
                      </w:p>
                    </w:tc>
                  </w:tr>
                </w:tbl>
                <w:p w:rsidR="00AD1397" w:rsidRDefault="00AD1397">
                  <w:pPr>
                    <w:pStyle w:val="BodyText"/>
                  </w:pPr>
                </w:p>
              </w:txbxContent>
            </v:textbox>
            <w10:wrap anchorx="page" anchory="page"/>
          </v:shape>
        </w:pict>
      </w:r>
    </w:p>
    <w:p w:rsidR="00DD7756" w:rsidRDefault="00DD7756">
      <w:pPr>
        <w:spacing w:before="99"/>
        <w:ind w:left="1398" w:right="1614"/>
        <w:jc w:val="center"/>
      </w:pPr>
      <w:r>
        <w:pict>
          <v:line id="_x0000_s1097" style="position:absolute;left:0;text-align:left;z-index:-24004608;mso-position-horizontal-relative:page" from="137.5pt,49.9pt" to="492.5pt,49.9pt" strokeweight=".21089mm">
            <w10:wrap anchorx="page"/>
          </v:line>
        </w:pict>
      </w:r>
      <w:bookmarkStart w:id="296" w:name="_bookmark216"/>
      <w:bookmarkEnd w:id="296"/>
      <w:r w:rsidR="00AD1397">
        <w:rPr>
          <w:b/>
        </w:rPr>
        <w:t xml:space="preserve">Table 4.3: </w:t>
      </w:r>
      <w:r w:rsidR="00AD1397">
        <w:t>Low-flexibility stems in English</w:t>
      </w:r>
    </w:p>
    <w:p w:rsidR="00DD7756" w:rsidRDefault="00DD7756">
      <w:pPr>
        <w:pStyle w:val="BodyText"/>
        <w:spacing w:before="4"/>
        <w:rPr>
          <w:sz w:val="16"/>
        </w:rPr>
      </w:pPr>
      <w:r w:rsidRPr="00DD7756">
        <w:pict>
          <v:shape id="_x0000_s1096" style="position:absolute;margin-left:137.5pt;margin-top:11.8pt;width:355.05pt;height:.1pt;z-index:-15683584;mso-wrap-distance-left:0;mso-wrap-distance-right:0;mso-position-horizontal-relative:page" coordorigin="2750,236" coordsize="7101,0" path="m2750,236r7100,e" filled="f" strokeweight=".33739mm">
            <v:path arrowok="t"/>
            <w10:wrap type="topAndBottom" anchorx="page"/>
          </v:shape>
        </w:pict>
      </w:r>
    </w:p>
    <w:p w:rsidR="00DD7756" w:rsidRDefault="00AD1397">
      <w:pPr>
        <w:pStyle w:val="BodyText"/>
        <w:tabs>
          <w:tab w:val="left" w:pos="2529"/>
          <w:tab w:val="left" w:pos="3695"/>
          <w:tab w:val="left" w:pos="4475"/>
          <w:tab w:val="left" w:pos="5353"/>
          <w:tab w:val="left" w:pos="6076"/>
          <w:tab w:val="left" w:pos="6815"/>
          <w:tab w:val="left" w:pos="7550"/>
        </w:tabs>
        <w:spacing w:before="25" w:line="357" w:lineRule="auto"/>
        <w:ind w:left="1189" w:right="1405"/>
      </w:pPr>
      <w:r>
        <w:t>Stem</w:t>
      </w:r>
      <w:r>
        <w:tab/>
        <w:t>Rel.</w:t>
      </w:r>
      <w:r>
        <w:rPr>
          <w:spacing w:val="17"/>
        </w:rPr>
        <w:t xml:space="preserve"> </w:t>
      </w:r>
      <w:r>
        <w:t>Freq.</w:t>
      </w:r>
      <w:r>
        <w:tab/>
        <w:t>Disp.</w:t>
      </w:r>
      <w:r>
        <w:tab/>
        <w:t>Flex.</w:t>
      </w:r>
      <w:r>
        <w:tab/>
        <w:t>Ref.</w:t>
      </w:r>
      <w:r>
        <w:tab/>
        <w:t>Pred.</w:t>
      </w:r>
      <w:r>
        <w:tab/>
        <w:t>Mod.</w:t>
      </w:r>
      <w:r>
        <w:tab/>
      </w:r>
      <w:r>
        <w:rPr>
          <w:spacing w:val="-5"/>
        </w:rPr>
        <w:t xml:space="preserve">Rank </w:t>
      </w:r>
      <w:r>
        <w:t>Cognition &amp;</w:t>
      </w:r>
      <w:r>
        <w:rPr>
          <w:spacing w:val="-3"/>
        </w:rPr>
        <w:t xml:space="preserve"> </w:t>
      </w:r>
      <w:r>
        <w:t>Perception</w:t>
      </w:r>
    </w:p>
    <w:p w:rsidR="00DD7756" w:rsidRDefault="00DD7756">
      <w:pPr>
        <w:spacing w:line="357" w:lineRule="auto"/>
        <w:sectPr w:rsidR="00DD7756">
          <w:pgSz w:w="12240" w:h="15840"/>
          <w:pgMar w:top="1500" w:right="1100" w:bottom="1040" w:left="1680" w:header="0" w:footer="856" w:gutter="0"/>
          <w:cols w:space="720"/>
        </w:sectPr>
      </w:pPr>
    </w:p>
    <w:p w:rsidR="00DD7756" w:rsidRDefault="00AD1397">
      <w:pPr>
        <w:pStyle w:val="BodyText"/>
        <w:spacing w:before="84" w:line="420" w:lineRule="auto"/>
        <w:ind w:left="120" w:right="333"/>
        <w:jc w:val="both"/>
      </w:pPr>
      <w:bookmarkStart w:id="297" w:name="_bookmark217"/>
      <w:bookmarkEnd w:id="297"/>
      <w:r>
        <w:lastRenderedPageBreak/>
        <w:t>properties</w:t>
      </w:r>
      <w:r>
        <w:rPr>
          <w:spacing w:val="-12"/>
        </w:rPr>
        <w:t xml:space="preserve"> </w:t>
      </w:r>
      <w:r>
        <w:t>are</w:t>
      </w:r>
      <w:r>
        <w:rPr>
          <w:spacing w:val="-12"/>
        </w:rPr>
        <w:t xml:space="preserve"> </w:t>
      </w:r>
      <w:r>
        <w:t>among</w:t>
      </w:r>
      <w:r>
        <w:rPr>
          <w:spacing w:val="-12"/>
        </w:rPr>
        <w:t xml:space="preserve"> </w:t>
      </w:r>
      <w:r>
        <w:t>the</w:t>
      </w:r>
      <w:r>
        <w:rPr>
          <w:spacing w:val="-12"/>
        </w:rPr>
        <w:t xml:space="preserve"> </w:t>
      </w:r>
      <w:r>
        <w:t>core</w:t>
      </w:r>
      <w:r>
        <w:rPr>
          <w:spacing w:val="-12"/>
        </w:rPr>
        <w:t xml:space="preserve"> </w:t>
      </w:r>
      <w:r>
        <w:t>semantic</w:t>
      </w:r>
      <w:r>
        <w:rPr>
          <w:spacing w:val="-12"/>
        </w:rPr>
        <w:t xml:space="preserve"> </w:t>
      </w:r>
      <w:r>
        <w:t>classes</w:t>
      </w:r>
      <w:r>
        <w:rPr>
          <w:spacing w:val="-12"/>
        </w:rPr>
        <w:t xml:space="preserve"> </w:t>
      </w:r>
      <w:r>
        <w:t>for</w:t>
      </w:r>
      <w:r>
        <w:rPr>
          <w:spacing w:val="-11"/>
        </w:rPr>
        <w:t xml:space="preserve"> </w:t>
      </w:r>
      <w:r>
        <w:t>modifiers</w:t>
      </w:r>
      <w:r>
        <w:rPr>
          <w:spacing w:val="-12"/>
        </w:rPr>
        <w:t xml:space="preserve"> </w:t>
      </w:r>
      <w:r>
        <w:t>crosslinguistically</w:t>
      </w:r>
      <w:r>
        <w:rPr>
          <w:spacing w:val="-12"/>
        </w:rPr>
        <w:t xml:space="preserve"> </w:t>
      </w:r>
      <w:r>
        <w:t>(Dixon</w:t>
      </w:r>
      <w:r>
        <w:rPr>
          <w:spacing w:val="-16"/>
        </w:rPr>
        <w:t xml:space="preserve"> </w:t>
      </w:r>
      <w:hyperlink w:anchor="_bookmark311" w:history="1">
        <w:r>
          <w:rPr>
            <w:color w:val="007FFF"/>
          </w:rPr>
          <w:t>1977</w:t>
        </w:r>
      </w:hyperlink>
      <w:r>
        <w:t>). It is entirely unsurprising that these categories of words would nearly always be construed by speakers in the discourse functions that they are the most prototypical exemplars of. At the same time, these data show that such classification is not absolute.  Even words that  are strongly prototypical of a given discourse function are still occasionally used for other functions.</w:t>
      </w:r>
    </w:p>
    <w:p w:rsidR="00DD7756" w:rsidRDefault="00AD1397">
      <w:pPr>
        <w:pStyle w:val="BodyText"/>
        <w:spacing w:line="420" w:lineRule="auto"/>
        <w:ind w:left="119" w:right="332" w:firstLine="358"/>
        <w:jc w:val="both"/>
      </w:pPr>
      <w:r>
        <w:t>It is less clear why words of cognition or perception have low flexibility ratings, except that</w:t>
      </w:r>
      <w:r>
        <w:rPr>
          <w:spacing w:val="-20"/>
        </w:rPr>
        <w:t xml:space="preserve"> </w:t>
      </w:r>
      <w:r>
        <w:t>in</w:t>
      </w:r>
      <w:r>
        <w:rPr>
          <w:spacing w:val="-20"/>
        </w:rPr>
        <w:t xml:space="preserve"> </w:t>
      </w:r>
      <w:r>
        <w:t>most</w:t>
      </w:r>
      <w:r>
        <w:rPr>
          <w:spacing w:val="-19"/>
        </w:rPr>
        <w:t xml:space="preserve"> </w:t>
      </w:r>
      <w:r>
        <w:t>cases</w:t>
      </w:r>
      <w:r>
        <w:rPr>
          <w:spacing w:val="-20"/>
        </w:rPr>
        <w:t xml:space="preserve"> </w:t>
      </w:r>
      <w:r>
        <w:t>there</w:t>
      </w:r>
      <w:r>
        <w:rPr>
          <w:spacing w:val="-20"/>
        </w:rPr>
        <w:t xml:space="preserve"> </w:t>
      </w:r>
      <w:r>
        <w:t>are</w:t>
      </w:r>
      <w:r>
        <w:rPr>
          <w:spacing w:val="-20"/>
        </w:rPr>
        <w:t xml:space="preserve"> </w:t>
      </w:r>
      <w:r>
        <w:t>corresponding</w:t>
      </w:r>
      <w:r>
        <w:rPr>
          <w:spacing w:val="-20"/>
        </w:rPr>
        <w:t xml:space="preserve"> </w:t>
      </w:r>
      <w:r>
        <w:t>overtly-derived</w:t>
      </w:r>
      <w:r>
        <w:rPr>
          <w:spacing w:val="-20"/>
        </w:rPr>
        <w:t xml:space="preserve"> </w:t>
      </w:r>
      <w:r>
        <w:t>referential</w:t>
      </w:r>
      <w:r>
        <w:rPr>
          <w:spacing w:val="-20"/>
        </w:rPr>
        <w:t xml:space="preserve"> </w:t>
      </w:r>
      <w:r>
        <w:t>terms</w:t>
      </w:r>
      <w:r>
        <w:rPr>
          <w:spacing w:val="-20"/>
        </w:rPr>
        <w:t xml:space="preserve"> </w:t>
      </w:r>
      <w:r>
        <w:t>which</w:t>
      </w:r>
      <w:r>
        <w:rPr>
          <w:spacing w:val="-19"/>
        </w:rPr>
        <w:t xml:space="preserve"> </w:t>
      </w:r>
      <w:r>
        <w:t xml:space="preserve">potentially block the use of the word as a referent: </w:t>
      </w:r>
      <w:r>
        <w:rPr>
          <w:i/>
        </w:rPr>
        <w:t xml:space="preserve">enjoy </w:t>
      </w:r>
      <w:r>
        <w:t xml:space="preserve">is blocked by </w:t>
      </w:r>
      <w:r>
        <w:rPr>
          <w:i/>
        </w:rPr>
        <w:t>enjoyment</w:t>
      </w:r>
      <w:r>
        <w:t xml:space="preserve">; </w:t>
      </w:r>
      <w:r>
        <w:rPr>
          <w:i/>
        </w:rPr>
        <w:t xml:space="preserve">believe </w:t>
      </w:r>
      <w:r>
        <w:t xml:space="preserve">is blocked by </w:t>
      </w:r>
      <w:r>
        <w:rPr>
          <w:i/>
        </w:rPr>
        <w:t xml:space="preserve">belief </w:t>
      </w:r>
      <w:r>
        <w:t xml:space="preserve">; </w:t>
      </w:r>
      <w:r>
        <w:rPr>
          <w:i/>
        </w:rPr>
        <w:t xml:space="preserve">hate </w:t>
      </w:r>
      <w:r>
        <w:t xml:space="preserve">is blocked by </w:t>
      </w:r>
      <w:r>
        <w:rPr>
          <w:i/>
        </w:rPr>
        <w:t>hatred</w:t>
      </w:r>
      <w:r>
        <w:t xml:space="preserve">; </w:t>
      </w:r>
      <w:r>
        <w:rPr>
          <w:i/>
        </w:rPr>
        <w:t xml:space="preserve">know </w:t>
      </w:r>
      <w:r>
        <w:t xml:space="preserve">is blocked by </w:t>
      </w:r>
      <w:r>
        <w:rPr>
          <w:i/>
        </w:rPr>
        <w:t>knowledge</w:t>
      </w:r>
      <w:r>
        <w:t xml:space="preserve">; and so on. These referential counterparts do not necessarily </w:t>
      </w:r>
      <w:r>
        <w:rPr>
          <w:i/>
        </w:rPr>
        <w:t xml:space="preserve">prevent </w:t>
      </w:r>
      <w:r>
        <w:t xml:space="preserve">the use of these stems as referents (e.g. </w:t>
      </w:r>
      <w:r>
        <w:rPr>
          <w:i/>
        </w:rPr>
        <w:t xml:space="preserve">to be in the </w:t>
      </w:r>
      <w:r>
        <w:rPr>
          <w:b/>
          <w:i/>
        </w:rPr>
        <w:t>know</w:t>
      </w:r>
      <w:r>
        <w:t xml:space="preserve">), but they are likely a significant contributing factor. In fact, the highest flexibility words in this category are ones which do not have morphologically-derived counterparts: </w:t>
      </w:r>
      <w:r>
        <w:rPr>
          <w:i/>
        </w:rPr>
        <w:t>feel</w:t>
      </w:r>
      <w:r>
        <w:t>,</w:t>
      </w:r>
      <w:r>
        <w:rPr>
          <w:spacing w:val="-20"/>
        </w:rPr>
        <w:t xml:space="preserve"> </w:t>
      </w:r>
      <w:r>
        <w:rPr>
          <w:i/>
        </w:rPr>
        <w:t>need</w:t>
      </w:r>
      <w:r>
        <w:t>,</w:t>
      </w:r>
      <w:r>
        <w:rPr>
          <w:spacing w:val="-19"/>
        </w:rPr>
        <w:t xml:space="preserve"> </w:t>
      </w:r>
      <w:r>
        <w:t>and</w:t>
      </w:r>
      <w:r>
        <w:rPr>
          <w:spacing w:val="-22"/>
        </w:rPr>
        <w:t xml:space="preserve"> </w:t>
      </w:r>
      <w:r>
        <w:rPr>
          <w:i/>
        </w:rPr>
        <w:t>wonder</w:t>
      </w:r>
      <w:r>
        <w:t>.</w:t>
      </w:r>
      <w:r>
        <w:rPr>
          <w:spacing w:val="8"/>
        </w:rPr>
        <w:t xml:space="preserve"> </w:t>
      </w:r>
      <w:r>
        <w:t>Regardless,</w:t>
      </w:r>
      <w:r>
        <w:rPr>
          <w:spacing w:val="-19"/>
        </w:rPr>
        <w:t xml:space="preserve"> </w:t>
      </w:r>
      <w:r>
        <w:t>it</w:t>
      </w:r>
      <w:r>
        <w:rPr>
          <w:spacing w:val="-22"/>
        </w:rPr>
        <w:t xml:space="preserve"> </w:t>
      </w:r>
      <w:r>
        <w:t>is</w:t>
      </w:r>
      <w:r>
        <w:rPr>
          <w:spacing w:val="-21"/>
        </w:rPr>
        <w:t xml:space="preserve"> </w:t>
      </w:r>
      <w:r>
        <w:t>unclear</w:t>
      </w:r>
      <w:r>
        <w:rPr>
          <w:spacing w:val="-22"/>
        </w:rPr>
        <w:t xml:space="preserve"> </w:t>
      </w:r>
      <w:r>
        <w:t>why</w:t>
      </w:r>
      <w:r>
        <w:rPr>
          <w:spacing w:val="-22"/>
        </w:rPr>
        <w:t xml:space="preserve"> </w:t>
      </w:r>
      <w:r>
        <w:t>these</w:t>
      </w:r>
      <w:r>
        <w:rPr>
          <w:spacing w:val="-22"/>
        </w:rPr>
        <w:t xml:space="preserve"> </w:t>
      </w:r>
      <w:r>
        <w:t>words</w:t>
      </w:r>
      <w:r>
        <w:rPr>
          <w:spacing w:val="-23"/>
        </w:rPr>
        <w:t xml:space="preserve"> </w:t>
      </w:r>
      <w:r>
        <w:t>have</w:t>
      </w:r>
      <w:r>
        <w:rPr>
          <w:spacing w:val="-23"/>
        </w:rPr>
        <w:t xml:space="preserve"> </w:t>
      </w:r>
      <w:r>
        <w:t>morphologically</w:t>
      </w:r>
      <w:r>
        <w:rPr>
          <w:spacing w:val="-22"/>
        </w:rPr>
        <w:t xml:space="preserve"> </w:t>
      </w:r>
      <w:r>
        <w:t xml:space="preserve">derived referential counterparts but most of the highest-flexibility words such as </w:t>
      </w:r>
      <w:r>
        <w:rPr>
          <w:i/>
        </w:rPr>
        <w:t>paint</w:t>
      </w:r>
      <w:r>
        <w:t xml:space="preserve">, </w:t>
      </w:r>
      <w:r>
        <w:rPr>
          <w:i/>
        </w:rPr>
        <w:t>work</w:t>
      </w:r>
      <w:r>
        <w:t xml:space="preserve">, </w:t>
      </w:r>
      <w:r>
        <w:rPr>
          <w:i/>
        </w:rPr>
        <w:t>order</w:t>
      </w:r>
      <w:r>
        <w:t xml:space="preserve">, and </w:t>
      </w:r>
      <w:r>
        <w:rPr>
          <w:i/>
        </w:rPr>
        <w:t xml:space="preserve">transfer </w:t>
      </w:r>
      <w:r>
        <w:t>do</w:t>
      </w:r>
      <w:r>
        <w:rPr>
          <w:spacing w:val="13"/>
        </w:rPr>
        <w:t xml:space="preserve"> </w:t>
      </w:r>
      <w:r>
        <w:t>not.</w:t>
      </w:r>
    </w:p>
    <w:p w:rsidR="00DD7756" w:rsidRDefault="00DD7756">
      <w:pPr>
        <w:pStyle w:val="BodyText"/>
        <w:spacing w:before="4"/>
        <w:rPr>
          <w:sz w:val="35"/>
        </w:rPr>
      </w:pPr>
    </w:p>
    <w:p w:rsidR="00DD7756" w:rsidRDefault="00AD1397">
      <w:pPr>
        <w:pStyle w:val="Heading3"/>
        <w:numPr>
          <w:ilvl w:val="2"/>
          <w:numId w:val="3"/>
        </w:numPr>
        <w:tabs>
          <w:tab w:val="left" w:pos="968"/>
          <w:tab w:val="left" w:pos="969"/>
        </w:tabs>
        <w:spacing w:before="1"/>
        <w:rPr>
          <w:b/>
        </w:rPr>
      </w:pPr>
      <w:bookmarkStart w:id="298" w:name="4.6.2_Nuuchahnulth"/>
      <w:bookmarkStart w:id="299" w:name="_bookmark218"/>
      <w:bookmarkEnd w:id="298"/>
      <w:bookmarkEnd w:id="299"/>
      <w:r>
        <w:rPr>
          <w:b/>
        </w:rPr>
        <w:t>Nuuchahnulth</w:t>
      </w:r>
    </w:p>
    <w:p w:rsidR="00DD7756" w:rsidRDefault="00DD7756">
      <w:pPr>
        <w:pStyle w:val="BodyText"/>
        <w:spacing w:before="7"/>
        <w:rPr>
          <w:b/>
          <w:sz w:val="30"/>
        </w:rPr>
      </w:pPr>
    </w:p>
    <w:p w:rsidR="00DD7756" w:rsidRDefault="00AD1397">
      <w:pPr>
        <w:pStyle w:val="BodyText"/>
        <w:spacing w:line="412" w:lineRule="auto"/>
        <w:ind w:left="120" w:right="332"/>
        <w:jc w:val="both"/>
      </w:pPr>
      <w:r>
        <w:t>When</w:t>
      </w:r>
      <w:r>
        <w:rPr>
          <w:spacing w:val="-23"/>
        </w:rPr>
        <w:t xml:space="preserve"> </w:t>
      </w:r>
      <w:r>
        <w:t>looking</w:t>
      </w:r>
      <w:r>
        <w:rPr>
          <w:spacing w:val="-23"/>
        </w:rPr>
        <w:t xml:space="preserve"> </w:t>
      </w:r>
      <w:r>
        <w:t>at</w:t>
      </w:r>
      <w:r>
        <w:rPr>
          <w:spacing w:val="-23"/>
        </w:rPr>
        <w:t xml:space="preserve"> </w:t>
      </w:r>
      <w:r>
        <w:t>the</w:t>
      </w:r>
      <w:r>
        <w:rPr>
          <w:spacing w:val="-23"/>
        </w:rPr>
        <w:t xml:space="preserve"> </w:t>
      </w:r>
      <w:r>
        <w:t>semantic</w:t>
      </w:r>
      <w:r>
        <w:rPr>
          <w:spacing w:val="-23"/>
        </w:rPr>
        <w:t xml:space="preserve"> </w:t>
      </w:r>
      <w:r>
        <w:t>classes</w:t>
      </w:r>
      <w:r>
        <w:rPr>
          <w:spacing w:val="-23"/>
        </w:rPr>
        <w:t xml:space="preserve"> </w:t>
      </w:r>
      <w:r>
        <w:t>that</w:t>
      </w:r>
      <w:r>
        <w:rPr>
          <w:spacing w:val="-23"/>
        </w:rPr>
        <w:t xml:space="preserve"> </w:t>
      </w:r>
      <w:r>
        <w:t>align</w:t>
      </w:r>
      <w:r>
        <w:rPr>
          <w:spacing w:val="-23"/>
        </w:rPr>
        <w:t xml:space="preserve"> </w:t>
      </w:r>
      <w:r>
        <w:t>with</w:t>
      </w:r>
      <w:r>
        <w:rPr>
          <w:spacing w:val="-23"/>
        </w:rPr>
        <w:t xml:space="preserve"> </w:t>
      </w:r>
      <w:r>
        <w:t>high</w:t>
      </w:r>
      <w:r>
        <w:rPr>
          <w:spacing w:val="-23"/>
        </w:rPr>
        <w:t xml:space="preserve"> </w:t>
      </w:r>
      <w:r>
        <w:t>and</w:t>
      </w:r>
      <w:r>
        <w:rPr>
          <w:spacing w:val="-23"/>
        </w:rPr>
        <w:t xml:space="preserve"> </w:t>
      </w:r>
      <w:r>
        <w:t>low</w:t>
      </w:r>
      <w:r>
        <w:rPr>
          <w:spacing w:val="-23"/>
        </w:rPr>
        <w:t xml:space="preserve"> </w:t>
      </w:r>
      <w:r>
        <w:t>flexibility</w:t>
      </w:r>
      <w:r>
        <w:rPr>
          <w:spacing w:val="-23"/>
        </w:rPr>
        <w:t xml:space="preserve"> </w:t>
      </w:r>
      <w:r>
        <w:t>in</w:t>
      </w:r>
      <w:r>
        <w:rPr>
          <w:spacing w:val="-23"/>
        </w:rPr>
        <w:t xml:space="preserve"> </w:t>
      </w:r>
      <w:r>
        <w:t xml:space="preserve">Nuuchahnulth, </w:t>
      </w:r>
      <w:ins w:id="300" w:author="Owner" w:date="2021-01-28T15:47:00Z">
        <w:r w:rsidR="00D82DF3">
          <w:t xml:space="preserve">(dangling participle) </w:t>
        </w:r>
      </w:ins>
      <w:r>
        <w:t>one class in particular stands out as being especially flexible: property-denoting words, and especially</w:t>
      </w:r>
      <w:r>
        <w:rPr>
          <w:spacing w:val="-12"/>
        </w:rPr>
        <w:t xml:space="preserve"> </w:t>
      </w:r>
      <w:r>
        <w:t>numerals</w:t>
      </w:r>
      <w:r>
        <w:rPr>
          <w:spacing w:val="-12"/>
        </w:rPr>
        <w:t xml:space="preserve"> </w:t>
      </w:r>
      <w:r>
        <w:t>and</w:t>
      </w:r>
      <w:r>
        <w:rPr>
          <w:spacing w:val="-11"/>
        </w:rPr>
        <w:t xml:space="preserve"> </w:t>
      </w:r>
      <w:r>
        <w:t>quantifiers.</w:t>
      </w:r>
      <w:r>
        <w:rPr>
          <w:spacing w:val="13"/>
        </w:rPr>
        <w:t xml:space="preserve"> </w:t>
      </w:r>
      <w:r>
        <w:t>12</w:t>
      </w:r>
      <w:r>
        <w:rPr>
          <w:spacing w:val="-13"/>
        </w:rPr>
        <w:t xml:space="preserve"> </w:t>
      </w:r>
      <w:r>
        <w:t>of</w:t>
      </w:r>
      <w:r>
        <w:rPr>
          <w:spacing w:val="-11"/>
        </w:rPr>
        <w:t xml:space="preserve"> </w:t>
      </w:r>
      <w:r>
        <w:t>the</w:t>
      </w:r>
      <w:r>
        <w:rPr>
          <w:spacing w:val="-12"/>
        </w:rPr>
        <w:t xml:space="preserve"> </w:t>
      </w:r>
      <w:r>
        <w:t>top</w:t>
      </w:r>
      <w:r>
        <w:rPr>
          <w:spacing w:val="-11"/>
        </w:rPr>
        <w:t xml:space="preserve"> </w:t>
      </w:r>
      <w:r>
        <w:t>20</w:t>
      </w:r>
      <w:r>
        <w:rPr>
          <w:spacing w:val="-11"/>
        </w:rPr>
        <w:t xml:space="preserve"> </w:t>
      </w:r>
      <w:r>
        <w:t>most</w:t>
      </w:r>
      <w:r>
        <w:rPr>
          <w:spacing w:val="-11"/>
        </w:rPr>
        <w:t xml:space="preserve"> </w:t>
      </w:r>
      <w:r>
        <w:t>flexible</w:t>
      </w:r>
      <w:r>
        <w:rPr>
          <w:spacing w:val="-12"/>
        </w:rPr>
        <w:t xml:space="preserve"> </w:t>
      </w:r>
      <w:r>
        <w:t>stems</w:t>
      </w:r>
      <w:r>
        <w:rPr>
          <w:spacing w:val="-11"/>
        </w:rPr>
        <w:t xml:space="preserve"> </w:t>
      </w:r>
      <w:r>
        <w:t>in</w:t>
      </w:r>
      <w:r>
        <w:rPr>
          <w:spacing w:val="-12"/>
        </w:rPr>
        <w:t xml:space="preserve"> </w:t>
      </w:r>
      <w:r>
        <w:t>Nuuchahnulth</w:t>
      </w:r>
      <w:r>
        <w:rPr>
          <w:spacing w:val="-12"/>
        </w:rPr>
        <w:t xml:space="preserve"> </w:t>
      </w:r>
      <w:r>
        <w:t xml:space="preserve">are property words. With few exceptions, property-denoting words in Nuuchahnulth have high flexibility ratings, above </w:t>
      </w:r>
      <w:r>
        <w:rPr>
          <w:rFonts w:ascii="Tahoma"/>
        </w:rPr>
        <w:t>0</w:t>
      </w:r>
      <w:r>
        <w:rPr>
          <w:rFonts w:ascii="Bookman Old Style"/>
          <w:i/>
        </w:rPr>
        <w:t>.</w:t>
      </w:r>
      <w:r>
        <w:rPr>
          <w:rFonts w:ascii="Tahoma"/>
        </w:rPr>
        <w:t>5</w:t>
      </w:r>
      <w:r>
        <w:t>. All of the core deictic stems in Nuuchahnulth also feature in the</w:t>
      </w:r>
      <w:r>
        <w:rPr>
          <w:spacing w:val="-8"/>
        </w:rPr>
        <w:t xml:space="preserve"> </w:t>
      </w:r>
      <w:r>
        <w:t>top</w:t>
      </w:r>
      <w:r>
        <w:rPr>
          <w:spacing w:val="-8"/>
        </w:rPr>
        <w:t xml:space="preserve"> </w:t>
      </w:r>
      <w:r>
        <w:t>25</w:t>
      </w:r>
      <w:r>
        <w:rPr>
          <w:spacing w:val="-8"/>
        </w:rPr>
        <w:t xml:space="preserve"> </w:t>
      </w:r>
      <w:r>
        <w:t>most</w:t>
      </w:r>
      <w:r>
        <w:rPr>
          <w:spacing w:val="-8"/>
        </w:rPr>
        <w:t xml:space="preserve"> </w:t>
      </w:r>
      <w:r>
        <w:t>flexible</w:t>
      </w:r>
      <w:r>
        <w:rPr>
          <w:spacing w:val="-7"/>
        </w:rPr>
        <w:t xml:space="preserve"> </w:t>
      </w:r>
      <w:r>
        <w:t>words.</w:t>
      </w:r>
      <w:r>
        <w:rPr>
          <w:spacing w:val="12"/>
        </w:rPr>
        <w:t xml:space="preserve"> </w:t>
      </w:r>
      <w:r>
        <w:t>The</w:t>
      </w:r>
      <w:r>
        <w:rPr>
          <w:spacing w:val="-8"/>
        </w:rPr>
        <w:t xml:space="preserve"> </w:t>
      </w:r>
      <w:r>
        <w:t>statistical</w:t>
      </w:r>
      <w:r>
        <w:rPr>
          <w:spacing w:val="-7"/>
        </w:rPr>
        <w:t xml:space="preserve"> </w:t>
      </w:r>
      <w:r>
        <w:t>data</w:t>
      </w:r>
      <w:r>
        <w:rPr>
          <w:spacing w:val="-8"/>
        </w:rPr>
        <w:t xml:space="preserve"> </w:t>
      </w:r>
      <w:r>
        <w:t>for</w:t>
      </w:r>
      <w:r>
        <w:rPr>
          <w:spacing w:val="-8"/>
        </w:rPr>
        <w:t xml:space="preserve"> </w:t>
      </w:r>
      <w:r>
        <w:t>both</w:t>
      </w:r>
      <w:r>
        <w:rPr>
          <w:spacing w:val="-8"/>
        </w:rPr>
        <w:t xml:space="preserve"> </w:t>
      </w:r>
      <w:r>
        <w:t>these</w:t>
      </w:r>
      <w:r>
        <w:rPr>
          <w:spacing w:val="-7"/>
        </w:rPr>
        <w:t xml:space="preserve"> </w:t>
      </w:r>
      <w:r>
        <w:t>classes</w:t>
      </w:r>
      <w:r>
        <w:rPr>
          <w:spacing w:val="-8"/>
        </w:rPr>
        <w:t xml:space="preserve"> </w:t>
      </w:r>
      <w:r>
        <w:t>of</w:t>
      </w:r>
      <w:r>
        <w:rPr>
          <w:spacing w:val="-8"/>
        </w:rPr>
        <w:t xml:space="preserve"> </w:t>
      </w:r>
      <w:r>
        <w:t>stems,</w:t>
      </w:r>
      <w:r>
        <w:rPr>
          <w:spacing w:val="-7"/>
        </w:rPr>
        <w:t xml:space="preserve"> </w:t>
      </w:r>
      <w:r>
        <w:t>along</w:t>
      </w:r>
      <w:r>
        <w:rPr>
          <w:spacing w:val="-8"/>
        </w:rPr>
        <w:t xml:space="preserve"> </w:t>
      </w:r>
      <w:r>
        <w:t xml:space="preserve">with their rank in terms of flexibility, are listed in </w:t>
      </w:r>
      <w:hyperlink w:anchor="_bookmark219" w:history="1">
        <w:r>
          <w:rPr>
            <w:color w:val="007FFF"/>
            <w:spacing w:val="-3"/>
          </w:rPr>
          <w:t>Table</w:t>
        </w:r>
        <w:r>
          <w:rPr>
            <w:color w:val="007FFF"/>
            <w:spacing w:val="-18"/>
          </w:rPr>
          <w:t xml:space="preserve"> </w:t>
        </w:r>
        <w:r>
          <w:rPr>
            <w:color w:val="007FFF"/>
          </w:rPr>
          <w:t>4.4</w:t>
        </w:r>
      </w:hyperlink>
      <w:r>
        <w:t>.</w:t>
      </w:r>
    </w:p>
    <w:p w:rsidR="00DD7756" w:rsidRDefault="00AD1397">
      <w:pPr>
        <w:pStyle w:val="BodyText"/>
        <w:spacing w:before="15" w:line="420" w:lineRule="auto"/>
        <w:ind w:left="119" w:right="332" w:firstLine="358"/>
        <w:jc w:val="both"/>
      </w:pPr>
      <w:r>
        <w:t>What accounts for the consistently high flexibility rating for property words? Why is it that</w:t>
      </w:r>
      <w:r>
        <w:rPr>
          <w:spacing w:val="-9"/>
        </w:rPr>
        <w:t xml:space="preserve"> </w:t>
      </w:r>
      <w:r>
        <w:t>property</w:t>
      </w:r>
      <w:r>
        <w:rPr>
          <w:spacing w:val="-8"/>
        </w:rPr>
        <w:t xml:space="preserve"> </w:t>
      </w:r>
      <w:r>
        <w:t>words</w:t>
      </w:r>
      <w:r>
        <w:rPr>
          <w:spacing w:val="-9"/>
        </w:rPr>
        <w:t xml:space="preserve"> </w:t>
      </w:r>
      <w:r>
        <w:t>are</w:t>
      </w:r>
      <w:r>
        <w:rPr>
          <w:spacing w:val="-8"/>
        </w:rPr>
        <w:t xml:space="preserve"> </w:t>
      </w:r>
      <w:r>
        <w:t>so</w:t>
      </w:r>
      <w:r>
        <w:rPr>
          <w:spacing w:val="-8"/>
        </w:rPr>
        <w:t xml:space="preserve"> </w:t>
      </w:r>
      <w:r>
        <w:t>rigid</w:t>
      </w:r>
      <w:r>
        <w:rPr>
          <w:spacing w:val="-9"/>
        </w:rPr>
        <w:t xml:space="preserve"> </w:t>
      </w:r>
      <w:r>
        <w:t>in</w:t>
      </w:r>
      <w:r>
        <w:rPr>
          <w:spacing w:val="-8"/>
        </w:rPr>
        <w:t xml:space="preserve"> </w:t>
      </w:r>
      <w:r>
        <w:t>English</w:t>
      </w:r>
      <w:r>
        <w:rPr>
          <w:spacing w:val="-8"/>
        </w:rPr>
        <w:t xml:space="preserve"> </w:t>
      </w:r>
      <w:r>
        <w:t>yet</w:t>
      </w:r>
      <w:r>
        <w:rPr>
          <w:spacing w:val="-9"/>
        </w:rPr>
        <w:t xml:space="preserve"> </w:t>
      </w:r>
      <w:r>
        <w:t>so</w:t>
      </w:r>
      <w:r>
        <w:rPr>
          <w:spacing w:val="-8"/>
        </w:rPr>
        <w:t xml:space="preserve"> </w:t>
      </w:r>
      <w:r>
        <w:t>flexibile</w:t>
      </w:r>
      <w:r>
        <w:rPr>
          <w:spacing w:val="-9"/>
        </w:rPr>
        <w:t xml:space="preserve"> </w:t>
      </w:r>
      <w:r>
        <w:t>in</w:t>
      </w:r>
      <w:r>
        <w:rPr>
          <w:spacing w:val="-8"/>
        </w:rPr>
        <w:t xml:space="preserve"> </w:t>
      </w:r>
      <w:r>
        <w:t>Nuuchahnulth?</w:t>
      </w:r>
      <w:r>
        <w:rPr>
          <w:spacing w:val="13"/>
        </w:rPr>
        <w:t xml:space="preserve"> </w:t>
      </w:r>
      <w:r>
        <w:t>First,</w:t>
      </w:r>
      <w:r>
        <w:rPr>
          <w:spacing w:val="-7"/>
        </w:rPr>
        <w:t xml:space="preserve"> </w:t>
      </w:r>
      <w:r>
        <w:t>Nuuchah-</w:t>
      </w:r>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7"/>
        <w:rPr>
          <w:sz w:val="19"/>
        </w:rPr>
      </w:pPr>
    </w:p>
    <w:p w:rsidR="00DD7756" w:rsidRDefault="00AD1397">
      <w:pPr>
        <w:spacing w:before="98"/>
        <w:ind w:left="1398" w:right="1614"/>
        <w:jc w:val="center"/>
      </w:pPr>
      <w:bookmarkStart w:id="301" w:name="_bookmark219"/>
      <w:bookmarkEnd w:id="301"/>
      <w:r>
        <w:rPr>
          <w:b/>
        </w:rPr>
        <w:t xml:space="preserve">Table 4.4: </w:t>
      </w:r>
      <w:r>
        <w:t>High-flexibility stems in Nuuchahnulth</w:t>
      </w:r>
    </w:p>
    <w:p w:rsidR="00DD7756" w:rsidRDefault="00DD7756">
      <w:pPr>
        <w:pStyle w:val="BodyText"/>
        <w:spacing w:before="8"/>
        <w:rPr>
          <w:sz w:val="20"/>
        </w:rPr>
      </w:pPr>
    </w:p>
    <w:tbl>
      <w:tblPr>
        <w:tblW w:w="0" w:type="auto"/>
        <w:tblInd w:w="391" w:type="dxa"/>
        <w:tblLayout w:type="fixed"/>
        <w:tblCellMar>
          <w:left w:w="0" w:type="dxa"/>
          <w:right w:w="0" w:type="dxa"/>
        </w:tblCellMar>
        <w:tblLook w:val="01E0"/>
      </w:tblPr>
      <w:tblGrid>
        <w:gridCol w:w="1786"/>
        <w:gridCol w:w="1220"/>
        <w:gridCol w:w="1167"/>
        <w:gridCol w:w="740"/>
        <w:gridCol w:w="738"/>
        <w:gridCol w:w="614"/>
        <w:gridCol w:w="739"/>
        <w:gridCol w:w="737"/>
        <w:gridCol w:w="740"/>
      </w:tblGrid>
      <w:tr w:rsidR="00DD7756">
        <w:trPr>
          <w:trHeight w:val="395"/>
        </w:trPr>
        <w:tc>
          <w:tcPr>
            <w:tcW w:w="1786"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Stem</w:t>
            </w:r>
          </w:p>
        </w:tc>
        <w:tc>
          <w:tcPr>
            <w:tcW w:w="1220" w:type="dxa"/>
            <w:tcBorders>
              <w:top w:val="single" w:sz="8" w:space="0" w:color="000000"/>
              <w:bottom w:val="single" w:sz="6" w:space="0" w:color="000000"/>
            </w:tcBorders>
          </w:tcPr>
          <w:p w:rsidR="00DD7756" w:rsidRDefault="00AD1397">
            <w:pPr>
              <w:pStyle w:val="TableParagraph"/>
              <w:spacing w:before="54" w:line="240" w:lineRule="auto"/>
              <w:ind w:left="118"/>
              <w:jc w:val="left"/>
              <w:rPr>
                <w:sz w:val="24"/>
              </w:rPr>
            </w:pPr>
            <w:r>
              <w:rPr>
                <w:sz w:val="24"/>
              </w:rPr>
              <w:t>Gloss</w:t>
            </w:r>
          </w:p>
        </w:tc>
        <w:tc>
          <w:tcPr>
            <w:tcW w:w="1167" w:type="dxa"/>
            <w:tcBorders>
              <w:top w:val="single" w:sz="8" w:space="0" w:color="000000"/>
              <w:bottom w:val="single" w:sz="6" w:space="0" w:color="000000"/>
            </w:tcBorders>
          </w:tcPr>
          <w:p w:rsidR="00DD7756" w:rsidRDefault="00AD1397">
            <w:pPr>
              <w:pStyle w:val="TableParagraph"/>
              <w:spacing w:before="54" w:line="240" w:lineRule="auto"/>
              <w:ind w:right="119"/>
              <w:rPr>
                <w:sz w:val="24"/>
              </w:rPr>
            </w:pPr>
            <w:r>
              <w:rPr>
                <w:sz w:val="24"/>
              </w:rPr>
              <w:t>Rel. Freq.</w:t>
            </w:r>
          </w:p>
        </w:tc>
        <w:tc>
          <w:tcPr>
            <w:tcW w:w="740" w:type="dxa"/>
            <w:tcBorders>
              <w:top w:val="single" w:sz="8" w:space="0" w:color="000000"/>
              <w:bottom w:val="single" w:sz="6" w:space="0" w:color="000000"/>
            </w:tcBorders>
          </w:tcPr>
          <w:p w:rsidR="00DD7756" w:rsidRDefault="00AD1397">
            <w:pPr>
              <w:pStyle w:val="TableParagraph"/>
              <w:spacing w:before="54" w:line="240" w:lineRule="auto"/>
              <w:ind w:left="97" w:right="99"/>
              <w:jc w:val="center"/>
              <w:rPr>
                <w:sz w:val="24"/>
              </w:rPr>
            </w:pPr>
            <w:r>
              <w:rPr>
                <w:sz w:val="24"/>
              </w:rPr>
              <w:t>Disp.</w:t>
            </w:r>
          </w:p>
        </w:tc>
        <w:tc>
          <w:tcPr>
            <w:tcW w:w="738" w:type="dxa"/>
            <w:tcBorders>
              <w:top w:val="single" w:sz="8" w:space="0" w:color="000000"/>
              <w:bottom w:val="single" w:sz="6" w:space="0" w:color="000000"/>
            </w:tcBorders>
          </w:tcPr>
          <w:p w:rsidR="00DD7756" w:rsidRDefault="00AD1397">
            <w:pPr>
              <w:pStyle w:val="TableParagraph"/>
              <w:spacing w:before="54" w:line="240" w:lineRule="auto"/>
              <w:ind w:right="121"/>
              <w:rPr>
                <w:sz w:val="24"/>
              </w:rPr>
            </w:pPr>
            <w:r>
              <w:rPr>
                <w:w w:val="95"/>
                <w:sz w:val="24"/>
              </w:rPr>
              <w:t>Flex.</w:t>
            </w:r>
          </w:p>
        </w:tc>
        <w:tc>
          <w:tcPr>
            <w:tcW w:w="614" w:type="dxa"/>
            <w:tcBorders>
              <w:top w:val="single" w:sz="8" w:space="0" w:color="000000"/>
              <w:bottom w:val="single" w:sz="6" w:space="0" w:color="000000"/>
            </w:tcBorders>
          </w:tcPr>
          <w:p w:rsidR="00DD7756" w:rsidRDefault="00AD1397">
            <w:pPr>
              <w:pStyle w:val="TableParagraph"/>
              <w:spacing w:before="54" w:line="240" w:lineRule="auto"/>
              <w:ind w:right="123"/>
              <w:rPr>
                <w:sz w:val="24"/>
              </w:rPr>
            </w:pPr>
            <w:r>
              <w:rPr>
                <w:w w:val="95"/>
                <w:sz w:val="24"/>
              </w:rPr>
              <w:t>Ref.</w:t>
            </w:r>
          </w:p>
        </w:tc>
        <w:tc>
          <w:tcPr>
            <w:tcW w:w="739" w:type="dxa"/>
            <w:tcBorders>
              <w:top w:val="single" w:sz="8" w:space="0" w:color="000000"/>
              <w:bottom w:val="single" w:sz="6" w:space="0" w:color="000000"/>
            </w:tcBorders>
          </w:tcPr>
          <w:p w:rsidR="00DD7756" w:rsidRDefault="00AD1397">
            <w:pPr>
              <w:pStyle w:val="TableParagraph"/>
              <w:spacing w:before="54" w:line="240" w:lineRule="auto"/>
              <w:ind w:right="124"/>
              <w:rPr>
                <w:sz w:val="24"/>
              </w:rPr>
            </w:pPr>
            <w:r>
              <w:rPr>
                <w:sz w:val="24"/>
              </w:rPr>
              <w:t>Pred.</w:t>
            </w:r>
          </w:p>
        </w:tc>
        <w:tc>
          <w:tcPr>
            <w:tcW w:w="737" w:type="dxa"/>
            <w:tcBorders>
              <w:top w:val="single" w:sz="8" w:space="0" w:color="000000"/>
              <w:bottom w:val="single" w:sz="6" w:space="0" w:color="000000"/>
            </w:tcBorders>
          </w:tcPr>
          <w:p w:rsidR="00DD7756" w:rsidRDefault="00AD1397">
            <w:pPr>
              <w:pStyle w:val="TableParagraph"/>
              <w:spacing w:before="54" w:line="240" w:lineRule="auto"/>
              <w:ind w:right="126"/>
              <w:rPr>
                <w:sz w:val="24"/>
              </w:rPr>
            </w:pPr>
            <w:r>
              <w:rPr>
                <w:w w:val="95"/>
                <w:sz w:val="24"/>
              </w:rPr>
              <w:t>Mod.</w:t>
            </w:r>
          </w:p>
        </w:tc>
        <w:tc>
          <w:tcPr>
            <w:tcW w:w="740" w:type="dxa"/>
            <w:tcBorders>
              <w:top w:val="single" w:sz="8" w:space="0" w:color="000000"/>
              <w:bottom w:val="single" w:sz="6" w:space="0" w:color="000000"/>
            </w:tcBorders>
          </w:tcPr>
          <w:p w:rsidR="00DD7756" w:rsidRDefault="00AD1397">
            <w:pPr>
              <w:pStyle w:val="TableParagraph"/>
              <w:spacing w:before="54" w:line="240" w:lineRule="auto"/>
              <w:ind w:right="125"/>
              <w:rPr>
                <w:sz w:val="24"/>
              </w:rPr>
            </w:pPr>
            <w:r>
              <w:rPr>
                <w:w w:val="95"/>
                <w:sz w:val="24"/>
              </w:rPr>
              <w:t>Rank</w:t>
            </w:r>
          </w:p>
        </w:tc>
      </w:tr>
      <w:tr w:rsidR="00DD7756">
        <w:trPr>
          <w:trHeight w:val="394"/>
        </w:trPr>
        <w:tc>
          <w:tcPr>
            <w:tcW w:w="1786" w:type="dxa"/>
            <w:tcBorders>
              <w:top w:val="single" w:sz="6" w:space="0" w:color="000000"/>
              <w:bottom w:val="single" w:sz="6" w:space="0" w:color="000000"/>
            </w:tcBorders>
          </w:tcPr>
          <w:p w:rsidR="00DD7756" w:rsidRDefault="00AD1397">
            <w:pPr>
              <w:pStyle w:val="TableParagraph"/>
              <w:spacing w:before="53" w:line="240" w:lineRule="auto"/>
              <w:ind w:left="119"/>
              <w:jc w:val="left"/>
              <w:rPr>
                <w:sz w:val="24"/>
              </w:rPr>
            </w:pPr>
            <w:r>
              <w:rPr>
                <w:sz w:val="24"/>
              </w:rPr>
              <w:t>Property Words</w:t>
            </w:r>
          </w:p>
        </w:tc>
        <w:tc>
          <w:tcPr>
            <w:tcW w:w="1220"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1167"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40"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38"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614"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39"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37"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40"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r>
      <w:tr w:rsidR="00DD7756">
        <w:trPr>
          <w:trHeight w:val="334"/>
        </w:trPr>
        <w:tc>
          <w:tcPr>
            <w:tcW w:w="1786" w:type="dxa"/>
            <w:tcBorders>
              <w:top w:val="single" w:sz="6" w:space="0" w:color="000000"/>
            </w:tcBorders>
          </w:tcPr>
          <w:p w:rsidR="00DD7756" w:rsidRDefault="00AD1397">
            <w:pPr>
              <w:pStyle w:val="TableParagraph"/>
              <w:spacing w:before="53" w:line="262" w:lineRule="exact"/>
              <w:ind w:left="119"/>
              <w:jc w:val="left"/>
              <w:rPr>
                <w:sz w:val="24"/>
              </w:rPr>
            </w:pPr>
            <w:r>
              <w:rPr>
                <w:sz w:val="24"/>
              </w:rPr>
              <w:t>hiš</w:t>
            </w:r>
          </w:p>
        </w:tc>
        <w:tc>
          <w:tcPr>
            <w:tcW w:w="1220" w:type="dxa"/>
            <w:tcBorders>
              <w:top w:val="single" w:sz="6" w:space="0" w:color="000000"/>
            </w:tcBorders>
          </w:tcPr>
          <w:p w:rsidR="00DD7756" w:rsidRDefault="00AD1397">
            <w:pPr>
              <w:pStyle w:val="TableParagraph"/>
              <w:spacing w:before="53" w:line="262" w:lineRule="exact"/>
              <w:ind w:left="118"/>
              <w:jc w:val="left"/>
              <w:rPr>
                <w:sz w:val="24"/>
              </w:rPr>
            </w:pPr>
            <w:r>
              <w:rPr>
                <w:sz w:val="24"/>
              </w:rPr>
              <w:t>all</w:t>
            </w:r>
          </w:p>
        </w:tc>
        <w:tc>
          <w:tcPr>
            <w:tcW w:w="1167" w:type="dxa"/>
            <w:tcBorders>
              <w:top w:val="single" w:sz="6" w:space="0" w:color="000000"/>
            </w:tcBorders>
          </w:tcPr>
          <w:p w:rsidR="00DD7756" w:rsidRDefault="00AD1397">
            <w:pPr>
              <w:pStyle w:val="TableParagraph"/>
              <w:spacing w:before="53" w:line="262" w:lineRule="exact"/>
              <w:ind w:right="120"/>
              <w:rPr>
                <w:sz w:val="24"/>
              </w:rPr>
            </w:pPr>
            <w:r>
              <w:rPr>
                <w:w w:val="95"/>
                <w:sz w:val="24"/>
              </w:rPr>
              <w:t>0.956</w:t>
            </w:r>
          </w:p>
        </w:tc>
        <w:tc>
          <w:tcPr>
            <w:tcW w:w="740" w:type="dxa"/>
            <w:tcBorders>
              <w:top w:val="single" w:sz="6" w:space="0" w:color="000000"/>
            </w:tcBorders>
          </w:tcPr>
          <w:p w:rsidR="00DD7756" w:rsidRDefault="00AD1397">
            <w:pPr>
              <w:pStyle w:val="TableParagraph"/>
              <w:spacing w:before="53" w:line="262" w:lineRule="exact"/>
              <w:ind w:left="97" w:right="99"/>
              <w:jc w:val="center"/>
              <w:rPr>
                <w:sz w:val="24"/>
              </w:rPr>
            </w:pPr>
            <w:r>
              <w:rPr>
                <w:sz w:val="24"/>
              </w:rPr>
              <w:t>0.580</w:t>
            </w:r>
          </w:p>
        </w:tc>
        <w:tc>
          <w:tcPr>
            <w:tcW w:w="738" w:type="dxa"/>
            <w:tcBorders>
              <w:top w:val="single" w:sz="6" w:space="0" w:color="000000"/>
            </w:tcBorders>
          </w:tcPr>
          <w:p w:rsidR="00DD7756" w:rsidRDefault="00AD1397">
            <w:pPr>
              <w:pStyle w:val="TableParagraph"/>
              <w:spacing w:before="53" w:line="262" w:lineRule="exact"/>
              <w:ind w:right="123"/>
              <w:rPr>
                <w:sz w:val="24"/>
              </w:rPr>
            </w:pPr>
            <w:r>
              <w:rPr>
                <w:w w:val="95"/>
                <w:sz w:val="24"/>
              </w:rPr>
              <w:t>0.985</w:t>
            </w:r>
          </w:p>
        </w:tc>
        <w:tc>
          <w:tcPr>
            <w:tcW w:w="614" w:type="dxa"/>
            <w:tcBorders>
              <w:top w:val="single" w:sz="6" w:space="0" w:color="000000"/>
            </w:tcBorders>
          </w:tcPr>
          <w:p w:rsidR="00DD7756" w:rsidRDefault="00AD1397">
            <w:pPr>
              <w:pStyle w:val="TableParagraph"/>
              <w:spacing w:before="53" w:line="262" w:lineRule="exact"/>
              <w:ind w:right="124"/>
              <w:rPr>
                <w:sz w:val="24"/>
              </w:rPr>
            </w:pPr>
            <w:r>
              <w:rPr>
                <w:w w:val="99"/>
                <w:sz w:val="24"/>
              </w:rPr>
              <w:t>3</w:t>
            </w:r>
          </w:p>
        </w:tc>
        <w:tc>
          <w:tcPr>
            <w:tcW w:w="739" w:type="dxa"/>
            <w:tcBorders>
              <w:top w:val="single" w:sz="6" w:space="0" w:color="000000"/>
            </w:tcBorders>
          </w:tcPr>
          <w:p w:rsidR="00DD7756" w:rsidRDefault="00AD1397">
            <w:pPr>
              <w:pStyle w:val="TableParagraph"/>
              <w:spacing w:before="53" w:line="262" w:lineRule="exact"/>
              <w:ind w:right="125"/>
              <w:rPr>
                <w:sz w:val="24"/>
              </w:rPr>
            </w:pPr>
            <w:r>
              <w:rPr>
                <w:w w:val="99"/>
                <w:sz w:val="24"/>
              </w:rPr>
              <w:t>3</w:t>
            </w:r>
          </w:p>
        </w:tc>
        <w:tc>
          <w:tcPr>
            <w:tcW w:w="737" w:type="dxa"/>
            <w:tcBorders>
              <w:top w:val="single" w:sz="6" w:space="0" w:color="000000"/>
            </w:tcBorders>
          </w:tcPr>
          <w:p w:rsidR="00DD7756" w:rsidRDefault="00AD1397">
            <w:pPr>
              <w:pStyle w:val="TableParagraph"/>
              <w:spacing w:before="53" w:line="262" w:lineRule="exact"/>
              <w:ind w:right="127"/>
              <w:rPr>
                <w:sz w:val="24"/>
              </w:rPr>
            </w:pPr>
            <w:r>
              <w:rPr>
                <w:w w:val="99"/>
                <w:sz w:val="24"/>
              </w:rPr>
              <w:t>2</w:t>
            </w:r>
          </w:p>
        </w:tc>
        <w:tc>
          <w:tcPr>
            <w:tcW w:w="740" w:type="dxa"/>
            <w:tcBorders>
              <w:top w:val="single" w:sz="6" w:space="0" w:color="000000"/>
            </w:tcBorders>
          </w:tcPr>
          <w:p w:rsidR="00DD7756" w:rsidRDefault="00AD1397">
            <w:pPr>
              <w:pStyle w:val="TableParagraph"/>
              <w:spacing w:before="53" w:line="262" w:lineRule="exact"/>
              <w:ind w:right="126"/>
              <w:rPr>
                <w:sz w:val="24"/>
              </w:rPr>
            </w:pPr>
            <w:r>
              <w:rPr>
                <w:w w:val="99"/>
                <w:sz w:val="24"/>
              </w:rPr>
              <w:t>1</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ʔaƛakʷaɬ</w:t>
            </w:r>
          </w:p>
        </w:tc>
        <w:tc>
          <w:tcPr>
            <w:tcW w:w="1220" w:type="dxa"/>
          </w:tcPr>
          <w:p w:rsidR="00DD7756" w:rsidRDefault="00AD1397">
            <w:pPr>
              <w:pStyle w:val="TableParagraph"/>
              <w:spacing w:before="7" w:line="262" w:lineRule="exact"/>
              <w:ind w:left="118"/>
              <w:jc w:val="left"/>
              <w:rPr>
                <w:sz w:val="24"/>
              </w:rPr>
            </w:pPr>
            <w:r>
              <w:rPr>
                <w:sz w:val="24"/>
              </w:rPr>
              <w:t>eight</w:t>
            </w:r>
          </w:p>
        </w:tc>
        <w:tc>
          <w:tcPr>
            <w:tcW w:w="1167" w:type="dxa"/>
          </w:tcPr>
          <w:p w:rsidR="00DD7756" w:rsidRDefault="00AD1397">
            <w:pPr>
              <w:pStyle w:val="TableParagraph"/>
              <w:spacing w:before="7" w:line="262" w:lineRule="exact"/>
              <w:ind w:right="120"/>
              <w:rPr>
                <w:sz w:val="24"/>
              </w:rPr>
            </w:pPr>
            <w:r>
              <w:rPr>
                <w:w w:val="95"/>
                <w:sz w:val="24"/>
              </w:rPr>
              <w:t>0.956</w:t>
            </w:r>
          </w:p>
        </w:tc>
        <w:tc>
          <w:tcPr>
            <w:tcW w:w="740" w:type="dxa"/>
          </w:tcPr>
          <w:p w:rsidR="00DD7756" w:rsidRDefault="00AD1397">
            <w:pPr>
              <w:pStyle w:val="TableParagraph"/>
              <w:spacing w:before="7" w:line="262" w:lineRule="exact"/>
              <w:ind w:left="97" w:right="99"/>
              <w:jc w:val="center"/>
              <w:rPr>
                <w:sz w:val="24"/>
              </w:rPr>
            </w:pPr>
            <w:r>
              <w:rPr>
                <w:sz w:val="24"/>
              </w:rPr>
              <w:t>0.614</w:t>
            </w:r>
          </w:p>
        </w:tc>
        <w:tc>
          <w:tcPr>
            <w:tcW w:w="738" w:type="dxa"/>
          </w:tcPr>
          <w:p w:rsidR="00DD7756" w:rsidRDefault="00AD1397">
            <w:pPr>
              <w:pStyle w:val="TableParagraph"/>
              <w:spacing w:before="7" w:line="262" w:lineRule="exact"/>
              <w:ind w:right="123"/>
              <w:rPr>
                <w:sz w:val="24"/>
              </w:rPr>
            </w:pPr>
            <w:r>
              <w:rPr>
                <w:w w:val="95"/>
                <w:sz w:val="24"/>
              </w:rPr>
              <w:t>0.921</w:t>
            </w:r>
          </w:p>
        </w:tc>
        <w:tc>
          <w:tcPr>
            <w:tcW w:w="614" w:type="dxa"/>
          </w:tcPr>
          <w:p w:rsidR="00DD7756" w:rsidRDefault="00AD1397">
            <w:pPr>
              <w:pStyle w:val="TableParagraph"/>
              <w:spacing w:before="7" w:line="262" w:lineRule="exact"/>
              <w:ind w:right="124"/>
              <w:rPr>
                <w:sz w:val="24"/>
              </w:rPr>
            </w:pPr>
            <w:r>
              <w:rPr>
                <w:w w:val="99"/>
                <w:sz w:val="24"/>
              </w:rPr>
              <w:t>2</w:t>
            </w:r>
          </w:p>
        </w:tc>
        <w:tc>
          <w:tcPr>
            <w:tcW w:w="739" w:type="dxa"/>
          </w:tcPr>
          <w:p w:rsidR="00DD7756" w:rsidRDefault="00AD1397">
            <w:pPr>
              <w:pStyle w:val="TableParagraph"/>
              <w:spacing w:before="7" w:line="262" w:lineRule="exact"/>
              <w:ind w:right="125"/>
              <w:rPr>
                <w:sz w:val="24"/>
              </w:rPr>
            </w:pPr>
            <w:r>
              <w:rPr>
                <w:w w:val="99"/>
                <w:sz w:val="24"/>
              </w:rPr>
              <w:t>3</w:t>
            </w:r>
          </w:p>
        </w:tc>
        <w:tc>
          <w:tcPr>
            <w:tcW w:w="737" w:type="dxa"/>
          </w:tcPr>
          <w:p w:rsidR="00DD7756" w:rsidRDefault="00AD1397">
            <w:pPr>
              <w:pStyle w:val="TableParagraph"/>
              <w:spacing w:before="7" w:line="262" w:lineRule="exact"/>
              <w:ind w:right="127"/>
              <w:rPr>
                <w:sz w:val="24"/>
              </w:rPr>
            </w:pPr>
            <w:r>
              <w:rPr>
                <w:w w:val="99"/>
                <w:sz w:val="24"/>
              </w:rPr>
              <w:t>1</w:t>
            </w:r>
          </w:p>
        </w:tc>
        <w:tc>
          <w:tcPr>
            <w:tcW w:w="740" w:type="dxa"/>
          </w:tcPr>
          <w:p w:rsidR="00DD7756" w:rsidRDefault="00AD1397">
            <w:pPr>
              <w:pStyle w:val="TableParagraph"/>
              <w:spacing w:before="7" w:line="262" w:lineRule="exact"/>
              <w:ind w:right="126"/>
              <w:rPr>
                <w:sz w:val="24"/>
              </w:rPr>
            </w:pPr>
            <w:r>
              <w:rPr>
                <w:w w:val="99"/>
                <w:sz w:val="24"/>
              </w:rPr>
              <w:t>2</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muː</w:t>
            </w:r>
          </w:p>
        </w:tc>
        <w:tc>
          <w:tcPr>
            <w:tcW w:w="1220" w:type="dxa"/>
          </w:tcPr>
          <w:p w:rsidR="00DD7756" w:rsidRDefault="00AD1397">
            <w:pPr>
              <w:pStyle w:val="TableParagraph"/>
              <w:spacing w:before="7" w:line="262" w:lineRule="exact"/>
              <w:ind w:left="118"/>
              <w:jc w:val="left"/>
              <w:rPr>
                <w:sz w:val="24"/>
              </w:rPr>
            </w:pPr>
            <w:r>
              <w:rPr>
                <w:sz w:val="24"/>
              </w:rPr>
              <w:t>four</w:t>
            </w:r>
          </w:p>
        </w:tc>
        <w:tc>
          <w:tcPr>
            <w:tcW w:w="1167" w:type="dxa"/>
          </w:tcPr>
          <w:p w:rsidR="00DD7756" w:rsidRDefault="00AD1397">
            <w:pPr>
              <w:pStyle w:val="TableParagraph"/>
              <w:spacing w:before="7" w:line="262" w:lineRule="exact"/>
              <w:ind w:right="120"/>
              <w:rPr>
                <w:sz w:val="24"/>
              </w:rPr>
            </w:pPr>
            <w:r>
              <w:rPr>
                <w:w w:val="95"/>
                <w:sz w:val="24"/>
              </w:rPr>
              <w:t>0.837</w:t>
            </w:r>
          </w:p>
        </w:tc>
        <w:tc>
          <w:tcPr>
            <w:tcW w:w="740" w:type="dxa"/>
          </w:tcPr>
          <w:p w:rsidR="00DD7756" w:rsidRDefault="00AD1397">
            <w:pPr>
              <w:pStyle w:val="TableParagraph"/>
              <w:spacing w:before="7" w:line="262" w:lineRule="exact"/>
              <w:ind w:left="97" w:right="99"/>
              <w:jc w:val="center"/>
              <w:rPr>
                <w:sz w:val="24"/>
              </w:rPr>
            </w:pPr>
            <w:r>
              <w:rPr>
                <w:sz w:val="24"/>
              </w:rPr>
              <w:t>0.755</w:t>
            </w:r>
          </w:p>
        </w:tc>
        <w:tc>
          <w:tcPr>
            <w:tcW w:w="738" w:type="dxa"/>
          </w:tcPr>
          <w:p w:rsidR="00DD7756" w:rsidRDefault="00AD1397">
            <w:pPr>
              <w:pStyle w:val="TableParagraph"/>
              <w:spacing w:before="7" w:line="262" w:lineRule="exact"/>
              <w:ind w:right="123"/>
              <w:rPr>
                <w:sz w:val="24"/>
              </w:rPr>
            </w:pPr>
            <w:r>
              <w:rPr>
                <w:w w:val="95"/>
                <w:sz w:val="24"/>
              </w:rPr>
              <w:t>0.921</w:t>
            </w:r>
          </w:p>
        </w:tc>
        <w:tc>
          <w:tcPr>
            <w:tcW w:w="614" w:type="dxa"/>
          </w:tcPr>
          <w:p w:rsidR="00DD7756" w:rsidRDefault="00AD1397">
            <w:pPr>
              <w:pStyle w:val="TableParagraph"/>
              <w:spacing w:before="7" w:line="262" w:lineRule="exact"/>
              <w:ind w:right="124"/>
              <w:rPr>
                <w:sz w:val="24"/>
              </w:rPr>
            </w:pPr>
            <w:r>
              <w:rPr>
                <w:w w:val="99"/>
                <w:sz w:val="24"/>
              </w:rPr>
              <w:t>2</w:t>
            </w:r>
          </w:p>
        </w:tc>
        <w:tc>
          <w:tcPr>
            <w:tcW w:w="739" w:type="dxa"/>
          </w:tcPr>
          <w:p w:rsidR="00DD7756" w:rsidRDefault="00AD1397">
            <w:pPr>
              <w:pStyle w:val="TableParagraph"/>
              <w:spacing w:before="7" w:line="262" w:lineRule="exact"/>
              <w:ind w:right="125"/>
              <w:rPr>
                <w:sz w:val="24"/>
              </w:rPr>
            </w:pPr>
            <w:r>
              <w:rPr>
                <w:w w:val="99"/>
                <w:sz w:val="24"/>
              </w:rPr>
              <w:t>3</w:t>
            </w:r>
          </w:p>
        </w:tc>
        <w:tc>
          <w:tcPr>
            <w:tcW w:w="737" w:type="dxa"/>
          </w:tcPr>
          <w:p w:rsidR="00DD7756" w:rsidRDefault="00AD1397">
            <w:pPr>
              <w:pStyle w:val="TableParagraph"/>
              <w:spacing w:before="7" w:line="262" w:lineRule="exact"/>
              <w:ind w:right="127"/>
              <w:rPr>
                <w:sz w:val="24"/>
              </w:rPr>
            </w:pPr>
            <w:r>
              <w:rPr>
                <w:w w:val="99"/>
                <w:sz w:val="24"/>
              </w:rPr>
              <w:t>1</w:t>
            </w:r>
          </w:p>
        </w:tc>
        <w:tc>
          <w:tcPr>
            <w:tcW w:w="740" w:type="dxa"/>
          </w:tcPr>
          <w:p w:rsidR="00DD7756" w:rsidRDefault="00AD1397">
            <w:pPr>
              <w:pStyle w:val="TableParagraph"/>
              <w:spacing w:before="7" w:line="262" w:lineRule="exact"/>
              <w:ind w:right="126"/>
              <w:rPr>
                <w:sz w:val="24"/>
              </w:rPr>
            </w:pPr>
            <w:r>
              <w:rPr>
                <w:w w:val="99"/>
                <w:sz w:val="24"/>
              </w:rPr>
              <w:t>3</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čamiḥta</w:t>
            </w:r>
          </w:p>
        </w:tc>
        <w:tc>
          <w:tcPr>
            <w:tcW w:w="1220" w:type="dxa"/>
          </w:tcPr>
          <w:p w:rsidR="00DD7756" w:rsidRDefault="00AD1397">
            <w:pPr>
              <w:pStyle w:val="TableParagraph"/>
              <w:spacing w:before="7" w:line="262" w:lineRule="exact"/>
              <w:ind w:left="118"/>
              <w:jc w:val="left"/>
              <w:rPr>
                <w:sz w:val="24"/>
              </w:rPr>
            </w:pPr>
            <w:r>
              <w:rPr>
                <w:sz w:val="24"/>
              </w:rPr>
              <w:t>proper(ly)</w:t>
            </w:r>
          </w:p>
        </w:tc>
        <w:tc>
          <w:tcPr>
            <w:tcW w:w="1167" w:type="dxa"/>
          </w:tcPr>
          <w:p w:rsidR="00DD7756" w:rsidRDefault="00AD1397">
            <w:pPr>
              <w:pStyle w:val="TableParagraph"/>
              <w:spacing w:before="7" w:line="262" w:lineRule="exact"/>
              <w:ind w:right="119"/>
              <w:rPr>
                <w:sz w:val="24"/>
              </w:rPr>
            </w:pPr>
            <w:r>
              <w:rPr>
                <w:w w:val="95"/>
                <w:sz w:val="24"/>
              </w:rPr>
              <w:t>0.717</w:t>
            </w:r>
          </w:p>
        </w:tc>
        <w:tc>
          <w:tcPr>
            <w:tcW w:w="740" w:type="dxa"/>
          </w:tcPr>
          <w:p w:rsidR="00DD7756" w:rsidRDefault="00AD1397">
            <w:pPr>
              <w:pStyle w:val="TableParagraph"/>
              <w:spacing w:before="7" w:line="262" w:lineRule="exact"/>
              <w:ind w:left="97" w:right="97"/>
              <w:jc w:val="center"/>
              <w:rPr>
                <w:sz w:val="24"/>
              </w:rPr>
            </w:pPr>
            <w:r>
              <w:rPr>
                <w:sz w:val="24"/>
              </w:rPr>
              <w:t>0.566</w:t>
            </w:r>
          </w:p>
        </w:tc>
        <w:tc>
          <w:tcPr>
            <w:tcW w:w="738" w:type="dxa"/>
          </w:tcPr>
          <w:p w:rsidR="00DD7756" w:rsidRDefault="00AD1397">
            <w:pPr>
              <w:pStyle w:val="TableParagraph"/>
              <w:spacing w:before="7" w:line="262" w:lineRule="exact"/>
              <w:ind w:right="122"/>
              <w:rPr>
                <w:sz w:val="24"/>
              </w:rPr>
            </w:pPr>
            <w:r>
              <w:rPr>
                <w:w w:val="95"/>
                <w:sz w:val="24"/>
              </w:rPr>
              <w:t>0.921</w:t>
            </w:r>
          </w:p>
        </w:tc>
        <w:tc>
          <w:tcPr>
            <w:tcW w:w="614" w:type="dxa"/>
          </w:tcPr>
          <w:p w:rsidR="00DD7756" w:rsidRDefault="00AD1397">
            <w:pPr>
              <w:pStyle w:val="TableParagraph"/>
              <w:spacing w:before="7" w:line="262" w:lineRule="exact"/>
              <w:ind w:right="123"/>
              <w:rPr>
                <w:sz w:val="24"/>
              </w:rPr>
            </w:pPr>
            <w:r>
              <w:rPr>
                <w:w w:val="99"/>
                <w:sz w:val="24"/>
              </w:rPr>
              <w:t>2</w:t>
            </w:r>
          </w:p>
        </w:tc>
        <w:tc>
          <w:tcPr>
            <w:tcW w:w="739" w:type="dxa"/>
          </w:tcPr>
          <w:p w:rsidR="00DD7756" w:rsidRDefault="00AD1397">
            <w:pPr>
              <w:pStyle w:val="TableParagraph"/>
              <w:spacing w:before="7" w:line="262" w:lineRule="exact"/>
              <w:ind w:right="125"/>
              <w:rPr>
                <w:sz w:val="24"/>
              </w:rPr>
            </w:pPr>
            <w:r>
              <w:rPr>
                <w:w w:val="99"/>
                <w:sz w:val="24"/>
              </w:rPr>
              <w:t>3</w:t>
            </w:r>
          </w:p>
        </w:tc>
        <w:tc>
          <w:tcPr>
            <w:tcW w:w="737" w:type="dxa"/>
          </w:tcPr>
          <w:p w:rsidR="00DD7756" w:rsidRDefault="00AD1397">
            <w:pPr>
              <w:pStyle w:val="TableParagraph"/>
              <w:spacing w:before="7" w:line="262" w:lineRule="exact"/>
              <w:ind w:right="126"/>
              <w:rPr>
                <w:sz w:val="24"/>
              </w:rPr>
            </w:pPr>
            <w:r>
              <w:rPr>
                <w:w w:val="99"/>
                <w:sz w:val="24"/>
              </w:rPr>
              <w:t>1</w:t>
            </w:r>
          </w:p>
        </w:tc>
        <w:tc>
          <w:tcPr>
            <w:tcW w:w="740" w:type="dxa"/>
          </w:tcPr>
          <w:p w:rsidR="00DD7756" w:rsidRDefault="00AD1397">
            <w:pPr>
              <w:pStyle w:val="TableParagraph"/>
              <w:spacing w:before="7" w:line="262" w:lineRule="exact"/>
              <w:ind w:right="126"/>
              <w:rPr>
                <w:sz w:val="24"/>
              </w:rPr>
            </w:pPr>
            <w:r>
              <w:rPr>
                <w:w w:val="99"/>
                <w:sz w:val="24"/>
              </w:rPr>
              <w:t>4</w:t>
            </w:r>
          </w:p>
        </w:tc>
      </w:tr>
      <w:tr w:rsidR="00DD7756">
        <w:trPr>
          <w:trHeight w:val="284"/>
        </w:trPr>
        <w:tc>
          <w:tcPr>
            <w:tcW w:w="1786" w:type="dxa"/>
          </w:tcPr>
          <w:p w:rsidR="00DD7756" w:rsidRDefault="00AD1397">
            <w:pPr>
              <w:pStyle w:val="TableParagraph"/>
              <w:spacing w:before="7" w:line="257" w:lineRule="exact"/>
              <w:ind w:left="119"/>
              <w:jc w:val="left"/>
              <w:rPr>
                <w:sz w:val="24"/>
              </w:rPr>
            </w:pPr>
            <w:r>
              <w:rPr>
                <w:sz w:val="24"/>
              </w:rPr>
              <w:t>ʔuːš</w:t>
            </w:r>
          </w:p>
        </w:tc>
        <w:tc>
          <w:tcPr>
            <w:tcW w:w="1220" w:type="dxa"/>
          </w:tcPr>
          <w:p w:rsidR="00DD7756" w:rsidRDefault="00AD1397">
            <w:pPr>
              <w:pStyle w:val="TableParagraph"/>
              <w:spacing w:before="7" w:line="257" w:lineRule="exact"/>
              <w:ind w:left="118"/>
              <w:jc w:val="left"/>
              <w:rPr>
                <w:sz w:val="24"/>
              </w:rPr>
            </w:pPr>
            <w:r>
              <w:rPr>
                <w:sz w:val="24"/>
              </w:rPr>
              <w:t>some</w:t>
            </w:r>
          </w:p>
        </w:tc>
        <w:tc>
          <w:tcPr>
            <w:tcW w:w="1167" w:type="dxa"/>
          </w:tcPr>
          <w:p w:rsidR="00DD7756" w:rsidRDefault="00AD1397">
            <w:pPr>
              <w:pStyle w:val="TableParagraph"/>
              <w:spacing w:before="7" w:line="257" w:lineRule="exact"/>
              <w:ind w:right="120"/>
              <w:rPr>
                <w:sz w:val="24"/>
              </w:rPr>
            </w:pPr>
            <w:r>
              <w:rPr>
                <w:w w:val="95"/>
                <w:sz w:val="24"/>
              </w:rPr>
              <w:t>2.391</w:t>
            </w:r>
          </w:p>
        </w:tc>
        <w:tc>
          <w:tcPr>
            <w:tcW w:w="740" w:type="dxa"/>
          </w:tcPr>
          <w:p w:rsidR="00DD7756" w:rsidRDefault="00AD1397">
            <w:pPr>
              <w:pStyle w:val="TableParagraph"/>
              <w:spacing w:before="7" w:line="257" w:lineRule="exact"/>
              <w:ind w:left="97" w:right="99"/>
              <w:jc w:val="center"/>
              <w:rPr>
                <w:sz w:val="24"/>
              </w:rPr>
            </w:pPr>
            <w:r>
              <w:rPr>
                <w:sz w:val="24"/>
              </w:rPr>
              <w:t>0.556</w:t>
            </w:r>
          </w:p>
        </w:tc>
        <w:tc>
          <w:tcPr>
            <w:tcW w:w="738" w:type="dxa"/>
          </w:tcPr>
          <w:p w:rsidR="00DD7756" w:rsidRDefault="00AD1397">
            <w:pPr>
              <w:pStyle w:val="TableParagraph"/>
              <w:spacing w:before="7" w:line="257" w:lineRule="exact"/>
              <w:ind w:right="123"/>
              <w:rPr>
                <w:sz w:val="24"/>
              </w:rPr>
            </w:pPr>
            <w:r>
              <w:rPr>
                <w:w w:val="95"/>
                <w:sz w:val="24"/>
              </w:rPr>
              <w:t>0.920</w:t>
            </w:r>
          </w:p>
        </w:tc>
        <w:tc>
          <w:tcPr>
            <w:tcW w:w="614" w:type="dxa"/>
          </w:tcPr>
          <w:p w:rsidR="00DD7756" w:rsidRDefault="00AD1397">
            <w:pPr>
              <w:pStyle w:val="TableParagraph"/>
              <w:spacing w:before="7" w:line="257" w:lineRule="exact"/>
              <w:ind w:right="124"/>
              <w:rPr>
                <w:sz w:val="24"/>
              </w:rPr>
            </w:pPr>
            <w:r>
              <w:rPr>
                <w:w w:val="99"/>
                <w:sz w:val="24"/>
              </w:rPr>
              <w:t>9</w:t>
            </w:r>
          </w:p>
        </w:tc>
        <w:tc>
          <w:tcPr>
            <w:tcW w:w="739" w:type="dxa"/>
          </w:tcPr>
          <w:p w:rsidR="00DD7756" w:rsidRDefault="00AD1397">
            <w:pPr>
              <w:pStyle w:val="TableParagraph"/>
              <w:spacing w:before="7" w:line="257" w:lineRule="exact"/>
              <w:ind w:right="125"/>
              <w:rPr>
                <w:sz w:val="24"/>
              </w:rPr>
            </w:pPr>
            <w:r>
              <w:rPr>
                <w:w w:val="99"/>
                <w:sz w:val="24"/>
              </w:rPr>
              <w:t>8</w:t>
            </w:r>
          </w:p>
        </w:tc>
        <w:tc>
          <w:tcPr>
            <w:tcW w:w="737" w:type="dxa"/>
          </w:tcPr>
          <w:p w:rsidR="00DD7756" w:rsidRDefault="00AD1397">
            <w:pPr>
              <w:pStyle w:val="TableParagraph"/>
              <w:spacing w:before="7" w:line="257" w:lineRule="exact"/>
              <w:ind w:right="127"/>
              <w:rPr>
                <w:sz w:val="24"/>
              </w:rPr>
            </w:pPr>
            <w:r>
              <w:rPr>
                <w:w w:val="99"/>
                <w:sz w:val="24"/>
              </w:rPr>
              <w:t>3</w:t>
            </w:r>
          </w:p>
        </w:tc>
        <w:tc>
          <w:tcPr>
            <w:tcW w:w="740" w:type="dxa"/>
          </w:tcPr>
          <w:p w:rsidR="00DD7756" w:rsidRDefault="00AD1397">
            <w:pPr>
              <w:pStyle w:val="TableParagraph"/>
              <w:spacing w:before="7" w:line="257" w:lineRule="exact"/>
              <w:ind w:right="126"/>
              <w:rPr>
                <w:sz w:val="24"/>
              </w:rPr>
            </w:pPr>
            <w:r>
              <w:rPr>
                <w:w w:val="99"/>
                <w:sz w:val="24"/>
              </w:rPr>
              <w:t>5</w:t>
            </w:r>
          </w:p>
        </w:tc>
      </w:tr>
      <w:tr w:rsidR="00DD7756">
        <w:trPr>
          <w:trHeight w:val="293"/>
        </w:trPr>
        <w:tc>
          <w:tcPr>
            <w:tcW w:w="1786" w:type="dxa"/>
          </w:tcPr>
          <w:p w:rsidR="00DD7756" w:rsidRDefault="00AD1397">
            <w:pPr>
              <w:pStyle w:val="TableParagraph"/>
              <w:spacing w:before="2" w:line="272" w:lineRule="exact"/>
              <w:ind w:left="119"/>
              <w:jc w:val="left"/>
              <w:rPr>
                <w:sz w:val="24"/>
              </w:rPr>
            </w:pPr>
            <w:r>
              <w:rPr>
                <w:sz w:val="24"/>
              </w:rPr>
              <w:t>c</w:t>
            </w:r>
            <w:r>
              <w:rPr>
                <w:position w:val="1"/>
                <w:sz w:val="24"/>
              </w:rPr>
              <w:t>̓</w:t>
            </w:r>
            <w:r>
              <w:rPr>
                <w:sz w:val="24"/>
              </w:rPr>
              <w:t>awaːk</w:t>
            </w:r>
          </w:p>
        </w:tc>
        <w:tc>
          <w:tcPr>
            <w:tcW w:w="1220" w:type="dxa"/>
          </w:tcPr>
          <w:p w:rsidR="00DD7756" w:rsidRDefault="00AD1397">
            <w:pPr>
              <w:pStyle w:val="TableParagraph"/>
              <w:spacing w:before="12" w:line="262" w:lineRule="exact"/>
              <w:ind w:left="118"/>
              <w:jc w:val="left"/>
              <w:rPr>
                <w:sz w:val="24"/>
              </w:rPr>
            </w:pPr>
            <w:r>
              <w:rPr>
                <w:sz w:val="24"/>
              </w:rPr>
              <w:t>one</w:t>
            </w:r>
          </w:p>
        </w:tc>
        <w:tc>
          <w:tcPr>
            <w:tcW w:w="1167" w:type="dxa"/>
          </w:tcPr>
          <w:p w:rsidR="00DD7756" w:rsidRDefault="00AD1397">
            <w:pPr>
              <w:pStyle w:val="TableParagraph"/>
              <w:spacing w:before="12" w:line="262" w:lineRule="exact"/>
              <w:ind w:right="120"/>
              <w:rPr>
                <w:sz w:val="24"/>
              </w:rPr>
            </w:pPr>
            <w:r>
              <w:rPr>
                <w:w w:val="95"/>
                <w:sz w:val="24"/>
              </w:rPr>
              <w:t>1.673</w:t>
            </w:r>
          </w:p>
        </w:tc>
        <w:tc>
          <w:tcPr>
            <w:tcW w:w="740" w:type="dxa"/>
          </w:tcPr>
          <w:p w:rsidR="00DD7756" w:rsidRDefault="00AD1397">
            <w:pPr>
              <w:pStyle w:val="TableParagraph"/>
              <w:spacing w:before="12" w:line="262" w:lineRule="exact"/>
              <w:ind w:left="97" w:right="99"/>
              <w:jc w:val="center"/>
              <w:rPr>
                <w:sz w:val="24"/>
              </w:rPr>
            </w:pPr>
            <w:r>
              <w:rPr>
                <w:sz w:val="24"/>
              </w:rPr>
              <w:t>0.437</w:t>
            </w:r>
          </w:p>
        </w:tc>
        <w:tc>
          <w:tcPr>
            <w:tcW w:w="738" w:type="dxa"/>
          </w:tcPr>
          <w:p w:rsidR="00DD7756" w:rsidRDefault="00AD1397">
            <w:pPr>
              <w:pStyle w:val="TableParagraph"/>
              <w:spacing w:before="12" w:line="262" w:lineRule="exact"/>
              <w:ind w:right="123"/>
              <w:rPr>
                <w:sz w:val="24"/>
              </w:rPr>
            </w:pPr>
            <w:r>
              <w:rPr>
                <w:w w:val="95"/>
                <w:sz w:val="24"/>
              </w:rPr>
              <w:t>0.842</w:t>
            </w:r>
          </w:p>
        </w:tc>
        <w:tc>
          <w:tcPr>
            <w:tcW w:w="614" w:type="dxa"/>
          </w:tcPr>
          <w:p w:rsidR="00DD7756" w:rsidRDefault="00AD1397">
            <w:pPr>
              <w:pStyle w:val="TableParagraph"/>
              <w:spacing w:before="12" w:line="262" w:lineRule="exact"/>
              <w:ind w:right="124"/>
              <w:rPr>
                <w:sz w:val="24"/>
              </w:rPr>
            </w:pPr>
            <w:r>
              <w:rPr>
                <w:w w:val="99"/>
                <w:sz w:val="24"/>
              </w:rPr>
              <w:t>3</w:t>
            </w:r>
          </w:p>
        </w:tc>
        <w:tc>
          <w:tcPr>
            <w:tcW w:w="739" w:type="dxa"/>
          </w:tcPr>
          <w:p w:rsidR="00DD7756" w:rsidRDefault="00AD1397">
            <w:pPr>
              <w:pStyle w:val="TableParagraph"/>
              <w:spacing w:before="12" w:line="262" w:lineRule="exact"/>
              <w:ind w:right="125"/>
              <w:rPr>
                <w:sz w:val="24"/>
              </w:rPr>
            </w:pPr>
            <w:r>
              <w:rPr>
                <w:w w:val="99"/>
                <w:sz w:val="24"/>
              </w:rPr>
              <w:t>8</w:t>
            </w:r>
          </w:p>
        </w:tc>
        <w:tc>
          <w:tcPr>
            <w:tcW w:w="737" w:type="dxa"/>
          </w:tcPr>
          <w:p w:rsidR="00DD7756" w:rsidRDefault="00AD1397">
            <w:pPr>
              <w:pStyle w:val="TableParagraph"/>
              <w:spacing w:before="12" w:line="262" w:lineRule="exact"/>
              <w:ind w:right="127"/>
              <w:rPr>
                <w:sz w:val="24"/>
              </w:rPr>
            </w:pPr>
            <w:r>
              <w:rPr>
                <w:w w:val="99"/>
                <w:sz w:val="24"/>
              </w:rPr>
              <w:t>2</w:t>
            </w:r>
          </w:p>
        </w:tc>
        <w:tc>
          <w:tcPr>
            <w:tcW w:w="740" w:type="dxa"/>
          </w:tcPr>
          <w:p w:rsidR="00DD7756" w:rsidRDefault="00AD1397">
            <w:pPr>
              <w:pStyle w:val="TableParagraph"/>
              <w:spacing w:before="12" w:line="262" w:lineRule="exact"/>
              <w:ind w:right="126"/>
              <w:rPr>
                <w:sz w:val="24"/>
              </w:rPr>
            </w:pPr>
            <w:r>
              <w:rPr>
                <w:w w:val="99"/>
                <w:sz w:val="24"/>
              </w:rPr>
              <w:t>6</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ƛaʔuː</w:t>
            </w:r>
          </w:p>
        </w:tc>
        <w:tc>
          <w:tcPr>
            <w:tcW w:w="1220" w:type="dxa"/>
          </w:tcPr>
          <w:p w:rsidR="00DD7756" w:rsidRDefault="00AD1397">
            <w:pPr>
              <w:pStyle w:val="TableParagraph"/>
              <w:spacing w:before="7" w:line="262" w:lineRule="exact"/>
              <w:ind w:left="118"/>
              <w:jc w:val="left"/>
              <w:rPr>
                <w:sz w:val="24"/>
              </w:rPr>
            </w:pPr>
            <w:r>
              <w:rPr>
                <w:sz w:val="24"/>
              </w:rPr>
              <w:t>another</w:t>
            </w:r>
          </w:p>
        </w:tc>
        <w:tc>
          <w:tcPr>
            <w:tcW w:w="1167" w:type="dxa"/>
          </w:tcPr>
          <w:p w:rsidR="00DD7756" w:rsidRDefault="00AD1397">
            <w:pPr>
              <w:pStyle w:val="TableParagraph"/>
              <w:spacing w:before="7" w:line="262" w:lineRule="exact"/>
              <w:ind w:right="120"/>
              <w:rPr>
                <w:sz w:val="24"/>
              </w:rPr>
            </w:pPr>
            <w:r>
              <w:rPr>
                <w:w w:val="95"/>
                <w:sz w:val="24"/>
              </w:rPr>
              <w:t>2.271</w:t>
            </w:r>
          </w:p>
        </w:tc>
        <w:tc>
          <w:tcPr>
            <w:tcW w:w="740" w:type="dxa"/>
          </w:tcPr>
          <w:p w:rsidR="00DD7756" w:rsidRDefault="00AD1397">
            <w:pPr>
              <w:pStyle w:val="TableParagraph"/>
              <w:spacing w:before="7" w:line="262" w:lineRule="exact"/>
              <w:ind w:left="97" w:right="99"/>
              <w:jc w:val="center"/>
              <w:rPr>
                <w:sz w:val="24"/>
              </w:rPr>
            </w:pPr>
            <w:r>
              <w:rPr>
                <w:sz w:val="24"/>
              </w:rPr>
              <w:t>0.322</w:t>
            </w:r>
          </w:p>
        </w:tc>
        <w:tc>
          <w:tcPr>
            <w:tcW w:w="738" w:type="dxa"/>
          </w:tcPr>
          <w:p w:rsidR="00DD7756" w:rsidRDefault="00AD1397">
            <w:pPr>
              <w:pStyle w:val="TableParagraph"/>
              <w:spacing w:before="7" w:line="262" w:lineRule="exact"/>
              <w:ind w:right="123"/>
              <w:rPr>
                <w:sz w:val="24"/>
              </w:rPr>
            </w:pPr>
            <w:r>
              <w:rPr>
                <w:w w:val="95"/>
                <w:sz w:val="24"/>
              </w:rPr>
              <w:t>0.835</w:t>
            </w:r>
          </w:p>
        </w:tc>
        <w:tc>
          <w:tcPr>
            <w:tcW w:w="614" w:type="dxa"/>
          </w:tcPr>
          <w:p w:rsidR="00DD7756" w:rsidRDefault="00AD1397">
            <w:pPr>
              <w:pStyle w:val="TableParagraph"/>
              <w:spacing w:before="7" w:line="262" w:lineRule="exact"/>
              <w:ind w:right="123"/>
              <w:rPr>
                <w:sz w:val="24"/>
              </w:rPr>
            </w:pPr>
            <w:r>
              <w:rPr>
                <w:w w:val="95"/>
                <w:sz w:val="24"/>
              </w:rPr>
              <w:t>11</w:t>
            </w:r>
          </w:p>
        </w:tc>
        <w:tc>
          <w:tcPr>
            <w:tcW w:w="739" w:type="dxa"/>
          </w:tcPr>
          <w:p w:rsidR="00DD7756" w:rsidRDefault="00AD1397">
            <w:pPr>
              <w:pStyle w:val="TableParagraph"/>
              <w:spacing w:before="7" w:line="262" w:lineRule="exact"/>
              <w:ind w:right="125"/>
              <w:rPr>
                <w:sz w:val="24"/>
              </w:rPr>
            </w:pPr>
            <w:r>
              <w:rPr>
                <w:w w:val="99"/>
                <w:sz w:val="24"/>
              </w:rPr>
              <w:t>6</w:t>
            </w:r>
          </w:p>
        </w:tc>
        <w:tc>
          <w:tcPr>
            <w:tcW w:w="737" w:type="dxa"/>
          </w:tcPr>
          <w:p w:rsidR="00DD7756" w:rsidRDefault="00AD1397">
            <w:pPr>
              <w:pStyle w:val="TableParagraph"/>
              <w:spacing w:before="7" w:line="262" w:lineRule="exact"/>
              <w:ind w:right="127"/>
              <w:rPr>
                <w:sz w:val="24"/>
              </w:rPr>
            </w:pPr>
            <w:r>
              <w:rPr>
                <w:w w:val="99"/>
                <w:sz w:val="24"/>
              </w:rPr>
              <w:t>2</w:t>
            </w:r>
          </w:p>
        </w:tc>
        <w:tc>
          <w:tcPr>
            <w:tcW w:w="740" w:type="dxa"/>
          </w:tcPr>
          <w:p w:rsidR="00DD7756" w:rsidRDefault="00AD1397">
            <w:pPr>
              <w:pStyle w:val="TableParagraph"/>
              <w:spacing w:before="7" w:line="262" w:lineRule="exact"/>
              <w:ind w:right="126"/>
              <w:rPr>
                <w:sz w:val="24"/>
              </w:rPr>
            </w:pPr>
            <w:r>
              <w:rPr>
                <w:w w:val="99"/>
                <w:sz w:val="24"/>
              </w:rPr>
              <w:t>7</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hiːtkin</w:t>
            </w:r>
          </w:p>
        </w:tc>
        <w:tc>
          <w:tcPr>
            <w:tcW w:w="1220" w:type="dxa"/>
          </w:tcPr>
          <w:p w:rsidR="00DD7756" w:rsidRDefault="00AD1397">
            <w:pPr>
              <w:pStyle w:val="TableParagraph"/>
              <w:spacing w:before="7" w:line="262" w:lineRule="exact"/>
              <w:ind w:left="118"/>
              <w:jc w:val="left"/>
              <w:rPr>
                <w:sz w:val="24"/>
              </w:rPr>
            </w:pPr>
            <w:r>
              <w:rPr>
                <w:sz w:val="24"/>
              </w:rPr>
              <w:t>strange</w:t>
            </w:r>
          </w:p>
        </w:tc>
        <w:tc>
          <w:tcPr>
            <w:tcW w:w="1167" w:type="dxa"/>
          </w:tcPr>
          <w:p w:rsidR="00DD7756" w:rsidRDefault="00AD1397">
            <w:pPr>
              <w:pStyle w:val="TableParagraph"/>
              <w:spacing w:before="7" w:line="262" w:lineRule="exact"/>
              <w:ind w:right="120"/>
              <w:rPr>
                <w:sz w:val="24"/>
              </w:rPr>
            </w:pPr>
            <w:r>
              <w:rPr>
                <w:w w:val="95"/>
                <w:sz w:val="24"/>
              </w:rPr>
              <w:t>0.717</w:t>
            </w:r>
          </w:p>
        </w:tc>
        <w:tc>
          <w:tcPr>
            <w:tcW w:w="740" w:type="dxa"/>
          </w:tcPr>
          <w:p w:rsidR="00DD7756" w:rsidRDefault="00AD1397">
            <w:pPr>
              <w:pStyle w:val="TableParagraph"/>
              <w:spacing w:before="7" w:line="262" w:lineRule="exact"/>
              <w:ind w:left="97" w:right="99"/>
              <w:jc w:val="center"/>
              <w:rPr>
                <w:sz w:val="24"/>
              </w:rPr>
            </w:pPr>
            <w:r>
              <w:rPr>
                <w:sz w:val="24"/>
              </w:rPr>
              <w:t>0.773</w:t>
            </w:r>
          </w:p>
        </w:tc>
        <w:tc>
          <w:tcPr>
            <w:tcW w:w="738" w:type="dxa"/>
          </w:tcPr>
          <w:p w:rsidR="00DD7756" w:rsidRDefault="00AD1397">
            <w:pPr>
              <w:pStyle w:val="TableParagraph"/>
              <w:spacing w:before="7" w:line="262" w:lineRule="exact"/>
              <w:ind w:right="123"/>
              <w:rPr>
                <w:sz w:val="24"/>
              </w:rPr>
            </w:pPr>
            <w:r>
              <w:rPr>
                <w:w w:val="95"/>
                <w:sz w:val="24"/>
              </w:rPr>
              <w:t>0.790</w:t>
            </w:r>
          </w:p>
        </w:tc>
        <w:tc>
          <w:tcPr>
            <w:tcW w:w="614" w:type="dxa"/>
          </w:tcPr>
          <w:p w:rsidR="00DD7756" w:rsidRDefault="00AD1397">
            <w:pPr>
              <w:pStyle w:val="TableParagraph"/>
              <w:spacing w:before="7" w:line="262" w:lineRule="exact"/>
              <w:ind w:right="124"/>
              <w:rPr>
                <w:sz w:val="24"/>
              </w:rPr>
            </w:pPr>
            <w:r>
              <w:rPr>
                <w:w w:val="99"/>
                <w:sz w:val="24"/>
              </w:rPr>
              <w:t>1</w:t>
            </w:r>
          </w:p>
        </w:tc>
        <w:tc>
          <w:tcPr>
            <w:tcW w:w="739" w:type="dxa"/>
          </w:tcPr>
          <w:p w:rsidR="00DD7756" w:rsidRDefault="00AD1397">
            <w:pPr>
              <w:pStyle w:val="TableParagraph"/>
              <w:spacing w:before="7" w:line="262" w:lineRule="exact"/>
              <w:ind w:right="125"/>
              <w:rPr>
                <w:sz w:val="24"/>
              </w:rPr>
            </w:pPr>
            <w:r>
              <w:rPr>
                <w:w w:val="99"/>
                <w:sz w:val="24"/>
              </w:rPr>
              <w:t>4</w:t>
            </w:r>
          </w:p>
        </w:tc>
        <w:tc>
          <w:tcPr>
            <w:tcW w:w="737" w:type="dxa"/>
          </w:tcPr>
          <w:p w:rsidR="00DD7756" w:rsidRDefault="00AD1397">
            <w:pPr>
              <w:pStyle w:val="TableParagraph"/>
              <w:spacing w:before="7" w:line="262" w:lineRule="exact"/>
              <w:ind w:right="127"/>
              <w:rPr>
                <w:sz w:val="24"/>
              </w:rPr>
            </w:pPr>
            <w:r>
              <w:rPr>
                <w:w w:val="99"/>
                <w:sz w:val="24"/>
              </w:rPr>
              <w:t>1</w:t>
            </w:r>
          </w:p>
        </w:tc>
        <w:tc>
          <w:tcPr>
            <w:tcW w:w="740" w:type="dxa"/>
          </w:tcPr>
          <w:p w:rsidR="00DD7756" w:rsidRDefault="00AD1397">
            <w:pPr>
              <w:pStyle w:val="TableParagraph"/>
              <w:spacing w:before="7" w:line="262" w:lineRule="exact"/>
              <w:ind w:right="126"/>
              <w:rPr>
                <w:sz w:val="24"/>
              </w:rPr>
            </w:pPr>
            <w:r>
              <w:rPr>
                <w:w w:val="99"/>
                <w:sz w:val="24"/>
              </w:rPr>
              <w:t>8</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ʔaƛa</w:t>
            </w:r>
          </w:p>
        </w:tc>
        <w:tc>
          <w:tcPr>
            <w:tcW w:w="1220" w:type="dxa"/>
          </w:tcPr>
          <w:p w:rsidR="00DD7756" w:rsidRDefault="00AD1397">
            <w:pPr>
              <w:pStyle w:val="TableParagraph"/>
              <w:spacing w:before="7" w:line="262" w:lineRule="exact"/>
              <w:ind w:left="118"/>
              <w:jc w:val="left"/>
              <w:rPr>
                <w:sz w:val="24"/>
              </w:rPr>
            </w:pPr>
            <w:r>
              <w:rPr>
                <w:sz w:val="24"/>
              </w:rPr>
              <w:t>two</w:t>
            </w:r>
          </w:p>
        </w:tc>
        <w:tc>
          <w:tcPr>
            <w:tcW w:w="1167" w:type="dxa"/>
          </w:tcPr>
          <w:p w:rsidR="00DD7756" w:rsidRDefault="00AD1397">
            <w:pPr>
              <w:pStyle w:val="TableParagraph"/>
              <w:spacing w:before="7" w:line="262" w:lineRule="exact"/>
              <w:ind w:right="120"/>
              <w:rPr>
                <w:sz w:val="24"/>
              </w:rPr>
            </w:pPr>
            <w:r>
              <w:rPr>
                <w:w w:val="95"/>
                <w:sz w:val="24"/>
              </w:rPr>
              <w:t>1.434</w:t>
            </w:r>
          </w:p>
        </w:tc>
        <w:tc>
          <w:tcPr>
            <w:tcW w:w="740" w:type="dxa"/>
          </w:tcPr>
          <w:p w:rsidR="00DD7756" w:rsidRDefault="00AD1397">
            <w:pPr>
              <w:pStyle w:val="TableParagraph"/>
              <w:spacing w:before="7" w:line="262" w:lineRule="exact"/>
              <w:ind w:left="97" w:right="99"/>
              <w:jc w:val="center"/>
              <w:rPr>
                <w:sz w:val="24"/>
              </w:rPr>
            </w:pPr>
            <w:r>
              <w:rPr>
                <w:sz w:val="24"/>
              </w:rPr>
              <w:t>0.423</w:t>
            </w:r>
          </w:p>
        </w:tc>
        <w:tc>
          <w:tcPr>
            <w:tcW w:w="738" w:type="dxa"/>
          </w:tcPr>
          <w:p w:rsidR="00DD7756" w:rsidRDefault="00AD1397">
            <w:pPr>
              <w:pStyle w:val="TableParagraph"/>
              <w:spacing w:before="7" w:line="262" w:lineRule="exact"/>
              <w:ind w:right="123"/>
              <w:rPr>
                <w:sz w:val="24"/>
              </w:rPr>
            </w:pPr>
            <w:r>
              <w:rPr>
                <w:w w:val="95"/>
                <w:sz w:val="24"/>
              </w:rPr>
              <w:t>0.783</w:t>
            </w:r>
          </w:p>
        </w:tc>
        <w:tc>
          <w:tcPr>
            <w:tcW w:w="614" w:type="dxa"/>
          </w:tcPr>
          <w:p w:rsidR="00DD7756" w:rsidRDefault="00AD1397">
            <w:pPr>
              <w:pStyle w:val="TableParagraph"/>
              <w:spacing w:before="7" w:line="262" w:lineRule="exact"/>
              <w:ind w:right="124"/>
              <w:rPr>
                <w:sz w:val="24"/>
              </w:rPr>
            </w:pPr>
            <w:r>
              <w:rPr>
                <w:w w:val="99"/>
                <w:sz w:val="24"/>
              </w:rPr>
              <w:t>1</w:t>
            </w:r>
          </w:p>
        </w:tc>
        <w:tc>
          <w:tcPr>
            <w:tcW w:w="739" w:type="dxa"/>
          </w:tcPr>
          <w:p w:rsidR="00DD7756" w:rsidRDefault="00AD1397">
            <w:pPr>
              <w:pStyle w:val="TableParagraph"/>
              <w:spacing w:before="7" w:line="262" w:lineRule="exact"/>
              <w:ind w:right="125"/>
              <w:rPr>
                <w:sz w:val="24"/>
              </w:rPr>
            </w:pPr>
            <w:r>
              <w:rPr>
                <w:w w:val="99"/>
                <w:sz w:val="24"/>
              </w:rPr>
              <w:t>7</w:t>
            </w:r>
          </w:p>
        </w:tc>
        <w:tc>
          <w:tcPr>
            <w:tcW w:w="737" w:type="dxa"/>
          </w:tcPr>
          <w:p w:rsidR="00DD7756" w:rsidRDefault="00AD1397">
            <w:pPr>
              <w:pStyle w:val="TableParagraph"/>
              <w:spacing w:before="7" w:line="262" w:lineRule="exact"/>
              <w:ind w:right="127"/>
              <w:rPr>
                <w:sz w:val="24"/>
              </w:rPr>
            </w:pPr>
            <w:r>
              <w:rPr>
                <w:w w:val="99"/>
                <w:sz w:val="24"/>
              </w:rPr>
              <w:t>3</w:t>
            </w:r>
          </w:p>
        </w:tc>
        <w:tc>
          <w:tcPr>
            <w:tcW w:w="740" w:type="dxa"/>
          </w:tcPr>
          <w:p w:rsidR="00DD7756" w:rsidRDefault="00AD1397">
            <w:pPr>
              <w:pStyle w:val="TableParagraph"/>
              <w:spacing w:before="7" w:line="262" w:lineRule="exact"/>
              <w:ind w:right="126"/>
              <w:rPr>
                <w:sz w:val="24"/>
              </w:rPr>
            </w:pPr>
            <w:r>
              <w:rPr>
                <w:w w:val="99"/>
                <w:sz w:val="24"/>
              </w:rPr>
              <w:t>9</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ʔiːḥ</w:t>
            </w:r>
          </w:p>
        </w:tc>
        <w:tc>
          <w:tcPr>
            <w:tcW w:w="1220" w:type="dxa"/>
          </w:tcPr>
          <w:p w:rsidR="00DD7756" w:rsidRDefault="00AD1397">
            <w:pPr>
              <w:pStyle w:val="TableParagraph"/>
              <w:spacing w:before="7" w:line="262" w:lineRule="exact"/>
              <w:ind w:left="118"/>
              <w:jc w:val="left"/>
              <w:rPr>
                <w:sz w:val="24"/>
              </w:rPr>
            </w:pPr>
            <w:r>
              <w:rPr>
                <w:sz w:val="24"/>
              </w:rPr>
              <w:t>big</w:t>
            </w:r>
          </w:p>
        </w:tc>
        <w:tc>
          <w:tcPr>
            <w:tcW w:w="1167" w:type="dxa"/>
          </w:tcPr>
          <w:p w:rsidR="00DD7756" w:rsidRDefault="00AD1397">
            <w:pPr>
              <w:pStyle w:val="TableParagraph"/>
              <w:spacing w:before="7" w:line="262" w:lineRule="exact"/>
              <w:ind w:right="120"/>
              <w:rPr>
                <w:sz w:val="24"/>
              </w:rPr>
            </w:pPr>
            <w:r>
              <w:rPr>
                <w:w w:val="95"/>
                <w:sz w:val="24"/>
              </w:rPr>
              <w:t>1.554</w:t>
            </w:r>
          </w:p>
        </w:tc>
        <w:tc>
          <w:tcPr>
            <w:tcW w:w="740" w:type="dxa"/>
          </w:tcPr>
          <w:p w:rsidR="00DD7756" w:rsidRDefault="00AD1397">
            <w:pPr>
              <w:pStyle w:val="TableParagraph"/>
              <w:spacing w:before="7" w:line="262" w:lineRule="exact"/>
              <w:ind w:left="97" w:right="99"/>
              <w:jc w:val="center"/>
              <w:rPr>
                <w:sz w:val="24"/>
              </w:rPr>
            </w:pPr>
            <w:r>
              <w:rPr>
                <w:sz w:val="24"/>
              </w:rPr>
              <w:t>0.561</w:t>
            </w:r>
          </w:p>
        </w:tc>
        <w:tc>
          <w:tcPr>
            <w:tcW w:w="738" w:type="dxa"/>
          </w:tcPr>
          <w:p w:rsidR="00DD7756" w:rsidRDefault="00AD1397">
            <w:pPr>
              <w:pStyle w:val="TableParagraph"/>
              <w:spacing w:before="7" w:line="262" w:lineRule="exact"/>
              <w:ind w:right="123"/>
              <w:rPr>
                <w:sz w:val="24"/>
              </w:rPr>
            </w:pPr>
            <w:r>
              <w:rPr>
                <w:w w:val="95"/>
                <w:sz w:val="24"/>
              </w:rPr>
              <w:t>0.719</w:t>
            </w:r>
          </w:p>
        </w:tc>
        <w:tc>
          <w:tcPr>
            <w:tcW w:w="614" w:type="dxa"/>
          </w:tcPr>
          <w:p w:rsidR="00DD7756" w:rsidRDefault="00AD1397">
            <w:pPr>
              <w:pStyle w:val="TableParagraph"/>
              <w:spacing w:before="7" w:line="262" w:lineRule="exact"/>
              <w:ind w:right="124"/>
              <w:rPr>
                <w:sz w:val="24"/>
              </w:rPr>
            </w:pPr>
            <w:r>
              <w:rPr>
                <w:w w:val="99"/>
                <w:sz w:val="24"/>
              </w:rPr>
              <w:t>1</w:t>
            </w:r>
          </w:p>
        </w:tc>
        <w:tc>
          <w:tcPr>
            <w:tcW w:w="739" w:type="dxa"/>
          </w:tcPr>
          <w:p w:rsidR="00DD7756" w:rsidRDefault="00AD1397">
            <w:pPr>
              <w:pStyle w:val="TableParagraph"/>
              <w:spacing w:before="7" w:line="262" w:lineRule="exact"/>
              <w:ind w:right="125"/>
              <w:rPr>
                <w:sz w:val="24"/>
              </w:rPr>
            </w:pPr>
            <w:r>
              <w:rPr>
                <w:w w:val="99"/>
                <w:sz w:val="24"/>
              </w:rPr>
              <w:t>9</w:t>
            </w:r>
          </w:p>
        </w:tc>
        <w:tc>
          <w:tcPr>
            <w:tcW w:w="737" w:type="dxa"/>
          </w:tcPr>
          <w:p w:rsidR="00DD7756" w:rsidRDefault="00AD1397">
            <w:pPr>
              <w:pStyle w:val="TableParagraph"/>
              <w:spacing w:before="7" w:line="262" w:lineRule="exact"/>
              <w:ind w:right="127"/>
              <w:rPr>
                <w:sz w:val="24"/>
              </w:rPr>
            </w:pPr>
            <w:r>
              <w:rPr>
                <w:w w:val="99"/>
                <w:sz w:val="24"/>
              </w:rPr>
              <w:t>3</w:t>
            </w:r>
          </w:p>
        </w:tc>
        <w:tc>
          <w:tcPr>
            <w:tcW w:w="740" w:type="dxa"/>
          </w:tcPr>
          <w:p w:rsidR="00DD7756" w:rsidRDefault="00AD1397">
            <w:pPr>
              <w:pStyle w:val="TableParagraph"/>
              <w:spacing w:before="7" w:line="262" w:lineRule="exact"/>
              <w:ind w:right="126"/>
              <w:rPr>
                <w:sz w:val="24"/>
              </w:rPr>
            </w:pPr>
            <w:r>
              <w:rPr>
                <w:w w:val="95"/>
                <w:sz w:val="24"/>
              </w:rPr>
              <w:t>12</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ʔaya</w:t>
            </w:r>
          </w:p>
        </w:tc>
        <w:tc>
          <w:tcPr>
            <w:tcW w:w="1220" w:type="dxa"/>
          </w:tcPr>
          <w:p w:rsidR="00DD7756" w:rsidRDefault="00AD1397">
            <w:pPr>
              <w:pStyle w:val="TableParagraph"/>
              <w:spacing w:before="7" w:line="262" w:lineRule="exact"/>
              <w:ind w:left="118"/>
              <w:jc w:val="left"/>
              <w:rPr>
                <w:sz w:val="24"/>
              </w:rPr>
            </w:pPr>
            <w:r>
              <w:rPr>
                <w:sz w:val="24"/>
              </w:rPr>
              <w:t>many</w:t>
            </w:r>
          </w:p>
        </w:tc>
        <w:tc>
          <w:tcPr>
            <w:tcW w:w="1167" w:type="dxa"/>
          </w:tcPr>
          <w:p w:rsidR="00DD7756" w:rsidRDefault="00AD1397">
            <w:pPr>
              <w:pStyle w:val="TableParagraph"/>
              <w:spacing w:before="7" w:line="262" w:lineRule="exact"/>
              <w:ind w:right="120"/>
              <w:rPr>
                <w:sz w:val="24"/>
              </w:rPr>
            </w:pPr>
            <w:r>
              <w:rPr>
                <w:w w:val="95"/>
                <w:sz w:val="24"/>
              </w:rPr>
              <w:t>4.064</w:t>
            </w:r>
          </w:p>
        </w:tc>
        <w:tc>
          <w:tcPr>
            <w:tcW w:w="740" w:type="dxa"/>
          </w:tcPr>
          <w:p w:rsidR="00DD7756" w:rsidRDefault="00AD1397">
            <w:pPr>
              <w:pStyle w:val="TableParagraph"/>
              <w:spacing w:before="7" w:line="262" w:lineRule="exact"/>
              <w:ind w:left="97" w:right="99"/>
              <w:jc w:val="center"/>
              <w:rPr>
                <w:sz w:val="24"/>
              </w:rPr>
            </w:pPr>
            <w:r>
              <w:rPr>
                <w:sz w:val="24"/>
              </w:rPr>
              <w:t>0.424</w:t>
            </w:r>
          </w:p>
        </w:tc>
        <w:tc>
          <w:tcPr>
            <w:tcW w:w="738" w:type="dxa"/>
          </w:tcPr>
          <w:p w:rsidR="00DD7756" w:rsidRDefault="00AD1397">
            <w:pPr>
              <w:pStyle w:val="TableParagraph"/>
              <w:spacing w:before="7" w:line="262" w:lineRule="exact"/>
              <w:ind w:right="123"/>
              <w:rPr>
                <w:sz w:val="24"/>
              </w:rPr>
            </w:pPr>
            <w:r>
              <w:rPr>
                <w:w w:val="95"/>
                <w:sz w:val="24"/>
              </w:rPr>
              <w:t>0.652</w:t>
            </w:r>
          </w:p>
        </w:tc>
        <w:tc>
          <w:tcPr>
            <w:tcW w:w="614" w:type="dxa"/>
          </w:tcPr>
          <w:p w:rsidR="00DD7756" w:rsidRDefault="00AD1397">
            <w:pPr>
              <w:pStyle w:val="TableParagraph"/>
              <w:spacing w:before="7" w:line="262" w:lineRule="exact"/>
              <w:ind w:right="124"/>
              <w:rPr>
                <w:sz w:val="24"/>
              </w:rPr>
            </w:pPr>
            <w:r>
              <w:rPr>
                <w:w w:val="99"/>
                <w:sz w:val="24"/>
              </w:rPr>
              <w:t>2</w:t>
            </w:r>
          </w:p>
        </w:tc>
        <w:tc>
          <w:tcPr>
            <w:tcW w:w="739" w:type="dxa"/>
          </w:tcPr>
          <w:p w:rsidR="00DD7756" w:rsidRDefault="00AD1397">
            <w:pPr>
              <w:pStyle w:val="TableParagraph"/>
              <w:spacing w:before="7" w:line="262" w:lineRule="exact"/>
              <w:ind w:right="125"/>
              <w:rPr>
                <w:sz w:val="24"/>
              </w:rPr>
            </w:pPr>
            <w:r>
              <w:rPr>
                <w:w w:val="95"/>
                <w:sz w:val="24"/>
              </w:rPr>
              <w:t>23</w:t>
            </w:r>
          </w:p>
        </w:tc>
        <w:tc>
          <w:tcPr>
            <w:tcW w:w="737" w:type="dxa"/>
          </w:tcPr>
          <w:p w:rsidR="00DD7756" w:rsidRDefault="00AD1397">
            <w:pPr>
              <w:pStyle w:val="TableParagraph"/>
              <w:spacing w:before="7" w:line="262" w:lineRule="exact"/>
              <w:ind w:right="127"/>
              <w:rPr>
                <w:sz w:val="24"/>
              </w:rPr>
            </w:pPr>
            <w:r>
              <w:rPr>
                <w:w w:val="99"/>
                <w:sz w:val="24"/>
              </w:rPr>
              <w:t>6</w:t>
            </w:r>
          </w:p>
        </w:tc>
        <w:tc>
          <w:tcPr>
            <w:tcW w:w="740" w:type="dxa"/>
          </w:tcPr>
          <w:p w:rsidR="00DD7756" w:rsidRDefault="00AD1397">
            <w:pPr>
              <w:pStyle w:val="TableParagraph"/>
              <w:spacing w:before="7" w:line="262" w:lineRule="exact"/>
              <w:ind w:right="126"/>
              <w:rPr>
                <w:sz w:val="24"/>
              </w:rPr>
            </w:pPr>
            <w:r>
              <w:rPr>
                <w:w w:val="95"/>
                <w:sz w:val="24"/>
              </w:rPr>
              <w:t>14</w:t>
            </w:r>
          </w:p>
        </w:tc>
      </w:tr>
      <w:tr w:rsidR="00DD7756">
        <w:trPr>
          <w:trHeight w:val="266"/>
        </w:trPr>
        <w:tc>
          <w:tcPr>
            <w:tcW w:w="1786" w:type="dxa"/>
          </w:tcPr>
          <w:p w:rsidR="00DD7756" w:rsidRDefault="00AD1397">
            <w:pPr>
              <w:pStyle w:val="TableParagraph"/>
              <w:spacing w:before="7" w:line="239" w:lineRule="exact"/>
              <w:ind w:left="119"/>
              <w:jc w:val="left"/>
              <w:rPr>
                <w:sz w:val="24"/>
              </w:rPr>
            </w:pPr>
            <w:r>
              <w:rPr>
                <w:sz w:val="24"/>
              </w:rPr>
              <w:t>mixt</w:t>
            </w:r>
          </w:p>
        </w:tc>
        <w:tc>
          <w:tcPr>
            <w:tcW w:w="1220" w:type="dxa"/>
          </w:tcPr>
          <w:p w:rsidR="00DD7756" w:rsidRDefault="00AD1397">
            <w:pPr>
              <w:pStyle w:val="TableParagraph"/>
              <w:spacing w:before="7" w:line="239" w:lineRule="exact"/>
              <w:ind w:left="118"/>
              <w:jc w:val="left"/>
              <w:rPr>
                <w:sz w:val="24"/>
              </w:rPr>
            </w:pPr>
            <w:r>
              <w:rPr>
                <w:sz w:val="24"/>
              </w:rPr>
              <w:t>aged</w:t>
            </w:r>
          </w:p>
        </w:tc>
        <w:tc>
          <w:tcPr>
            <w:tcW w:w="1167" w:type="dxa"/>
          </w:tcPr>
          <w:p w:rsidR="00DD7756" w:rsidRDefault="00AD1397">
            <w:pPr>
              <w:pStyle w:val="TableParagraph"/>
              <w:spacing w:before="7" w:line="239" w:lineRule="exact"/>
              <w:ind w:right="120"/>
              <w:rPr>
                <w:sz w:val="24"/>
              </w:rPr>
            </w:pPr>
            <w:r>
              <w:rPr>
                <w:w w:val="95"/>
                <w:sz w:val="24"/>
              </w:rPr>
              <w:t>0.478</w:t>
            </w:r>
          </w:p>
        </w:tc>
        <w:tc>
          <w:tcPr>
            <w:tcW w:w="740" w:type="dxa"/>
          </w:tcPr>
          <w:p w:rsidR="00DD7756" w:rsidRDefault="00AD1397">
            <w:pPr>
              <w:pStyle w:val="TableParagraph"/>
              <w:spacing w:before="7" w:line="239" w:lineRule="exact"/>
              <w:ind w:left="97" w:right="99"/>
              <w:jc w:val="center"/>
              <w:rPr>
                <w:sz w:val="24"/>
              </w:rPr>
            </w:pPr>
            <w:r>
              <w:rPr>
                <w:sz w:val="24"/>
              </w:rPr>
              <w:t>0.886</w:t>
            </w:r>
          </w:p>
        </w:tc>
        <w:tc>
          <w:tcPr>
            <w:tcW w:w="738" w:type="dxa"/>
          </w:tcPr>
          <w:p w:rsidR="00DD7756" w:rsidRDefault="00AD1397">
            <w:pPr>
              <w:pStyle w:val="TableParagraph"/>
              <w:spacing w:before="7" w:line="239" w:lineRule="exact"/>
              <w:ind w:right="123"/>
              <w:rPr>
                <w:sz w:val="24"/>
              </w:rPr>
            </w:pPr>
            <w:r>
              <w:rPr>
                <w:w w:val="95"/>
                <w:sz w:val="24"/>
              </w:rPr>
              <w:t>0.631</w:t>
            </w:r>
          </w:p>
        </w:tc>
        <w:tc>
          <w:tcPr>
            <w:tcW w:w="614" w:type="dxa"/>
          </w:tcPr>
          <w:p w:rsidR="00DD7756" w:rsidRDefault="00AD1397">
            <w:pPr>
              <w:pStyle w:val="TableParagraph"/>
              <w:spacing w:before="7" w:line="239" w:lineRule="exact"/>
              <w:ind w:right="124"/>
              <w:rPr>
                <w:sz w:val="24"/>
              </w:rPr>
            </w:pPr>
            <w:r>
              <w:rPr>
                <w:w w:val="99"/>
                <w:sz w:val="24"/>
              </w:rPr>
              <w:t>2</w:t>
            </w:r>
          </w:p>
        </w:tc>
        <w:tc>
          <w:tcPr>
            <w:tcW w:w="739" w:type="dxa"/>
          </w:tcPr>
          <w:p w:rsidR="00DD7756" w:rsidRDefault="00AD1397">
            <w:pPr>
              <w:pStyle w:val="TableParagraph"/>
              <w:spacing w:before="7" w:line="239" w:lineRule="exact"/>
              <w:ind w:right="125"/>
              <w:rPr>
                <w:sz w:val="24"/>
              </w:rPr>
            </w:pPr>
            <w:r>
              <w:rPr>
                <w:w w:val="99"/>
                <w:sz w:val="24"/>
              </w:rPr>
              <w:t>2</w:t>
            </w:r>
          </w:p>
        </w:tc>
        <w:tc>
          <w:tcPr>
            <w:tcW w:w="737" w:type="dxa"/>
          </w:tcPr>
          <w:p w:rsidR="00DD7756" w:rsidRDefault="00AD1397">
            <w:pPr>
              <w:pStyle w:val="TableParagraph"/>
              <w:spacing w:before="7" w:line="239" w:lineRule="exact"/>
              <w:ind w:right="127"/>
              <w:rPr>
                <w:sz w:val="24"/>
              </w:rPr>
            </w:pPr>
            <w:r>
              <w:rPr>
                <w:w w:val="99"/>
                <w:sz w:val="24"/>
              </w:rPr>
              <w:t>0</w:t>
            </w:r>
          </w:p>
        </w:tc>
        <w:tc>
          <w:tcPr>
            <w:tcW w:w="740" w:type="dxa"/>
          </w:tcPr>
          <w:p w:rsidR="00DD7756" w:rsidRDefault="00AD1397">
            <w:pPr>
              <w:pStyle w:val="TableParagraph"/>
              <w:spacing w:before="7" w:line="239" w:lineRule="exact"/>
              <w:ind w:right="126"/>
              <w:rPr>
                <w:sz w:val="24"/>
              </w:rPr>
            </w:pPr>
            <w:r>
              <w:rPr>
                <w:w w:val="95"/>
                <w:sz w:val="24"/>
              </w:rPr>
              <w:t>21</w:t>
            </w:r>
          </w:p>
        </w:tc>
      </w:tr>
      <w:tr w:rsidR="00DD7756">
        <w:trPr>
          <w:trHeight w:val="370"/>
        </w:trPr>
        <w:tc>
          <w:tcPr>
            <w:tcW w:w="1786" w:type="dxa"/>
            <w:tcBorders>
              <w:bottom w:val="single" w:sz="6" w:space="0" w:color="000000"/>
            </w:tcBorders>
          </w:tcPr>
          <w:p w:rsidR="00DD7756" w:rsidRDefault="00AD1397">
            <w:pPr>
              <w:pStyle w:val="TableParagraph"/>
              <w:spacing w:before="0" w:line="304" w:lineRule="exact"/>
              <w:ind w:left="119"/>
              <w:jc w:val="left"/>
              <w:rPr>
                <w:sz w:val="24"/>
              </w:rPr>
            </w:pPr>
            <w:r>
              <w:rPr>
                <w:sz w:val="24"/>
              </w:rPr>
              <w:t>ʔiːč</w:t>
            </w:r>
            <w:r>
              <w:rPr>
                <w:position w:val="5"/>
                <w:sz w:val="24"/>
              </w:rPr>
              <w:t>̓</w:t>
            </w:r>
            <w:r>
              <w:rPr>
                <w:sz w:val="24"/>
              </w:rPr>
              <w:t>im</w:t>
            </w:r>
          </w:p>
        </w:tc>
        <w:tc>
          <w:tcPr>
            <w:tcW w:w="1220" w:type="dxa"/>
            <w:tcBorders>
              <w:bottom w:val="single" w:sz="6" w:space="0" w:color="000000"/>
            </w:tcBorders>
          </w:tcPr>
          <w:p w:rsidR="00DD7756" w:rsidRDefault="00AD1397">
            <w:pPr>
              <w:pStyle w:val="TableParagraph"/>
              <w:spacing w:before="30" w:line="240" w:lineRule="auto"/>
              <w:ind w:left="118"/>
              <w:jc w:val="left"/>
              <w:rPr>
                <w:sz w:val="24"/>
              </w:rPr>
            </w:pPr>
            <w:r>
              <w:rPr>
                <w:sz w:val="24"/>
              </w:rPr>
              <w:t>old</w:t>
            </w:r>
          </w:p>
        </w:tc>
        <w:tc>
          <w:tcPr>
            <w:tcW w:w="1167" w:type="dxa"/>
            <w:tcBorders>
              <w:bottom w:val="single" w:sz="6" w:space="0" w:color="000000"/>
            </w:tcBorders>
          </w:tcPr>
          <w:p w:rsidR="00DD7756" w:rsidRDefault="00AD1397">
            <w:pPr>
              <w:pStyle w:val="TableParagraph"/>
              <w:spacing w:before="30" w:line="240" w:lineRule="auto"/>
              <w:ind w:right="120"/>
              <w:rPr>
                <w:sz w:val="24"/>
              </w:rPr>
            </w:pPr>
            <w:r>
              <w:rPr>
                <w:w w:val="95"/>
                <w:sz w:val="24"/>
              </w:rPr>
              <w:t>0.598</w:t>
            </w:r>
          </w:p>
        </w:tc>
        <w:tc>
          <w:tcPr>
            <w:tcW w:w="740" w:type="dxa"/>
            <w:tcBorders>
              <w:bottom w:val="single" w:sz="6" w:space="0" w:color="000000"/>
            </w:tcBorders>
          </w:tcPr>
          <w:p w:rsidR="00DD7756" w:rsidRDefault="00AD1397">
            <w:pPr>
              <w:pStyle w:val="TableParagraph"/>
              <w:spacing w:before="30" w:line="240" w:lineRule="auto"/>
              <w:ind w:left="97" w:right="99"/>
              <w:jc w:val="center"/>
              <w:rPr>
                <w:sz w:val="24"/>
              </w:rPr>
            </w:pPr>
            <w:r>
              <w:rPr>
                <w:sz w:val="24"/>
              </w:rPr>
              <w:t>0.801</w:t>
            </w:r>
          </w:p>
        </w:tc>
        <w:tc>
          <w:tcPr>
            <w:tcW w:w="738" w:type="dxa"/>
            <w:tcBorders>
              <w:bottom w:val="single" w:sz="6" w:space="0" w:color="000000"/>
            </w:tcBorders>
          </w:tcPr>
          <w:p w:rsidR="00DD7756" w:rsidRDefault="00AD1397">
            <w:pPr>
              <w:pStyle w:val="TableParagraph"/>
              <w:spacing w:before="30" w:line="240" w:lineRule="auto"/>
              <w:ind w:right="123"/>
              <w:rPr>
                <w:sz w:val="24"/>
              </w:rPr>
            </w:pPr>
            <w:r>
              <w:rPr>
                <w:w w:val="95"/>
                <w:sz w:val="24"/>
              </w:rPr>
              <w:t>0.613</w:t>
            </w:r>
          </w:p>
        </w:tc>
        <w:tc>
          <w:tcPr>
            <w:tcW w:w="614" w:type="dxa"/>
            <w:tcBorders>
              <w:bottom w:val="single" w:sz="6" w:space="0" w:color="000000"/>
            </w:tcBorders>
          </w:tcPr>
          <w:p w:rsidR="00DD7756" w:rsidRDefault="00AD1397">
            <w:pPr>
              <w:pStyle w:val="TableParagraph"/>
              <w:spacing w:before="30" w:line="240" w:lineRule="auto"/>
              <w:ind w:right="124"/>
              <w:rPr>
                <w:sz w:val="24"/>
              </w:rPr>
            </w:pPr>
            <w:r>
              <w:rPr>
                <w:w w:val="99"/>
                <w:sz w:val="24"/>
              </w:rPr>
              <w:t>2</w:t>
            </w:r>
          </w:p>
        </w:tc>
        <w:tc>
          <w:tcPr>
            <w:tcW w:w="739" w:type="dxa"/>
            <w:tcBorders>
              <w:bottom w:val="single" w:sz="6" w:space="0" w:color="000000"/>
            </w:tcBorders>
          </w:tcPr>
          <w:p w:rsidR="00DD7756" w:rsidRDefault="00AD1397">
            <w:pPr>
              <w:pStyle w:val="TableParagraph"/>
              <w:spacing w:before="30" w:line="240" w:lineRule="auto"/>
              <w:ind w:right="125"/>
              <w:rPr>
                <w:sz w:val="24"/>
              </w:rPr>
            </w:pPr>
            <w:r>
              <w:rPr>
                <w:w w:val="99"/>
                <w:sz w:val="24"/>
              </w:rPr>
              <w:t>3</w:t>
            </w:r>
          </w:p>
        </w:tc>
        <w:tc>
          <w:tcPr>
            <w:tcW w:w="737" w:type="dxa"/>
            <w:tcBorders>
              <w:bottom w:val="single" w:sz="6" w:space="0" w:color="000000"/>
            </w:tcBorders>
          </w:tcPr>
          <w:p w:rsidR="00DD7756" w:rsidRDefault="00AD1397">
            <w:pPr>
              <w:pStyle w:val="TableParagraph"/>
              <w:spacing w:before="30" w:line="240" w:lineRule="auto"/>
              <w:ind w:right="127"/>
              <w:rPr>
                <w:sz w:val="24"/>
              </w:rPr>
            </w:pPr>
            <w:r>
              <w:rPr>
                <w:w w:val="99"/>
                <w:sz w:val="24"/>
              </w:rPr>
              <w:t>0</w:t>
            </w:r>
          </w:p>
        </w:tc>
        <w:tc>
          <w:tcPr>
            <w:tcW w:w="740" w:type="dxa"/>
            <w:tcBorders>
              <w:bottom w:val="single" w:sz="6" w:space="0" w:color="000000"/>
            </w:tcBorders>
          </w:tcPr>
          <w:p w:rsidR="00DD7756" w:rsidRDefault="00AD1397">
            <w:pPr>
              <w:pStyle w:val="TableParagraph"/>
              <w:spacing w:before="30" w:line="240" w:lineRule="auto"/>
              <w:ind w:right="126"/>
              <w:rPr>
                <w:sz w:val="24"/>
              </w:rPr>
            </w:pPr>
            <w:r>
              <w:rPr>
                <w:w w:val="95"/>
                <w:sz w:val="24"/>
              </w:rPr>
              <w:t>29</w:t>
            </w:r>
          </w:p>
        </w:tc>
      </w:tr>
      <w:tr w:rsidR="00DD7756">
        <w:trPr>
          <w:trHeight w:val="394"/>
        </w:trPr>
        <w:tc>
          <w:tcPr>
            <w:tcW w:w="1786" w:type="dxa"/>
            <w:tcBorders>
              <w:top w:val="single" w:sz="6" w:space="0" w:color="000000"/>
              <w:bottom w:val="single" w:sz="6" w:space="0" w:color="000000"/>
            </w:tcBorders>
          </w:tcPr>
          <w:p w:rsidR="00DD7756" w:rsidRDefault="00AD1397">
            <w:pPr>
              <w:pStyle w:val="TableParagraph"/>
              <w:spacing w:before="53" w:line="240" w:lineRule="auto"/>
              <w:ind w:left="119"/>
              <w:jc w:val="left"/>
              <w:rPr>
                <w:sz w:val="24"/>
              </w:rPr>
            </w:pPr>
            <w:r>
              <w:rPr>
                <w:sz w:val="24"/>
              </w:rPr>
              <w:t>Deictic Words</w:t>
            </w:r>
          </w:p>
        </w:tc>
        <w:tc>
          <w:tcPr>
            <w:tcW w:w="1220"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1167"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40"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38"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614"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39"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37"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c>
          <w:tcPr>
            <w:tcW w:w="740" w:type="dxa"/>
            <w:tcBorders>
              <w:top w:val="single" w:sz="6" w:space="0" w:color="000000"/>
              <w:bottom w:val="single" w:sz="6" w:space="0" w:color="000000"/>
            </w:tcBorders>
          </w:tcPr>
          <w:p w:rsidR="00DD7756" w:rsidRDefault="00DD7756">
            <w:pPr>
              <w:pStyle w:val="TableParagraph"/>
              <w:spacing w:before="0" w:line="240" w:lineRule="auto"/>
              <w:jc w:val="left"/>
              <w:rPr>
                <w:rFonts w:ascii="Times New Roman"/>
              </w:rPr>
            </w:pPr>
          </w:p>
        </w:tc>
      </w:tr>
      <w:tr w:rsidR="00DD7756">
        <w:trPr>
          <w:trHeight w:val="334"/>
        </w:trPr>
        <w:tc>
          <w:tcPr>
            <w:tcW w:w="1786" w:type="dxa"/>
            <w:tcBorders>
              <w:top w:val="single" w:sz="6" w:space="0" w:color="000000"/>
            </w:tcBorders>
          </w:tcPr>
          <w:p w:rsidR="00DD7756" w:rsidRDefault="00AD1397">
            <w:pPr>
              <w:pStyle w:val="TableParagraph"/>
              <w:spacing w:before="53" w:line="262" w:lineRule="exact"/>
              <w:ind w:left="119"/>
              <w:jc w:val="left"/>
              <w:rPr>
                <w:sz w:val="24"/>
              </w:rPr>
            </w:pPr>
            <w:r>
              <w:rPr>
                <w:sz w:val="24"/>
              </w:rPr>
              <w:t>ḥaːɬ</w:t>
            </w:r>
          </w:p>
        </w:tc>
        <w:tc>
          <w:tcPr>
            <w:tcW w:w="1220" w:type="dxa"/>
            <w:tcBorders>
              <w:top w:val="single" w:sz="6" w:space="0" w:color="000000"/>
            </w:tcBorders>
          </w:tcPr>
          <w:p w:rsidR="00DD7756" w:rsidRDefault="00AD1397">
            <w:pPr>
              <w:pStyle w:val="TableParagraph"/>
              <w:spacing w:before="53" w:line="262" w:lineRule="exact"/>
              <w:ind w:left="118"/>
              <w:jc w:val="left"/>
              <w:rPr>
                <w:sz w:val="24"/>
              </w:rPr>
            </w:pPr>
            <w:r>
              <w:rPr>
                <w:sz w:val="24"/>
              </w:rPr>
              <w:t>there</w:t>
            </w:r>
          </w:p>
        </w:tc>
        <w:tc>
          <w:tcPr>
            <w:tcW w:w="1167" w:type="dxa"/>
            <w:tcBorders>
              <w:top w:val="single" w:sz="6" w:space="0" w:color="000000"/>
            </w:tcBorders>
          </w:tcPr>
          <w:p w:rsidR="00DD7756" w:rsidRDefault="00AD1397">
            <w:pPr>
              <w:pStyle w:val="TableParagraph"/>
              <w:spacing w:before="53" w:line="262" w:lineRule="exact"/>
              <w:ind w:right="120"/>
              <w:rPr>
                <w:sz w:val="24"/>
              </w:rPr>
            </w:pPr>
            <w:r>
              <w:rPr>
                <w:w w:val="95"/>
                <w:sz w:val="24"/>
              </w:rPr>
              <w:t>2.510</w:t>
            </w:r>
          </w:p>
        </w:tc>
        <w:tc>
          <w:tcPr>
            <w:tcW w:w="740" w:type="dxa"/>
            <w:tcBorders>
              <w:top w:val="single" w:sz="6" w:space="0" w:color="000000"/>
            </w:tcBorders>
          </w:tcPr>
          <w:p w:rsidR="00DD7756" w:rsidRDefault="00AD1397">
            <w:pPr>
              <w:pStyle w:val="TableParagraph"/>
              <w:spacing w:before="53" w:line="262" w:lineRule="exact"/>
              <w:ind w:left="97" w:right="99"/>
              <w:jc w:val="center"/>
              <w:rPr>
                <w:sz w:val="24"/>
              </w:rPr>
            </w:pPr>
            <w:r>
              <w:rPr>
                <w:sz w:val="24"/>
              </w:rPr>
              <w:t>0.506</w:t>
            </w:r>
          </w:p>
        </w:tc>
        <w:tc>
          <w:tcPr>
            <w:tcW w:w="738" w:type="dxa"/>
            <w:tcBorders>
              <w:top w:val="single" w:sz="6" w:space="0" w:color="000000"/>
            </w:tcBorders>
          </w:tcPr>
          <w:p w:rsidR="00DD7756" w:rsidRDefault="00AD1397">
            <w:pPr>
              <w:pStyle w:val="TableParagraph"/>
              <w:spacing w:before="53" w:line="262" w:lineRule="exact"/>
              <w:ind w:right="123"/>
              <w:rPr>
                <w:sz w:val="24"/>
              </w:rPr>
            </w:pPr>
            <w:r>
              <w:rPr>
                <w:w w:val="95"/>
                <w:sz w:val="24"/>
              </w:rPr>
              <w:t>0.761</w:t>
            </w:r>
          </w:p>
        </w:tc>
        <w:tc>
          <w:tcPr>
            <w:tcW w:w="614" w:type="dxa"/>
            <w:tcBorders>
              <w:top w:val="single" w:sz="6" w:space="0" w:color="000000"/>
            </w:tcBorders>
          </w:tcPr>
          <w:p w:rsidR="00DD7756" w:rsidRDefault="00AD1397">
            <w:pPr>
              <w:pStyle w:val="TableParagraph"/>
              <w:spacing w:before="53" w:line="262" w:lineRule="exact"/>
              <w:ind w:right="124"/>
              <w:rPr>
                <w:sz w:val="24"/>
              </w:rPr>
            </w:pPr>
            <w:r>
              <w:rPr>
                <w:w w:val="99"/>
                <w:sz w:val="24"/>
              </w:rPr>
              <w:t>5</w:t>
            </w:r>
          </w:p>
        </w:tc>
        <w:tc>
          <w:tcPr>
            <w:tcW w:w="739" w:type="dxa"/>
            <w:tcBorders>
              <w:top w:val="single" w:sz="6" w:space="0" w:color="000000"/>
            </w:tcBorders>
          </w:tcPr>
          <w:p w:rsidR="00DD7756" w:rsidRDefault="00AD1397">
            <w:pPr>
              <w:pStyle w:val="TableParagraph"/>
              <w:spacing w:before="53" w:line="262" w:lineRule="exact"/>
              <w:ind w:right="125"/>
              <w:rPr>
                <w:sz w:val="24"/>
              </w:rPr>
            </w:pPr>
            <w:r>
              <w:rPr>
                <w:w w:val="95"/>
                <w:sz w:val="24"/>
              </w:rPr>
              <w:t>14</w:t>
            </w:r>
          </w:p>
        </w:tc>
        <w:tc>
          <w:tcPr>
            <w:tcW w:w="737" w:type="dxa"/>
            <w:tcBorders>
              <w:top w:val="single" w:sz="6" w:space="0" w:color="000000"/>
            </w:tcBorders>
          </w:tcPr>
          <w:p w:rsidR="00DD7756" w:rsidRDefault="00AD1397">
            <w:pPr>
              <w:pStyle w:val="TableParagraph"/>
              <w:spacing w:before="53" w:line="262" w:lineRule="exact"/>
              <w:ind w:right="127"/>
              <w:rPr>
                <w:sz w:val="24"/>
              </w:rPr>
            </w:pPr>
            <w:r>
              <w:rPr>
                <w:w w:val="99"/>
                <w:sz w:val="24"/>
              </w:rPr>
              <w:t>2</w:t>
            </w:r>
          </w:p>
        </w:tc>
        <w:tc>
          <w:tcPr>
            <w:tcW w:w="740" w:type="dxa"/>
            <w:tcBorders>
              <w:top w:val="single" w:sz="6" w:space="0" w:color="000000"/>
            </w:tcBorders>
          </w:tcPr>
          <w:p w:rsidR="00DD7756" w:rsidRDefault="00AD1397">
            <w:pPr>
              <w:pStyle w:val="TableParagraph"/>
              <w:spacing w:before="53" w:line="262" w:lineRule="exact"/>
              <w:ind w:right="126"/>
              <w:rPr>
                <w:sz w:val="24"/>
              </w:rPr>
            </w:pPr>
            <w:r>
              <w:rPr>
                <w:w w:val="95"/>
                <w:sz w:val="24"/>
              </w:rPr>
              <w:t>10</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ʔaḥ</w:t>
            </w:r>
          </w:p>
        </w:tc>
        <w:tc>
          <w:tcPr>
            <w:tcW w:w="1220" w:type="dxa"/>
          </w:tcPr>
          <w:p w:rsidR="00DD7756" w:rsidRDefault="00AD1397">
            <w:pPr>
              <w:pStyle w:val="TableParagraph"/>
              <w:spacing w:before="7" w:line="262" w:lineRule="exact"/>
              <w:ind w:left="118"/>
              <w:jc w:val="left"/>
              <w:rPr>
                <w:sz w:val="24"/>
              </w:rPr>
            </w:pPr>
            <w:r>
              <w:rPr>
                <w:sz w:val="24"/>
              </w:rPr>
              <w:t>this</w:t>
            </w:r>
          </w:p>
        </w:tc>
        <w:tc>
          <w:tcPr>
            <w:tcW w:w="1167" w:type="dxa"/>
          </w:tcPr>
          <w:p w:rsidR="00DD7756" w:rsidRDefault="00AD1397">
            <w:pPr>
              <w:pStyle w:val="TableParagraph"/>
              <w:spacing w:before="7" w:line="262" w:lineRule="exact"/>
              <w:ind w:right="120"/>
              <w:rPr>
                <w:sz w:val="24"/>
              </w:rPr>
            </w:pPr>
            <w:r>
              <w:rPr>
                <w:w w:val="95"/>
                <w:sz w:val="24"/>
              </w:rPr>
              <w:t>12.551</w:t>
            </w:r>
          </w:p>
        </w:tc>
        <w:tc>
          <w:tcPr>
            <w:tcW w:w="740" w:type="dxa"/>
          </w:tcPr>
          <w:p w:rsidR="00DD7756" w:rsidRDefault="00AD1397">
            <w:pPr>
              <w:pStyle w:val="TableParagraph"/>
              <w:spacing w:before="7" w:line="262" w:lineRule="exact"/>
              <w:ind w:left="97" w:right="99"/>
              <w:jc w:val="center"/>
              <w:rPr>
                <w:sz w:val="24"/>
              </w:rPr>
            </w:pPr>
            <w:r>
              <w:rPr>
                <w:sz w:val="24"/>
              </w:rPr>
              <w:t>0.317</w:t>
            </w:r>
          </w:p>
        </w:tc>
        <w:tc>
          <w:tcPr>
            <w:tcW w:w="738" w:type="dxa"/>
          </w:tcPr>
          <w:p w:rsidR="00DD7756" w:rsidRDefault="00AD1397">
            <w:pPr>
              <w:pStyle w:val="TableParagraph"/>
              <w:spacing w:before="7" w:line="262" w:lineRule="exact"/>
              <w:ind w:right="122"/>
              <w:rPr>
                <w:sz w:val="24"/>
              </w:rPr>
            </w:pPr>
            <w:r>
              <w:rPr>
                <w:w w:val="95"/>
                <w:sz w:val="24"/>
              </w:rPr>
              <w:t>0.732</w:t>
            </w:r>
          </w:p>
        </w:tc>
        <w:tc>
          <w:tcPr>
            <w:tcW w:w="614" w:type="dxa"/>
          </w:tcPr>
          <w:p w:rsidR="00DD7756" w:rsidRDefault="00AD1397">
            <w:pPr>
              <w:pStyle w:val="TableParagraph"/>
              <w:spacing w:before="7" w:line="262" w:lineRule="exact"/>
              <w:ind w:right="123"/>
              <w:rPr>
                <w:sz w:val="24"/>
              </w:rPr>
            </w:pPr>
            <w:r>
              <w:rPr>
                <w:w w:val="95"/>
                <w:sz w:val="24"/>
              </w:rPr>
              <w:t>73</w:t>
            </w:r>
          </w:p>
        </w:tc>
        <w:tc>
          <w:tcPr>
            <w:tcW w:w="739" w:type="dxa"/>
          </w:tcPr>
          <w:p w:rsidR="00DD7756" w:rsidRDefault="00AD1397">
            <w:pPr>
              <w:pStyle w:val="TableParagraph"/>
              <w:spacing w:before="7" w:line="262" w:lineRule="exact"/>
              <w:ind w:right="125"/>
              <w:rPr>
                <w:sz w:val="24"/>
              </w:rPr>
            </w:pPr>
            <w:r>
              <w:rPr>
                <w:w w:val="95"/>
                <w:sz w:val="24"/>
              </w:rPr>
              <w:t>16</w:t>
            </w:r>
          </w:p>
        </w:tc>
        <w:tc>
          <w:tcPr>
            <w:tcW w:w="737" w:type="dxa"/>
          </w:tcPr>
          <w:p w:rsidR="00DD7756" w:rsidRDefault="00AD1397">
            <w:pPr>
              <w:pStyle w:val="TableParagraph"/>
              <w:spacing w:before="7" w:line="262" w:lineRule="exact"/>
              <w:ind w:right="127"/>
              <w:rPr>
                <w:sz w:val="24"/>
              </w:rPr>
            </w:pPr>
            <w:r>
              <w:rPr>
                <w:w w:val="95"/>
                <w:sz w:val="24"/>
              </w:rPr>
              <w:t>14</w:t>
            </w:r>
          </w:p>
        </w:tc>
        <w:tc>
          <w:tcPr>
            <w:tcW w:w="740" w:type="dxa"/>
          </w:tcPr>
          <w:p w:rsidR="00DD7756" w:rsidRDefault="00AD1397">
            <w:pPr>
              <w:pStyle w:val="TableParagraph"/>
              <w:spacing w:before="7" w:line="262" w:lineRule="exact"/>
              <w:ind w:right="126"/>
              <w:rPr>
                <w:sz w:val="24"/>
              </w:rPr>
            </w:pPr>
            <w:r>
              <w:rPr>
                <w:w w:val="95"/>
                <w:sz w:val="24"/>
              </w:rPr>
              <w:t>11</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ʔaḥʔaː</w:t>
            </w:r>
          </w:p>
        </w:tc>
        <w:tc>
          <w:tcPr>
            <w:tcW w:w="1220" w:type="dxa"/>
          </w:tcPr>
          <w:p w:rsidR="00DD7756" w:rsidRDefault="00AD1397">
            <w:pPr>
              <w:pStyle w:val="TableParagraph"/>
              <w:spacing w:before="7" w:line="262" w:lineRule="exact"/>
              <w:ind w:left="118"/>
              <w:jc w:val="left"/>
              <w:rPr>
                <w:sz w:val="24"/>
              </w:rPr>
            </w:pPr>
            <w:r>
              <w:rPr>
                <w:sz w:val="24"/>
              </w:rPr>
              <w:t>that</w:t>
            </w:r>
          </w:p>
        </w:tc>
        <w:tc>
          <w:tcPr>
            <w:tcW w:w="1167" w:type="dxa"/>
          </w:tcPr>
          <w:p w:rsidR="00DD7756" w:rsidRDefault="00AD1397">
            <w:pPr>
              <w:pStyle w:val="TableParagraph"/>
              <w:spacing w:before="7" w:line="262" w:lineRule="exact"/>
              <w:ind w:right="120"/>
              <w:rPr>
                <w:sz w:val="24"/>
              </w:rPr>
            </w:pPr>
            <w:r>
              <w:rPr>
                <w:w w:val="95"/>
                <w:sz w:val="24"/>
              </w:rPr>
              <w:t>12.790</w:t>
            </w:r>
          </w:p>
        </w:tc>
        <w:tc>
          <w:tcPr>
            <w:tcW w:w="740" w:type="dxa"/>
          </w:tcPr>
          <w:p w:rsidR="00DD7756" w:rsidRDefault="00AD1397">
            <w:pPr>
              <w:pStyle w:val="TableParagraph"/>
              <w:spacing w:before="7" w:line="262" w:lineRule="exact"/>
              <w:ind w:left="97" w:right="99"/>
              <w:jc w:val="center"/>
              <w:rPr>
                <w:sz w:val="24"/>
              </w:rPr>
            </w:pPr>
            <w:r>
              <w:rPr>
                <w:sz w:val="24"/>
              </w:rPr>
              <w:t>0.275</w:t>
            </w:r>
          </w:p>
        </w:tc>
        <w:tc>
          <w:tcPr>
            <w:tcW w:w="738" w:type="dxa"/>
          </w:tcPr>
          <w:p w:rsidR="00DD7756" w:rsidRDefault="00AD1397">
            <w:pPr>
              <w:pStyle w:val="TableParagraph"/>
              <w:spacing w:before="7" w:line="262" w:lineRule="exact"/>
              <w:ind w:right="122"/>
              <w:rPr>
                <w:sz w:val="24"/>
              </w:rPr>
            </w:pPr>
            <w:r>
              <w:rPr>
                <w:w w:val="95"/>
                <w:sz w:val="24"/>
              </w:rPr>
              <w:t>0.672</w:t>
            </w:r>
          </w:p>
        </w:tc>
        <w:tc>
          <w:tcPr>
            <w:tcW w:w="614" w:type="dxa"/>
          </w:tcPr>
          <w:p w:rsidR="00DD7756" w:rsidRDefault="00AD1397">
            <w:pPr>
              <w:pStyle w:val="TableParagraph"/>
              <w:spacing w:before="7" w:line="262" w:lineRule="exact"/>
              <w:ind w:right="123"/>
              <w:rPr>
                <w:sz w:val="24"/>
              </w:rPr>
            </w:pPr>
            <w:r>
              <w:rPr>
                <w:w w:val="95"/>
                <w:sz w:val="24"/>
              </w:rPr>
              <w:t>55</w:t>
            </w:r>
          </w:p>
        </w:tc>
        <w:tc>
          <w:tcPr>
            <w:tcW w:w="739" w:type="dxa"/>
          </w:tcPr>
          <w:p w:rsidR="00DD7756" w:rsidRDefault="00AD1397">
            <w:pPr>
              <w:pStyle w:val="TableParagraph"/>
              <w:spacing w:before="7" w:line="262" w:lineRule="exact"/>
              <w:ind w:right="125"/>
              <w:rPr>
                <w:sz w:val="24"/>
              </w:rPr>
            </w:pPr>
            <w:r>
              <w:rPr>
                <w:w w:val="95"/>
                <w:sz w:val="24"/>
              </w:rPr>
              <w:t>48</w:t>
            </w:r>
          </w:p>
        </w:tc>
        <w:tc>
          <w:tcPr>
            <w:tcW w:w="737" w:type="dxa"/>
          </w:tcPr>
          <w:p w:rsidR="00DD7756" w:rsidRDefault="00AD1397">
            <w:pPr>
              <w:pStyle w:val="TableParagraph"/>
              <w:spacing w:before="7" w:line="262" w:lineRule="exact"/>
              <w:ind w:right="127"/>
              <w:rPr>
                <w:sz w:val="24"/>
              </w:rPr>
            </w:pPr>
            <w:r>
              <w:rPr>
                <w:w w:val="99"/>
                <w:sz w:val="24"/>
              </w:rPr>
              <w:t>1</w:t>
            </w:r>
          </w:p>
        </w:tc>
        <w:tc>
          <w:tcPr>
            <w:tcW w:w="740" w:type="dxa"/>
          </w:tcPr>
          <w:p w:rsidR="00DD7756" w:rsidRDefault="00AD1397">
            <w:pPr>
              <w:pStyle w:val="TableParagraph"/>
              <w:spacing w:before="7" w:line="262" w:lineRule="exact"/>
              <w:ind w:right="126"/>
              <w:rPr>
                <w:sz w:val="24"/>
              </w:rPr>
            </w:pPr>
            <w:r>
              <w:rPr>
                <w:w w:val="95"/>
                <w:sz w:val="24"/>
              </w:rPr>
              <w:t>13</w:t>
            </w:r>
          </w:p>
        </w:tc>
      </w:tr>
      <w:tr w:rsidR="00DD7756">
        <w:trPr>
          <w:trHeight w:val="288"/>
        </w:trPr>
        <w:tc>
          <w:tcPr>
            <w:tcW w:w="1786" w:type="dxa"/>
          </w:tcPr>
          <w:p w:rsidR="00DD7756" w:rsidRDefault="00AD1397">
            <w:pPr>
              <w:pStyle w:val="TableParagraph"/>
              <w:spacing w:before="7" w:line="262" w:lineRule="exact"/>
              <w:ind w:left="119"/>
              <w:jc w:val="left"/>
              <w:rPr>
                <w:sz w:val="24"/>
              </w:rPr>
            </w:pPr>
            <w:r>
              <w:rPr>
                <w:sz w:val="24"/>
              </w:rPr>
              <w:t>ʔaḥku·</w:t>
            </w:r>
          </w:p>
        </w:tc>
        <w:tc>
          <w:tcPr>
            <w:tcW w:w="1220" w:type="dxa"/>
          </w:tcPr>
          <w:p w:rsidR="00DD7756" w:rsidRDefault="00AD1397">
            <w:pPr>
              <w:pStyle w:val="TableParagraph"/>
              <w:spacing w:before="7" w:line="262" w:lineRule="exact"/>
              <w:ind w:left="118"/>
              <w:jc w:val="left"/>
              <w:rPr>
                <w:sz w:val="24"/>
              </w:rPr>
            </w:pPr>
            <w:r>
              <w:rPr>
                <w:sz w:val="24"/>
              </w:rPr>
              <w:t>right.here</w:t>
            </w:r>
          </w:p>
        </w:tc>
        <w:tc>
          <w:tcPr>
            <w:tcW w:w="1167" w:type="dxa"/>
          </w:tcPr>
          <w:p w:rsidR="00DD7756" w:rsidRDefault="00AD1397">
            <w:pPr>
              <w:pStyle w:val="TableParagraph"/>
              <w:spacing w:before="7" w:line="262" w:lineRule="exact"/>
              <w:ind w:right="119"/>
              <w:rPr>
                <w:sz w:val="24"/>
              </w:rPr>
            </w:pPr>
            <w:r>
              <w:rPr>
                <w:w w:val="95"/>
                <w:sz w:val="24"/>
              </w:rPr>
              <w:t>0.717</w:t>
            </w:r>
          </w:p>
        </w:tc>
        <w:tc>
          <w:tcPr>
            <w:tcW w:w="740" w:type="dxa"/>
          </w:tcPr>
          <w:p w:rsidR="00DD7756" w:rsidRDefault="00AD1397">
            <w:pPr>
              <w:pStyle w:val="TableParagraph"/>
              <w:spacing w:before="7" w:line="262" w:lineRule="exact"/>
              <w:ind w:left="97" w:right="97"/>
              <w:jc w:val="center"/>
              <w:rPr>
                <w:sz w:val="24"/>
              </w:rPr>
            </w:pPr>
            <w:r>
              <w:rPr>
                <w:sz w:val="24"/>
              </w:rPr>
              <w:t>0.688</w:t>
            </w:r>
          </w:p>
        </w:tc>
        <w:tc>
          <w:tcPr>
            <w:tcW w:w="738" w:type="dxa"/>
          </w:tcPr>
          <w:p w:rsidR="00DD7756" w:rsidRDefault="00AD1397">
            <w:pPr>
              <w:pStyle w:val="TableParagraph"/>
              <w:spacing w:before="7" w:line="262" w:lineRule="exact"/>
              <w:ind w:right="122"/>
              <w:rPr>
                <w:sz w:val="24"/>
              </w:rPr>
            </w:pPr>
            <w:r>
              <w:rPr>
                <w:w w:val="95"/>
                <w:sz w:val="24"/>
              </w:rPr>
              <w:t>0.631</w:t>
            </w:r>
          </w:p>
        </w:tc>
        <w:tc>
          <w:tcPr>
            <w:tcW w:w="614" w:type="dxa"/>
          </w:tcPr>
          <w:p w:rsidR="00DD7756" w:rsidRDefault="00AD1397">
            <w:pPr>
              <w:pStyle w:val="TableParagraph"/>
              <w:spacing w:before="7" w:line="262" w:lineRule="exact"/>
              <w:ind w:right="123"/>
              <w:rPr>
                <w:sz w:val="24"/>
              </w:rPr>
            </w:pPr>
            <w:r>
              <w:rPr>
                <w:w w:val="99"/>
                <w:sz w:val="24"/>
              </w:rPr>
              <w:t>3</w:t>
            </w:r>
          </w:p>
        </w:tc>
        <w:tc>
          <w:tcPr>
            <w:tcW w:w="739" w:type="dxa"/>
          </w:tcPr>
          <w:p w:rsidR="00DD7756" w:rsidRDefault="00AD1397">
            <w:pPr>
              <w:pStyle w:val="TableParagraph"/>
              <w:spacing w:before="7" w:line="262" w:lineRule="exact"/>
              <w:ind w:right="124"/>
              <w:rPr>
                <w:sz w:val="24"/>
              </w:rPr>
            </w:pPr>
            <w:r>
              <w:rPr>
                <w:w w:val="99"/>
                <w:sz w:val="24"/>
              </w:rPr>
              <w:t>3</w:t>
            </w:r>
          </w:p>
        </w:tc>
        <w:tc>
          <w:tcPr>
            <w:tcW w:w="737" w:type="dxa"/>
          </w:tcPr>
          <w:p w:rsidR="00DD7756" w:rsidRDefault="00AD1397">
            <w:pPr>
              <w:pStyle w:val="TableParagraph"/>
              <w:spacing w:before="7" w:line="262" w:lineRule="exact"/>
              <w:ind w:right="126"/>
              <w:rPr>
                <w:sz w:val="24"/>
              </w:rPr>
            </w:pPr>
            <w:r>
              <w:rPr>
                <w:w w:val="99"/>
                <w:sz w:val="24"/>
              </w:rPr>
              <w:t>0</w:t>
            </w:r>
          </w:p>
        </w:tc>
        <w:tc>
          <w:tcPr>
            <w:tcW w:w="740" w:type="dxa"/>
          </w:tcPr>
          <w:p w:rsidR="00DD7756" w:rsidRDefault="00AD1397">
            <w:pPr>
              <w:pStyle w:val="TableParagraph"/>
              <w:spacing w:before="7" w:line="262" w:lineRule="exact"/>
              <w:ind w:right="125"/>
              <w:rPr>
                <w:sz w:val="24"/>
              </w:rPr>
            </w:pPr>
            <w:r>
              <w:rPr>
                <w:w w:val="95"/>
                <w:sz w:val="24"/>
              </w:rPr>
              <w:t>20</w:t>
            </w:r>
          </w:p>
        </w:tc>
      </w:tr>
      <w:tr w:rsidR="00DD7756">
        <w:trPr>
          <w:trHeight w:val="349"/>
        </w:trPr>
        <w:tc>
          <w:tcPr>
            <w:tcW w:w="1786" w:type="dxa"/>
            <w:tcBorders>
              <w:bottom w:val="single" w:sz="8" w:space="0" w:color="000000"/>
            </w:tcBorders>
          </w:tcPr>
          <w:p w:rsidR="00DD7756" w:rsidRDefault="00AD1397">
            <w:pPr>
              <w:pStyle w:val="TableParagraph"/>
              <w:spacing w:before="7" w:line="240" w:lineRule="auto"/>
              <w:ind w:left="119"/>
              <w:jc w:val="left"/>
              <w:rPr>
                <w:sz w:val="24"/>
              </w:rPr>
            </w:pPr>
            <w:r>
              <w:rPr>
                <w:sz w:val="24"/>
              </w:rPr>
              <w:t>hiɬ</w:t>
            </w:r>
          </w:p>
        </w:tc>
        <w:tc>
          <w:tcPr>
            <w:tcW w:w="1220" w:type="dxa"/>
            <w:tcBorders>
              <w:bottom w:val="single" w:sz="8" w:space="0" w:color="000000"/>
            </w:tcBorders>
          </w:tcPr>
          <w:p w:rsidR="00DD7756" w:rsidRDefault="00AD1397">
            <w:pPr>
              <w:pStyle w:val="TableParagraph"/>
              <w:spacing w:before="7" w:line="240" w:lineRule="auto"/>
              <w:ind w:left="118"/>
              <w:jc w:val="left"/>
              <w:rPr>
                <w:sz w:val="24"/>
              </w:rPr>
            </w:pPr>
            <w:r>
              <w:rPr>
                <w:sz w:val="24"/>
              </w:rPr>
              <w:t>there</w:t>
            </w:r>
          </w:p>
        </w:tc>
        <w:tc>
          <w:tcPr>
            <w:tcW w:w="1167" w:type="dxa"/>
            <w:tcBorders>
              <w:bottom w:val="single" w:sz="8" w:space="0" w:color="000000"/>
            </w:tcBorders>
          </w:tcPr>
          <w:p w:rsidR="00DD7756" w:rsidRDefault="00AD1397">
            <w:pPr>
              <w:pStyle w:val="TableParagraph"/>
              <w:spacing w:before="7" w:line="240" w:lineRule="auto"/>
              <w:ind w:right="120"/>
              <w:rPr>
                <w:sz w:val="24"/>
              </w:rPr>
            </w:pPr>
            <w:r>
              <w:rPr>
                <w:w w:val="95"/>
                <w:sz w:val="24"/>
              </w:rPr>
              <w:t>6.216</w:t>
            </w:r>
          </w:p>
        </w:tc>
        <w:tc>
          <w:tcPr>
            <w:tcW w:w="740" w:type="dxa"/>
            <w:tcBorders>
              <w:bottom w:val="single" w:sz="8" w:space="0" w:color="000000"/>
            </w:tcBorders>
          </w:tcPr>
          <w:p w:rsidR="00DD7756" w:rsidRDefault="00AD1397">
            <w:pPr>
              <w:pStyle w:val="TableParagraph"/>
              <w:spacing w:before="7" w:line="240" w:lineRule="auto"/>
              <w:ind w:left="97" w:right="99"/>
              <w:jc w:val="center"/>
              <w:rPr>
                <w:sz w:val="24"/>
              </w:rPr>
            </w:pPr>
            <w:r>
              <w:rPr>
                <w:sz w:val="24"/>
              </w:rPr>
              <w:t>0.393</w:t>
            </w:r>
          </w:p>
        </w:tc>
        <w:tc>
          <w:tcPr>
            <w:tcW w:w="738" w:type="dxa"/>
            <w:tcBorders>
              <w:bottom w:val="single" w:sz="8" w:space="0" w:color="000000"/>
            </w:tcBorders>
          </w:tcPr>
          <w:p w:rsidR="00DD7756" w:rsidRDefault="00AD1397">
            <w:pPr>
              <w:pStyle w:val="TableParagraph"/>
              <w:spacing w:before="7" w:line="240" w:lineRule="auto"/>
              <w:ind w:right="123"/>
              <w:rPr>
                <w:sz w:val="24"/>
              </w:rPr>
            </w:pPr>
            <w:r>
              <w:rPr>
                <w:w w:val="95"/>
                <w:sz w:val="24"/>
              </w:rPr>
              <w:t>0.606</w:t>
            </w:r>
          </w:p>
        </w:tc>
        <w:tc>
          <w:tcPr>
            <w:tcW w:w="614" w:type="dxa"/>
            <w:tcBorders>
              <w:bottom w:val="single" w:sz="8" w:space="0" w:color="000000"/>
            </w:tcBorders>
          </w:tcPr>
          <w:p w:rsidR="00DD7756" w:rsidRDefault="00AD1397">
            <w:pPr>
              <w:pStyle w:val="TableParagraph"/>
              <w:spacing w:before="7" w:line="240" w:lineRule="auto"/>
              <w:ind w:right="123"/>
              <w:rPr>
                <w:sz w:val="24"/>
              </w:rPr>
            </w:pPr>
            <w:r>
              <w:rPr>
                <w:w w:val="95"/>
                <w:sz w:val="24"/>
              </w:rPr>
              <w:t>20</w:t>
            </w:r>
          </w:p>
        </w:tc>
        <w:tc>
          <w:tcPr>
            <w:tcW w:w="739" w:type="dxa"/>
            <w:tcBorders>
              <w:bottom w:val="single" w:sz="8" w:space="0" w:color="000000"/>
            </w:tcBorders>
          </w:tcPr>
          <w:p w:rsidR="00DD7756" w:rsidRDefault="00AD1397">
            <w:pPr>
              <w:pStyle w:val="TableParagraph"/>
              <w:spacing w:before="7" w:line="240" w:lineRule="auto"/>
              <w:ind w:right="125"/>
              <w:rPr>
                <w:sz w:val="24"/>
              </w:rPr>
            </w:pPr>
            <w:r>
              <w:rPr>
                <w:w w:val="95"/>
                <w:sz w:val="24"/>
              </w:rPr>
              <w:t>32</w:t>
            </w:r>
          </w:p>
        </w:tc>
        <w:tc>
          <w:tcPr>
            <w:tcW w:w="737" w:type="dxa"/>
            <w:tcBorders>
              <w:bottom w:val="single" w:sz="8" w:space="0" w:color="000000"/>
            </w:tcBorders>
          </w:tcPr>
          <w:p w:rsidR="00DD7756" w:rsidRDefault="00AD1397">
            <w:pPr>
              <w:pStyle w:val="TableParagraph"/>
              <w:spacing w:before="7" w:line="240" w:lineRule="auto"/>
              <w:ind w:right="127"/>
              <w:rPr>
                <w:sz w:val="24"/>
              </w:rPr>
            </w:pPr>
            <w:r>
              <w:rPr>
                <w:w w:val="99"/>
                <w:sz w:val="24"/>
              </w:rPr>
              <w:t>0</w:t>
            </w:r>
          </w:p>
        </w:tc>
        <w:tc>
          <w:tcPr>
            <w:tcW w:w="740" w:type="dxa"/>
            <w:tcBorders>
              <w:bottom w:val="single" w:sz="8" w:space="0" w:color="000000"/>
            </w:tcBorders>
          </w:tcPr>
          <w:p w:rsidR="00DD7756" w:rsidRDefault="00AD1397">
            <w:pPr>
              <w:pStyle w:val="TableParagraph"/>
              <w:spacing w:before="7" w:line="240" w:lineRule="auto"/>
              <w:ind w:right="126"/>
              <w:rPr>
                <w:sz w:val="24"/>
              </w:rPr>
            </w:pPr>
            <w:r>
              <w:rPr>
                <w:w w:val="95"/>
                <w:sz w:val="24"/>
              </w:rPr>
              <w:t>30</w:t>
            </w:r>
          </w:p>
        </w:tc>
      </w:tr>
    </w:tbl>
    <w:p w:rsidR="00DD7756" w:rsidRDefault="00DD7756">
      <w:pPr>
        <w:rPr>
          <w:sz w:val="24"/>
        </w:rPr>
        <w:sectPr w:rsidR="00DD7756">
          <w:pgSz w:w="12240" w:h="15840"/>
          <w:pgMar w:top="1500" w:right="1100" w:bottom="1040" w:left="1680" w:header="0" w:footer="856" w:gutter="0"/>
          <w:cols w:space="720"/>
        </w:sectPr>
      </w:pPr>
    </w:p>
    <w:p w:rsidR="00DD7756" w:rsidRDefault="00AD1397">
      <w:pPr>
        <w:pStyle w:val="BodyText"/>
        <w:spacing w:before="84" w:line="420" w:lineRule="auto"/>
        <w:ind w:left="120" w:right="332"/>
        <w:jc w:val="both"/>
      </w:pPr>
      <w:bookmarkStart w:id="302" w:name="_bookmark220"/>
      <w:bookmarkEnd w:id="302"/>
      <w:r>
        <w:lastRenderedPageBreak/>
        <w:t>nulth</w:t>
      </w:r>
      <w:r>
        <w:rPr>
          <w:spacing w:val="-19"/>
        </w:rPr>
        <w:t xml:space="preserve"> </w:t>
      </w:r>
      <w:r>
        <w:t>does</w:t>
      </w:r>
      <w:r>
        <w:rPr>
          <w:spacing w:val="-18"/>
        </w:rPr>
        <w:t xml:space="preserve"> </w:t>
      </w:r>
      <w:r>
        <w:t>not</w:t>
      </w:r>
      <w:r>
        <w:rPr>
          <w:spacing w:val="-19"/>
        </w:rPr>
        <w:t xml:space="preserve"> </w:t>
      </w:r>
      <w:r>
        <w:t>have</w:t>
      </w:r>
      <w:r>
        <w:rPr>
          <w:spacing w:val="-19"/>
        </w:rPr>
        <w:t xml:space="preserve"> </w:t>
      </w:r>
      <w:r>
        <w:t>any</w:t>
      </w:r>
      <w:r>
        <w:rPr>
          <w:spacing w:val="-17"/>
        </w:rPr>
        <w:t xml:space="preserve"> </w:t>
      </w:r>
      <w:r>
        <w:t>dedicated</w:t>
      </w:r>
      <w:r>
        <w:rPr>
          <w:spacing w:val="-19"/>
        </w:rPr>
        <w:t xml:space="preserve"> </w:t>
      </w:r>
      <w:r>
        <w:t>morphosyntactic</w:t>
      </w:r>
      <w:r>
        <w:rPr>
          <w:spacing w:val="-18"/>
        </w:rPr>
        <w:t xml:space="preserve"> </w:t>
      </w:r>
      <w:r>
        <w:t>constructions</w:t>
      </w:r>
      <w:r>
        <w:rPr>
          <w:spacing w:val="-18"/>
        </w:rPr>
        <w:t xml:space="preserve"> </w:t>
      </w:r>
      <w:r>
        <w:t>that</w:t>
      </w:r>
      <w:r>
        <w:rPr>
          <w:spacing w:val="-19"/>
        </w:rPr>
        <w:t xml:space="preserve"> </w:t>
      </w:r>
      <w:r>
        <w:t>express</w:t>
      </w:r>
      <w:r>
        <w:rPr>
          <w:spacing w:val="-18"/>
        </w:rPr>
        <w:t xml:space="preserve"> </w:t>
      </w:r>
      <w:r>
        <w:t>the</w:t>
      </w:r>
      <w:r>
        <w:rPr>
          <w:spacing w:val="-18"/>
        </w:rPr>
        <w:t xml:space="preserve"> </w:t>
      </w:r>
      <w:r>
        <w:t>function</w:t>
      </w:r>
      <w:r>
        <w:rPr>
          <w:spacing w:val="-18"/>
        </w:rPr>
        <w:t xml:space="preserve"> </w:t>
      </w:r>
      <w:r>
        <w:t xml:space="preserve">of modification, except that modifiers precede their head syntactically and take no inflectional affixes when they do so. </w:t>
      </w:r>
      <w:r>
        <w:rPr>
          <w:spacing w:val="-6"/>
        </w:rPr>
        <w:t xml:space="preserve">Yet </w:t>
      </w:r>
      <w:r>
        <w:t>while this syntactic construction is available to speakers, its use is fairly uncommon. Instead, speakers avail themselves of two strategies for communi- cating property concepts: a) lexical affixation, and b) construing property concepts as either referents or</w:t>
      </w:r>
      <w:r>
        <w:rPr>
          <w:spacing w:val="-3"/>
        </w:rPr>
        <w:t xml:space="preserve"> </w:t>
      </w:r>
      <w:r>
        <w:t>predicates.</w:t>
      </w:r>
    </w:p>
    <w:p w:rsidR="00DD7756" w:rsidRDefault="00DD7756">
      <w:pPr>
        <w:pStyle w:val="BodyText"/>
        <w:spacing w:line="420" w:lineRule="auto"/>
        <w:ind w:left="120" w:right="328" w:firstLine="358"/>
        <w:jc w:val="both"/>
      </w:pPr>
      <w:r>
        <w:pict>
          <v:line id="_x0000_s1095" style="position:absolute;left:0;text-align:left;z-index:15775232;mso-position-horizontal-relative:page" from="542.7pt,13.55pt" to="542.7pt,2.4pt" strokeweight="1.75731mm">
            <w10:wrap anchorx="page"/>
          </v:line>
        </w:pict>
      </w:r>
      <w:r w:rsidR="00AD1397">
        <w:t>Wakashan</w:t>
      </w:r>
      <w:r w:rsidR="00AD1397">
        <w:rPr>
          <w:spacing w:val="-26"/>
        </w:rPr>
        <w:t xml:space="preserve"> </w:t>
      </w:r>
      <w:r w:rsidR="00AD1397">
        <w:t>languages</w:t>
      </w:r>
      <w:r w:rsidR="00AD1397">
        <w:rPr>
          <w:spacing w:val="-24"/>
        </w:rPr>
        <w:t xml:space="preserve"> </w:t>
      </w:r>
      <w:r w:rsidR="00AD1397">
        <w:t>and</w:t>
      </w:r>
      <w:r w:rsidR="00AD1397">
        <w:rPr>
          <w:spacing w:val="-26"/>
        </w:rPr>
        <w:t xml:space="preserve"> </w:t>
      </w:r>
      <w:r w:rsidR="00AD1397">
        <w:t>the</w:t>
      </w:r>
      <w:r w:rsidR="00AD1397">
        <w:rPr>
          <w:spacing w:val="-25"/>
        </w:rPr>
        <w:t xml:space="preserve"> </w:t>
      </w:r>
      <w:r w:rsidR="00AD1397">
        <w:t>languages</w:t>
      </w:r>
      <w:r w:rsidR="00AD1397">
        <w:rPr>
          <w:spacing w:val="-24"/>
        </w:rPr>
        <w:t xml:space="preserve"> </w:t>
      </w:r>
      <w:r w:rsidR="00AD1397">
        <w:t>of</w:t>
      </w:r>
      <w:r w:rsidR="00AD1397">
        <w:rPr>
          <w:spacing w:val="-26"/>
        </w:rPr>
        <w:t xml:space="preserve"> </w:t>
      </w:r>
      <w:r w:rsidR="00AD1397">
        <w:t>the</w:t>
      </w:r>
      <w:r w:rsidR="00AD1397">
        <w:rPr>
          <w:spacing w:val="-25"/>
        </w:rPr>
        <w:t xml:space="preserve"> </w:t>
      </w:r>
      <w:r w:rsidR="00AD1397">
        <w:t>Pacific</w:t>
      </w:r>
      <w:r w:rsidR="00AD1397">
        <w:rPr>
          <w:spacing w:val="-24"/>
        </w:rPr>
        <w:t xml:space="preserve"> </w:t>
      </w:r>
      <w:r w:rsidR="00AD1397">
        <w:t>Northwest</w:t>
      </w:r>
      <w:r w:rsidR="00AD1397">
        <w:rPr>
          <w:spacing w:val="-26"/>
        </w:rPr>
        <w:t xml:space="preserve"> </w:t>
      </w:r>
      <w:r w:rsidR="00AD1397">
        <w:t>in</w:t>
      </w:r>
      <w:r w:rsidR="00AD1397">
        <w:rPr>
          <w:spacing w:val="-25"/>
        </w:rPr>
        <w:t xml:space="preserve"> </w:t>
      </w:r>
      <w:r w:rsidR="00AD1397">
        <w:t>general</w:t>
      </w:r>
      <w:r w:rsidR="00AD1397">
        <w:rPr>
          <w:spacing w:val="-25"/>
        </w:rPr>
        <w:t xml:space="preserve"> </w:t>
      </w:r>
      <w:r w:rsidR="00AD1397">
        <w:t>are</w:t>
      </w:r>
      <w:r w:rsidR="00AD1397">
        <w:rPr>
          <w:spacing w:val="-26"/>
        </w:rPr>
        <w:t xml:space="preserve"> </w:t>
      </w:r>
      <w:r w:rsidR="00AD1397">
        <w:t>well</w:t>
      </w:r>
      <w:r w:rsidR="00AD1397">
        <w:rPr>
          <w:spacing w:val="-25"/>
        </w:rPr>
        <w:t xml:space="preserve"> </w:t>
      </w:r>
      <w:r w:rsidR="00AD1397">
        <w:t>known for</w:t>
      </w:r>
      <w:r w:rsidR="00AD1397">
        <w:rPr>
          <w:spacing w:val="-10"/>
        </w:rPr>
        <w:t xml:space="preserve"> </w:t>
      </w:r>
      <w:r w:rsidR="00AD1397">
        <w:t>their</w:t>
      </w:r>
      <w:r w:rsidR="00AD1397">
        <w:rPr>
          <w:spacing w:val="-9"/>
        </w:rPr>
        <w:t xml:space="preserve"> </w:t>
      </w:r>
      <w:r w:rsidR="00AD1397">
        <w:t>use</w:t>
      </w:r>
      <w:r w:rsidR="00AD1397">
        <w:rPr>
          <w:spacing w:val="-10"/>
        </w:rPr>
        <w:t xml:space="preserve"> </w:t>
      </w:r>
      <w:r w:rsidR="00AD1397">
        <w:t>of</w:t>
      </w:r>
      <w:r w:rsidR="00AD1397">
        <w:rPr>
          <w:spacing w:val="-10"/>
        </w:rPr>
        <w:t xml:space="preserve"> </w:t>
      </w:r>
      <w:r w:rsidR="00AD1397">
        <w:rPr>
          <w:i/>
        </w:rPr>
        <w:t>lexical</w:t>
      </w:r>
      <w:r w:rsidR="00AD1397">
        <w:rPr>
          <w:i/>
          <w:spacing w:val="-10"/>
        </w:rPr>
        <w:t xml:space="preserve"> </w:t>
      </w:r>
      <w:r w:rsidR="00AD1397">
        <w:rPr>
          <w:i/>
        </w:rPr>
        <w:t>affixes</w:t>
      </w:r>
      <w:r w:rsidR="00AD1397">
        <w:t>,</w:t>
      </w:r>
      <w:r w:rsidR="00AD1397">
        <w:rPr>
          <w:spacing w:val="-9"/>
        </w:rPr>
        <w:t xml:space="preserve"> </w:t>
      </w:r>
      <w:r w:rsidR="00AD1397">
        <w:t>affixes</w:t>
      </w:r>
      <w:r w:rsidR="00AD1397">
        <w:rPr>
          <w:spacing w:val="-10"/>
        </w:rPr>
        <w:t xml:space="preserve"> </w:t>
      </w:r>
      <w:r w:rsidR="00AD1397">
        <w:t>with</w:t>
      </w:r>
      <w:r w:rsidR="00AD1397">
        <w:rPr>
          <w:spacing w:val="-9"/>
        </w:rPr>
        <w:t xml:space="preserve"> </w:t>
      </w:r>
      <w:r w:rsidR="00AD1397">
        <w:t>concrete</w:t>
      </w:r>
      <w:r w:rsidR="00AD1397">
        <w:rPr>
          <w:spacing w:val="-10"/>
        </w:rPr>
        <w:t xml:space="preserve"> </w:t>
      </w:r>
      <w:r w:rsidR="00AD1397">
        <w:t>lexical</w:t>
      </w:r>
      <w:r w:rsidR="00AD1397">
        <w:rPr>
          <w:spacing w:val="-9"/>
        </w:rPr>
        <w:t xml:space="preserve"> </w:t>
      </w:r>
      <w:r w:rsidR="00AD1397">
        <w:t>meanings</w:t>
      </w:r>
      <w:r w:rsidR="00AD1397">
        <w:rPr>
          <w:spacing w:val="-10"/>
        </w:rPr>
        <w:t xml:space="preserve"> </w:t>
      </w:r>
      <w:r w:rsidR="00AD1397">
        <w:t>rather</w:t>
      </w:r>
      <w:r w:rsidR="00AD1397">
        <w:rPr>
          <w:spacing w:val="-9"/>
        </w:rPr>
        <w:t xml:space="preserve"> </w:t>
      </w:r>
      <w:r w:rsidR="00AD1397">
        <w:t>than</w:t>
      </w:r>
      <w:r w:rsidR="00AD1397">
        <w:rPr>
          <w:spacing w:val="-10"/>
        </w:rPr>
        <w:t xml:space="preserve"> </w:t>
      </w:r>
      <w:r w:rsidR="00AD1397">
        <w:t>grammatical</w:t>
      </w:r>
    </w:p>
    <w:p w:rsidR="00DD7756" w:rsidRDefault="00AD1397">
      <w:pPr>
        <w:pStyle w:val="BodyText"/>
        <w:spacing w:line="420" w:lineRule="auto"/>
        <w:ind w:left="120" w:right="334"/>
        <w:jc w:val="both"/>
      </w:pPr>
      <w:r>
        <w:t xml:space="preserve">/ functional ones (Mithun </w:t>
      </w:r>
      <w:hyperlink w:anchor="_bookmark419" w:history="1">
        <w:r>
          <w:rPr>
            <w:color w:val="007FFF"/>
          </w:rPr>
          <w:t>1997</w:t>
        </w:r>
      </w:hyperlink>
      <w:r>
        <w:t>). Nuuchahnulth’s large set of lexical suffixes allows</w:t>
      </w:r>
      <w:r>
        <w:rPr>
          <w:spacing w:val="-24"/>
        </w:rPr>
        <w:t xml:space="preserve"> </w:t>
      </w:r>
      <w:r>
        <w:t>speakers to</w:t>
      </w:r>
      <w:r>
        <w:rPr>
          <w:spacing w:val="-4"/>
        </w:rPr>
        <w:t xml:space="preserve"> </w:t>
      </w:r>
      <w:r>
        <w:t>use</w:t>
      </w:r>
      <w:r>
        <w:rPr>
          <w:spacing w:val="-4"/>
        </w:rPr>
        <w:t xml:space="preserve"> </w:t>
      </w:r>
      <w:r>
        <w:t>property-denoting</w:t>
      </w:r>
      <w:r>
        <w:rPr>
          <w:spacing w:val="-4"/>
        </w:rPr>
        <w:t xml:space="preserve"> </w:t>
      </w:r>
      <w:r>
        <w:t>roots</w:t>
      </w:r>
      <w:r>
        <w:rPr>
          <w:spacing w:val="-4"/>
        </w:rPr>
        <w:t xml:space="preserve"> </w:t>
      </w:r>
      <w:r>
        <w:t>in</w:t>
      </w:r>
      <w:r>
        <w:rPr>
          <w:spacing w:val="-3"/>
        </w:rPr>
        <w:t xml:space="preserve"> </w:t>
      </w:r>
      <w:r>
        <w:t>complex</w:t>
      </w:r>
      <w:r>
        <w:rPr>
          <w:spacing w:val="-4"/>
        </w:rPr>
        <w:t xml:space="preserve"> </w:t>
      </w:r>
      <w:r>
        <w:t>stems,</w:t>
      </w:r>
      <w:r>
        <w:rPr>
          <w:spacing w:val="-4"/>
        </w:rPr>
        <w:t xml:space="preserve"> </w:t>
      </w:r>
      <w:r>
        <w:t>where</w:t>
      </w:r>
      <w:r>
        <w:rPr>
          <w:spacing w:val="-4"/>
        </w:rPr>
        <w:t xml:space="preserve"> </w:t>
      </w:r>
      <w:r>
        <w:t>the</w:t>
      </w:r>
      <w:r>
        <w:rPr>
          <w:spacing w:val="-3"/>
        </w:rPr>
        <w:t xml:space="preserve"> </w:t>
      </w:r>
      <w:r>
        <w:t>root</w:t>
      </w:r>
      <w:r>
        <w:rPr>
          <w:spacing w:val="-4"/>
        </w:rPr>
        <w:t xml:space="preserve"> </w:t>
      </w:r>
      <w:r>
        <w:t>denotes</w:t>
      </w:r>
      <w:r>
        <w:rPr>
          <w:spacing w:val="-4"/>
        </w:rPr>
        <w:t xml:space="preserve"> </w:t>
      </w:r>
      <w:r>
        <w:t>the</w:t>
      </w:r>
      <w:r>
        <w:rPr>
          <w:spacing w:val="-4"/>
        </w:rPr>
        <w:t xml:space="preserve"> </w:t>
      </w:r>
      <w:r>
        <w:t>property</w:t>
      </w:r>
      <w:r>
        <w:rPr>
          <w:spacing w:val="-4"/>
        </w:rPr>
        <w:t xml:space="preserve"> </w:t>
      </w:r>
      <w:r>
        <w:t>being attributed,</w:t>
      </w:r>
      <w:r>
        <w:rPr>
          <w:spacing w:val="-14"/>
        </w:rPr>
        <w:t xml:space="preserve"> </w:t>
      </w:r>
      <w:r>
        <w:t>and</w:t>
      </w:r>
      <w:r>
        <w:rPr>
          <w:spacing w:val="-16"/>
        </w:rPr>
        <w:t xml:space="preserve"> </w:t>
      </w:r>
      <w:r>
        <w:t>the</w:t>
      </w:r>
      <w:r>
        <w:rPr>
          <w:spacing w:val="-16"/>
        </w:rPr>
        <w:t xml:space="preserve"> </w:t>
      </w:r>
      <w:r>
        <w:t>lexical</w:t>
      </w:r>
      <w:r>
        <w:rPr>
          <w:spacing w:val="-16"/>
        </w:rPr>
        <w:t xml:space="preserve"> </w:t>
      </w:r>
      <w:r>
        <w:t>suffix</w:t>
      </w:r>
      <w:r>
        <w:rPr>
          <w:spacing w:val="-15"/>
        </w:rPr>
        <w:t xml:space="preserve"> </w:t>
      </w:r>
      <w:r>
        <w:t>denotes</w:t>
      </w:r>
      <w:r>
        <w:rPr>
          <w:spacing w:val="-16"/>
        </w:rPr>
        <w:t xml:space="preserve"> </w:t>
      </w:r>
      <w:r>
        <w:t>the</w:t>
      </w:r>
      <w:r>
        <w:rPr>
          <w:spacing w:val="-16"/>
        </w:rPr>
        <w:t xml:space="preserve"> </w:t>
      </w:r>
      <w:r>
        <w:t>referent</w:t>
      </w:r>
      <w:r>
        <w:rPr>
          <w:spacing w:val="-15"/>
        </w:rPr>
        <w:t xml:space="preserve"> </w:t>
      </w:r>
      <w:r>
        <w:t>being</w:t>
      </w:r>
      <w:r>
        <w:rPr>
          <w:spacing w:val="-16"/>
        </w:rPr>
        <w:t xml:space="preserve"> </w:t>
      </w:r>
      <w:r>
        <w:t>modified.</w:t>
      </w:r>
      <w:r>
        <w:rPr>
          <w:spacing w:val="9"/>
        </w:rPr>
        <w:t xml:space="preserve"> </w:t>
      </w:r>
      <w:r>
        <w:t>Example</w:t>
      </w:r>
      <w:r>
        <w:rPr>
          <w:spacing w:val="-16"/>
        </w:rPr>
        <w:t xml:space="preserve"> </w:t>
      </w:r>
      <w:r>
        <w:t>(</w:t>
      </w:r>
      <w:hyperlink w:anchor="_bookmark221" w:history="1">
        <w:r>
          <w:rPr>
            <w:color w:val="007FFF"/>
          </w:rPr>
          <w:t>37</w:t>
        </w:r>
      </w:hyperlink>
      <w:r>
        <w:t>)</w:t>
      </w:r>
      <w:r>
        <w:rPr>
          <w:spacing w:val="-16"/>
        </w:rPr>
        <w:t xml:space="preserve"> </w:t>
      </w:r>
      <w:r>
        <w:t>shows</w:t>
      </w:r>
      <w:r>
        <w:rPr>
          <w:spacing w:val="-15"/>
        </w:rPr>
        <w:t xml:space="preserve"> </w:t>
      </w:r>
      <w:r>
        <w:t>two such uses of property-denoting</w:t>
      </w:r>
      <w:r>
        <w:rPr>
          <w:spacing w:val="-5"/>
        </w:rPr>
        <w:t xml:space="preserve"> </w:t>
      </w:r>
      <w:r>
        <w:t>roots.</w:t>
      </w:r>
    </w:p>
    <w:p w:rsidR="00DD7756" w:rsidRDefault="00AD1397">
      <w:pPr>
        <w:pStyle w:val="ListParagraph"/>
        <w:numPr>
          <w:ilvl w:val="0"/>
          <w:numId w:val="2"/>
        </w:numPr>
        <w:tabs>
          <w:tab w:val="left" w:pos="835"/>
        </w:tabs>
        <w:spacing w:before="92"/>
        <w:jc w:val="both"/>
        <w:rPr>
          <w:sz w:val="24"/>
        </w:rPr>
      </w:pPr>
      <w:bookmarkStart w:id="303" w:name="_bookmark221"/>
      <w:bookmarkEnd w:id="303"/>
      <w:r>
        <w:rPr>
          <w:sz w:val="24"/>
          <w:u w:val="single"/>
        </w:rPr>
        <w:t>Nuuchahnulth (Wakashan &gt; Southern</w:t>
      </w:r>
      <w:r>
        <w:rPr>
          <w:spacing w:val="-7"/>
          <w:sz w:val="24"/>
          <w:u w:val="single"/>
        </w:rPr>
        <w:t xml:space="preserve"> </w:t>
      </w:r>
      <w:r>
        <w:rPr>
          <w:sz w:val="24"/>
          <w:u w:val="single"/>
        </w:rPr>
        <w:t>Wakashan)</w:t>
      </w:r>
    </w:p>
    <w:p w:rsidR="00DD7756" w:rsidRDefault="00DD7756">
      <w:pPr>
        <w:jc w:val="both"/>
        <w:rPr>
          <w:sz w:val="24"/>
        </w:rPr>
        <w:sectPr w:rsidR="00DD7756">
          <w:pgSz w:w="12240" w:h="15840"/>
          <w:pgMar w:top="1380" w:right="1100" w:bottom="1040" w:left="1680" w:header="0" w:footer="856" w:gutter="0"/>
          <w:cols w:space="720"/>
        </w:sectPr>
      </w:pPr>
    </w:p>
    <w:p w:rsidR="00DD7756" w:rsidRDefault="00AD1397">
      <w:pPr>
        <w:pStyle w:val="ListParagraph"/>
        <w:numPr>
          <w:ilvl w:val="1"/>
          <w:numId w:val="2"/>
        </w:numPr>
        <w:tabs>
          <w:tab w:val="left" w:pos="1211"/>
        </w:tabs>
        <w:spacing w:before="86"/>
        <w:rPr>
          <w:sz w:val="24"/>
        </w:rPr>
      </w:pPr>
      <w:r>
        <w:rPr>
          <w:sz w:val="24"/>
        </w:rPr>
        <w:lastRenderedPageBreak/>
        <w:t>niyasu</w:t>
      </w:r>
    </w:p>
    <w:p w:rsidR="00DD7756" w:rsidRDefault="00AD1397">
      <w:pPr>
        <w:pStyle w:val="BodyText"/>
        <w:spacing w:before="16" w:line="254" w:lineRule="auto"/>
        <w:ind w:left="1210"/>
      </w:pPr>
      <w:r>
        <w:t xml:space="preserve">ni‑yasu· dip‑in.water </w:t>
      </w:r>
      <w:r>
        <w:rPr>
          <w:w w:val="95"/>
        </w:rPr>
        <w:t>sink.under.water</w:t>
      </w:r>
    </w:p>
    <w:p w:rsidR="00DD7756" w:rsidRDefault="00AD1397">
      <w:pPr>
        <w:pStyle w:val="BodyText"/>
        <w:spacing w:before="86" w:line="254" w:lineRule="auto"/>
        <w:ind w:left="257" w:right="4557"/>
      </w:pPr>
      <w:r>
        <w:br w:type="column"/>
      </w:r>
      <w:r>
        <w:lastRenderedPageBreak/>
        <w:t xml:space="preserve">hihiqtup </w:t>
      </w:r>
      <w:r>
        <w:rPr>
          <w:b/>
          <w:color w:val="FF0000"/>
          <w:w w:val="95"/>
        </w:rPr>
        <w:t>hihiq</w:t>
      </w:r>
      <w:r>
        <w:rPr>
          <w:w w:val="95"/>
        </w:rPr>
        <w:t xml:space="preserve">‑tu·p </w:t>
      </w:r>
      <w:r>
        <w:rPr>
          <w:b/>
          <w:color w:val="FF0000"/>
        </w:rPr>
        <w:t>all</w:t>
      </w:r>
      <w:r>
        <w:t>‑thing</w:t>
      </w:r>
    </w:p>
    <w:p w:rsidR="00DD7756" w:rsidRDefault="00AD1397">
      <w:pPr>
        <w:pStyle w:val="BodyText"/>
        <w:spacing w:line="270" w:lineRule="exact"/>
        <w:ind w:left="257"/>
      </w:pPr>
      <w:r>
        <w:t>everything</w:t>
      </w:r>
    </w:p>
    <w:p w:rsidR="00DD7756" w:rsidRDefault="00DD7756">
      <w:pPr>
        <w:spacing w:line="270" w:lineRule="exact"/>
        <w:sectPr w:rsidR="00DD7756">
          <w:type w:val="continuous"/>
          <w:pgSz w:w="12240" w:h="15840"/>
          <w:pgMar w:top="1300" w:right="1100" w:bottom="280" w:left="1680" w:header="720" w:footer="720" w:gutter="0"/>
          <w:cols w:num="2" w:space="720" w:equalWidth="0">
            <w:col w:w="2845" w:space="40"/>
            <w:col w:w="6575"/>
          </w:cols>
        </w:sectPr>
      </w:pPr>
    </w:p>
    <w:p w:rsidR="00DD7756" w:rsidRDefault="00AD1397">
      <w:pPr>
        <w:tabs>
          <w:tab w:val="left" w:pos="7260"/>
        </w:tabs>
        <w:spacing w:before="10"/>
        <w:ind w:left="1210"/>
        <w:rPr>
          <w:sz w:val="20"/>
        </w:rPr>
      </w:pPr>
      <w:r>
        <w:rPr>
          <w:sz w:val="24"/>
        </w:rPr>
        <w:lastRenderedPageBreak/>
        <w:t>‘everything was under</w:t>
      </w:r>
      <w:r>
        <w:rPr>
          <w:spacing w:val="-12"/>
          <w:sz w:val="24"/>
        </w:rPr>
        <w:t xml:space="preserve"> </w:t>
      </w:r>
      <w:r>
        <w:rPr>
          <w:sz w:val="24"/>
        </w:rPr>
        <w:t>the</w:t>
      </w:r>
      <w:r>
        <w:rPr>
          <w:spacing w:val="-4"/>
          <w:sz w:val="24"/>
        </w:rPr>
        <w:t xml:space="preserve"> </w:t>
      </w:r>
      <w:r>
        <w:rPr>
          <w:sz w:val="24"/>
        </w:rPr>
        <w:t>water’</w:t>
      </w:r>
      <w:r>
        <w:rPr>
          <w:sz w:val="24"/>
        </w:rPr>
        <w:tab/>
      </w:r>
      <w:r>
        <w:rPr>
          <w:sz w:val="20"/>
        </w:rPr>
        <w:t xml:space="preserve">(Little </w:t>
      </w:r>
      <w:hyperlink w:anchor="_bookmark403" w:history="1">
        <w:r>
          <w:rPr>
            <w:color w:val="007FFF"/>
            <w:sz w:val="20"/>
          </w:rPr>
          <w:t>2003</w:t>
        </w:r>
      </w:hyperlink>
      <w:r>
        <w:rPr>
          <w:sz w:val="20"/>
        </w:rPr>
        <w:t>: Flood</w:t>
      </w:r>
      <w:r>
        <w:rPr>
          <w:spacing w:val="12"/>
          <w:sz w:val="20"/>
        </w:rPr>
        <w:t xml:space="preserve"> </w:t>
      </w:r>
      <w:r>
        <w:rPr>
          <w:sz w:val="20"/>
        </w:rPr>
        <w:t>027)</w:t>
      </w:r>
    </w:p>
    <w:p w:rsidR="00DD7756" w:rsidRDefault="00DD7756">
      <w:pPr>
        <w:pStyle w:val="BodyText"/>
        <w:spacing w:before="2"/>
        <w:rPr>
          <w:sz w:val="23"/>
        </w:rPr>
      </w:pPr>
    </w:p>
    <w:p w:rsidR="00DD7756" w:rsidRDefault="00AD1397">
      <w:pPr>
        <w:pStyle w:val="ListParagraph"/>
        <w:numPr>
          <w:ilvl w:val="1"/>
          <w:numId w:val="2"/>
        </w:numPr>
        <w:tabs>
          <w:tab w:val="left" w:pos="1211"/>
        </w:tabs>
        <w:ind w:hanging="320"/>
        <w:rPr>
          <w:sz w:val="24"/>
        </w:rPr>
      </w:pPr>
      <w:r>
        <w:rPr>
          <w:spacing w:val="-4"/>
          <w:sz w:val="24"/>
        </w:rPr>
        <w:t>ʔaƛc</w:t>
      </w:r>
      <w:r>
        <w:rPr>
          <w:spacing w:val="-4"/>
          <w:position w:val="1"/>
          <w:sz w:val="24"/>
        </w:rPr>
        <w:t>̓</w:t>
      </w:r>
      <w:r>
        <w:rPr>
          <w:spacing w:val="-4"/>
          <w:sz w:val="24"/>
        </w:rPr>
        <w:t>iq</w:t>
      </w:r>
    </w:p>
    <w:p w:rsidR="00DD7756" w:rsidRDefault="00AD1397">
      <w:pPr>
        <w:pStyle w:val="BodyText"/>
        <w:spacing w:before="5"/>
        <w:ind w:left="1210"/>
      </w:pPr>
      <w:r>
        <w:rPr>
          <w:b/>
          <w:color w:val="FF0000"/>
        </w:rPr>
        <w:t>ʔaƛ</w:t>
      </w:r>
      <w:r>
        <w:t>‑c</w:t>
      </w:r>
      <w:r>
        <w:rPr>
          <w:position w:val="1"/>
        </w:rPr>
        <w:t>̓</w:t>
      </w:r>
      <w:r>
        <w:t>iq</w:t>
      </w:r>
    </w:p>
    <w:p w:rsidR="00DD7756" w:rsidRDefault="00AD1397">
      <w:pPr>
        <w:pStyle w:val="BodyText"/>
        <w:spacing w:before="15" w:line="254" w:lineRule="auto"/>
        <w:ind w:left="1210" w:right="6098"/>
      </w:pPr>
      <w:r>
        <w:rPr>
          <w:b/>
          <w:color w:val="FF0000"/>
          <w:w w:val="95"/>
        </w:rPr>
        <w:t>two</w:t>
      </w:r>
      <w:r>
        <w:rPr>
          <w:w w:val="95"/>
        </w:rPr>
        <w:t xml:space="preserve">‑canoes </w:t>
      </w:r>
      <w:r>
        <w:t>two.canoes</w:t>
      </w:r>
    </w:p>
    <w:p w:rsidR="00DD7756" w:rsidRDefault="00AD1397">
      <w:pPr>
        <w:tabs>
          <w:tab w:val="left" w:pos="7443"/>
        </w:tabs>
        <w:spacing w:before="11"/>
        <w:ind w:left="1210"/>
        <w:rPr>
          <w:sz w:val="20"/>
        </w:rPr>
      </w:pPr>
      <w:r>
        <w:rPr>
          <w:sz w:val="24"/>
        </w:rPr>
        <w:t>‘there were</w:t>
      </w:r>
      <w:r>
        <w:rPr>
          <w:spacing w:val="-8"/>
          <w:sz w:val="24"/>
        </w:rPr>
        <w:t xml:space="preserve"> </w:t>
      </w:r>
      <w:r>
        <w:rPr>
          <w:sz w:val="24"/>
        </w:rPr>
        <w:t>two</w:t>
      </w:r>
      <w:r>
        <w:rPr>
          <w:spacing w:val="-3"/>
          <w:sz w:val="24"/>
        </w:rPr>
        <w:t xml:space="preserve"> </w:t>
      </w:r>
      <w:r>
        <w:rPr>
          <w:sz w:val="24"/>
        </w:rPr>
        <w:t>boats’</w:t>
      </w:r>
      <w:r>
        <w:rPr>
          <w:sz w:val="24"/>
        </w:rPr>
        <w:tab/>
      </w:r>
      <w:r>
        <w:rPr>
          <w:sz w:val="20"/>
        </w:rPr>
        <w:t xml:space="preserve">(Louie </w:t>
      </w:r>
      <w:hyperlink w:anchor="_bookmark406" w:history="1">
        <w:r>
          <w:rPr>
            <w:color w:val="007FFF"/>
            <w:sz w:val="20"/>
          </w:rPr>
          <w:t>2003</w:t>
        </w:r>
      </w:hyperlink>
      <w:r>
        <w:rPr>
          <w:sz w:val="20"/>
        </w:rPr>
        <w:t>: GL</w:t>
      </w:r>
      <w:r>
        <w:rPr>
          <w:spacing w:val="12"/>
          <w:sz w:val="20"/>
        </w:rPr>
        <w:t xml:space="preserve"> </w:t>
      </w:r>
      <w:r>
        <w:rPr>
          <w:sz w:val="20"/>
        </w:rPr>
        <w:t>099)</w:t>
      </w:r>
    </w:p>
    <w:p w:rsidR="00DD7756" w:rsidRDefault="00DD7756">
      <w:pPr>
        <w:pStyle w:val="BodyText"/>
        <w:spacing w:before="5"/>
        <w:rPr>
          <w:sz w:val="35"/>
        </w:rPr>
      </w:pPr>
    </w:p>
    <w:p w:rsidR="00DD7756" w:rsidRDefault="00AD1397">
      <w:pPr>
        <w:pStyle w:val="BodyText"/>
        <w:spacing w:line="420" w:lineRule="auto"/>
        <w:ind w:left="120" w:right="333"/>
        <w:jc w:val="both"/>
      </w:pPr>
      <w:r>
        <w:t xml:space="preserve">The use of property-denoting roots with lexical affixes is by far the most common strategy for attributing properties to referents in Nuuchahnulth. The choice </w:t>
      </w:r>
      <w:del w:id="304" w:author="Owner" w:date="2021-01-28T15:49:00Z">
        <w:r w:rsidDel="00CB2ABF">
          <w:delText xml:space="preserve">of strategy </w:delText>
        </w:r>
      </w:del>
      <w:r>
        <w:t>between a bare modifier and the use of lexical affixes is intimately connected with information flow  in discourse. Already-activated discourse referents are typically expressed through lexical affixes, whereas newly-introduced discourse referents are presented as independent noun phrases</w:t>
      </w:r>
      <w:r>
        <w:rPr>
          <w:spacing w:val="-12"/>
        </w:rPr>
        <w:t xml:space="preserve"> </w:t>
      </w:r>
      <w:r>
        <w:t>(Mithun</w:t>
      </w:r>
      <w:r>
        <w:rPr>
          <w:spacing w:val="-13"/>
        </w:rPr>
        <w:t xml:space="preserve"> </w:t>
      </w:r>
      <w:hyperlink w:anchor="_bookmark417" w:history="1">
        <w:r>
          <w:rPr>
            <w:color w:val="007FFF"/>
          </w:rPr>
          <w:t>1984</w:t>
        </w:r>
      </w:hyperlink>
      <w:r>
        <w:t>:</w:t>
      </w:r>
      <w:r>
        <w:rPr>
          <w:spacing w:val="11"/>
        </w:rPr>
        <w:t xml:space="preserve"> </w:t>
      </w:r>
      <w:r>
        <w:t>887–889).</w:t>
      </w:r>
      <w:r>
        <w:rPr>
          <w:spacing w:val="11"/>
        </w:rPr>
        <w:t xml:space="preserve"> </w:t>
      </w:r>
      <w:r>
        <w:t>Nakayama</w:t>
      </w:r>
      <w:r>
        <w:rPr>
          <w:spacing w:val="-11"/>
        </w:rPr>
        <w:t xml:space="preserve"> </w:t>
      </w:r>
      <w:r>
        <w:t>(</w:t>
      </w:r>
      <w:hyperlink w:anchor="_bookmark428" w:history="1">
        <w:r>
          <w:rPr>
            <w:color w:val="007FFF"/>
          </w:rPr>
          <w:t>2001</w:t>
        </w:r>
      </w:hyperlink>
      <w:r>
        <w:t>:</w:t>
      </w:r>
      <w:r>
        <w:rPr>
          <w:spacing w:val="10"/>
        </w:rPr>
        <w:t xml:space="preserve"> </w:t>
      </w:r>
      <w:r>
        <w:t>144)</w:t>
      </w:r>
      <w:r>
        <w:rPr>
          <w:spacing w:val="-11"/>
        </w:rPr>
        <w:t xml:space="preserve"> </w:t>
      </w:r>
      <w:r>
        <w:t>also</w:t>
      </w:r>
      <w:r>
        <w:rPr>
          <w:spacing w:val="-12"/>
        </w:rPr>
        <w:t xml:space="preserve"> </w:t>
      </w:r>
      <w:r>
        <w:t>shows</w:t>
      </w:r>
      <w:r>
        <w:rPr>
          <w:spacing w:val="-12"/>
        </w:rPr>
        <w:t xml:space="preserve"> </w:t>
      </w:r>
      <w:r>
        <w:t>that</w:t>
      </w:r>
      <w:r>
        <w:rPr>
          <w:spacing w:val="-12"/>
        </w:rPr>
        <w:t xml:space="preserve"> </w:t>
      </w:r>
      <w:r>
        <w:t>referentiality</w:t>
      </w:r>
      <w:r>
        <w:rPr>
          <w:spacing w:val="-12"/>
        </w:rPr>
        <w:t xml:space="preserve"> </w:t>
      </w:r>
      <w:r>
        <w:t>is</w:t>
      </w:r>
      <w:r>
        <w:rPr>
          <w:spacing w:val="-12"/>
        </w:rPr>
        <w:t xml:space="preserve"> </w:t>
      </w:r>
      <w:r>
        <w:t>a</w:t>
      </w:r>
      <w:r>
        <w:rPr>
          <w:spacing w:val="-11"/>
        </w:rPr>
        <w:t xml:space="preserve"> </w:t>
      </w:r>
      <w:r>
        <w:t>key deciding factor between the two</w:t>
      </w:r>
      <w:r>
        <w:rPr>
          <w:spacing w:val="-6"/>
        </w:rPr>
        <w:t xml:space="preserve"> </w:t>
      </w:r>
      <w:r>
        <w:t>constructions.</w:t>
      </w:r>
    </w:p>
    <w:p w:rsidR="00DD7756" w:rsidRDefault="00DD7756">
      <w:pPr>
        <w:spacing w:line="420" w:lineRule="auto"/>
        <w:jc w:val="both"/>
        <w:sectPr w:rsidR="00DD7756">
          <w:type w:val="continuous"/>
          <w:pgSz w:w="12240" w:h="15840"/>
          <w:pgMar w:top="1300" w:right="1100" w:bottom="280" w:left="1680" w:header="720" w:footer="720" w:gutter="0"/>
          <w:cols w:space="720"/>
        </w:sectPr>
      </w:pPr>
    </w:p>
    <w:p w:rsidR="00DD7756" w:rsidRDefault="00AD1397">
      <w:pPr>
        <w:pStyle w:val="BodyText"/>
        <w:spacing w:before="84" w:line="420" w:lineRule="auto"/>
        <w:ind w:left="120" w:right="332" w:firstLine="358"/>
        <w:jc w:val="both"/>
      </w:pPr>
      <w:r>
        <w:lastRenderedPageBreak/>
        <w:t>The</w:t>
      </w:r>
      <w:r>
        <w:rPr>
          <w:spacing w:val="-17"/>
        </w:rPr>
        <w:t xml:space="preserve"> </w:t>
      </w:r>
      <w:r>
        <w:t>other</w:t>
      </w:r>
      <w:r>
        <w:rPr>
          <w:spacing w:val="-15"/>
        </w:rPr>
        <w:t xml:space="preserve"> </w:t>
      </w:r>
      <w:r>
        <w:t>manner</w:t>
      </w:r>
      <w:r>
        <w:rPr>
          <w:spacing w:val="-15"/>
        </w:rPr>
        <w:t xml:space="preserve"> </w:t>
      </w:r>
      <w:r>
        <w:t>by</w:t>
      </w:r>
      <w:r>
        <w:rPr>
          <w:spacing w:val="-16"/>
        </w:rPr>
        <w:t xml:space="preserve"> </w:t>
      </w:r>
      <w:r>
        <w:t>which</w:t>
      </w:r>
      <w:r>
        <w:rPr>
          <w:spacing w:val="-15"/>
        </w:rPr>
        <w:t xml:space="preserve"> </w:t>
      </w:r>
      <w:r>
        <w:t>speakers</w:t>
      </w:r>
      <w:r>
        <w:rPr>
          <w:spacing w:val="-15"/>
        </w:rPr>
        <w:t xml:space="preserve"> </w:t>
      </w:r>
      <w:r>
        <w:t>express</w:t>
      </w:r>
      <w:r>
        <w:rPr>
          <w:spacing w:val="-16"/>
        </w:rPr>
        <w:t xml:space="preserve"> </w:t>
      </w:r>
      <w:r>
        <w:t>property</w:t>
      </w:r>
      <w:r>
        <w:rPr>
          <w:spacing w:val="-16"/>
        </w:rPr>
        <w:t xml:space="preserve"> </w:t>
      </w:r>
      <w:r>
        <w:t>concepts</w:t>
      </w:r>
      <w:r>
        <w:rPr>
          <w:spacing w:val="-15"/>
        </w:rPr>
        <w:t xml:space="preserve"> </w:t>
      </w:r>
      <w:r>
        <w:t>is</w:t>
      </w:r>
      <w:r>
        <w:rPr>
          <w:spacing w:val="-15"/>
        </w:rPr>
        <w:t xml:space="preserve"> </w:t>
      </w:r>
      <w:r>
        <w:t>with</w:t>
      </w:r>
      <w:r>
        <w:rPr>
          <w:spacing w:val="-16"/>
        </w:rPr>
        <w:t xml:space="preserve"> </w:t>
      </w:r>
      <w:r>
        <w:t>either</w:t>
      </w:r>
      <w:r>
        <w:rPr>
          <w:spacing w:val="-15"/>
        </w:rPr>
        <w:t xml:space="preserve"> </w:t>
      </w:r>
      <w:r>
        <w:t>referring</w:t>
      </w:r>
      <w:r>
        <w:rPr>
          <w:spacing w:val="-16"/>
        </w:rPr>
        <w:t xml:space="preserve"> </w:t>
      </w:r>
      <w:r>
        <w:t>or predicating</w:t>
      </w:r>
      <w:r>
        <w:rPr>
          <w:spacing w:val="-15"/>
        </w:rPr>
        <w:t xml:space="preserve"> </w:t>
      </w:r>
      <w:r>
        <w:t>constructions.</w:t>
      </w:r>
      <w:r>
        <w:rPr>
          <w:spacing w:val="9"/>
        </w:rPr>
        <w:t xml:space="preserve"> </w:t>
      </w:r>
      <w:r>
        <w:t>The</w:t>
      </w:r>
      <w:r>
        <w:rPr>
          <w:spacing w:val="-14"/>
        </w:rPr>
        <w:t xml:space="preserve"> </w:t>
      </w:r>
      <w:r>
        <w:t>fact</w:t>
      </w:r>
      <w:r>
        <w:rPr>
          <w:spacing w:val="-15"/>
        </w:rPr>
        <w:t xml:space="preserve"> </w:t>
      </w:r>
      <w:r>
        <w:t>that</w:t>
      </w:r>
      <w:r>
        <w:rPr>
          <w:spacing w:val="-15"/>
        </w:rPr>
        <w:t xml:space="preserve"> </w:t>
      </w:r>
      <w:r>
        <w:t>speakers</w:t>
      </w:r>
      <w:r>
        <w:rPr>
          <w:spacing w:val="-14"/>
        </w:rPr>
        <w:t xml:space="preserve"> </w:t>
      </w:r>
      <w:r>
        <w:t>use</w:t>
      </w:r>
      <w:r>
        <w:rPr>
          <w:spacing w:val="-17"/>
        </w:rPr>
        <w:t xml:space="preserve"> </w:t>
      </w:r>
      <w:r>
        <w:rPr>
          <w:i/>
        </w:rPr>
        <w:t xml:space="preserve">either </w:t>
      </w:r>
      <w:r>
        <w:t>referring</w:t>
      </w:r>
      <w:r>
        <w:rPr>
          <w:spacing w:val="-14"/>
        </w:rPr>
        <w:t xml:space="preserve"> </w:t>
      </w:r>
      <w:r>
        <w:t>or</w:t>
      </w:r>
      <w:r>
        <w:rPr>
          <w:spacing w:val="-15"/>
        </w:rPr>
        <w:t xml:space="preserve"> </w:t>
      </w:r>
      <w:r>
        <w:t>predicating</w:t>
      </w:r>
      <w:r>
        <w:rPr>
          <w:spacing w:val="-14"/>
        </w:rPr>
        <w:t xml:space="preserve"> </w:t>
      </w:r>
      <w:r>
        <w:t>construc- tions (as opposed to just referring constructions or just predicating constructions) likely</w:t>
      </w:r>
      <w:r>
        <w:rPr>
          <w:spacing w:val="-20"/>
        </w:rPr>
        <w:t xml:space="preserve"> </w:t>
      </w:r>
      <w:r>
        <w:t>has to</w:t>
      </w:r>
      <w:r>
        <w:rPr>
          <w:spacing w:val="-9"/>
        </w:rPr>
        <w:t xml:space="preserve"> </w:t>
      </w:r>
      <w:r>
        <w:t>do</w:t>
      </w:r>
      <w:r>
        <w:rPr>
          <w:spacing w:val="-9"/>
        </w:rPr>
        <w:t xml:space="preserve"> </w:t>
      </w:r>
      <w:r>
        <w:t>with</w:t>
      </w:r>
      <w:r>
        <w:rPr>
          <w:spacing w:val="-8"/>
        </w:rPr>
        <w:t xml:space="preserve"> </w:t>
      </w:r>
      <w:r>
        <w:t>the</w:t>
      </w:r>
      <w:r>
        <w:rPr>
          <w:spacing w:val="-9"/>
        </w:rPr>
        <w:t xml:space="preserve"> </w:t>
      </w:r>
      <w:r>
        <w:t>dual</w:t>
      </w:r>
      <w:r>
        <w:rPr>
          <w:spacing w:val="-8"/>
        </w:rPr>
        <w:t xml:space="preserve"> </w:t>
      </w:r>
      <w:r>
        <w:t>function</w:t>
      </w:r>
      <w:r>
        <w:rPr>
          <w:spacing w:val="-7"/>
        </w:rPr>
        <w:t xml:space="preserve"> </w:t>
      </w:r>
      <w:r>
        <w:t>of</w:t>
      </w:r>
      <w:r>
        <w:rPr>
          <w:spacing w:val="-9"/>
        </w:rPr>
        <w:t xml:space="preserve"> </w:t>
      </w:r>
      <w:r>
        <w:t>property</w:t>
      </w:r>
      <w:r>
        <w:rPr>
          <w:spacing w:val="-8"/>
        </w:rPr>
        <w:t xml:space="preserve"> </w:t>
      </w:r>
      <w:r>
        <w:t>concepts</w:t>
      </w:r>
      <w:r>
        <w:rPr>
          <w:spacing w:val="-8"/>
        </w:rPr>
        <w:t xml:space="preserve"> </w:t>
      </w:r>
      <w:r>
        <w:t>identified</w:t>
      </w:r>
      <w:r>
        <w:rPr>
          <w:spacing w:val="-9"/>
        </w:rPr>
        <w:t xml:space="preserve"> </w:t>
      </w:r>
      <w:r>
        <w:t>by</w:t>
      </w:r>
      <w:r>
        <w:rPr>
          <w:spacing w:val="-8"/>
        </w:rPr>
        <w:t xml:space="preserve"> </w:t>
      </w:r>
      <w:r>
        <w:t>Thompson</w:t>
      </w:r>
      <w:r>
        <w:rPr>
          <w:spacing w:val="-8"/>
        </w:rPr>
        <w:t xml:space="preserve"> </w:t>
      </w:r>
      <w:r>
        <w:t>(</w:t>
      </w:r>
      <w:hyperlink w:anchor="_bookmark477" w:history="1">
        <w:r>
          <w:rPr>
            <w:color w:val="007FFF"/>
          </w:rPr>
          <w:t>1989</w:t>
        </w:r>
      </w:hyperlink>
      <w:r>
        <w:t>).</w:t>
      </w:r>
      <w:r>
        <w:rPr>
          <w:spacing w:val="12"/>
        </w:rPr>
        <w:t xml:space="preserve"> </w:t>
      </w:r>
      <w:r>
        <w:t>In</w:t>
      </w:r>
      <w:r>
        <w:rPr>
          <w:spacing w:val="-8"/>
        </w:rPr>
        <w:t xml:space="preserve"> </w:t>
      </w:r>
      <w:r>
        <w:t>a</w:t>
      </w:r>
      <w:r>
        <w:rPr>
          <w:spacing w:val="-8"/>
        </w:rPr>
        <w:t xml:space="preserve"> </w:t>
      </w:r>
      <w:r>
        <w:t xml:space="preserve">corpus analysis of English and Mandarin, </w:t>
      </w:r>
      <w:hyperlink w:anchor="_bookmark477" w:history="1">
        <w:r>
          <w:rPr>
            <w:color w:val="007FFF"/>
          </w:rPr>
          <w:t xml:space="preserve">Thompson </w:t>
        </w:r>
      </w:hyperlink>
      <w:r>
        <w:t>finds that property words have primarily two functions in discourse: to introduce new discourse-manipulable referents, and to predicate attributes of an already-known referent. In English these two functions are realized via at- tributive</w:t>
      </w:r>
      <w:r>
        <w:rPr>
          <w:spacing w:val="-21"/>
        </w:rPr>
        <w:t xml:space="preserve"> </w:t>
      </w:r>
      <w:r>
        <w:t>adjectives</w:t>
      </w:r>
      <w:r>
        <w:rPr>
          <w:spacing w:val="-20"/>
        </w:rPr>
        <w:t xml:space="preserve"> </w:t>
      </w:r>
      <w:r>
        <w:t>and</w:t>
      </w:r>
      <w:r>
        <w:rPr>
          <w:spacing w:val="-19"/>
        </w:rPr>
        <w:t xml:space="preserve"> </w:t>
      </w:r>
      <w:r>
        <w:t>predicative</w:t>
      </w:r>
      <w:r>
        <w:rPr>
          <w:spacing w:val="-19"/>
        </w:rPr>
        <w:t xml:space="preserve"> </w:t>
      </w:r>
      <w:r>
        <w:t>adjectives</w:t>
      </w:r>
      <w:r>
        <w:rPr>
          <w:spacing w:val="-20"/>
        </w:rPr>
        <w:t xml:space="preserve"> </w:t>
      </w:r>
      <w:r>
        <w:t>respectively.</w:t>
      </w:r>
      <w:r>
        <w:rPr>
          <w:spacing w:val="6"/>
        </w:rPr>
        <w:t xml:space="preserve"> </w:t>
      </w:r>
      <w:r>
        <w:t>Nuuchahnulth</w:t>
      </w:r>
      <w:r>
        <w:rPr>
          <w:spacing w:val="-20"/>
        </w:rPr>
        <w:t xml:space="preserve"> </w:t>
      </w:r>
      <w:r>
        <w:t>appears</w:t>
      </w:r>
      <w:r>
        <w:rPr>
          <w:spacing w:val="-19"/>
        </w:rPr>
        <w:t xml:space="preserve"> </w:t>
      </w:r>
      <w:r>
        <w:t>to</w:t>
      </w:r>
      <w:r>
        <w:rPr>
          <w:spacing w:val="-19"/>
        </w:rPr>
        <w:t xml:space="preserve"> </w:t>
      </w:r>
      <w:r>
        <w:t>follow</w:t>
      </w:r>
      <w:r>
        <w:rPr>
          <w:spacing w:val="-19"/>
        </w:rPr>
        <w:t xml:space="preserve"> </w:t>
      </w:r>
      <w:r>
        <w:t>a similar</w:t>
      </w:r>
      <w:r>
        <w:rPr>
          <w:spacing w:val="-9"/>
        </w:rPr>
        <w:t xml:space="preserve"> </w:t>
      </w:r>
      <w:r>
        <w:t>pattern:</w:t>
      </w:r>
      <w:r>
        <w:rPr>
          <w:spacing w:val="13"/>
        </w:rPr>
        <w:t xml:space="preserve"> </w:t>
      </w:r>
      <w:r>
        <w:t>when</w:t>
      </w:r>
      <w:r>
        <w:rPr>
          <w:spacing w:val="-8"/>
        </w:rPr>
        <w:t xml:space="preserve"> </w:t>
      </w:r>
      <w:r>
        <w:t>a</w:t>
      </w:r>
      <w:r>
        <w:rPr>
          <w:spacing w:val="-8"/>
        </w:rPr>
        <w:t xml:space="preserve"> </w:t>
      </w:r>
      <w:r>
        <w:t>property</w:t>
      </w:r>
      <w:r>
        <w:rPr>
          <w:spacing w:val="-8"/>
        </w:rPr>
        <w:t xml:space="preserve"> </w:t>
      </w:r>
      <w:r>
        <w:t>word</w:t>
      </w:r>
      <w:r>
        <w:rPr>
          <w:spacing w:val="-8"/>
        </w:rPr>
        <w:t xml:space="preserve"> </w:t>
      </w:r>
      <w:r>
        <w:t>is</w:t>
      </w:r>
      <w:r>
        <w:rPr>
          <w:spacing w:val="-9"/>
        </w:rPr>
        <w:t xml:space="preserve"> </w:t>
      </w:r>
      <w:r>
        <w:t>used</w:t>
      </w:r>
      <w:r>
        <w:rPr>
          <w:spacing w:val="-8"/>
        </w:rPr>
        <w:t xml:space="preserve"> </w:t>
      </w:r>
      <w:r>
        <w:t>to</w:t>
      </w:r>
      <w:r>
        <w:rPr>
          <w:spacing w:val="-8"/>
        </w:rPr>
        <w:t xml:space="preserve"> </w:t>
      </w:r>
      <w:r>
        <w:t>introduce</w:t>
      </w:r>
      <w:r>
        <w:rPr>
          <w:spacing w:val="-8"/>
        </w:rPr>
        <w:t xml:space="preserve"> </w:t>
      </w:r>
      <w:r>
        <w:t>a</w:t>
      </w:r>
      <w:r>
        <w:rPr>
          <w:spacing w:val="-8"/>
        </w:rPr>
        <w:t xml:space="preserve"> </w:t>
      </w:r>
      <w:r>
        <w:t>new</w:t>
      </w:r>
      <w:r>
        <w:rPr>
          <w:spacing w:val="-8"/>
        </w:rPr>
        <w:t xml:space="preserve"> </w:t>
      </w:r>
      <w:r>
        <w:t>referent</w:t>
      </w:r>
      <w:r>
        <w:rPr>
          <w:spacing w:val="-8"/>
        </w:rPr>
        <w:t xml:space="preserve"> </w:t>
      </w:r>
      <w:r>
        <w:t>into</w:t>
      </w:r>
      <w:r>
        <w:rPr>
          <w:spacing w:val="-8"/>
        </w:rPr>
        <w:t xml:space="preserve"> </w:t>
      </w:r>
      <w:r>
        <w:t>the</w:t>
      </w:r>
      <w:r>
        <w:rPr>
          <w:spacing w:val="-8"/>
        </w:rPr>
        <w:t xml:space="preserve"> </w:t>
      </w:r>
      <w:r>
        <w:t>discourse, it typically appears as an independent word modifying a nominal head. As with the English data from Thompson’s (</w:t>
      </w:r>
      <w:hyperlink w:anchor="_bookmark477" w:history="1">
        <w:r>
          <w:rPr>
            <w:color w:val="007FFF"/>
          </w:rPr>
          <w:t>1989</w:t>
        </w:r>
      </w:hyperlink>
      <w:r>
        <w:t xml:space="preserve">) </w:t>
      </w:r>
      <w:r>
        <w:rPr>
          <w:spacing w:val="-3"/>
        </w:rPr>
        <w:t xml:space="preserve">study, </w:t>
      </w:r>
      <w:r>
        <w:t>the head is typically a semantically empty or generic referent whose primary function is to serve as a carrier of the property word. Example (</w:t>
      </w:r>
      <w:hyperlink w:anchor="_bookmark222" w:history="1">
        <w:r>
          <w:rPr>
            <w:color w:val="007FFF"/>
          </w:rPr>
          <w:t>38</w:t>
        </w:r>
      </w:hyperlink>
      <w:r>
        <w:t>) demonstrates this phenomenon in</w:t>
      </w:r>
      <w:r>
        <w:rPr>
          <w:spacing w:val="-5"/>
        </w:rPr>
        <w:t xml:space="preserve"> </w:t>
      </w:r>
      <w:r>
        <w:t>Nuuchahnulth.</w:t>
      </w:r>
    </w:p>
    <w:p w:rsidR="00DD7756" w:rsidRDefault="00AD1397">
      <w:pPr>
        <w:pStyle w:val="ListParagraph"/>
        <w:numPr>
          <w:ilvl w:val="0"/>
          <w:numId w:val="2"/>
        </w:numPr>
        <w:tabs>
          <w:tab w:val="left" w:pos="835"/>
        </w:tabs>
        <w:spacing w:before="91"/>
        <w:jc w:val="both"/>
        <w:rPr>
          <w:sz w:val="24"/>
        </w:rPr>
      </w:pPr>
      <w:bookmarkStart w:id="305" w:name="_bookmark222"/>
      <w:bookmarkEnd w:id="305"/>
      <w:r>
        <w:rPr>
          <w:sz w:val="24"/>
          <w:u w:val="single"/>
        </w:rPr>
        <w:t>Nuuchahnulth (Wakashan &gt; Southern</w:t>
      </w:r>
      <w:r>
        <w:rPr>
          <w:spacing w:val="-7"/>
          <w:sz w:val="24"/>
          <w:u w:val="single"/>
        </w:rPr>
        <w:t xml:space="preserve"> </w:t>
      </w:r>
      <w:r>
        <w:rPr>
          <w:sz w:val="24"/>
          <w:u w:val="single"/>
        </w:rPr>
        <w:t>Wakashan)</w:t>
      </w:r>
    </w:p>
    <w:p w:rsidR="00DD7756" w:rsidRDefault="00DD7756">
      <w:pPr>
        <w:jc w:val="both"/>
        <w:rPr>
          <w:sz w:val="24"/>
        </w:rPr>
        <w:sectPr w:rsidR="00DD7756">
          <w:pgSz w:w="12240" w:h="15840"/>
          <w:pgMar w:top="1380" w:right="1100" w:bottom="1040" w:left="1680" w:header="0" w:footer="856" w:gutter="0"/>
          <w:cols w:space="720"/>
        </w:sectPr>
      </w:pPr>
    </w:p>
    <w:p w:rsidR="00DD7756" w:rsidRDefault="00AD1397">
      <w:pPr>
        <w:pStyle w:val="ListParagraph"/>
        <w:numPr>
          <w:ilvl w:val="1"/>
          <w:numId w:val="2"/>
        </w:numPr>
        <w:tabs>
          <w:tab w:val="left" w:pos="1211"/>
        </w:tabs>
        <w:spacing w:before="87"/>
        <w:rPr>
          <w:sz w:val="24"/>
        </w:rPr>
      </w:pPr>
      <w:r>
        <w:rPr>
          <w:sz w:val="24"/>
        </w:rPr>
        <w:lastRenderedPageBreak/>
        <w:t>ʔatquu</w:t>
      </w:r>
    </w:p>
    <w:p w:rsidR="00DD7756" w:rsidRDefault="00AD1397">
      <w:pPr>
        <w:pStyle w:val="BodyText"/>
        <w:spacing w:before="15" w:line="254" w:lineRule="auto"/>
        <w:ind w:left="1210"/>
      </w:pPr>
      <w:r>
        <w:t>ʔat‑quː even.if‑cond.3 although</w:t>
      </w:r>
    </w:p>
    <w:p w:rsidR="00DD7756" w:rsidRDefault="00AD1397">
      <w:pPr>
        <w:pStyle w:val="BodyText"/>
        <w:spacing w:before="87" w:line="254" w:lineRule="auto"/>
        <w:ind w:left="257"/>
        <w:rPr>
          <w:b/>
        </w:rPr>
      </w:pPr>
      <w:r>
        <w:br w:type="column"/>
      </w:r>
      <w:r>
        <w:rPr>
          <w:b/>
          <w:color w:val="FF0000"/>
          <w:w w:val="95"/>
        </w:rPr>
        <w:lastRenderedPageBreak/>
        <w:t xml:space="preserve">čamiḥta čamiḥta </w:t>
      </w:r>
      <w:r>
        <w:rPr>
          <w:b/>
          <w:color w:val="FF0000"/>
        </w:rPr>
        <w:t>proper proper</w:t>
      </w:r>
    </w:p>
    <w:p w:rsidR="00DD7756" w:rsidRDefault="00AD1397">
      <w:pPr>
        <w:pStyle w:val="BodyText"/>
        <w:spacing w:before="87" w:line="254" w:lineRule="auto"/>
        <w:ind w:left="258" w:right="-6"/>
      </w:pPr>
      <w:r>
        <w:br w:type="column"/>
      </w:r>
      <w:r>
        <w:rPr>
          <w:w w:val="95"/>
        </w:rPr>
        <w:lastRenderedPageBreak/>
        <w:t xml:space="preserve">quuʔas </w:t>
      </w:r>
      <w:r>
        <w:t>quːʔas person person</w:t>
      </w:r>
    </w:p>
    <w:p w:rsidR="00DD7756" w:rsidRDefault="00AD1397">
      <w:pPr>
        <w:pStyle w:val="BodyText"/>
        <w:spacing w:before="87" w:line="254" w:lineRule="auto"/>
        <w:ind w:left="258" w:right="2725"/>
      </w:pPr>
      <w:r>
        <w:br w:type="column"/>
      </w:r>
      <w:r>
        <w:lastRenderedPageBreak/>
        <w:t xml:space="preserve">qawiqaaɬ qawiqaːɬ </w:t>
      </w:r>
      <w:r>
        <w:rPr>
          <w:w w:val="95"/>
        </w:rPr>
        <w:t>Qawiqaalth Qawiqaalth</w:t>
      </w:r>
    </w:p>
    <w:p w:rsidR="00DD7756" w:rsidRDefault="00DD7756">
      <w:pPr>
        <w:spacing w:line="254" w:lineRule="auto"/>
        <w:sectPr w:rsidR="00DD7756">
          <w:type w:val="continuous"/>
          <w:pgSz w:w="12240" w:h="15840"/>
          <w:pgMar w:top="1300" w:right="1100" w:bottom="280" w:left="1680" w:header="720" w:footer="720" w:gutter="0"/>
          <w:cols w:num="4" w:space="720" w:equalWidth="0">
            <w:col w:w="2638" w:space="40"/>
            <w:col w:w="1061" w:space="39"/>
            <w:col w:w="938" w:space="39"/>
            <w:col w:w="4705"/>
          </w:cols>
        </w:sectPr>
      </w:pPr>
    </w:p>
    <w:p w:rsidR="00DD7756" w:rsidRDefault="00AD1397">
      <w:pPr>
        <w:tabs>
          <w:tab w:val="left" w:pos="6747"/>
        </w:tabs>
        <w:spacing w:before="9"/>
        <w:ind w:left="1210"/>
        <w:rPr>
          <w:sz w:val="20"/>
        </w:rPr>
      </w:pPr>
      <w:r>
        <w:rPr>
          <w:sz w:val="24"/>
        </w:rPr>
        <w:lastRenderedPageBreak/>
        <w:t>‘although Qawiqaalth was a</w:t>
      </w:r>
      <w:r>
        <w:rPr>
          <w:spacing w:val="-13"/>
          <w:sz w:val="24"/>
        </w:rPr>
        <w:t xml:space="preserve"> </w:t>
      </w:r>
      <w:r>
        <w:rPr>
          <w:sz w:val="24"/>
        </w:rPr>
        <w:t>proper</w:t>
      </w:r>
      <w:r>
        <w:rPr>
          <w:spacing w:val="-3"/>
          <w:sz w:val="24"/>
        </w:rPr>
        <w:t xml:space="preserve"> </w:t>
      </w:r>
      <w:r>
        <w:rPr>
          <w:sz w:val="24"/>
        </w:rPr>
        <w:t>person’</w:t>
      </w:r>
      <w:r>
        <w:rPr>
          <w:sz w:val="24"/>
        </w:rPr>
        <w:tab/>
      </w:r>
      <w:r>
        <w:rPr>
          <w:sz w:val="20"/>
        </w:rPr>
        <w:t xml:space="preserve">(Louie </w:t>
      </w:r>
      <w:hyperlink w:anchor="_bookmark406" w:history="1">
        <w:r>
          <w:rPr>
            <w:color w:val="007FFF"/>
            <w:sz w:val="20"/>
          </w:rPr>
          <w:t>2003</w:t>
        </w:r>
      </w:hyperlink>
      <w:r>
        <w:rPr>
          <w:sz w:val="20"/>
        </w:rPr>
        <w:t>: Qawiqaalth</w:t>
      </w:r>
      <w:r>
        <w:rPr>
          <w:spacing w:val="11"/>
          <w:sz w:val="20"/>
        </w:rPr>
        <w:t xml:space="preserve"> </w:t>
      </w:r>
      <w:r>
        <w:rPr>
          <w:sz w:val="20"/>
        </w:rPr>
        <w:t>011)</w:t>
      </w:r>
    </w:p>
    <w:p w:rsidR="00DD7756" w:rsidRDefault="00DD7756">
      <w:pPr>
        <w:pStyle w:val="BodyText"/>
        <w:spacing w:before="3"/>
        <w:rPr>
          <w:sz w:val="15"/>
        </w:rPr>
      </w:pPr>
    </w:p>
    <w:p w:rsidR="00DD7756" w:rsidRDefault="00DD7756">
      <w:pPr>
        <w:rPr>
          <w:sz w:val="15"/>
        </w:rPr>
        <w:sectPr w:rsidR="00DD7756">
          <w:type w:val="continuous"/>
          <w:pgSz w:w="12240" w:h="15840"/>
          <w:pgMar w:top="1300" w:right="1100" w:bottom="280" w:left="1680" w:header="720" w:footer="720" w:gutter="0"/>
          <w:cols w:space="720"/>
        </w:sectPr>
      </w:pPr>
    </w:p>
    <w:p w:rsidR="00DD7756" w:rsidRDefault="00AD1397">
      <w:pPr>
        <w:pStyle w:val="ListParagraph"/>
        <w:numPr>
          <w:ilvl w:val="1"/>
          <w:numId w:val="2"/>
        </w:numPr>
        <w:tabs>
          <w:tab w:val="left" w:pos="1211"/>
        </w:tabs>
        <w:spacing w:before="100" w:line="254" w:lineRule="auto"/>
        <w:ind w:hanging="320"/>
        <w:rPr>
          <w:sz w:val="24"/>
        </w:rPr>
      </w:pPr>
      <w:r>
        <w:rPr>
          <w:sz w:val="24"/>
        </w:rPr>
        <w:lastRenderedPageBreak/>
        <w:t xml:space="preserve">ʔucḥinƛ ʔu‑cḥinƛ she‑marry.to </w:t>
      </w:r>
      <w:r>
        <w:rPr>
          <w:w w:val="95"/>
          <w:sz w:val="24"/>
        </w:rPr>
        <w:t>get.married.to</w:t>
      </w:r>
    </w:p>
    <w:p w:rsidR="00DD7756" w:rsidRDefault="00AD1397">
      <w:pPr>
        <w:pStyle w:val="BodyText"/>
        <w:spacing w:before="100"/>
        <w:ind w:left="258"/>
      </w:pPr>
      <w:r>
        <w:br w:type="column"/>
      </w:r>
      <w:r>
        <w:lastRenderedPageBreak/>
        <w:t>ƛuɬaqakʔi</w:t>
      </w:r>
    </w:p>
    <w:p w:rsidR="00DD7756" w:rsidRDefault="00AD1397">
      <w:pPr>
        <w:pStyle w:val="BodyText"/>
        <w:spacing w:before="15"/>
        <w:ind w:left="258"/>
      </w:pPr>
      <w:r>
        <w:rPr>
          <w:b/>
          <w:color w:val="FF0000"/>
        </w:rPr>
        <w:t>ƛuɬ</w:t>
      </w:r>
      <w:r>
        <w:t>‑aq‑ak‑ʔi·</w:t>
      </w:r>
    </w:p>
    <w:p w:rsidR="00DD7756" w:rsidRDefault="00AD1397">
      <w:pPr>
        <w:pStyle w:val="BodyText"/>
        <w:spacing w:before="15" w:line="254" w:lineRule="auto"/>
        <w:ind w:left="258"/>
      </w:pPr>
      <w:r>
        <w:rPr>
          <w:b/>
          <w:color w:val="FF0000"/>
        </w:rPr>
        <w:t>nice</w:t>
      </w:r>
      <w:r>
        <w:t>‑very‑duR‑def very.beautiful</w:t>
      </w:r>
    </w:p>
    <w:p w:rsidR="00DD7756" w:rsidRDefault="00AD1397">
      <w:pPr>
        <w:pStyle w:val="BodyText"/>
        <w:spacing w:before="100" w:line="254" w:lineRule="auto"/>
        <w:ind w:left="258"/>
        <w:jc w:val="both"/>
      </w:pPr>
      <w:r>
        <w:br w:type="column"/>
      </w:r>
      <w:r>
        <w:rPr>
          <w:w w:val="95"/>
        </w:rPr>
        <w:lastRenderedPageBreak/>
        <w:t xml:space="preserve">ḥakʷaaƛ </w:t>
      </w:r>
      <w:r>
        <w:t>ḥaːkʷaːƛ girl</w:t>
      </w:r>
    </w:p>
    <w:p w:rsidR="00DD7756" w:rsidRDefault="00AD1397">
      <w:pPr>
        <w:pStyle w:val="BodyText"/>
        <w:spacing w:line="270" w:lineRule="exact"/>
        <w:ind w:left="258"/>
      </w:pPr>
      <w:r>
        <w:t>girl</w:t>
      </w:r>
    </w:p>
    <w:p w:rsidR="00DD7756" w:rsidRDefault="00AD1397">
      <w:pPr>
        <w:pStyle w:val="BodyText"/>
        <w:spacing w:before="100" w:line="254" w:lineRule="auto"/>
        <w:ind w:left="258" w:right="1131"/>
      </w:pPr>
      <w:r>
        <w:br w:type="column"/>
      </w:r>
      <w:r>
        <w:lastRenderedPageBreak/>
        <w:t>muuḥinƛas muːḥinƛ‑as sawbill‑female Sawbill.woman</w:t>
      </w:r>
    </w:p>
    <w:p w:rsidR="00DD7756" w:rsidRDefault="00DD7756">
      <w:pPr>
        <w:spacing w:line="254" w:lineRule="auto"/>
        <w:sectPr w:rsidR="00DD7756">
          <w:type w:val="continuous"/>
          <w:pgSz w:w="12240" w:h="15840"/>
          <w:pgMar w:top="1300" w:right="1100" w:bottom="280" w:left="1680" w:header="720" w:footer="720" w:gutter="0"/>
          <w:cols w:num="4" w:space="720" w:equalWidth="0">
            <w:col w:w="2584" w:space="40"/>
            <w:col w:w="2112" w:space="39"/>
            <w:col w:w="1074" w:space="40"/>
            <w:col w:w="3571"/>
          </w:cols>
        </w:sectPr>
      </w:pPr>
    </w:p>
    <w:p w:rsidR="00DD7756" w:rsidRDefault="00AD1397">
      <w:pPr>
        <w:tabs>
          <w:tab w:val="left" w:pos="7254"/>
        </w:tabs>
        <w:spacing w:before="9"/>
        <w:ind w:left="1210"/>
        <w:rPr>
          <w:sz w:val="20"/>
        </w:rPr>
      </w:pPr>
      <w:r>
        <w:rPr>
          <w:sz w:val="24"/>
        </w:rPr>
        <w:lastRenderedPageBreak/>
        <w:t>‘He got married to very beautiful</w:t>
      </w:r>
      <w:r>
        <w:rPr>
          <w:spacing w:val="-11"/>
          <w:sz w:val="24"/>
        </w:rPr>
        <w:t xml:space="preserve"> </w:t>
      </w:r>
      <w:r>
        <w:rPr>
          <w:sz w:val="24"/>
        </w:rPr>
        <w:t>Sawbill</w:t>
      </w:r>
      <w:r>
        <w:rPr>
          <w:spacing w:val="-2"/>
          <w:sz w:val="24"/>
        </w:rPr>
        <w:t xml:space="preserve"> </w:t>
      </w:r>
      <w:r>
        <w:rPr>
          <w:spacing w:val="-4"/>
          <w:sz w:val="24"/>
        </w:rPr>
        <w:t>Woman’</w:t>
      </w:r>
      <w:r>
        <w:rPr>
          <w:spacing w:val="-4"/>
          <w:sz w:val="24"/>
        </w:rPr>
        <w:tab/>
      </w:r>
      <w:r>
        <w:rPr>
          <w:sz w:val="20"/>
        </w:rPr>
        <w:t xml:space="preserve">(Louie </w:t>
      </w:r>
      <w:hyperlink w:anchor="_bookmark406" w:history="1">
        <w:r>
          <w:rPr>
            <w:color w:val="007FFF"/>
            <w:sz w:val="20"/>
          </w:rPr>
          <w:t>2003</w:t>
        </w:r>
      </w:hyperlink>
      <w:r>
        <w:rPr>
          <w:sz w:val="20"/>
        </w:rPr>
        <w:t>: Mink</w:t>
      </w:r>
      <w:r>
        <w:rPr>
          <w:spacing w:val="11"/>
          <w:sz w:val="20"/>
        </w:rPr>
        <w:t xml:space="preserve"> </w:t>
      </w:r>
      <w:r>
        <w:rPr>
          <w:sz w:val="20"/>
        </w:rPr>
        <w:t>287)</w:t>
      </w:r>
    </w:p>
    <w:p w:rsidR="00DD7756" w:rsidRDefault="00DD7756">
      <w:pPr>
        <w:pStyle w:val="BodyText"/>
        <w:spacing w:before="4"/>
        <w:rPr>
          <w:sz w:val="35"/>
        </w:rPr>
      </w:pPr>
    </w:p>
    <w:p w:rsidR="00DD7756" w:rsidRDefault="00AD1397">
      <w:pPr>
        <w:pStyle w:val="BodyText"/>
        <w:spacing w:line="420" w:lineRule="auto"/>
        <w:ind w:left="120" w:right="333"/>
        <w:jc w:val="both"/>
      </w:pPr>
      <w:r>
        <w:t>By</w:t>
      </w:r>
      <w:r>
        <w:rPr>
          <w:spacing w:val="-13"/>
        </w:rPr>
        <w:t xml:space="preserve"> </w:t>
      </w:r>
      <w:r>
        <w:t>contrast,</w:t>
      </w:r>
      <w:r>
        <w:rPr>
          <w:spacing w:val="-11"/>
        </w:rPr>
        <w:t xml:space="preserve"> </w:t>
      </w:r>
      <w:r>
        <w:t>when</w:t>
      </w:r>
      <w:r>
        <w:rPr>
          <w:spacing w:val="-13"/>
        </w:rPr>
        <w:t xml:space="preserve"> </w:t>
      </w:r>
      <w:r>
        <w:t>a</w:t>
      </w:r>
      <w:r>
        <w:rPr>
          <w:spacing w:val="-13"/>
        </w:rPr>
        <w:t xml:space="preserve"> </w:t>
      </w:r>
      <w:r>
        <w:t>property</w:t>
      </w:r>
      <w:r>
        <w:rPr>
          <w:spacing w:val="-13"/>
        </w:rPr>
        <w:t xml:space="preserve"> </w:t>
      </w:r>
      <w:r>
        <w:t>is</w:t>
      </w:r>
      <w:r>
        <w:rPr>
          <w:spacing w:val="-13"/>
        </w:rPr>
        <w:t xml:space="preserve"> </w:t>
      </w:r>
      <w:r>
        <w:t>being</w:t>
      </w:r>
      <w:r>
        <w:rPr>
          <w:spacing w:val="-13"/>
        </w:rPr>
        <w:t xml:space="preserve"> </w:t>
      </w:r>
      <w:r>
        <w:t>predicated</w:t>
      </w:r>
      <w:r>
        <w:rPr>
          <w:spacing w:val="-13"/>
        </w:rPr>
        <w:t xml:space="preserve"> </w:t>
      </w:r>
      <w:r>
        <w:t>of</w:t>
      </w:r>
      <w:r>
        <w:rPr>
          <w:spacing w:val="-12"/>
        </w:rPr>
        <w:t xml:space="preserve"> </w:t>
      </w:r>
      <w:r>
        <w:t>an</w:t>
      </w:r>
      <w:r>
        <w:rPr>
          <w:spacing w:val="-13"/>
        </w:rPr>
        <w:t xml:space="preserve"> </w:t>
      </w:r>
      <w:r>
        <w:t>already-established</w:t>
      </w:r>
      <w:r>
        <w:rPr>
          <w:spacing w:val="-13"/>
        </w:rPr>
        <w:t xml:space="preserve"> </w:t>
      </w:r>
      <w:r>
        <w:t>discourse</w:t>
      </w:r>
      <w:r>
        <w:rPr>
          <w:spacing w:val="-13"/>
        </w:rPr>
        <w:t xml:space="preserve"> </w:t>
      </w:r>
      <w:r>
        <w:t>referent, the lexical affix strategy is used</w:t>
      </w:r>
      <w:r>
        <w:rPr>
          <w:spacing w:val="-7"/>
        </w:rPr>
        <w:t xml:space="preserve"> </w:t>
      </w:r>
      <w:r>
        <w:t>instead.</w:t>
      </w:r>
    </w:p>
    <w:p w:rsidR="00DD7756" w:rsidRDefault="00AD1397">
      <w:pPr>
        <w:pStyle w:val="BodyText"/>
        <w:spacing w:line="420" w:lineRule="auto"/>
        <w:ind w:left="120" w:right="333" w:firstLine="358"/>
        <w:jc w:val="both"/>
      </w:pPr>
      <w:r>
        <w:t>Returning</w:t>
      </w:r>
      <w:r>
        <w:rPr>
          <w:spacing w:val="-5"/>
        </w:rPr>
        <w:t xml:space="preserve"> </w:t>
      </w:r>
      <w:r>
        <w:t>to</w:t>
      </w:r>
      <w:r>
        <w:rPr>
          <w:spacing w:val="-4"/>
        </w:rPr>
        <w:t xml:space="preserve"> </w:t>
      </w:r>
      <w:r>
        <w:t>the</w:t>
      </w:r>
      <w:r>
        <w:rPr>
          <w:spacing w:val="-5"/>
        </w:rPr>
        <w:t xml:space="preserve"> </w:t>
      </w:r>
      <w:r>
        <w:t>discussion</w:t>
      </w:r>
      <w:r>
        <w:rPr>
          <w:spacing w:val="-4"/>
        </w:rPr>
        <w:t xml:space="preserve"> </w:t>
      </w:r>
      <w:r>
        <w:t>of</w:t>
      </w:r>
      <w:r>
        <w:rPr>
          <w:spacing w:val="-5"/>
        </w:rPr>
        <w:t xml:space="preserve"> </w:t>
      </w:r>
      <w:r>
        <w:t>semantic</w:t>
      </w:r>
      <w:r>
        <w:rPr>
          <w:spacing w:val="-4"/>
        </w:rPr>
        <w:t xml:space="preserve"> </w:t>
      </w:r>
      <w:r>
        <w:t>classes,</w:t>
      </w:r>
      <w:r>
        <w:rPr>
          <w:spacing w:val="-5"/>
        </w:rPr>
        <w:t xml:space="preserve"> </w:t>
      </w:r>
      <w:r>
        <w:t>if</w:t>
      </w:r>
      <w:r>
        <w:rPr>
          <w:spacing w:val="-4"/>
        </w:rPr>
        <w:t xml:space="preserve"> </w:t>
      </w:r>
      <w:r>
        <w:t>we</w:t>
      </w:r>
      <w:r>
        <w:rPr>
          <w:spacing w:val="-4"/>
        </w:rPr>
        <w:t xml:space="preserve"> </w:t>
      </w:r>
      <w:r>
        <w:t>focus</w:t>
      </w:r>
      <w:r>
        <w:rPr>
          <w:spacing w:val="-5"/>
        </w:rPr>
        <w:t xml:space="preserve"> </w:t>
      </w:r>
      <w:r>
        <w:t>on</w:t>
      </w:r>
      <w:r>
        <w:rPr>
          <w:spacing w:val="-4"/>
        </w:rPr>
        <w:t xml:space="preserve"> </w:t>
      </w:r>
      <w:r>
        <w:t>just</w:t>
      </w:r>
      <w:r>
        <w:rPr>
          <w:spacing w:val="-5"/>
        </w:rPr>
        <w:t xml:space="preserve"> </w:t>
      </w:r>
      <w:r>
        <w:t>the</w:t>
      </w:r>
      <w:r>
        <w:rPr>
          <w:spacing w:val="-4"/>
        </w:rPr>
        <w:t xml:space="preserve"> </w:t>
      </w:r>
      <w:r>
        <w:t>numerals,</w:t>
      </w:r>
      <w:r>
        <w:rPr>
          <w:spacing w:val="-5"/>
        </w:rPr>
        <w:t xml:space="preserve"> </w:t>
      </w:r>
      <w:r>
        <w:t>we</w:t>
      </w:r>
      <w:r>
        <w:rPr>
          <w:spacing w:val="-4"/>
        </w:rPr>
        <w:t xml:space="preserve"> </w:t>
      </w:r>
      <w:r>
        <w:t>find a potential trend: for the numerals 1–3, the flexibility of the stems decrease as their</w:t>
      </w:r>
      <w:r>
        <w:rPr>
          <w:spacing w:val="-21"/>
        </w:rPr>
        <w:t xml:space="preserve"> </w:t>
      </w:r>
      <w:r>
        <w:t>numeric values</w:t>
      </w:r>
      <w:r>
        <w:rPr>
          <w:spacing w:val="-20"/>
        </w:rPr>
        <w:t xml:space="preserve"> </w:t>
      </w:r>
      <w:r>
        <w:t>increase.</w:t>
      </w:r>
      <w:r>
        <w:rPr>
          <w:spacing w:val="6"/>
        </w:rPr>
        <w:t xml:space="preserve"> </w:t>
      </w:r>
      <w:r>
        <w:t>The</w:t>
      </w:r>
      <w:r>
        <w:rPr>
          <w:spacing w:val="-20"/>
        </w:rPr>
        <w:t xml:space="preserve"> </w:t>
      </w:r>
      <w:r>
        <w:t>cardinal</w:t>
      </w:r>
      <w:r>
        <w:rPr>
          <w:spacing w:val="-21"/>
        </w:rPr>
        <w:t xml:space="preserve"> </w:t>
      </w:r>
      <w:r>
        <w:t>numbers</w:t>
      </w:r>
      <w:r>
        <w:rPr>
          <w:spacing w:val="-20"/>
        </w:rPr>
        <w:t xml:space="preserve"> </w:t>
      </w:r>
      <w:r>
        <w:t>and</w:t>
      </w:r>
      <w:r>
        <w:rPr>
          <w:spacing w:val="-19"/>
        </w:rPr>
        <w:t xml:space="preserve"> </w:t>
      </w:r>
      <w:r>
        <w:t>their</w:t>
      </w:r>
      <w:r>
        <w:rPr>
          <w:spacing w:val="-20"/>
        </w:rPr>
        <w:t xml:space="preserve"> </w:t>
      </w:r>
      <w:r>
        <w:t>flexibility</w:t>
      </w:r>
      <w:r>
        <w:rPr>
          <w:spacing w:val="-21"/>
        </w:rPr>
        <w:t xml:space="preserve"> </w:t>
      </w:r>
      <w:r>
        <w:t>ratings</w:t>
      </w:r>
      <w:r>
        <w:rPr>
          <w:spacing w:val="-19"/>
        </w:rPr>
        <w:t xml:space="preserve"> </w:t>
      </w:r>
      <w:r>
        <w:t>are</w:t>
      </w:r>
      <w:r>
        <w:rPr>
          <w:spacing w:val="-20"/>
        </w:rPr>
        <w:t xml:space="preserve"> </w:t>
      </w:r>
      <w:r>
        <w:t>shown</w:t>
      </w:r>
      <w:r>
        <w:rPr>
          <w:spacing w:val="-19"/>
        </w:rPr>
        <w:t xml:space="preserve"> </w:t>
      </w:r>
      <w:r>
        <w:t>in</w:t>
      </w:r>
      <w:r>
        <w:rPr>
          <w:spacing w:val="-20"/>
        </w:rPr>
        <w:t xml:space="preserve"> </w:t>
      </w:r>
      <w:r>
        <w:t>numeric</w:t>
      </w:r>
      <w:r>
        <w:rPr>
          <w:spacing w:val="-21"/>
        </w:rPr>
        <w:t xml:space="preserve"> </w:t>
      </w:r>
      <w:r>
        <w:t xml:space="preserve">order in </w:t>
      </w:r>
      <w:hyperlink w:anchor="_bookmark224" w:history="1">
        <w:r>
          <w:rPr>
            <w:color w:val="007FFF"/>
            <w:spacing w:val="-3"/>
          </w:rPr>
          <w:t xml:space="preserve">Table </w:t>
        </w:r>
        <w:r>
          <w:rPr>
            <w:color w:val="007FFF"/>
          </w:rPr>
          <w:t xml:space="preserve">4.5 </w:t>
        </w:r>
      </w:hyperlink>
      <w:r>
        <w:t>for those stems that occur in the corpus. Given the low frequencies involved</w:t>
      </w:r>
      <w:r>
        <w:rPr>
          <w:spacing w:val="-6"/>
        </w:rPr>
        <w:t xml:space="preserve"> </w:t>
      </w:r>
      <w:r>
        <w:t>for</w:t>
      </w:r>
    </w:p>
    <w:p w:rsidR="00DD7756" w:rsidRDefault="00DD7756">
      <w:pPr>
        <w:spacing w:line="420" w:lineRule="auto"/>
        <w:jc w:val="both"/>
        <w:sectPr w:rsidR="00DD7756">
          <w:type w:val="continuous"/>
          <w:pgSz w:w="12240" w:h="15840"/>
          <w:pgMar w:top="1300" w:right="1100" w:bottom="280" w:left="1680" w:header="720" w:footer="720" w:gutter="0"/>
          <w:cols w:space="720"/>
        </w:sectPr>
      </w:pPr>
    </w:p>
    <w:p w:rsidR="00DD7756" w:rsidRDefault="00AD1397">
      <w:pPr>
        <w:pStyle w:val="BodyText"/>
        <w:spacing w:before="84" w:line="420" w:lineRule="auto"/>
        <w:ind w:left="120" w:right="333"/>
        <w:jc w:val="both"/>
      </w:pPr>
      <w:bookmarkStart w:id="306" w:name="_bookmark223"/>
      <w:bookmarkEnd w:id="306"/>
      <w:r>
        <w:lastRenderedPageBreak/>
        <w:t>these</w:t>
      </w:r>
      <w:r>
        <w:rPr>
          <w:spacing w:val="-7"/>
        </w:rPr>
        <w:t xml:space="preserve"> </w:t>
      </w:r>
      <w:r>
        <w:t>stems,</w:t>
      </w:r>
      <w:r>
        <w:rPr>
          <w:spacing w:val="-5"/>
        </w:rPr>
        <w:t xml:space="preserve"> </w:t>
      </w:r>
      <w:r>
        <w:t>it</w:t>
      </w:r>
      <w:r>
        <w:rPr>
          <w:spacing w:val="-6"/>
        </w:rPr>
        <w:t xml:space="preserve"> </w:t>
      </w:r>
      <w:r>
        <w:t>would</w:t>
      </w:r>
      <w:r>
        <w:rPr>
          <w:spacing w:val="-6"/>
        </w:rPr>
        <w:t xml:space="preserve"> </w:t>
      </w:r>
      <w:r>
        <w:t>be</w:t>
      </w:r>
      <w:r>
        <w:rPr>
          <w:spacing w:val="-6"/>
        </w:rPr>
        <w:t xml:space="preserve"> </w:t>
      </w:r>
      <w:r>
        <w:t>unwise</w:t>
      </w:r>
      <w:r>
        <w:rPr>
          <w:spacing w:val="-6"/>
        </w:rPr>
        <w:t xml:space="preserve"> </w:t>
      </w:r>
      <w:r>
        <w:t>to</w:t>
      </w:r>
      <w:r>
        <w:rPr>
          <w:spacing w:val="-6"/>
        </w:rPr>
        <w:t xml:space="preserve"> </w:t>
      </w:r>
      <w:r>
        <w:t>make</w:t>
      </w:r>
      <w:r>
        <w:rPr>
          <w:spacing w:val="-6"/>
        </w:rPr>
        <w:t xml:space="preserve"> </w:t>
      </w:r>
      <w:r>
        <w:t>strong</w:t>
      </w:r>
      <w:r>
        <w:rPr>
          <w:spacing w:val="-7"/>
        </w:rPr>
        <w:t xml:space="preserve"> </w:t>
      </w:r>
      <w:r>
        <w:t>claims</w:t>
      </w:r>
      <w:r>
        <w:rPr>
          <w:spacing w:val="-6"/>
        </w:rPr>
        <w:t xml:space="preserve"> </w:t>
      </w:r>
      <w:r>
        <w:t>about</w:t>
      </w:r>
      <w:r>
        <w:rPr>
          <w:spacing w:val="-6"/>
        </w:rPr>
        <w:t xml:space="preserve"> </w:t>
      </w:r>
      <w:r>
        <w:t>the</w:t>
      </w:r>
      <w:r>
        <w:rPr>
          <w:spacing w:val="-6"/>
        </w:rPr>
        <w:t xml:space="preserve"> </w:t>
      </w:r>
      <w:r>
        <w:t>potential</w:t>
      </w:r>
      <w:r>
        <w:rPr>
          <w:spacing w:val="-6"/>
        </w:rPr>
        <w:t xml:space="preserve"> </w:t>
      </w:r>
      <w:r>
        <w:t>trend</w:t>
      </w:r>
      <w:r>
        <w:rPr>
          <w:spacing w:val="-6"/>
        </w:rPr>
        <w:t xml:space="preserve"> </w:t>
      </w:r>
      <w:r>
        <w:t>in</w:t>
      </w:r>
      <w:r>
        <w:rPr>
          <w:spacing w:val="-6"/>
        </w:rPr>
        <w:t xml:space="preserve"> </w:t>
      </w:r>
      <w:r>
        <w:t>this</w:t>
      </w:r>
      <w:r>
        <w:rPr>
          <w:spacing w:val="-6"/>
        </w:rPr>
        <w:t xml:space="preserve"> </w:t>
      </w:r>
      <w:r>
        <w:t xml:space="preserve">table. The irregularity here is of course for the numerals ‘four’ and </w:t>
      </w:r>
      <w:r>
        <w:rPr>
          <w:spacing w:val="-3"/>
        </w:rPr>
        <w:t xml:space="preserve">‘eight’. However, </w:t>
      </w:r>
      <w:r>
        <w:t>since all the instances of ‘four’ and ‘eight’ appear in the same text, the values for these stems may not</w:t>
      </w:r>
      <w:r>
        <w:rPr>
          <w:spacing w:val="-21"/>
        </w:rPr>
        <w:t xml:space="preserve"> </w:t>
      </w:r>
      <w:r>
        <w:t>be representative.</w:t>
      </w:r>
      <w:r>
        <w:rPr>
          <w:spacing w:val="11"/>
        </w:rPr>
        <w:t xml:space="preserve"> </w:t>
      </w:r>
      <w:r>
        <w:t>As</w:t>
      </w:r>
      <w:r>
        <w:rPr>
          <w:spacing w:val="-12"/>
        </w:rPr>
        <w:t xml:space="preserve"> </w:t>
      </w:r>
      <w:r>
        <w:t>such,</w:t>
      </w:r>
      <w:r>
        <w:rPr>
          <w:spacing w:val="-11"/>
        </w:rPr>
        <w:t xml:space="preserve"> </w:t>
      </w:r>
      <w:r>
        <w:t>the</w:t>
      </w:r>
      <w:r>
        <w:rPr>
          <w:spacing w:val="-12"/>
        </w:rPr>
        <w:t xml:space="preserve"> </w:t>
      </w:r>
      <w:r>
        <w:t>data</w:t>
      </w:r>
      <w:r>
        <w:rPr>
          <w:spacing w:val="-12"/>
        </w:rPr>
        <w:t xml:space="preserve"> </w:t>
      </w:r>
      <w:r>
        <w:t>are</w:t>
      </w:r>
      <w:r>
        <w:rPr>
          <w:spacing w:val="-12"/>
        </w:rPr>
        <w:t xml:space="preserve"> </w:t>
      </w:r>
      <w:r>
        <w:t>potentially</w:t>
      </w:r>
      <w:r>
        <w:rPr>
          <w:spacing w:val="-13"/>
        </w:rPr>
        <w:t xml:space="preserve"> </w:t>
      </w:r>
      <w:r>
        <w:t>suggestive</w:t>
      </w:r>
      <w:r>
        <w:rPr>
          <w:spacing w:val="-12"/>
        </w:rPr>
        <w:t xml:space="preserve"> </w:t>
      </w:r>
      <w:r>
        <w:t>of</w:t>
      </w:r>
      <w:r>
        <w:rPr>
          <w:spacing w:val="-12"/>
        </w:rPr>
        <w:t xml:space="preserve"> </w:t>
      </w:r>
      <w:r>
        <w:t>the</w:t>
      </w:r>
      <w:r>
        <w:rPr>
          <w:spacing w:val="-11"/>
        </w:rPr>
        <w:t xml:space="preserve"> </w:t>
      </w:r>
      <w:r>
        <w:t>idea</w:t>
      </w:r>
      <w:r>
        <w:rPr>
          <w:spacing w:val="-12"/>
        </w:rPr>
        <w:t xml:space="preserve"> </w:t>
      </w:r>
      <w:r>
        <w:t>that</w:t>
      </w:r>
      <w:r>
        <w:rPr>
          <w:spacing w:val="-12"/>
        </w:rPr>
        <w:t xml:space="preserve"> </w:t>
      </w:r>
      <w:r>
        <w:t>cardinal</w:t>
      </w:r>
      <w:r>
        <w:rPr>
          <w:spacing w:val="-12"/>
        </w:rPr>
        <w:t xml:space="preserve"> </w:t>
      </w:r>
      <w:r>
        <w:t xml:space="preserve">numerals adhere to an implicational hierarchy, wherein the flexibility of a numeral decreases as its numeric value increases. If true, this trend would be in line with other well-documented implicational universals for cardinal numerals (Dehaene &amp; Mehler </w:t>
      </w:r>
      <w:hyperlink w:anchor="_bookmark307" w:history="1">
        <w:r>
          <w:rPr>
            <w:color w:val="007FFF"/>
          </w:rPr>
          <w:t>1992</w:t>
        </w:r>
      </w:hyperlink>
      <w:r>
        <w:t xml:space="preserve">; Croft </w:t>
      </w:r>
      <w:hyperlink w:anchor="_bookmark293" w:history="1">
        <w:r>
          <w:rPr>
            <w:color w:val="007FFF"/>
          </w:rPr>
          <w:t>2003</w:t>
        </w:r>
      </w:hyperlink>
      <w:r>
        <w:t>:</w:t>
      </w:r>
      <w:r>
        <w:rPr>
          <w:spacing w:val="-22"/>
        </w:rPr>
        <w:t xml:space="preserve"> </w:t>
      </w:r>
      <w:r>
        <w:t>141).</w:t>
      </w:r>
    </w:p>
    <w:p w:rsidR="00DD7756" w:rsidRDefault="00AD1397">
      <w:pPr>
        <w:spacing w:before="60"/>
        <w:ind w:left="2359"/>
        <w:jc w:val="both"/>
      </w:pPr>
      <w:bookmarkStart w:id="307" w:name="_bookmark224"/>
      <w:bookmarkEnd w:id="307"/>
      <w:r>
        <w:rPr>
          <w:b/>
        </w:rPr>
        <w:t xml:space="preserve">Table 4.5: </w:t>
      </w:r>
      <w:r>
        <w:t>Flexibility of numerals in Nuuchahnulth</w:t>
      </w:r>
    </w:p>
    <w:p w:rsidR="00DD7756" w:rsidRDefault="00DD7756">
      <w:pPr>
        <w:pStyle w:val="BodyText"/>
        <w:spacing w:before="7" w:after="1"/>
        <w:rPr>
          <w:sz w:val="20"/>
        </w:rPr>
      </w:pPr>
    </w:p>
    <w:tbl>
      <w:tblPr>
        <w:tblW w:w="0" w:type="auto"/>
        <w:tblInd w:w="1321" w:type="dxa"/>
        <w:tblLayout w:type="fixed"/>
        <w:tblCellMar>
          <w:left w:w="0" w:type="dxa"/>
          <w:right w:w="0" w:type="dxa"/>
        </w:tblCellMar>
        <w:tblLook w:val="01E0"/>
      </w:tblPr>
      <w:tblGrid>
        <w:gridCol w:w="1114"/>
        <w:gridCol w:w="773"/>
        <w:gridCol w:w="1166"/>
        <w:gridCol w:w="739"/>
        <w:gridCol w:w="738"/>
        <w:gridCol w:w="614"/>
        <w:gridCol w:w="739"/>
        <w:gridCol w:w="735"/>
      </w:tblGrid>
      <w:tr w:rsidR="00DD7756">
        <w:trPr>
          <w:trHeight w:val="395"/>
        </w:trPr>
        <w:tc>
          <w:tcPr>
            <w:tcW w:w="1114"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Stem</w:t>
            </w:r>
          </w:p>
        </w:tc>
        <w:tc>
          <w:tcPr>
            <w:tcW w:w="773" w:type="dxa"/>
            <w:tcBorders>
              <w:top w:val="single" w:sz="8" w:space="0" w:color="000000"/>
              <w:bottom w:val="single" w:sz="6" w:space="0" w:color="000000"/>
            </w:tcBorders>
          </w:tcPr>
          <w:p w:rsidR="00DD7756" w:rsidRDefault="00AD1397">
            <w:pPr>
              <w:pStyle w:val="TableParagraph"/>
              <w:spacing w:before="54" w:line="240" w:lineRule="auto"/>
              <w:ind w:left="118"/>
              <w:jc w:val="left"/>
              <w:rPr>
                <w:sz w:val="24"/>
              </w:rPr>
            </w:pPr>
            <w:r>
              <w:rPr>
                <w:sz w:val="24"/>
              </w:rPr>
              <w:t>Gloss</w:t>
            </w:r>
          </w:p>
        </w:tc>
        <w:tc>
          <w:tcPr>
            <w:tcW w:w="1166" w:type="dxa"/>
            <w:tcBorders>
              <w:top w:val="single" w:sz="8" w:space="0" w:color="000000"/>
              <w:bottom w:val="single" w:sz="6" w:space="0" w:color="000000"/>
            </w:tcBorders>
          </w:tcPr>
          <w:p w:rsidR="00DD7756" w:rsidRDefault="00AD1397">
            <w:pPr>
              <w:pStyle w:val="TableParagraph"/>
              <w:spacing w:before="54" w:line="240" w:lineRule="auto"/>
              <w:ind w:right="118"/>
              <w:rPr>
                <w:sz w:val="24"/>
              </w:rPr>
            </w:pPr>
            <w:r>
              <w:rPr>
                <w:sz w:val="24"/>
              </w:rPr>
              <w:t>Rel. Freq.</w:t>
            </w:r>
          </w:p>
        </w:tc>
        <w:tc>
          <w:tcPr>
            <w:tcW w:w="739"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Disp.</w:t>
            </w:r>
          </w:p>
        </w:tc>
        <w:tc>
          <w:tcPr>
            <w:tcW w:w="738" w:type="dxa"/>
            <w:tcBorders>
              <w:top w:val="single" w:sz="8" w:space="0" w:color="000000"/>
              <w:bottom w:val="single" w:sz="6" w:space="0" w:color="000000"/>
            </w:tcBorders>
          </w:tcPr>
          <w:p w:rsidR="00DD7756" w:rsidRDefault="00AD1397">
            <w:pPr>
              <w:pStyle w:val="TableParagraph"/>
              <w:spacing w:before="54" w:line="240" w:lineRule="auto"/>
              <w:ind w:left="98" w:right="60"/>
              <w:jc w:val="center"/>
              <w:rPr>
                <w:sz w:val="24"/>
              </w:rPr>
            </w:pPr>
            <w:r>
              <w:rPr>
                <w:sz w:val="24"/>
              </w:rPr>
              <w:t>Flex.</w:t>
            </w:r>
          </w:p>
        </w:tc>
        <w:tc>
          <w:tcPr>
            <w:tcW w:w="614" w:type="dxa"/>
            <w:tcBorders>
              <w:top w:val="single" w:sz="8" w:space="0" w:color="000000"/>
              <w:bottom w:val="single" w:sz="6" w:space="0" w:color="000000"/>
            </w:tcBorders>
          </w:tcPr>
          <w:p w:rsidR="00DD7756" w:rsidRDefault="00AD1397">
            <w:pPr>
              <w:pStyle w:val="TableParagraph"/>
              <w:spacing w:before="54" w:line="240" w:lineRule="auto"/>
              <w:ind w:right="120"/>
              <w:rPr>
                <w:sz w:val="24"/>
              </w:rPr>
            </w:pPr>
            <w:r>
              <w:rPr>
                <w:w w:val="95"/>
                <w:sz w:val="24"/>
              </w:rPr>
              <w:t>Ref.</w:t>
            </w:r>
          </w:p>
        </w:tc>
        <w:tc>
          <w:tcPr>
            <w:tcW w:w="739" w:type="dxa"/>
            <w:tcBorders>
              <w:top w:val="single" w:sz="8" w:space="0" w:color="000000"/>
              <w:bottom w:val="single" w:sz="6" w:space="0" w:color="000000"/>
            </w:tcBorders>
          </w:tcPr>
          <w:p w:rsidR="00DD7756" w:rsidRDefault="00AD1397">
            <w:pPr>
              <w:pStyle w:val="TableParagraph"/>
              <w:spacing w:before="54" w:line="240" w:lineRule="auto"/>
              <w:ind w:right="121"/>
              <w:rPr>
                <w:sz w:val="24"/>
              </w:rPr>
            </w:pPr>
            <w:r>
              <w:rPr>
                <w:sz w:val="24"/>
              </w:rPr>
              <w:t>Pred.</w:t>
            </w:r>
          </w:p>
        </w:tc>
        <w:tc>
          <w:tcPr>
            <w:tcW w:w="735" w:type="dxa"/>
            <w:tcBorders>
              <w:top w:val="single" w:sz="8" w:space="0" w:color="000000"/>
              <w:bottom w:val="single" w:sz="6" w:space="0" w:color="000000"/>
            </w:tcBorders>
          </w:tcPr>
          <w:p w:rsidR="00DD7756" w:rsidRDefault="00AD1397">
            <w:pPr>
              <w:pStyle w:val="TableParagraph"/>
              <w:spacing w:before="54" w:line="240" w:lineRule="auto"/>
              <w:ind w:right="121"/>
              <w:rPr>
                <w:sz w:val="24"/>
              </w:rPr>
            </w:pPr>
            <w:r>
              <w:rPr>
                <w:w w:val="95"/>
                <w:sz w:val="24"/>
              </w:rPr>
              <w:t>Mod.</w:t>
            </w:r>
          </w:p>
        </w:tc>
      </w:tr>
      <w:tr w:rsidR="00DD7756">
        <w:trPr>
          <w:trHeight w:val="334"/>
        </w:trPr>
        <w:tc>
          <w:tcPr>
            <w:tcW w:w="1114" w:type="dxa"/>
            <w:tcBorders>
              <w:top w:val="single" w:sz="6" w:space="0" w:color="000000"/>
            </w:tcBorders>
          </w:tcPr>
          <w:p w:rsidR="00DD7756" w:rsidRDefault="00AD1397">
            <w:pPr>
              <w:pStyle w:val="TableParagraph"/>
              <w:spacing w:before="43" w:line="272" w:lineRule="exact"/>
              <w:ind w:left="119"/>
              <w:jc w:val="left"/>
              <w:rPr>
                <w:sz w:val="24"/>
              </w:rPr>
            </w:pPr>
            <w:r>
              <w:rPr>
                <w:sz w:val="24"/>
              </w:rPr>
              <w:t>c</w:t>
            </w:r>
            <w:r>
              <w:rPr>
                <w:position w:val="1"/>
                <w:sz w:val="24"/>
              </w:rPr>
              <w:t>̓</w:t>
            </w:r>
            <w:r>
              <w:rPr>
                <w:sz w:val="24"/>
              </w:rPr>
              <w:t>awaːk</w:t>
            </w:r>
          </w:p>
        </w:tc>
        <w:tc>
          <w:tcPr>
            <w:tcW w:w="773" w:type="dxa"/>
            <w:tcBorders>
              <w:top w:val="single" w:sz="6" w:space="0" w:color="000000"/>
            </w:tcBorders>
          </w:tcPr>
          <w:p w:rsidR="00DD7756" w:rsidRDefault="00AD1397">
            <w:pPr>
              <w:pStyle w:val="TableParagraph"/>
              <w:spacing w:before="53" w:line="262" w:lineRule="exact"/>
              <w:ind w:left="119"/>
              <w:jc w:val="left"/>
              <w:rPr>
                <w:sz w:val="24"/>
              </w:rPr>
            </w:pPr>
            <w:r>
              <w:rPr>
                <w:sz w:val="24"/>
              </w:rPr>
              <w:t>one</w:t>
            </w:r>
          </w:p>
        </w:tc>
        <w:tc>
          <w:tcPr>
            <w:tcW w:w="1166" w:type="dxa"/>
            <w:tcBorders>
              <w:top w:val="single" w:sz="6" w:space="0" w:color="000000"/>
            </w:tcBorders>
          </w:tcPr>
          <w:p w:rsidR="00DD7756" w:rsidRDefault="00AD1397">
            <w:pPr>
              <w:pStyle w:val="TableParagraph"/>
              <w:spacing w:before="53" w:line="262" w:lineRule="exact"/>
              <w:ind w:right="118"/>
              <w:rPr>
                <w:sz w:val="24"/>
              </w:rPr>
            </w:pPr>
            <w:r>
              <w:rPr>
                <w:w w:val="95"/>
                <w:sz w:val="24"/>
              </w:rPr>
              <w:t>1.673</w:t>
            </w:r>
          </w:p>
        </w:tc>
        <w:tc>
          <w:tcPr>
            <w:tcW w:w="739" w:type="dxa"/>
            <w:tcBorders>
              <w:top w:val="single" w:sz="6" w:space="0" w:color="000000"/>
            </w:tcBorders>
          </w:tcPr>
          <w:p w:rsidR="00DD7756" w:rsidRDefault="00AD1397">
            <w:pPr>
              <w:pStyle w:val="TableParagraph"/>
              <w:spacing w:before="53" w:line="262" w:lineRule="exact"/>
              <w:ind w:left="120"/>
              <w:jc w:val="left"/>
              <w:rPr>
                <w:sz w:val="24"/>
              </w:rPr>
            </w:pPr>
            <w:r>
              <w:rPr>
                <w:sz w:val="24"/>
              </w:rPr>
              <w:t>0.437</w:t>
            </w:r>
          </w:p>
        </w:tc>
        <w:tc>
          <w:tcPr>
            <w:tcW w:w="738" w:type="dxa"/>
            <w:tcBorders>
              <w:top w:val="single" w:sz="6" w:space="0" w:color="000000"/>
            </w:tcBorders>
          </w:tcPr>
          <w:p w:rsidR="00DD7756" w:rsidRDefault="00AD1397">
            <w:pPr>
              <w:pStyle w:val="TableParagraph"/>
              <w:spacing w:before="53" w:line="262" w:lineRule="exact"/>
              <w:ind w:left="97" w:right="99"/>
              <w:jc w:val="center"/>
              <w:rPr>
                <w:sz w:val="24"/>
              </w:rPr>
            </w:pPr>
            <w:r>
              <w:rPr>
                <w:sz w:val="24"/>
              </w:rPr>
              <w:t>0.842</w:t>
            </w:r>
          </w:p>
        </w:tc>
        <w:tc>
          <w:tcPr>
            <w:tcW w:w="614" w:type="dxa"/>
            <w:tcBorders>
              <w:top w:val="single" w:sz="6" w:space="0" w:color="000000"/>
            </w:tcBorders>
          </w:tcPr>
          <w:p w:rsidR="00DD7756" w:rsidRDefault="00AD1397">
            <w:pPr>
              <w:pStyle w:val="TableParagraph"/>
              <w:spacing w:before="53" w:line="262" w:lineRule="exact"/>
              <w:ind w:right="121"/>
              <w:rPr>
                <w:sz w:val="24"/>
              </w:rPr>
            </w:pPr>
            <w:r>
              <w:rPr>
                <w:w w:val="99"/>
                <w:sz w:val="24"/>
              </w:rPr>
              <w:t>3</w:t>
            </w:r>
          </w:p>
        </w:tc>
        <w:tc>
          <w:tcPr>
            <w:tcW w:w="739" w:type="dxa"/>
            <w:tcBorders>
              <w:top w:val="single" w:sz="6" w:space="0" w:color="000000"/>
            </w:tcBorders>
          </w:tcPr>
          <w:p w:rsidR="00DD7756" w:rsidRDefault="00AD1397">
            <w:pPr>
              <w:pStyle w:val="TableParagraph"/>
              <w:spacing w:before="53" w:line="262" w:lineRule="exact"/>
              <w:ind w:right="123"/>
              <w:rPr>
                <w:sz w:val="24"/>
              </w:rPr>
            </w:pPr>
            <w:r>
              <w:rPr>
                <w:w w:val="99"/>
                <w:sz w:val="24"/>
              </w:rPr>
              <w:t>8</w:t>
            </w:r>
          </w:p>
        </w:tc>
        <w:tc>
          <w:tcPr>
            <w:tcW w:w="735" w:type="dxa"/>
            <w:tcBorders>
              <w:top w:val="single" w:sz="6" w:space="0" w:color="000000"/>
            </w:tcBorders>
          </w:tcPr>
          <w:p w:rsidR="00DD7756" w:rsidRDefault="00AD1397">
            <w:pPr>
              <w:pStyle w:val="TableParagraph"/>
              <w:spacing w:before="53" w:line="262" w:lineRule="exact"/>
              <w:ind w:right="123"/>
              <w:rPr>
                <w:sz w:val="24"/>
              </w:rPr>
            </w:pPr>
            <w:r>
              <w:rPr>
                <w:w w:val="99"/>
                <w:sz w:val="24"/>
              </w:rPr>
              <w:t>2</w:t>
            </w:r>
          </w:p>
        </w:tc>
      </w:tr>
      <w:tr w:rsidR="00DD7756">
        <w:trPr>
          <w:trHeight w:val="284"/>
        </w:trPr>
        <w:tc>
          <w:tcPr>
            <w:tcW w:w="1114" w:type="dxa"/>
          </w:tcPr>
          <w:p w:rsidR="00DD7756" w:rsidRDefault="00AD1397">
            <w:pPr>
              <w:pStyle w:val="TableParagraph"/>
              <w:spacing w:before="7" w:line="257" w:lineRule="exact"/>
              <w:ind w:left="119"/>
              <w:jc w:val="left"/>
              <w:rPr>
                <w:sz w:val="24"/>
              </w:rPr>
            </w:pPr>
            <w:r>
              <w:rPr>
                <w:sz w:val="24"/>
              </w:rPr>
              <w:t>ʔaƛa</w:t>
            </w:r>
          </w:p>
        </w:tc>
        <w:tc>
          <w:tcPr>
            <w:tcW w:w="773" w:type="dxa"/>
          </w:tcPr>
          <w:p w:rsidR="00DD7756" w:rsidRDefault="00AD1397">
            <w:pPr>
              <w:pStyle w:val="TableParagraph"/>
              <w:spacing w:before="7" w:line="257" w:lineRule="exact"/>
              <w:ind w:left="118"/>
              <w:jc w:val="left"/>
              <w:rPr>
                <w:sz w:val="24"/>
              </w:rPr>
            </w:pPr>
            <w:r>
              <w:rPr>
                <w:sz w:val="24"/>
              </w:rPr>
              <w:t>two</w:t>
            </w:r>
          </w:p>
        </w:tc>
        <w:tc>
          <w:tcPr>
            <w:tcW w:w="1166" w:type="dxa"/>
          </w:tcPr>
          <w:p w:rsidR="00DD7756" w:rsidRDefault="00AD1397">
            <w:pPr>
              <w:pStyle w:val="TableParagraph"/>
              <w:spacing w:before="7" w:line="257" w:lineRule="exact"/>
              <w:ind w:right="118"/>
              <w:rPr>
                <w:sz w:val="24"/>
              </w:rPr>
            </w:pPr>
            <w:r>
              <w:rPr>
                <w:w w:val="95"/>
                <w:sz w:val="24"/>
              </w:rPr>
              <w:t>1.434</w:t>
            </w:r>
          </w:p>
        </w:tc>
        <w:tc>
          <w:tcPr>
            <w:tcW w:w="739" w:type="dxa"/>
          </w:tcPr>
          <w:p w:rsidR="00DD7756" w:rsidRDefault="00AD1397">
            <w:pPr>
              <w:pStyle w:val="TableParagraph"/>
              <w:spacing w:before="7" w:line="257" w:lineRule="exact"/>
              <w:ind w:left="120"/>
              <w:jc w:val="left"/>
              <w:rPr>
                <w:sz w:val="24"/>
              </w:rPr>
            </w:pPr>
            <w:r>
              <w:rPr>
                <w:sz w:val="24"/>
              </w:rPr>
              <w:t>0.423</w:t>
            </w:r>
          </w:p>
        </w:tc>
        <w:tc>
          <w:tcPr>
            <w:tcW w:w="738" w:type="dxa"/>
          </w:tcPr>
          <w:p w:rsidR="00DD7756" w:rsidRDefault="00AD1397">
            <w:pPr>
              <w:pStyle w:val="TableParagraph"/>
              <w:spacing w:before="7" w:line="257" w:lineRule="exact"/>
              <w:ind w:left="97" w:right="99"/>
              <w:jc w:val="center"/>
              <w:rPr>
                <w:sz w:val="24"/>
              </w:rPr>
            </w:pPr>
            <w:r>
              <w:rPr>
                <w:sz w:val="24"/>
              </w:rPr>
              <w:t>0.783</w:t>
            </w:r>
          </w:p>
        </w:tc>
        <w:tc>
          <w:tcPr>
            <w:tcW w:w="614" w:type="dxa"/>
          </w:tcPr>
          <w:p w:rsidR="00DD7756" w:rsidRDefault="00AD1397">
            <w:pPr>
              <w:pStyle w:val="TableParagraph"/>
              <w:spacing w:before="7" w:line="257" w:lineRule="exact"/>
              <w:ind w:right="121"/>
              <w:rPr>
                <w:sz w:val="24"/>
              </w:rPr>
            </w:pPr>
            <w:r>
              <w:rPr>
                <w:w w:val="99"/>
                <w:sz w:val="24"/>
              </w:rPr>
              <w:t>1</w:t>
            </w:r>
          </w:p>
        </w:tc>
        <w:tc>
          <w:tcPr>
            <w:tcW w:w="739" w:type="dxa"/>
          </w:tcPr>
          <w:p w:rsidR="00DD7756" w:rsidRDefault="00AD1397">
            <w:pPr>
              <w:pStyle w:val="TableParagraph"/>
              <w:spacing w:before="7" w:line="257" w:lineRule="exact"/>
              <w:ind w:right="123"/>
              <w:rPr>
                <w:sz w:val="24"/>
              </w:rPr>
            </w:pPr>
            <w:r>
              <w:rPr>
                <w:w w:val="99"/>
                <w:sz w:val="24"/>
              </w:rPr>
              <w:t>7</w:t>
            </w:r>
          </w:p>
        </w:tc>
        <w:tc>
          <w:tcPr>
            <w:tcW w:w="735" w:type="dxa"/>
          </w:tcPr>
          <w:p w:rsidR="00DD7756" w:rsidRDefault="00AD1397">
            <w:pPr>
              <w:pStyle w:val="TableParagraph"/>
              <w:spacing w:before="7" w:line="257" w:lineRule="exact"/>
              <w:ind w:right="123"/>
              <w:rPr>
                <w:sz w:val="24"/>
              </w:rPr>
            </w:pPr>
            <w:r>
              <w:rPr>
                <w:w w:val="99"/>
                <w:sz w:val="24"/>
              </w:rPr>
              <w:t>3</w:t>
            </w:r>
          </w:p>
        </w:tc>
      </w:tr>
      <w:tr w:rsidR="00DD7756">
        <w:trPr>
          <w:trHeight w:val="293"/>
        </w:trPr>
        <w:tc>
          <w:tcPr>
            <w:tcW w:w="1114" w:type="dxa"/>
          </w:tcPr>
          <w:p w:rsidR="00DD7756" w:rsidRDefault="00AD1397">
            <w:pPr>
              <w:pStyle w:val="TableParagraph"/>
              <w:spacing w:before="2" w:line="272" w:lineRule="exact"/>
              <w:ind w:left="119"/>
              <w:jc w:val="left"/>
              <w:rPr>
                <w:sz w:val="24"/>
              </w:rPr>
            </w:pPr>
            <w:r>
              <w:rPr>
                <w:sz w:val="24"/>
              </w:rPr>
              <w:t>qacc</w:t>
            </w:r>
            <w:r>
              <w:rPr>
                <w:position w:val="1"/>
                <w:sz w:val="24"/>
              </w:rPr>
              <w:t>̓</w:t>
            </w:r>
            <w:r>
              <w:rPr>
                <w:sz w:val="24"/>
              </w:rPr>
              <w:t>a</w:t>
            </w:r>
          </w:p>
        </w:tc>
        <w:tc>
          <w:tcPr>
            <w:tcW w:w="773" w:type="dxa"/>
          </w:tcPr>
          <w:p w:rsidR="00DD7756" w:rsidRDefault="00AD1397">
            <w:pPr>
              <w:pStyle w:val="TableParagraph"/>
              <w:spacing w:before="12" w:line="262" w:lineRule="exact"/>
              <w:ind w:left="118"/>
              <w:jc w:val="left"/>
              <w:rPr>
                <w:sz w:val="24"/>
              </w:rPr>
            </w:pPr>
            <w:r>
              <w:rPr>
                <w:sz w:val="24"/>
              </w:rPr>
              <w:t>three</w:t>
            </w:r>
          </w:p>
        </w:tc>
        <w:tc>
          <w:tcPr>
            <w:tcW w:w="1166" w:type="dxa"/>
          </w:tcPr>
          <w:p w:rsidR="00DD7756" w:rsidRDefault="00AD1397">
            <w:pPr>
              <w:pStyle w:val="TableParagraph"/>
              <w:spacing w:before="12" w:line="262" w:lineRule="exact"/>
              <w:ind w:right="118"/>
              <w:rPr>
                <w:sz w:val="24"/>
              </w:rPr>
            </w:pPr>
            <w:r>
              <w:rPr>
                <w:w w:val="95"/>
                <w:sz w:val="24"/>
              </w:rPr>
              <w:t>0.598</w:t>
            </w:r>
          </w:p>
        </w:tc>
        <w:tc>
          <w:tcPr>
            <w:tcW w:w="739" w:type="dxa"/>
          </w:tcPr>
          <w:p w:rsidR="00DD7756" w:rsidRDefault="00AD1397">
            <w:pPr>
              <w:pStyle w:val="TableParagraph"/>
              <w:spacing w:before="12" w:line="262" w:lineRule="exact"/>
              <w:ind w:left="121"/>
              <w:jc w:val="left"/>
              <w:rPr>
                <w:sz w:val="24"/>
              </w:rPr>
            </w:pPr>
            <w:r>
              <w:rPr>
                <w:sz w:val="24"/>
              </w:rPr>
              <w:t>0.694</w:t>
            </w:r>
          </w:p>
        </w:tc>
        <w:tc>
          <w:tcPr>
            <w:tcW w:w="738" w:type="dxa"/>
          </w:tcPr>
          <w:p w:rsidR="00DD7756" w:rsidRDefault="00AD1397">
            <w:pPr>
              <w:pStyle w:val="TableParagraph"/>
              <w:spacing w:before="12" w:line="262" w:lineRule="exact"/>
              <w:ind w:left="98" w:right="99"/>
              <w:jc w:val="center"/>
              <w:rPr>
                <w:sz w:val="24"/>
              </w:rPr>
            </w:pPr>
            <w:r>
              <w:rPr>
                <w:sz w:val="24"/>
              </w:rPr>
              <w:t>0.512</w:t>
            </w:r>
          </w:p>
        </w:tc>
        <w:tc>
          <w:tcPr>
            <w:tcW w:w="614" w:type="dxa"/>
          </w:tcPr>
          <w:p w:rsidR="00DD7756" w:rsidRDefault="00AD1397">
            <w:pPr>
              <w:pStyle w:val="TableParagraph"/>
              <w:spacing w:before="12" w:line="262" w:lineRule="exact"/>
              <w:ind w:right="121"/>
              <w:rPr>
                <w:sz w:val="24"/>
              </w:rPr>
            </w:pPr>
            <w:r>
              <w:rPr>
                <w:w w:val="99"/>
                <w:sz w:val="24"/>
              </w:rPr>
              <w:t>0</w:t>
            </w:r>
          </w:p>
        </w:tc>
        <w:tc>
          <w:tcPr>
            <w:tcW w:w="739" w:type="dxa"/>
          </w:tcPr>
          <w:p w:rsidR="00DD7756" w:rsidRDefault="00AD1397">
            <w:pPr>
              <w:pStyle w:val="TableParagraph"/>
              <w:spacing w:before="12" w:line="262" w:lineRule="exact"/>
              <w:ind w:right="122"/>
              <w:rPr>
                <w:sz w:val="24"/>
              </w:rPr>
            </w:pPr>
            <w:r>
              <w:rPr>
                <w:w w:val="99"/>
                <w:sz w:val="24"/>
              </w:rPr>
              <w:t>3</w:t>
            </w:r>
          </w:p>
        </w:tc>
        <w:tc>
          <w:tcPr>
            <w:tcW w:w="735" w:type="dxa"/>
          </w:tcPr>
          <w:p w:rsidR="00DD7756" w:rsidRDefault="00AD1397">
            <w:pPr>
              <w:pStyle w:val="TableParagraph"/>
              <w:spacing w:before="12" w:line="262" w:lineRule="exact"/>
              <w:ind w:right="122"/>
              <w:rPr>
                <w:sz w:val="24"/>
              </w:rPr>
            </w:pPr>
            <w:r>
              <w:rPr>
                <w:w w:val="99"/>
                <w:sz w:val="24"/>
              </w:rPr>
              <w:t>1</w:t>
            </w:r>
          </w:p>
        </w:tc>
      </w:tr>
      <w:tr w:rsidR="00DD7756">
        <w:trPr>
          <w:trHeight w:val="288"/>
        </w:trPr>
        <w:tc>
          <w:tcPr>
            <w:tcW w:w="1114" w:type="dxa"/>
          </w:tcPr>
          <w:p w:rsidR="00DD7756" w:rsidRDefault="00AD1397">
            <w:pPr>
              <w:pStyle w:val="TableParagraph"/>
              <w:spacing w:before="7" w:line="262" w:lineRule="exact"/>
              <w:ind w:left="119"/>
              <w:jc w:val="left"/>
              <w:rPr>
                <w:sz w:val="24"/>
              </w:rPr>
            </w:pPr>
            <w:r>
              <w:rPr>
                <w:sz w:val="24"/>
              </w:rPr>
              <w:t>muː</w:t>
            </w:r>
          </w:p>
        </w:tc>
        <w:tc>
          <w:tcPr>
            <w:tcW w:w="773" w:type="dxa"/>
          </w:tcPr>
          <w:p w:rsidR="00DD7756" w:rsidRDefault="00AD1397">
            <w:pPr>
              <w:pStyle w:val="TableParagraph"/>
              <w:spacing w:before="7" w:line="262" w:lineRule="exact"/>
              <w:ind w:left="118"/>
              <w:jc w:val="left"/>
              <w:rPr>
                <w:sz w:val="24"/>
              </w:rPr>
            </w:pPr>
            <w:r>
              <w:rPr>
                <w:sz w:val="24"/>
              </w:rPr>
              <w:t>four</w:t>
            </w:r>
          </w:p>
        </w:tc>
        <w:tc>
          <w:tcPr>
            <w:tcW w:w="1166" w:type="dxa"/>
          </w:tcPr>
          <w:p w:rsidR="00DD7756" w:rsidRDefault="00AD1397">
            <w:pPr>
              <w:pStyle w:val="TableParagraph"/>
              <w:spacing w:before="7" w:line="262" w:lineRule="exact"/>
              <w:ind w:right="118"/>
              <w:rPr>
                <w:sz w:val="24"/>
              </w:rPr>
            </w:pPr>
            <w:r>
              <w:rPr>
                <w:w w:val="95"/>
                <w:sz w:val="24"/>
              </w:rPr>
              <w:t>0.837</w:t>
            </w:r>
          </w:p>
        </w:tc>
        <w:tc>
          <w:tcPr>
            <w:tcW w:w="739" w:type="dxa"/>
          </w:tcPr>
          <w:p w:rsidR="00DD7756" w:rsidRDefault="00AD1397">
            <w:pPr>
              <w:pStyle w:val="TableParagraph"/>
              <w:spacing w:before="7" w:line="262" w:lineRule="exact"/>
              <w:ind w:left="120"/>
              <w:jc w:val="left"/>
              <w:rPr>
                <w:sz w:val="24"/>
              </w:rPr>
            </w:pPr>
            <w:r>
              <w:rPr>
                <w:sz w:val="24"/>
              </w:rPr>
              <w:t>0.755</w:t>
            </w:r>
          </w:p>
        </w:tc>
        <w:tc>
          <w:tcPr>
            <w:tcW w:w="738" w:type="dxa"/>
          </w:tcPr>
          <w:p w:rsidR="00DD7756" w:rsidRDefault="00AD1397">
            <w:pPr>
              <w:pStyle w:val="TableParagraph"/>
              <w:spacing w:before="7" w:line="262" w:lineRule="exact"/>
              <w:ind w:left="97" w:right="99"/>
              <w:jc w:val="center"/>
              <w:rPr>
                <w:sz w:val="24"/>
              </w:rPr>
            </w:pPr>
            <w:r>
              <w:rPr>
                <w:sz w:val="24"/>
              </w:rPr>
              <w:t>0.921</w:t>
            </w:r>
          </w:p>
        </w:tc>
        <w:tc>
          <w:tcPr>
            <w:tcW w:w="614" w:type="dxa"/>
          </w:tcPr>
          <w:p w:rsidR="00DD7756" w:rsidRDefault="00AD1397">
            <w:pPr>
              <w:pStyle w:val="TableParagraph"/>
              <w:spacing w:before="7" w:line="262" w:lineRule="exact"/>
              <w:ind w:right="121"/>
              <w:rPr>
                <w:sz w:val="24"/>
              </w:rPr>
            </w:pPr>
            <w:r>
              <w:rPr>
                <w:w w:val="99"/>
                <w:sz w:val="24"/>
              </w:rPr>
              <w:t>2</w:t>
            </w:r>
          </w:p>
        </w:tc>
        <w:tc>
          <w:tcPr>
            <w:tcW w:w="739" w:type="dxa"/>
          </w:tcPr>
          <w:p w:rsidR="00DD7756" w:rsidRDefault="00AD1397">
            <w:pPr>
              <w:pStyle w:val="TableParagraph"/>
              <w:spacing w:before="7" w:line="262" w:lineRule="exact"/>
              <w:ind w:right="123"/>
              <w:rPr>
                <w:sz w:val="24"/>
              </w:rPr>
            </w:pPr>
            <w:r>
              <w:rPr>
                <w:w w:val="99"/>
                <w:sz w:val="24"/>
              </w:rPr>
              <w:t>3</w:t>
            </w:r>
          </w:p>
        </w:tc>
        <w:tc>
          <w:tcPr>
            <w:tcW w:w="735" w:type="dxa"/>
          </w:tcPr>
          <w:p w:rsidR="00DD7756" w:rsidRDefault="00AD1397">
            <w:pPr>
              <w:pStyle w:val="TableParagraph"/>
              <w:spacing w:before="7" w:line="262" w:lineRule="exact"/>
              <w:ind w:right="123"/>
              <w:rPr>
                <w:sz w:val="24"/>
              </w:rPr>
            </w:pPr>
            <w:r>
              <w:rPr>
                <w:w w:val="99"/>
                <w:sz w:val="24"/>
              </w:rPr>
              <w:t>1</w:t>
            </w:r>
          </w:p>
        </w:tc>
      </w:tr>
      <w:tr w:rsidR="00DD7756">
        <w:trPr>
          <w:trHeight w:val="349"/>
        </w:trPr>
        <w:tc>
          <w:tcPr>
            <w:tcW w:w="1114" w:type="dxa"/>
            <w:tcBorders>
              <w:bottom w:val="single" w:sz="8" w:space="0" w:color="000000"/>
            </w:tcBorders>
          </w:tcPr>
          <w:p w:rsidR="00DD7756" w:rsidRDefault="00AD1397">
            <w:pPr>
              <w:pStyle w:val="TableParagraph"/>
              <w:spacing w:before="7" w:line="240" w:lineRule="auto"/>
              <w:ind w:left="119"/>
              <w:jc w:val="left"/>
              <w:rPr>
                <w:sz w:val="24"/>
              </w:rPr>
            </w:pPr>
            <w:r>
              <w:rPr>
                <w:sz w:val="24"/>
              </w:rPr>
              <w:t>ʔaƛakʷaɬ</w:t>
            </w:r>
          </w:p>
        </w:tc>
        <w:tc>
          <w:tcPr>
            <w:tcW w:w="773" w:type="dxa"/>
            <w:tcBorders>
              <w:bottom w:val="single" w:sz="8" w:space="0" w:color="000000"/>
            </w:tcBorders>
          </w:tcPr>
          <w:p w:rsidR="00DD7756" w:rsidRDefault="00AD1397">
            <w:pPr>
              <w:pStyle w:val="TableParagraph"/>
              <w:spacing w:before="7" w:line="240" w:lineRule="auto"/>
              <w:ind w:left="119"/>
              <w:jc w:val="left"/>
              <w:rPr>
                <w:sz w:val="24"/>
              </w:rPr>
            </w:pPr>
            <w:r>
              <w:rPr>
                <w:sz w:val="24"/>
              </w:rPr>
              <w:t>eight</w:t>
            </w:r>
          </w:p>
        </w:tc>
        <w:tc>
          <w:tcPr>
            <w:tcW w:w="1166" w:type="dxa"/>
            <w:tcBorders>
              <w:bottom w:val="single" w:sz="8" w:space="0" w:color="000000"/>
            </w:tcBorders>
          </w:tcPr>
          <w:p w:rsidR="00DD7756" w:rsidRDefault="00AD1397">
            <w:pPr>
              <w:pStyle w:val="TableParagraph"/>
              <w:spacing w:before="7" w:line="240" w:lineRule="auto"/>
              <w:ind w:right="117"/>
              <w:rPr>
                <w:sz w:val="24"/>
              </w:rPr>
            </w:pPr>
            <w:r>
              <w:rPr>
                <w:w w:val="95"/>
                <w:sz w:val="24"/>
              </w:rPr>
              <w:t>0.956</w:t>
            </w:r>
          </w:p>
        </w:tc>
        <w:tc>
          <w:tcPr>
            <w:tcW w:w="739" w:type="dxa"/>
            <w:tcBorders>
              <w:bottom w:val="single" w:sz="8" w:space="0" w:color="000000"/>
            </w:tcBorders>
          </w:tcPr>
          <w:p w:rsidR="00DD7756" w:rsidRDefault="00AD1397">
            <w:pPr>
              <w:pStyle w:val="TableParagraph"/>
              <w:spacing w:before="7" w:line="240" w:lineRule="auto"/>
              <w:ind w:left="121"/>
              <w:jc w:val="left"/>
              <w:rPr>
                <w:sz w:val="24"/>
              </w:rPr>
            </w:pPr>
            <w:r>
              <w:rPr>
                <w:sz w:val="24"/>
              </w:rPr>
              <w:t>0.614</w:t>
            </w:r>
          </w:p>
        </w:tc>
        <w:tc>
          <w:tcPr>
            <w:tcW w:w="738" w:type="dxa"/>
            <w:tcBorders>
              <w:bottom w:val="single" w:sz="8" w:space="0" w:color="000000"/>
            </w:tcBorders>
          </w:tcPr>
          <w:p w:rsidR="00DD7756" w:rsidRDefault="00AD1397">
            <w:pPr>
              <w:pStyle w:val="TableParagraph"/>
              <w:spacing w:before="7" w:line="240" w:lineRule="auto"/>
              <w:ind w:left="98" w:right="98"/>
              <w:jc w:val="center"/>
              <w:rPr>
                <w:sz w:val="24"/>
              </w:rPr>
            </w:pPr>
            <w:r>
              <w:rPr>
                <w:sz w:val="24"/>
              </w:rPr>
              <w:t>0.921</w:t>
            </w:r>
          </w:p>
        </w:tc>
        <w:tc>
          <w:tcPr>
            <w:tcW w:w="614" w:type="dxa"/>
            <w:tcBorders>
              <w:bottom w:val="single" w:sz="8" w:space="0" w:color="000000"/>
            </w:tcBorders>
          </w:tcPr>
          <w:p w:rsidR="00DD7756" w:rsidRDefault="00AD1397">
            <w:pPr>
              <w:pStyle w:val="TableParagraph"/>
              <w:spacing w:before="7" w:line="240" w:lineRule="auto"/>
              <w:ind w:right="120"/>
              <w:rPr>
                <w:sz w:val="24"/>
              </w:rPr>
            </w:pPr>
            <w:r>
              <w:rPr>
                <w:w w:val="99"/>
                <w:sz w:val="24"/>
              </w:rPr>
              <w:t>2</w:t>
            </w:r>
          </w:p>
        </w:tc>
        <w:tc>
          <w:tcPr>
            <w:tcW w:w="739" w:type="dxa"/>
            <w:tcBorders>
              <w:bottom w:val="single" w:sz="8" w:space="0" w:color="000000"/>
            </w:tcBorders>
          </w:tcPr>
          <w:p w:rsidR="00DD7756" w:rsidRDefault="00AD1397">
            <w:pPr>
              <w:pStyle w:val="TableParagraph"/>
              <w:spacing w:before="7" w:line="240" w:lineRule="auto"/>
              <w:ind w:right="122"/>
              <w:rPr>
                <w:sz w:val="24"/>
              </w:rPr>
            </w:pPr>
            <w:r>
              <w:rPr>
                <w:w w:val="99"/>
                <w:sz w:val="24"/>
              </w:rPr>
              <w:t>3</w:t>
            </w:r>
          </w:p>
        </w:tc>
        <w:tc>
          <w:tcPr>
            <w:tcW w:w="735" w:type="dxa"/>
            <w:tcBorders>
              <w:bottom w:val="single" w:sz="8" w:space="0" w:color="000000"/>
            </w:tcBorders>
          </w:tcPr>
          <w:p w:rsidR="00DD7756" w:rsidRDefault="00AD1397">
            <w:pPr>
              <w:pStyle w:val="TableParagraph"/>
              <w:spacing w:before="7" w:line="240" w:lineRule="auto"/>
              <w:ind w:right="122"/>
              <w:rPr>
                <w:sz w:val="24"/>
              </w:rPr>
            </w:pPr>
            <w:r>
              <w:rPr>
                <w:w w:val="99"/>
                <w:sz w:val="24"/>
              </w:rPr>
              <w:t>1</w:t>
            </w:r>
          </w:p>
        </w:tc>
      </w:tr>
    </w:tbl>
    <w:p w:rsidR="00DD7756" w:rsidRDefault="00DD7756">
      <w:pPr>
        <w:pStyle w:val="BodyText"/>
      </w:pPr>
    </w:p>
    <w:p w:rsidR="00DD7756" w:rsidRDefault="00AD1397">
      <w:pPr>
        <w:pStyle w:val="BodyText"/>
        <w:spacing w:before="203" w:line="415" w:lineRule="auto"/>
        <w:ind w:left="120" w:right="332" w:firstLine="358"/>
        <w:jc w:val="both"/>
      </w:pPr>
      <w:r>
        <w:t>Much</w:t>
      </w:r>
      <w:r>
        <w:rPr>
          <w:spacing w:val="-16"/>
        </w:rPr>
        <w:t xml:space="preserve"> </w:t>
      </w:r>
      <w:ins w:id="308" w:author="Owner" w:date="2021-01-28T15:51:00Z">
        <w:r w:rsidR="00CB2ABF">
          <w:rPr>
            <w:spacing w:val="-16"/>
          </w:rPr>
          <w:t xml:space="preserve">as in </w:t>
        </w:r>
      </w:ins>
      <w:del w:id="309" w:author="Owner" w:date="2021-01-28T15:51:00Z">
        <w:r w:rsidDel="00CB2ABF">
          <w:delText>like</w:delText>
        </w:r>
      </w:del>
      <w:r>
        <w:rPr>
          <w:spacing w:val="-16"/>
        </w:rPr>
        <w:t xml:space="preserve"> </w:t>
      </w:r>
      <w:r>
        <w:t>English,</w:t>
      </w:r>
      <w:r>
        <w:rPr>
          <w:spacing w:val="-14"/>
        </w:rPr>
        <w:t xml:space="preserve"> </w:t>
      </w:r>
      <w:r>
        <w:t>animate</w:t>
      </w:r>
      <w:r>
        <w:rPr>
          <w:spacing w:val="-16"/>
        </w:rPr>
        <w:t xml:space="preserve"> </w:t>
      </w:r>
      <w:r>
        <w:t>human</w:t>
      </w:r>
      <w:r>
        <w:rPr>
          <w:spacing w:val="-16"/>
        </w:rPr>
        <w:t xml:space="preserve"> </w:t>
      </w:r>
      <w:r>
        <w:t>beings</w:t>
      </w:r>
      <w:r>
        <w:rPr>
          <w:spacing w:val="-16"/>
        </w:rPr>
        <w:t xml:space="preserve"> </w:t>
      </w:r>
      <w:r>
        <w:t>are</w:t>
      </w:r>
      <w:r>
        <w:rPr>
          <w:spacing w:val="-17"/>
        </w:rPr>
        <w:t xml:space="preserve"> </w:t>
      </w:r>
      <w:r>
        <w:t>generally</w:t>
      </w:r>
      <w:r>
        <w:rPr>
          <w:spacing w:val="-16"/>
        </w:rPr>
        <w:t xml:space="preserve"> </w:t>
      </w:r>
      <w:r>
        <w:t>among</w:t>
      </w:r>
      <w:r>
        <w:rPr>
          <w:spacing w:val="-16"/>
        </w:rPr>
        <w:t xml:space="preserve"> </w:t>
      </w:r>
      <w:r>
        <w:t>the</w:t>
      </w:r>
      <w:r>
        <w:rPr>
          <w:spacing w:val="-16"/>
        </w:rPr>
        <w:t xml:space="preserve"> </w:t>
      </w:r>
      <w:r>
        <w:t>lower-flexibility</w:t>
      </w:r>
      <w:r>
        <w:rPr>
          <w:spacing w:val="-17"/>
        </w:rPr>
        <w:t xml:space="preserve"> </w:t>
      </w:r>
      <w:r>
        <w:t xml:space="preserve">stems in Nuuchahnulth (below </w:t>
      </w:r>
      <w:r>
        <w:rPr>
          <w:rFonts w:ascii="Tahoma" w:hAnsi="Tahoma"/>
        </w:rPr>
        <w:t>0</w:t>
      </w:r>
      <w:r>
        <w:rPr>
          <w:rFonts w:ascii="Bookman Old Style" w:hAnsi="Bookman Old Style"/>
          <w:i/>
        </w:rPr>
        <w:t>.</w:t>
      </w:r>
      <w:r>
        <w:rPr>
          <w:rFonts w:ascii="Tahoma" w:hAnsi="Tahoma"/>
        </w:rPr>
        <w:t>5</w:t>
      </w:r>
      <w:r>
        <w:t xml:space="preserve">), although their ratings are still higher than those for English. The animate human stems and their flexibility ratings are shown in </w:t>
      </w:r>
      <w:hyperlink w:anchor="_bookmark225" w:history="1">
        <w:r>
          <w:rPr>
            <w:color w:val="007FFF"/>
            <w:spacing w:val="-3"/>
          </w:rPr>
          <w:t xml:space="preserve">Table </w:t>
        </w:r>
        <w:r>
          <w:rPr>
            <w:color w:val="007FFF"/>
          </w:rPr>
          <w:t>4.6</w:t>
        </w:r>
      </w:hyperlink>
      <w:r>
        <w:t>. Of particular note</w:t>
      </w:r>
      <w:r>
        <w:rPr>
          <w:spacing w:val="-23"/>
        </w:rPr>
        <w:t xml:space="preserve"> </w:t>
      </w:r>
      <w:r>
        <w:t>is</w:t>
      </w:r>
      <w:r>
        <w:rPr>
          <w:spacing w:val="-23"/>
        </w:rPr>
        <w:t xml:space="preserve"> </w:t>
      </w:r>
      <w:r>
        <w:t>the</w:t>
      </w:r>
      <w:r>
        <w:rPr>
          <w:spacing w:val="-22"/>
        </w:rPr>
        <w:t xml:space="preserve"> </w:t>
      </w:r>
      <w:r>
        <w:t>fact</w:t>
      </w:r>
      <w:r>
        <w:rPr>
          <w:spacing w:val="-23"/>
        </w:rPr>
        <w:t xml:space="preserve"> </w:t>
      </w:r>
      <w:r>
        <w:t>that</w:t>
      </w:r>
      <w:r>
        <w:rPr>
          <w:spacing w:val="-22"/>
        </w:rPr>
        <w:t xml:space="preserve"> </w:t>
      </w:r>
      <w:r>
        <w:t>the</w:t>
      </w:r>
      <w:r>
        <w:rPr>
          <w:spacing w:val="-23"/>
        </w:rPr>
        <w:t xml:space="preserve"> </w:t>
      </w:r>
      <w:r>
        <w:t>word</w:t>
      </w:r>
      <w:r>
        <w:rPr>
          <w:spacing w:val="-23"/>
        </w:rPr>
        <w:t xml:space="preserve"> </w:t>
      </w:r>
      <w:r>
        <w:rPr>
          <w:i/>
        </w:rPr>
        <w:t>quːʔas</w:t>
      </w:r>
      <w:r>
        <w:rPr>
          <w:i/>
          <w:spacing w:val="-18"/>
        </w:rPr>
        <w:t xml:space="preserve"> </w:t>
      </w:r>
      <w:r>
        <w:t>‘person,</w:t>
      </w:r>
      <w:r>
        <w:rPr>
          <w:spacing w:val="-19"/>
        </w:rPr>
        <w:t xml:space="preserve"> </w:t>
      </w:r>
      <w:r>
        <w:t>man’</w:t>
      </w:r>
      <w:r>
        <w:rPr>
          <w:spacing w:val="-23"/>
        </w:rPr>
        <w:t xml:space="preserve"> </w:t>
      </w:r>
      <w:r>
        <w:t>has</w:t>
      </w:r>
      <w:r>
        <w:rPr>
          <w:spacing w:val="-22"/>
        </w:rPr>
        <w:t xml:space="preserve"> </w:t>
      </w:r>
      <w:r>
        <w:t>one</w:t>
      </w:r>
      <w:r>
        <w:rPr>
          <w:spacing w:val="-23"/>
        </w:rPr>
        <w:t xml:space="preserve"> </w:t>
      </w:r>
      <w:r>
        <w:t>of</w:t>
      </w:r>
      <w:r>
        <w:rPr>
          <w:spacing w:val="-22"/>
        </w:rPr>
        <w:t xml:space="preserve"> </w:t>
      </w:r>
      <w:r>
        <w:t>the</w:t>
      </w:r>
      <w:r>
        <w:rPr>
          <w:spacing w:val="-23"/>
        </w:rPr>
        <w:t xml:space="preserve"> </w:t>
      </w:r>
      <w:r>
        <w:t>lowest</w:t>
      </w:r>
      <w:r>
        <w:rPr>
          <w:spacing w:val="-23"/>
        </w:rPr>
        <w:t xml:space="preserve"> </w:t>
      </w:r>
      <w:r>
        <w:t>flexibility</w:t>
      </w:r>
      <w:r>
        <w:rPr>
          <w:spacing w:val="-22"/>
        </w:rPr>
        <w:t xml:space="preserve"> </w:t>
      </w:r>
      <w:r>
        <w:t>ratings</w:t>
      </w:r>
      <w:r>
        <w:rPr>
          <w:spacing w:val="-23"/>
        </w:rPr>
        <w:t xml:space="preserve"> </w:t>
      </w:r>
      <w:r>
        <w:t>in</w:t>
      </w:r>
      <w:r>
        <w:rPr>
          <w:spacing w:val="-22"/>
        </w:rPr>
        <w:t xml:space="preserve"> </w:t>
      </w:r>
      <w:r>
        <w:t xml:space="preserve">the Nuuchahnulth corpus (excluding those with ratings of zero). </w:t>
      </w:r>
      <w:r>
        <w:rPr>
          <w:spacing w:val="-6"/>
        </w:rPr>
        <w:t xml:space="preserve">Yet </w:t>
      </w:r>
      <w:r>
        <w:t>this was the very stem that Swadesh</w:t>
      </w:r>
      <w:r>
        <w:rPr>
          <w:spacing w:val="-19"/>
        </w:rPr>
        <w:t xml:space="preserve"> </w:t>
      </w:r>
      <w:r>
        <w:t>(</w:t>
      </w:r>
      <w:hyperlink w:anchor="_bookmark474" w:history="1">
        <w:r>
          <w:rPr>
            <w:color w:val="007FFF"/>
          </w:rPr>
          <w:t>1939b</w:t>
        </w:r>
      </w:hyperlink>
      <w:r>
        <w:t>)</w:t>
      </w:r>
      <w:r>
        <w:rPr>
          <w:spacing w:val="-19"/>
        </w:rPr>
        <w:t xml:space="preserve"> </w:t>
      </w:r>
      <w:r>
        <w:t>used</w:t>
      </w:r>
      <w:r>
        <w:rPr>
          <w:spacing w:val="-19"/>
        </w:rPr>
        <w:t xml:space="preserve"> </w:t>
      </w:r>
      <w:r>
        <w:t>to</w:t>
      </w:r>
      <w:r>
        <w:rPr>
          <w:spacing w:val="-18"/>
        </w:rPr>
        <w:t xml:space="preserve"> </w:t>
      </w:r>
      <w:r>
        <w:t>demonstrate</w:t>
      </w:r>
      <w:r>
        <w:rPr>
          <w:spacing w:val="-18"/>
        </w:rPr>
        <w:t xml:space="preserve"> </w:t>
      </w:r>
      <w:r>
        <w:t>Nuuchahnulth’s</w:t>
      </w:r>
      <w:r>
        <w:rPr>
          <w:spacing w:val="-19"/>
        </w:rPr>
        <w:t xml:space="preserve"> </w:t>
      </w:r>
      <w:r>
        <w:t>extreme</w:t>
      </w:r>
      <w:r>
        <w:rPr>
          <w:spacing w:val="-19"/>
        </w:rPr>
        <w:t xml:space="preserve"> </w:t>
      </w:r>
      <w:r>
        <w:t>flexibility!</w:t>
      </w:r>
      <w:r>
        <w:rPr>
          <w:spacing w:val="6"/>
        </w:rPr>
        <w:t xml:space="preserve"> </w:t>
      </w:r>
      <w:ins w:id="310" w:author="Owner" w:date="2021-01-28T15:51:00Z">
        <w:r w:rsidR="00CB2ABF">
          <w:rPr>
            <w:spacing w:val="6"/>
          </w:rPr>
          <w:t xml:space="preserve">! </w:t>
        </w:r>
      </w:ins>
      <w:r>
        <w:t>This</w:t>
      </w:r>
      <w:r>
        <w:rPr>
          <w:spacing w:val="-19"/>
        </w:rPr>
        <w:t xml:space="preserve"> </w:t>
      </w:r>
      <w:r>
        <w:t>is</w:t>
      </w:r>
      <w:r>
        <w:rPr>
          <w:spacing w:val="-18"/>
        </w:rPr>
        <w:t xml:space="preserve"> </w:t>
      </w:r>
      <w:r>
        <w:t>an</w:t>
      </w:r>
      <w:r>
        <w:rPr>
          <w:spacing w:val="-19"/>
        </w:rPr>
        <w:t xml:space="preserve"> </w:t>
      </w:r>
      <w:r>
        <w:t>excellent example</w:t>
      </w:r>
      <w:r>
        <w:rPr>
          <w:spacing w:val="-23"/>
        </w:rPr>
        <w:t xml:space="preserve"> </w:t>
      </w:r>
      <w:r>
        <w:t>of</w:t>
      </w:r>
      <w:r>
        <w:rPr>
          <w:spacing w:val="-23"/>
        </w:rPr>
        <w:t xml:space="preserve"> </w:t>
      </w:r>
      <w:r>
        <w:t>why</w:t>
      </w:r>
      <w:r>
        <w:rPr>
          <w:spacing w:val="-22"/>
        </w:rPr>
        <w:t xml:space="preserve"> </w:t>
      </w:r>
      <w:r>
        <w:t>we</w:t>
      </w:r>
      <w:r>
        <w:rPr>
          <w:spacing w:val="-23"/>
        </w:rPr>
        <w:t xml:space="preserve"> </w:t>
      </w:r>
      <w:r>
        <w:t>need</w:t>
      </w:r>
      <w:r>
        <w:rPr>
          <w:spacing w:val="-22"/>
        </w:rPr>
        <w:t xml:space="preserve"> </w:t>
      </w:r>
      <w:r>
        <w:t>more</w:t>
      </w:r>
      <w:r>
        <w:rPr>
          <w:spacing w:val="-23"/>
        </w:rPr>
        <w:t xml:space="preserve"> </w:t>
      </w:r>
      <w:r>
        <w:t>empirical</w:t>
      </w:r>
      <w:r>
        <w:rPr>
          <w:spacing w:val="-23"/>
        </w:rPr>
        <w:t xml:space="preserve"> </w:t>
      </w:r>
      <w:r>
        <w:t>coverage</w:t>
      </w:r>
      <w:r>
        <w:rPr>
          <w:spacing w:val="-22"/>
        </w:rPr>
        <w:t xml:space="preserve"> </w:t>
      </w:r>
      <w:r>
        <w:t>for</w:t>
      </w:r>
      <w:r>
        <w:rPr>
          <w:spacing w:val="-23"/>
        </w:rPr>
        <w:t xml:space="preserve"> </w:t>
      </w:r>
      <w:r>
        <w:t>the</w:t>
      </w:r>
      <w:r>
        <w:rPr>
          <w:spacing w:val="-22"/>
        </w:rPr>
        <w:t xml:space="preserve"> </w:t>
      </w:r>
      <w:r>
        <w:t>study</w:t>
      </w:r>
      <w:r>
        <w:rPr>
          <w:spacing w:val="-23"/>
        </w:rPr>
        <w:t xml:space="preserve"> </w:t>
      </w:r>
      <w:r>
        <w:t>of</w:t>
      </w:r>
      <w:r>
        <w:rPr>
          <w:spacing w:val="-22"/>
        </w:rPr>
        <w:t xml:space="preserve"> </w:t>
      </w:r>
      <w:r>
        <w:t>lexical</w:t>
      </w:r>
      <w:r>
        <w:rPr>
          <w:spacing w:val="-23"/>
        </w:rPr>
        <w:t xml:space="preserve"> </w:t>
      </w:r>
      <w:r>
        <w:t>flexibility—this</w:t>
      </w:r>
      <w:r>
        <w:rPr>
          <w:spacing w:val="-23"/>
        </w:rPr>
        <w:t xml:space="preserve"> </w:t>
      </w:r>
      <w:r>
        <w:t>claim about the flexibility of the word ‘person, man’ in Nuuchahnulth has been repeated verbatim for nearly a century, but entirely unbacked by the kind of comprehensive data needed to support</w:t>
      </w:r>
      <w:r>
        <w:rPr>
          <w:spacing w:val="-13"/>
        </w:rPr>
        <w:t xml:space="preserve"> </w:t>
      </w:r>
      <w:r>
        <w:t>it.</w:t>
      </w:r>
      <w:r>
        <w:rPr>
          <w:spacing w:val="9"/>
        </w:rPr>
        <w:t xml:space="preserve"> </w:t>
      </w:r>
      <w:r>
        <w:t>The</w:t>
      </w:r>
      <w:r>
        <w:rPr>
          <w:spacing w:val="-12"/>
        </w:rPr>
        <w:t xml:space="preserve"> </w:t>
      </w:r>
      <w:r>
        <w:t>marginal</w:t>
      </w:r>
      <w:r>
        <w:rPr>
          <w:spacing w:val="-13"/>
        </w:rPr>
        <w:t xml:space="preserve"> </w:t>
      </w:r>
      <w:r>
        <w:t>flexibility</w:t>
      </w:r>
      <w:r>
        <w:rPr>
          <w:spacing w:val="-13"/>
        </w:rPr>
        <w:t xml:space="preserve"> </w:t>
      </w:r>
      <w:r>
        <w:t>of</w:t>
      </w:r>
      <w:r>
        <w:rPr>
          <w:spacing w:val="-13"/>
        </w:rPr>
        <w:t xml:space="preserve"> </w:t>
      </w:r>
      <w:r>
        <w:t>‘person,</w:t>
      </w:r>
      <w:r>
        <w:rPr>
          <w:spacing w:val="-12"/>
        </w:rPr>
        <w:t xml:space="preserve"> </w:t>
      </w:r>
      <w:r>
        <w:t>man’</w:t>
      </w:r>
      <w:r>
        <w:rPr>
          <w:spacing w:val="-13"/>
        </w:rPr>
        <w:t xml:space="preserve"> </w:t>
      </w:r>
      <w:r>
        <w:t>and</w:t>
      </w:r>
      <w:r>
        <w:rPr>
          <w:spacing w:val="-13"/>
        </w:rPr>
        <w:t xml:space="preserve"> </w:t>
      </w:r>
      <w:r>
        <w:t>other</w:t>
      </w:r>
      <w:r>
        <w:rPr>
          <w:spacing w:val="-12"/>
        </w:rPr>
        <w:t xml:space="preserve"> </w:t>
      </w:r>
      <w:r>
        <w:t>human</w:t>
      </w:r>
      <w:r>
        <w:rPr>
          <w:spacing w:val="-13"/>
        </w:rPr>
        <w:t xml:space="preserve"> </w:t>
      </w:r>
      <w:r>
        <w:t>animates</w:t>
      </w:r>
      <w:r>
        <w:rPr>
          <w:spacing w:val="-13"/>
        </w:rPr>
        <w:t xml:space="preserve"> </w:t>
      </w:r>
      <w:r>
        <w:t>does</w:t>
      </w:r>
      <w:r>
        <w:rPr>
          <w:spacing w:val="-13"/>
        </w:rPr>
        <w:t xml:space="preserve"> </w:t>
      </w:r>
      <w:r>
        <w:t>however illustrate that even highly prototypical referents exhibit degrees of</w:t>
      </w:r>
      <w:r>
        <w:rPr>
          <w:spacing w:val="-26"/>
        </w:rPr>
        <w:t xml:space="preserve"> </w:t>
      </w:r>
      <w:r>
        <w:t>flexibility.</w:t>
      </w:r>
    </w:p>
    <w:p w:rsidR="00DD7756" w:rsidRDefault="00AD1397">
      <w:pPr>
        <w:pStyle w:val="BodyText"/>
        <w:spacing w:before="15" w:line="420" w:lineRule="auto"/>
        <w:ind w:left="120" w:right="332" w:firstLine="358"/>
        <w:jc w:val="both"/>
      </w:pPr>
      <w:r>
        <w:t>Because the Nuuchahnulth corpus is a fully glossed interlinear corpus, it is possible to answer</w:t>
      </w:r>
      <w:r>
        <w:rPr>
          <w:spacing w:val="-6"/>
        </w:rPr>
        <w:t xml:space="preserve"> </w:t>
      </w:r>
      <w:r>
        <w:t>certain</w:t>
      </w:r>
      <w:r>
        <w:rPr>
          <w:spacing w:val="-5"/>
        </w:rPr>
        <w:t xml:space="preserve"> </w:t>
      </w:r>
      <w:r>
        <w:t>questions</w:t>
      </w:r>
      <w:r>
        <w:rPr>
          <w:spacing w:val="-5"/>
        </w:rPr>
        <w:t xml:space="preserve"> </w:t>
      </w:r>
      <w:r>
        <w:t>that</w:t>
      </w:r>
      <w:r>
        <w:rPr>
          <w:spacing w:val="-6"/>
        </w:rPr>
        <w:t xml:space="preserve"> </w:t>
      </w:r>
      <w:r>
        <w:t>cannot</w:t>
      </w:r>
      <w:r>
        <w:rPr>
          <w:spacing w:val="-5"/>
        </w:rPr>
        <w:t xml:space="preserve"> </w:t>
      </w:r>
      <w:r>
        <w:t>be</w:t>
      </w:r>
      <w:r>
        <w:rPr>
          <w:spacing w:val="-5"/>
        </w:rPr>
        <w:t xml:space="preserve"> </w:t>
      </w:r>
      <w:r>
        <w:t>as</w:t>
      </w:r>
      <w:r>
        <w:rPr>
          <w:spacing w:val="-5"/>
        </w:rPr>
        <w:t xml:space="preserve"> </w:t>
      </w:r>
      <w:r>
        <w:t>easily</w:t>
      </w:r>
      <w:r>
        <w:rPr>
          <w:spacing w:val="-6"/>
        </w:rPr>
        <w:t xml:space="preserve"> </w:t>
      </w:r>
      <w:r>
        <w:t>answered</w:t>
      </w:r>
      <w:r>
        <w:rPr>
          <w:spacing w:val="-5"/>
        </w:rPr>
        <w:t xml:space="preserve"> </w:t>
      </w:r>
      <w:r>
        <w:t>for</w:t>
      </w:r>
      <w:r>
        <w:rPr>
          <w:spacing w:val="-5"/>
        </w:rPr>
        <w:t xml:space="preserve"> </w:t>
      </w:r>
      <w:r>
        <w:t>the</w:t>
      </w:r>
      <w:r>
        <w:rPr>
          <w:spacing w:val="-6"/>
        </w:rPr>
        <w:t xml:space="preserve"> </w:t>
      </w:r>
      <w:r>
        <w:t>English</w:t>
      </w:r>
      <w:r>
        <w:rPr>
          <w:spacing w:val="-5"/>
        </w:rPr>
        <w:t xml:space="preserve"> </w:t>
      </w:r>
      <w:r>
        <w:t>corpus.</w:t>
      </w:r>
      <w:r>
        <w:rPr>
          <w:spacing w:val="15"/>
        </w:rPr>
        <w:t xml:space="preserve"> </w:t>
      </w:r>
      <w:r>
        <w:t>In</w:t>
      </w:r>
      <w:r>
        <w:rPr>
          <w:spacing w:val="-5"/>
        </w:rPr>
        <w:t xml:space="preserve"> </w:t>
      </w:r>
      <w:r>
        <w:t xml:space="preserve">partic- </w:t>
      </w:r>
      <w:r>
        <w:rPr>
          <w:spacing w:val="-3"/>
        </w:rPr>
        <w:lastRenderedPageBreak/>
        <w:t>ular,</w:t>
      </w:r>
      <w:r>
        <w:rPr>
          <w:spacing w:val="-9"/>
        </w:rPr>
        <w:t xml:space="preserve"> </w:t>
      </w:r>
      <w:r>
        <w:t>it</w:t>
      </w:r>
      <w:r>
        <w:rPr>
          <w:spacing w:val="-9"/>
        </w:rPr>
        <w:t xml:space="preserve"> </w:t>
      </w:r>
      <w:r>
        <w:t>is</w:t>
      </w:r>
      <w:r>
        <w:rPr>
          <w:spacing w:val="-10"/>
        </w:rPr>
        <w:t xml:space="preserve"> </w:t>
      </w:r>
      <w:r>
        <w:t>a</w:t>
      </w:r>
      <w:r>
        <w:rPr>
          <w:spacing w:val="-9"/>
        </w:rPr>
        <w:t xml:space="preserve"> </w:t>
      </w:r>
      <w:r>
        <w:t>fairly</w:t>
      </w:r>
      <w:r>
        <w:rPr>
          <w:spacing w:val="-9"/>
        </w:rPr>
        <w:t xml:space="preserve"> </w:t>
      </w:r>
      <w:r>
        <w:t>straightforward</w:t>
      </w:r>
      <w:r>
        <w:rPr>
          <w:spacing w:val="-10"/>
        </w:rPr>
        <w:t xml:space="preserve"> </w:t>
      </w:r>
      <w:r>
        <w:t>task</w:t>
      </w:r>
      <w:r>
        <w:rPr>
          <w:spacing w:val="-9"/>
        </w:rPr>
        <w:t xml:space="preserve"> </w:t>
      </w:r>
      <w:r>
        <w:t>to</w:t>
      </w:r>
      <w:r>
        <w:rPr>
          <w:spacing w:val="-9"/>
        </w:rPr>
        <w:t xml:space="preserve"> </w:t>
      </w:r>
      <w:r>
        <w:t>analyze</w:t>
      </w:r>
      <w:r>
        <w:rPr>
          <w:spacing w:val="-10"/>
        </w:rPr>
        <w:t xml:space="preserve"> </w:t>
      </w:r>
      <w:r>
        <w:t>relationships</w:t>
      </w:r>
      <w:r>
        <w:rPr>
          <w:spacing w:val="-9"/>
        </w:rPr>
        <w:t xml:space="preserve"> </w:t>
      </w:r>
      <w:r>
        <w:t>between</w:t>
      </w:r>
      <w:r>
        <w:rPr>
          <w:spacing w:val="-10"/>
        </w:rPr>
        <w:t xml:space="preserve"> </w:t>
      </w:r>
      <w:r>
        <w:t>specific</w:t>
      </w:r>
      <w:r>
        <w:rPr>
          <w:spacing w:val="-9"/>
        </w:rPr>
        <w:t xml:space="preserve"> </w:t>
      </w:r>
      <w:r>
        <w:t>kinds</w:t>
      </w:r>
      <w:r>
        <w:rPr>
          <w:spacing w:val="-9"/>
        </w:rPr>
        <w:t xml:space="preserve"> </w:t>
      </w:r>
      <w:r>
        <w:t>of</w:t>
      </w:r>
      <w:r>
        <w:rPr>
          <w:spacing w:val="-10"/>
        </w:rPr>
        <w:t xml:space="preserve"> </w:t>
      </w:r>
      <w:r>
        <w:t>mor-</w:t>
      </w:r>
    </w:p>
    <w:p w:rsidR="00DD7756" w:rsidRDefault="00DD7756">
      <w:pPr>
        <w:spacing w:line="420" w:lineRule="auto"/>
        <w:jc w:val="both"/>
        <w:sectPr w:rsidR="00DD7756">
          <w:pgSz w:w="12240" w:h="15840"/>
          <w:pgMar w:top="1380" w:right="1100" w:bottom="1040" w:left="1680" w:header="0" w:footer="856" w:gutter="0"/>
          <w:cols w:space="720"/>
        </w:sectPr>
      </w:pPr>
    </w:p>
    <w:p w:rsidR="00DD7756" w:rsidRDefault="00AD1397">
      <w:pPr>
        <w:spacing w:before="73"/>
        <w:ind w:left="1398" w:right="1614"/>
        <w:jc w:val="center"/>
      </w:pPr>
      <w:bookmarkStart w:id="311" w:name="_bookmark225"/>
      <w:bookmarkStart w:id="312" w:name="_bookmark226"/>
      <w:bookmarkEnd w:id="311"/>
      <w:bookmarkEnd w:id="312"/>
      <w:r>
        <w:rPr>
          <w:b/>
        </w:rPr>
        <w:lastRenderedPageBreak/>
        <w:t xml:space="preserve">Table 4.6: </w:t>
      </w:r>
      <w:r>
        <w:t>Low-flexibility stems in Nuuchahnulth</w:t>
      </w:r>
    </w:p>
    <w:p w:rsidR="00DD7756" w:rsidRDefault="00DD7756">
      <w:pPr>
        <w:pStyle w:val="BodyText"/>
        <w:spacing w:before="7" w:after="1"/>
        <w:rPr>
          <w:sz w:val="20"/>
        </w:rPr>
      </w:pPr>
    </w:p>
    <w:tbl>
      <w:tblPr>
        <w:tblW w:w="0" w:type="auto"/>
        <w:tblInd w:w="1285" w:type="dxa"/>
        <w:tblLayout w:type="fixed"/>
        <w:tblCellMar>
          <w:left w:w="0" w:type="dxa"/>
          <w:right w:w="0" w:type="dxa"/>
        </w:tblCellMar>
        <w:tblLook w:val="01E0"/>
      </w:tblPr>
      <w:tblGrid>
        <w:gridCol w:w="1055"/>
        <w:gridCol w:w="904"/>
        <w:gridCol w:w="1166"/>
        <w:gridCol w:w="739"/>
        <w:gridCol w:w="737"/>
        <w:gridCol w:w="613"/>
        <w:gridCol w:w="738"/>
        <w:gridCol w:w="734"/>
      </w:tblGrid>
      <w:tr w:rsidR="00DD7756">
        <w:trPr>
          <w:trHeight w:val="395"/>
        </w:trPr>
        <w:tc>
          <w:tcPr>
            <w:tcW w:w="1055" w:type="dxa"/>
            <w:tcBorders>
              <w:top w:val="single" w:sz="8" w:space="0" w:color="000000"/>
              <w:bottom w:val="single" w:sz="6" w:space="0" w:color="000000"/>
            </w:tcBorders>
          </w:tcPr>
          <w:p w:rsidR="00DD7756" w:rsidRDefault="00AD1397">
            <w:pPr>
              <w:pStyle w:val="TableParagraph"/>
              <w:spacing w:before="54" w:line="240" w:lineRule="auto"/>
              <w:ind w:left="119"/>
              <w:jc w:val="left"/>
              <w:rPr>
                <w:sz w:val="24"/>
              </w:rPr>
            </w:pPr>
            <w:r>
              <w:rPr>
                <w:sz w:val="24"/>
              </w:rPr>
              <w:t>Stem</w:t>
            </w:r>
          </w:p>
        </w:tc>
        <w:tc>
          <w:tcPr>
            <w:tcW w:w="904" w:type="dxa"/>
            <w:tcBorders>
              <w:top w:val="single" w:sz="8" w:space="0" w:color="000000"/>
              <w:bottom w:val="single" w:sz="6" w:space="0" w:color="000000"/>
            </w:tcBorders>
          </w:tcPr>
          <w:p w:rsidR="00DD7756" w:rsidRDefault="00AD1397">
            <w:pPr>
              <w:pStyle w:val="TableParagraph"/>
              <w:spacing w:before="54" w:line="240" w:lineRule="auto"/>
              <w:ind w:left="118"/>
              <w:jc w:val="left"/>
              <w:rPr>
                <w:sz w:val="24"/>
              </w:rPr>
            </w:pPr>
            <w:r>
              <w:rPr>
                <w:sz w:val="24"/>
              </w:rPr>
              <w:t>Gloss</w:t>
            </w:r>
          </w:p>
        </w:tc>
        <w:tc>
          <w:tcPr>
            <w:tcW w:w="1166" w:type="dxa"/>
            <w:tcBorders>
              <w:top w:val="single" w:sz="8" w:space="0" w:color="000000"/>
              <w:bottom w:val="single" w:sz="6" w:space="0" w:color="000000"/>
            </w:tcBorders>
          </w:tcPr>
          <w:p w:rsidR="00DD7756" w:rsidRDefault="00AD1397">
            <w:pPr>
              <w:pStyle w:val="TableParagraph"/>
              <w:spacing w:before="54" w:line="240" w:lineRule="auto"/>
              <w:ind w:right="118"/>
              <w:rPr>
                <w:sz w:val="24"/>
              </w:rPr>
            </w:pPr>
            <w:r>
              <w:rPr>
                <w:sz w:val="24"/>
              </w:rPr>
              <w:t>Rel. Freq.</w:t>
            </w:r>
          </w:p>
        </w:tc>
        <w:tc>
          <w:tcPr>
            <w:tcW w:w="739" w:type="dxa"/>
            <w:tcBorders>
              <w:top w:val="single" w:sz="8" w:space="0" w:color="000000"/>
              <w:bottom w:val="single" w:sz="6" w:space="0" w:color="000000"/>
            </w:tcBorders>
          </w:tcPr>
          <w:p w:rsidR="00DD7756" w:rsidRDefault="00AD1397">
            <w:pPr>
              <w:pStyle w:val="TableParagraph"/>
              <w:spacing w:before="54" w:line="240" w:lineRule="auto"/>
              <w:ind w:right="117"/>
              <w:rPr>
                <w:sz w:val="24"/>
              </w:rPr>
            </w:pPr>
            <w:r>
              <w:rPr>
                <w:sz w:val="24"/>
              </w:rPr>
              <w:t>Disp.</w:t>
            </w:r>
          </w:p>
        </w:tc>
        <w:tc>
          <w:tcPr>
            <w:tcW w:w="737" w:type="dxa"/>
            <w:tcBorders>
              <w:top w:val="single" w:sz="8" w:space="0" w:color="000000"/>
              <w:bottom w:val="single" w:sz="6" w:space="0" w:color="000000"/>
            </w:tcBorders>
          </w:tcPr>
          <w:p w:rsidR="00DD7756" w:rsidRDefault="00AD1397">
            <w:pPr>
              <w:pStyle w:val="TableParagraph"/>
              <w:spacing w:before="54" w:line="240" w:lineRule="auto"/>
              <w:ind w:right="118"/>
              <w:rPr>
                <w:sz w:val="24"/>
              </w:rPr>
            </w:pPr>
            <w:r>
              <w:rPr>
                <w:w w:val="95"/>
                <w:sz w:val="24"/>
              </w:rPr>
              <w:t>Flex.</w:t>
            </w:r>
          </w:p>
        </w:tc>
        <w:tc>
          <w:tcPr>
            <w:tcW w:w="613" w:type="dxa"/>
            <w:tcBorders>
              <w:top w:val="single" w:sz="8" w:space="0" w:color="000000"/>
              <w:bottom w:val="single" w:sz="6" w:space="0" w:color="000000"/>
            </w:tcBorders>
          </w:tcPr>
          <w:p w:rsidR="00DD7756" w:rsidRDefault="00AD1397">
            <w:pPr>
              <w:pStyle w:val="TableParagraph"/>
              <w:spacing w:before="54" w:line="240" w:lineRule="auto"/>
              <w:ind w:right="118"/>
              <w:rPr>
                <w:sz w:val="24"/>
              </w:rPr>
            </w:pPr>
            <w:r>
              <w:rPr>
                <w:w w:val="95"/>
                <w:sz w:val="24"/>
              </w:rPr>
              <w:t>Ref.</w:t>
            </w:r>
          </w:p>
        </w:tc>
        <w:tc>
          <w:tcPr>
            <w:tcW w:w="738" w:type="dxa"/>
            <w:tcBorders>
              <w:top w:val="single" w:sz="8" w:space="0" w:color="000000"/>
              <w:bottom w:val="single" w:sz="6" w:space="0" w:color="000000"/>
            </w:tcBorders>
          </w:tcPr>
          <w:p w:rsidR="00DD7756" w:rsidRDefault="00AD1397">
            <w:pPr>
              <w:pStyle w:val="TableParagraph"/>
              <w:spacing w:before="54" w:line="240" w:lineRule="auto"/>
              <w:ind w:right="118"/>
              <w:rPr>
                <w:sz w:val="24"/>
              </w:rPr>
            </w:pPr>
            <w:r>
              <w:rPr>
                <w:sz w:val="24"/>
              </w:rPr>
              <w:t>Pred.</w:t>
            </w:r>
          </w:p>
        </w:tc>
        <w:tc>
          <w:tcPr>
            <w:tcW w:w="734" w:type="dxa"/>
            <w:tcBorders>
              <w:top w:val="single" w:sz="8" w:space="0" w:color="000000"/>
              <w:bottom w:val="single" w:sz="6" w:space="0" w:color="000000"/>
            </w:tcBorders>
          </w:tcPr>
          <w:p w:rsidR="00DD7756" w:rsidRDefault="00AD1397">
            <w:pPr>
              <w:pStyle w:val="TableParagraph"/>
              <w:spacing w:before="54" w:line="240" w:lineRule="auto"/>
              <w:ind w:right="117"/>
              <w:rPr>
                <w:sz w:val="24"/>
              </w:rPr>
            </w:pPr>
            <w:r>
              <w:rPr>
                <w:w w:val="95"/>
                <w:sz w:val="24"/>
              </w:rPr>
              <w:t>Mod.</w:t>
            </w:r>
          </w:p>
        </w:tc>
      </w:tr>
      <w:tr w:rsidR="00DD7756">
        <w:trPr>
          <w:trHeight w:val="329"/>
        </w:trPr>
        <w:tc>
          <w:tcPr>
            <w:tcW w:w="1055" w:type="dxa"/>
            <w:tcBorders>
              <w:top w:val="single" w:sz="6" w:space="0" w:color="000000"/>
            </w:tcBorders>
          </w:tcPr>
          <w:p w:rsidR="00DD7756" w:rsidRDefault="00AD1397">
            <w:pPr>
              <w:pStyle w:val="TableParagraph"/>
              <w:spacing w:before="53" w:line="257" w:lineRule="exact"/>
              <w:ind w:left="119"/>
              <w:jc w:val="left"/>
              <w:rPr>
                <w:sz w:val="24"/>
              </w:rPr>
            </w:pPr>
            <w:r>
              <w:rPr>
                <w:sz w:val="24"/>
              </w:rPr>
              <w:t>ɬuːcma</w:t>
            </w:r>
          </w:p>
        </w:tc>
        <w:tc>
          <w:tcPr>
            <w:tcW w:w="904" w:type="dxa"/>
            <w:tcBorders>
              <w:top w:val="single" w:sz="6" w:space="0" w:color="000000"/>
            </w:tcBorders>
          </w:tcPr>
          <w:p w:rsidR="00DD7756" w:rsidRDefault="00AD1397">
            <w:pPr>
              <w:pStyle w:val="TableParagraph"/>
              <w:spacing w:before="53" w:line="257" w:lineRule="exact"/>
              <w:ind w:left="119"/>
              <w:jc w:val="left"/>
              <w:rPr>
                <w:sz w:val="24"/>
              </w:rPr>
            </w:pPr>
            <w:r>
              <w:rPr>
                <w:sz w:val="24"/>
              </w:rPr>
              <w:t>wife</w:t>
            </w:r>
          </w:p>
        </w:tc>
        <w:tc>
          <w:tcPr>
            <w:tcW w:w="1166" w:type="dxa"/>
            <w:tcBorders>
              <w:top w:val="single" w:sz="6" w:space="0" w:color="000000"/>
            </w:tcBorders>
          </w:tcPr>
          <w:p w:rsidR="00DD7756" w:rsidRDefault="00AD1397">
            <w:pPr>
              <w:pStyle w:val="TableParagraph"/>
              <w:spacing w:before="53" w:line="257" w:lineRule="exact"/>
              <w:ind w:right="118"/>
              <w:rPr>
                <w:sz w:val="24"/>
              </w:rPr>
            </w:pPr>
            <w:r>
              <w:rPr>
                <w:w w:val="95"/>
                <w:sz w:val="24"/>
              </w:rPr>
              <w:t>2.988</w:t>
            </w:r>
          </w:p>
        </w:tc>
        <w:tc>
          <w:tcPr>
            <w:tcW w:w="739" w:type="dxa"/>
            <w:tcBorders>
              <w:top w:val="single" w:sz="6" w:space="0" w:color="000000"/>
            </w:tcBorders>
          </w:tcPr>
          <w:p w:rsidR="00DD7756" w:rsidRDefault="00AD1397">
            <w:pPr>
              <w:pStyle w:val="TableParagraph"/>
              <w:spacing w:before="53" w:line="257" w:lineRule="exact"/>
              <w:ind w:right="118"/>
              <w:rPr>
                <w:sz w:val="24"/>
              </w:rPr>
            </w:pPr>
            <w:r>
              <w:rPr>
                <w:w w:val="95"/>
                <w:sz w:val="24"/>
              </w:rPr>
              <w:t>0.559</w:t>
            </w:r>
          </w:p>
        </w:tc>
        <w:tc>
          <w:tcPr>
            <w:tcW w:w="737" w:type="dxa"/>
            <w:tcBorders>
              <w:top w:val="single" w:sz="6" w:space="0" w:color="000000"/>
            </w:tcBorders>
          </w:tcPr>
          <w:p w:rsidR="00DD7756" w:rsidRDefault="00AD1397">
            <w:pPr>
              <w:pStyle w:val="TableParagraph"/>
              <w:spacing w:before="53" w:line="257" w:lineRule="exact"/>
              <w:ind w:right="119"/>
              <w:rPr>
                <w:sz w:val="24"/>
              </w:rPr>
            </w:pPr>
            <w:r>
              <w:rPr>
                <w:w w:val="95"/>
                <w:sz w:val="24"/>
              </w:rPr>
              <w:t>0.477</w:t>
            </w:r>
          </w:p>
        </w:tc>
        <w:tc>
          <w:tcPr>
            <w:tcW w:w="613" w:type="dxa"/>
            <w:tcBorders>
              <w:top w:val="single" w:sz="6" w:space="0" w:color="000000"/>
            </w:tcBorders>
          </w:tcPr>
          <w:p w:rsidR="00DD7756" w:rsidRDefault="00AD1397">
            <w:pPr>
              <w:pStyle w:val="TableParagraph"/>
              <w:spacing w:before="53" w:line="257" w:lineRule="exact"/>
              <w:ind w:right="119"/>
              <w:rPr>
                <w:sz w:val="24"/>
              </w:rPr>
            </w:pPr>
            <w:r>
              <w:rPr>
                <w:w w:val="95"/>
                <w:sz w:val="24"/>
              </w:rPr>
              <w:t>18</w:t>
            </w:r>
          </w:p>
        </w:tc>
        <w:tc>
          <w:tcPr>
            <w:tcW w:w="738" w:type="dxa"/>
            <w:tcBorders>
              <w:top w:val="single" w:sz="6" w:space="0" w:color="000000"/>
            </w:tcBorders>
          </w:tcPr>
          <w:p w:rsidR="00DD7756" w:rsidRDefault="00AD1397">
            <w:pPr>
              <w:pStyle w:val="TableParagraph"/>
              <w:spacing w:before="53" w:line="257" w:lineRule="exact"/>
              <w:ind w:right="120"/>
              <w:rPr>
                <w:sz w:val="24"/>
              </w:rPr>
            </w:pPr>
            <w:r>
              <w:rPr>
                <w:w w:val="99"/>
                <w:sz w:val="24"/>
              </w:rPr>
              <w:t>5</w:t>
            </w:r>
          </w:p>
        </w:tc>
        <w:tc>
          <w:tcPr>
            <w:tcW w:w="734" w:type="dxa"/>
            <w:tcBorders>
              <w:top w:val="single" w:sz="6" w:space="0" w:color="000000"/>
            </w:tcBorders>
          </w:tcPr>
          <w:p w:rsidR="00DD7756" w:rsidRDefault="00AD1397">
            <w:pPr>
              <w:pStyle w:val="TableParagraph"/>
              <w:spacing w:before="53" w:line="257" w:lineRule="exact"/>
              <w:ind w:right="118"/>
              <w:rPr>
                <w:sz w:val="24"/>
              </w:rPr>
            </w:pPr>
            <w:r>
              <w:rPr>
                <w:w w:val="99"/>
                <w:sz w:val="24"/>
              </w:rPr>
              <w:t>0</w:t>
            </w:r>
          </w:p>
        </w:tc>
      </w:tr>
      <w:tr w:rsidR="00DD7756">
        <w:trPr>
          <w:trHeight w:val="293"/>
        </w:trPr>
        <w:tc>
          <w:tcPr>
            <w:tcW w:w="1055" w:type="dxa"/>
          </w:tcPr>
          <w:p w:rsidR="00DD7756" w:rsidRDefault="00AD1397">
            <w:pPr>
              <w:pStyle w:val="TableParagraph"/>
              <w:spacing w:before="2" w:line="272" w:lineRule="exact"/>
              <w:ind w:left="119"/>
              <w:jc w:val="left"/>
              <w:rPr>
                <w:sz w:val="24"/>
              </w:rPr>
            </w:pPr>
            <w:r>
              <w:rPr>
                <w:sz w:val="24"/>
              </w:rPr>
              <w:t>ḥaw</w:t>
            </w:r>
            <w:r>
              <w:rPr>
                <w:position w:val="1"/>
                <w:sz w:val="24"/>
              </w:rPr>
              <w:t xml:space="preserve">̓ </w:t>
            </w:r>
            <w:r>
              <w:rPr>
                <w:sz w:val="24"/>
              </w:rPr>
              <w:t>iɬ</w:t>
            </w:r>
          </w:p>
        </w:tc>
        <w:tc>
          <w:tcPr>
            <w:tcW w:w="904" w:type="dxa"/>
          </w:tcPr>
          <w:p w:rsidR="00DD7756" w:rsidRDefault="00AD1397">
            <w:pPr>
              <w:pStyle w:val="TableParagraph"/>
              <w:spacing w:before="12" w:line="262" w:lineRule="exact"/>
              <w:ind w:left="118"/>
              <w:jc w:val="left"/>
              <w:rPr>
                <w:sz w:val="24"/>
              </w:rPr>
            </w:pPr>
            <w:r>
              <w:rPr>
                <w:sz w:val="24"/>
              </w:rPr>
              <w:t>chief</w:t>
            </w:r>
          </w:p>
        </w:tc>
        <w:tc>
          <w:tcPr>
            <w:tcW w:w="1166" w:type="dxa"/>
          </w:tcPr>
          <w:p w:rsidR="00DD7756" w:rsidRDefault="00AD1397">
            <w:pPr>
              <w:pStyle w:val="TableParagraph"/>
              <w:spacing w:before="12" w:line="262" w:lineRule="exact"/>
              <w:ind w:right="118"/>
              <w:rPr>
                <w:sz w:val="24"/>
              </w:rPr>
            </w:pPr>
            <w:r>
              <w:rPr>
                <w:w w:val="95"/>
                <w:sz w:val="24"/>
              </w:rPr>
              <w:t>4.184</w:t>
            </w:r>
          </w:p>
        </w:tc>
        <w:tc>
          <w:tcPr>
            <w:tcW w:w="739" w:type="dxa"/>
          </w:tcPr>
          <w:p w:rsidR="00DD7756" w:rsidRDefault="00AD1397">
            <w:pPr>
              <w:pStyle w:val="TableParagraph"/>
              <w:spacing w:before="12" w:line="262" w:lineRule="exact"/>
              <w:ind w:right="118"/>
              <w:rPr>
                <w:sz w:val="24"/>
              </w:rPr>
            </w:pPr>
            <w:r>
              <w:rPr>
                <w:w w:val="95"/>
                <w:sz w:val="24"/>
              </w:rPr>
              <w:t>0.549</w:t>
            </w:r>
          </w:p>
        </w:tc>
        <w:tc>
          <w:tcPr>
            <w:tcW w:w="737" w:type="dxa"/>
          </w:tcPr>
          <w:p w:rsidR="00DD7756" w:rsidRDefault="00AD1397">
            <w:pPr>
              <w:pStyle w:val="TableParagraph"/>
              <w:spacing w:before="12" w:line="262" w:lineRule="exact"/>
              <w:ind w:right="119"/>
              <w:rPr>
                <w:sz w:val="24"/>
              </w:rPr>
            </w:pPr>
            <w:r>
              <w:rPr>
                <w:w w:val="95"/>
                <w:sz w:val="24"/>
              </w:rPr>
              <w:t>0.417</w:t>
            </w:r>
          </w:p>
        </w:tc>
        <w:tc>
          <w:tcPr>
            <w:tcW w:w="613" w:type="dxa"/>
          </w:tcPr>
          <w:p w:rsidR="00DD7756" w:rsidRDefault="00AD1397">
            <w:pPr>
              <w:pStyle w:val="TableParagraph"/>
              <w:spacing w:before="12" w:line="262" w:lineRule="exact"/>
              <w:ind w:right="119"/>
              <w:rPr>
                <w:sz w:val="24"/>
              </w:rPr>
            </w:pPr>
            <w:r>
              <w:rPr>
                <w:w w:val="95"/>
                <w:sz w:val="24"/>
              </w:rPr>
              <w:t>26</w:t>
            </w:r>
          </w:p>
        </w:tc>
        <w:tc>
          <w:tcPr>
            <w:tcW w:w="738" w:type="dxa"/>
          </w:tcPr>
          <w:p w:rsidR="00DD7756" w:rsidRDefault="00AD1397">
            <w:pPr>
              <w:pStyle w:val="TableParagraph"/>
              <w:spacing w:before="12" w:line="262" w:lineRule="exact"/>
              <w:ind w:right="120"/>
              <w:rPr>
                <w:sz w:val="24"/>
              </w:rPr>
            </w:pPr>
            <w:r>
              <w:rPr>
                <w:w w:val="99"/>
                <w:sz w:val="24"/>
              </w:rPr>
              <w:t>6</w:t>
            </w:r>
          </w:p>
        </w:tc>
        <w:tc>
          <w:tcPr>
            <w:tcW w:w="734" w:type="dxa"/>
          </w:tcPr>
          <w:p w:rsidR="00DD7756" w:rsidRDefault="00AD1397">
            <w:pPr>
              <w:pStyle w:val="TableParagraph"/>
              <w:spacing w:before="12" w:line="262" w:lineRule="exact"/>
              <w:ind w:right="118"/>
              <w:rPr>
                <w:sz w:val="24"/>
              </w:rPr>
            </w:pPr>
            <w:r>
              <w:rPr>
                <w:w w:val="99"/>
                <w:sz w:val="24"/>
              </w:rPr>
              <w:t>0</w:t>
            </w:r>
          </w:p>
        </w:tc>
      </w:tr>
      <w:tr w:rsidR="00DD7756">
        <w:trPr>
          <w:trHeight w:val="288"/>
        </w:trPr>
        <w:tc>
          <w:tcPr>
            <w:tcW w:w="1055" w:type="dxa"/>
          </w:tcPr>
          <w:p w:rsidR="00DD7756" w:rsidRDefault="00AD1397">
            <w:pPr>
              <w:pStyle w:val="TableParagraph"/>
              <w:spacing w:before="7" w:line="262" w:lineRule="exact"/>
              <w:ind w:left="119"/>
              <w:jc w:val="left"/>
              <w:rPr>
                <w:sz w:val="24"/>
              </w:rPr>
            </w:pPr>
            <w:r>
              <w:rPr>
                <w:sz w:val="24"/>
              </w:rPr>
              <w:t>ḥaːkʷa·ƛ</w:t>
            </w:r>
          </w:p>
        </w:tc>
        <w:tc>
          <w:tcPr>
            <w:tcW w:w="904" w:type="dxa"/>
          </w:tcPr>
          <w:p w:rsidR="00DD7756" w:rsidRDefault="00AD1397">
            <w:pPr>
              <w:pStyle w:val="TableParagraph"/>
              <w:spacing w:before="7" w:line="262" w:lineRule="exact"/>
              <w:ind w:left="119"/>
              <w:jc w:val="left"/>
              <w:rPr>
                <w:sz w:val="24"/>
              </w:rPr>
            </w:pPr>
            <w:r>
              <w:rPr>
                <w:sz w:val="24"/>
              </w:rPr>
              <w:t>girl</w:t>
            </w:r>
          </w:p>
        </w:tc>
        <w:tc>
          <w:tcPr>
            <w:tcW w:w="1166" w:type="dxa"/>
          </w:tcPr>
          <w:p w:rsidR="00DD7756" w:rsidRDefault="00AD1397">
            <w:pPr>
              <w:pStyle w:val="TableParagraph"/>
              <w:spacing w:before="7" w:line="262" w:lineRule="exact"/>
              <w:ind w:right="118"/>
              <w:rPr>
                <w:sz w:val="24"/>
              </w:rPr>
            </w:pPr>
            <w:r>
              <w:rPr>
                <w:w w:val="95"/>
                <w:sz w:val="24"/>
              </w:rPr>
              <w:t>2.869</w:t>
            </w:r>
          </w:p>
        </w:tc>
        <w:tc>
          <w:tcPr>
            <w:tcW w:w="739" w:type="dxa"/>
          </w:tcPr>
          <w:p w:rsidR="00DD7756" w:rsidRDefault="00AD1397">
            <w:pPr>
              <w:pStyle w:val="TableParagraph"/>
              <w:spacing w:before="7" w:line="262" w:lineRule="exact"/>
              <w:ind w:right="118"/>
              <w:rPr>
                <w:sz w:val="24"/>
              </w:rPr>
            </w:pPr>
            <w:r>
              <w:rPr>
                <w:w w:val="95"/>
                <w:sz w:val="24"/>
              </w:rPr>
              <w:t>0.868</w:t>
            </w:r>
          </w:p>
        </w:tc>
        <w:tc>
          <w:tcPr>
            <w:tcW w:w="737" w:type="dxa"/>
          </w:tcPr>
          <w:p w:rsidR="00DD7756" w:rsidRDefault="00AD1397">
            <w:pPr>
              <w:pStyle w:val="TableParagraph"/>
              <w:spacing w:before="7" w:line="262" w:lineRule="exact"/>
              <w:ind w:right="119"/>
              <w:rPr>
                <w:sz w:val="24"/>
              </w:rPr>
            </w:pPr>
            <w:r>
              <w:rPr>
                <w:w w:val="95"/>
                <w:sz w:val="24"/>
              </w:rPr>
              <w:t>0.158</w:t>
            </w:r>
          </w:p>
        </w:tc>
        <w:tc>
          <w:tcPr>
            <w:tcW w:w="613" w:type="dxa"/>
          </w:tcPr>
          <w:p w:rsidR="00DD7756" w:rsidRDefault="00AD1397">
            <w:pPr>
              <w:pStyle w:val="TableParagraph"/>
              <w:spacing w:before="7" w:line="262" w:lineRule="exact"/>
              <w:ind w:right="119"/>
              <w:rPr>
                <w:sz w:val="24"/>
              </w:rPr>
            </w:pPr>
            <w:r>
              <w:rPr>
                <w:w w:val="95"/>
                <w:sz w:val="24"/>
              </w:rPr>
              <w:t>23</w:t>
            </w:r>
          </w:p>
        </w:tc>
        <w:tc>
          <w:tcPr>
            <w:tcW w:w="738" w:type="dxa"/>
          </w:tcPr>
          <w:p w:rsidR="00DD7756" w:rsidRDefault="00AD1397">
            <w:pPr>
              <w:pStyle w:val="TableParagraph"/>
              <w:spacing w:before="7" w:line="262" w:lineRule="exact"/>
              <w:ind w:right="120"/>
              <w:rPr>
                <w:sz w:val="24"/>
              </w:rPr>
            </w:pPr>
            <w:r>
              <w:rPr>
                <w:w w:val="99"/>
                <w:sz w:val="24"/>
              </w:rPr>
              <w:t>1</w:t>
            </w:r>
          </w:p>
        </w:tc>
        <w:tc>
          <w:tcPr>
            <w:tcW w:w="734" w:type="dxa"/>
          </w:tcPr>
          <w:p w:rsidR="00DD7756" w:rsidRDefault="00AD1397">
            <w:pPr>
              <w:pStyle w:val="TableParagraph"/>
              <w:spacing w:before="7" w:line="262" w:lineRule="exact"/>
              <w:ind w:right="118"/>
              <w:rPr>
                <w:sz w:val="24"/>
              </w:rPr>
            </w:pPr>
            <w:r>
              <w:rPr>
                <w:w w:val="99"/>
                <w:sz w:val="24"/>
              </w:rPr>
              <w:t>0</w:t>
            </w:r>
          </w:p>
        </w:tc>
      </w:tr>
      <w:tr w:rsidR="00DD7756">
        <w:trPr>
          <w:trHeight w:val="349"/>
        </w:trPr>
        <w:tc>
          <w:tcPr>
            <w:tcW w:w="1055" w:type="dxa"/>
            <w:tcBorders>
              <w:bottom w:val="single" w:sz="8" w:space="0" w:color="000000"/>
            </w:tcBorders>
          </w:tcPr>
          <w:p w:rsidR="00DD7756" w:rsidRDefault="00AD1397">
            <w:pPr>
              <w:pStyle w:val="TableParagraph"/>
              <w:spacing w:before="7" w:line="240" w:lineRule="auto"/>
              <w:ind w:left="119"/>
              <w:jc w:val="left"/>
              <w:rPr>
                <w:sz w:val="24"/>
              </w:rPr>
            </w:pPr>
            <w:r>
              <w:rPr>
                <w:sz w:val="24"/>
              </w:rPr>
              <w:t>quːʔas</w:t>
            </w:r>
          </w:p>
        </w:tc>
        <w:tc>
          <w:tcPr>
            <w:tcW w:w="904" w:type="dxa"/>
            <w:tcBorders>
              <w:bottom w:val="single" w:sz="8" w:space="0" w:color="000000"/>
            </w:tcBorders>
          </w:tcPr>
          <w:p w:rsidR="00DD7756" w:rsidRDefault="00AD1397">
            <w:pPr>
              <w:pStyle w:val="TableParagraph"/>
              <w:spacing w:before="7" w:line="240" w:lineRule="auto"/>
              <w:ind w:left="119"/>
              <w:jc w:val="left"/>
              <w:rPr>
                <w:sz w:val="24"/>
              </w:rPr>
            </w:pPr>
            <w:r>
              <w:rPr>
                <w:sz w:val="24"/>
              </w:rPr>
              <w:t>person</w:t>
            </w:r>
          </w:p>
        </w:tc>
        <w:tc>
          <w:tcPr>
            <w:tcW w:w="1166" w:type="dxa"/>
            <w:tcBorders>
              <w:bottom w:val="single" w:sz="8" w:space="0" w:color="000000"/>
            </w:tcBorders>
          </w:tcPr>
          <w:p w:rsidR="00DD7756" w:rsidRDefault="00AD1397">
            <w:pPr>
              <w:pStyle w:val="TableParagraph"/>
              <w:spacing w:before="7" w:line="240" w:lineRule="auto"/>
              <w:ind w:right="118"/>
              <w:rPr>
                <w:sz w:val="24"/>
              </w:rPr>
            </w:pPr>
            <w:r>
              <w:rPr>
                <w:w w:val="95"/>
                <w:sz w:val="24"/>
              </w:rPr>
              <w:t>9.682</w:t>
            </w:r>
          </w:p>
        </w:tc>
        <w:tc>
          <w:tcPr>
            <w:tcW w:w="739" w:type="dxa"/>
            <w:tcBorders>
              <w:bottom w:val="single" w:sz="8" w:space="0" w:color="000000"/>
            </w:tcBorders>
          </w:tcPr>
          <w:p w:rsidR="00DD7756" w:rsidRDefault="00AD1397">
            <w:pPr>
              <w:pStyle w:val="TableParagraph"/>
              <w:spacing w:before="7" w:line="240" w:lineRule="auto"/>
              <w:ind w:right="118"/>
              <w:rPr>
                <w:sz w:val="24"/>
              </w:rPr>
            </w:pPr>
            <w:r>
              <w:rPr>
                <w:w w:val="95"/>
                <w:sz w:val="24"/>
              </w:rPr>
              <w:t>0.341</w:t>
            </w:r>
          </w:p>
        </w:tc>
        <w:tc>
          <w:tcPr>
            <w:tcW w:w="737" w:type="dxa"/>
            <w:tcBorders>
              <w:bottom w:val="single" w:sz="8" w:space="0" w:color="000000"/>
            </w:tcBorders>
          </w:tcPr>
          <w:p w:rsidR="00DD7756" w:rsidRDefault="00AD1397">
            <w:pPr>
              <w:pStyle w:val="TableParagraph"/>
              <w:spacing w:before="7" w:line="240" w:lineRule="auto"/>
              <w:ind w:right="118"/>
              <w:rPr>
                <w:sz w:val="24"/>
              </w:rPr>
            </w:pPr>
            <w:r>
              <w:rPr>
                <w:w w:val="95"/>
                <w:sz w:val="24"/>
              </w:rPr>
              <w:t>0.106</w:t>
            </w:r>
          </w:p>
        </w:tc>
        <w:tc>
          <w:tcPr>
            <w:tcW w:w="613" w:type="dxa"/>
            <w:tcBorders>
              <w:bottom w:val="single" w:sz="8" w:space="0" w:color="000000"/>
            </w:tcBorders>
          </w:tcPr>
          <w:p w:rsidR="00DD7756" w:rsidRDefault="00AD1397">
            <w:pPr>
              <w:pStyle w:val="TableParagraph"/>
              <w:spacing w:before="7" w:line="240" w:lineRule="auto"/>
              <w:ind w:right="118"/>
              <w:rPr>
                <w:sz w:val="24"/>
              </w:rPr>
            </w:pPr>
            <w:r>
              <w:rPr>
                <w:w w:val="95"/>
                <w:sz w:val="24"/>
              </w:rPr>
              <w:t>78</w:t>
            </w:r>
          </w:p>
        </w:tc>
        <w:tc>
          <w:tcPr>
            <w:tcW w:w="738" w:type="dxa"/>
            <w:tcBorders>
              <w:bottom w:val="single" w:sz="8" w:space="0" w:color="000000"/>
            </w:tcBorders>
          </w:tcPr>
          <w:p w:rsidR="00DD7756" w:rsidRDefault="00AD1397">
            <w:pPr>
              <w:pStyle w:val="TableParagraph"/>
              <w:spacing w:before="7" w:line="240" w:lineRule="auto"/>
              <w:ind w:right="119"/>
              <w:rPr>
                <w:sz w:val="24"/>
              </w:rPr>
            </w:pPr>
            <w:r>
              <w:rPr>
                <w:w w:val="99"/>
                <w:sz w:val="24"/>
              </w:rPr>
              <w:t>2</w:t>
            </w:r>
          </w:p>
        </w:tc>
        <w:tc>
          <w:tcPr>
            <w:tcW w:w="734" w:type="dxa"/>
            <w:tcBorders>
              <w:bottom w:val="single" w:sz="8" w:space="0" w:color="000000"/>
            </w:tcBorders>
          </w:tcPr>
          <w:p w:rsidR="00DD7756" w:rsidRDefault="00AD1397">
            <w:pPr>
              <w:pStyle w:val="TableParagraph"/>
              <w:spacing w:before="7" w:line="240" w:lineRule="auto"/>
              <w:ind w:right="118"/>
              <w:rPr>
                <w:sz w:val="24"/>
              </w:rPr>
            </w:pPr>
            <w:r>
              <w:rPr>
                <w:w w:val="99"/>
                <w:sz w:val="24"/>
              </w:rPr>
              <w:t>0</w:t>
            </w:r>
          </w:p>
        </w:tc>
      </w:tr>
    </w:tbl>
    <w:p w:rsidR="00DD7756" w:rsidRDefault="00DD7756">
      <w:pPr>
        <w:pStyle w:val="BodyText"/>
      </w:pPr>
    </w:p>
    <w:p w:rsidR="00DD7756" w:rsidRDefault="00AD1397">
      <w:pPr>
        <w:pStyle w:val="BodyText"/>
        <w:spacing w:before="140" w:line="420" w:lineRule="auto"/>
        <w:ind w:left="120" w:right="333"/>
        <w:jc w:val="both"/>
      </w:pPr>
      <w:r>
        <w:t>phemes</w:t>
      </w:r>
      <w:r>
        <w:rPr>
          <w:spacing w:val="-13"/>
        </w:rPr>
        <w:t xml:space="preserve"> </w:t>
      </w:r>
      <w:r>
        <w:t>and</w:t>
      </w:r>
      <w:r>
        <w:rPr>
          <w:spacing w:val="-12"/>
        </w:rPr>
        <w:t xml:space="preserve"> </w:t>
      </w:r>
      <w:r>
        <w:t>discourse</w:t>
      </w:r>
      <w:r>
        <w:rPr>
          <w:spacing w:val="-12"/>
        </w:rPr>
        <w:t xml:space="preserve"> </w:t>
      </w:r>
      <w:r>
        <w:t>function.</w:t>
      </w:r>
      <w:r>
        <w:rPr>
          <w:spacing w:val="11"/>
        </w:rPr>
        <w:t xml:space="preserve"> </w:t>
      </w:r>
      <w:r>
        <w:t>Nuuchahnulth</w:t>
      </w:r>
      <w:r>
        <w:rPr>
          <w:spacing w:val="-11"/>
        </w:rPr>
        <w:t xml:space="preserve"> </w:t>
      </w:r>
      <w:r>
        <w:t>has</w:t>
      </w:r>
      <w:r>
        <w:rPr>
          <w:spacing w:val="-12"/>
        </w:rPr>
        <w:t xml:space="preserve"> </w:t>
      </w:r>
      <w:r>
        <w:t>a</w:t>
      </w:r>
      <w:r>
        <w:rPr>
          <w:spacing w:val="-12"/>
        </w:rPr>
        <w:t xml:space="preserve"> </w:t>
      </w:r>
      <w:r>
        <w:t>definite</w:t>
      </w:r>
      <w:r>
        <w:rPr>
          <w:spacing w:val="-12"/>
        </w:rPr>
        <w:t xml:space="preserve"> </w:t>
      </w:r>
      <w:r>
        <w:t>suffix</w:t>
      </w:r>
      <w:r>
        <w:rPr>
          <w:spacing w:val="-15"/>
        </w:rPr>
        <w:t xml:space="preserve"> </w:t>
      </w:r>
      <w:r>
        <w:rPr>
          <w:i/>
        </w:rPr>
        <w:t>‑ʔi·</w:t>
      </w:r>
      <w:r>
        <w:t>,</w:t>
      </w:r>
      <w:r>
        <w:rPr>
          <w:spacing w:val="-10"/>
        </w:rPr>
        <w:t xml:space="preserve"> </w:t>
      </w:r>
      <w:r>
        <w:t>for</w:t>
      </w:r>
      <w:r>
        <w:rPr>
          <w:spacing w:val="-12"/>
        </w:rPr>
        <w:t xml:space="preserve"> </w:t>
      </w:r>
      <w:r>
        <w:t>example,</w:t>
      </w:r>
      <w:r>
        <w:rPr>
          <w:spacing w:val="-11"/>
        </w:rPr>
        <w:t xml:space="preserve"> </w:t>
      </w:r>
      <w:r>
        <w:t>which</w:t>
      </w:r>
      <w:r>
        <w:rPr>
          <w:spacing w:val="-12"/>
        </w:rPr>
        <w:t xml:space="preserve"> </w:t>
      </w:r>
      <w:r>
        <w:t>is sometimes</w:t>
      </w:r>
      <w:r>
        <w:rPr>
          <w:spacing w:val="-8"/>
        </w:rPr>
        <w:t xml:space="preserve"> </w:t>
      </w:r>
      <w:r>
        <w:t>said</w:t>
      </w:r>
      <w:r>
        <w:rPr>
          <w:spacing w:val="-8"/>
        </w:rPr>
        <w:t xml:space="preserve"> </w:t>
      </w:r>
      <w:r>
        <w:t>to</w:t>
      </w:r>
      <w:r>
        <w:rPr>
          <w:spacing w:val="-7"/>
        </w:rPr>
        <w:t xml:space="preserve"> </w:t>
      </w:r>
      <w:r>
        <w:t>have</w:t>
      </w:r>
      <w:r>
        <w:rPr>
          <w:spacing w:val="-8"/>
        </w:rPr>
        <w:t xml:space="preserve"> </w:t>
      </w:r>
      <w:r>
        <w:t>a</w:t>
      </w:r>
      <w:r>
        <w:rPr>
          <w:spacing w:val="-8"/>
        </w:rPr>
        <w:t xml:space="preserve"> </w:t>
      </w:r>
      <w:r>
        <w:t>disambiguating</w:t>
      </w:r>
      <w:r>
        <w:rPr>
          <w:spacing w:val="-7"/>
        </w:rPr>
        <w:t xml:space="preserve"> </w:t>
      </w:r>
      <w:r>
        <w:t>function</w:t>
      </w:r>
      <w:r>
        <w:rPr>
          <w:spacing w:val="-8"/>
        </w:rPr>
        <w:t xml:space="preserve"> </w:t>
      </w:r>
      <w:r>
        <w:t>(Mithun</w:t>
      </w:r>
      <w:r>
        <w:rPr>
          <w:spacing w:val="-11"/>
        </w:rPr>
        <w:t xml:space="preserve"> </w:t>
      </w:r>
      <w:hyperlink w:anchor="_bookmark420" w:history="1">
        <w:r>
          <w:rPr>
            <w:color w:val="007FFF"/>
          </w:rPr>
          <w:t>1999</w:t>
        </w:r>
      </w:hyperlink>
      <w:r>
        <w:t>:</w:t>
      </w:r>
      <w:r>
        <w:rPr>
          <w:spacing w:val="14"/>
        </w:rPr>
        <w:t xml:space="preserve"> </w:t>
      </w:r>
      <w:r>
        <w:t>60-63;</w:t>
      </w:r>
      <w:r>
        <w:rPr>
          <w:spacing w:val="-6"/>
        </w:rPr>
        <w:t xml:space="preserve"> </w:t>
      </w:r>
      <w:r>
        <w:t>Nakayama</w:t>
      </w:r>
      <w:r>
        <w:rPr>
          <w:spacing w:val="-8"/>
        </w:rPr>
        <w:t xml:space="preserve"> </w:t>
      </w:r>
      <w:hyperlink w:anchor="_bookmark428" w:history="1">
        <w:r>
          <w:rPr>
            <w:color w:val="007FFF"/>
          </w:rPr>
          <w:t>2001</w:t>
        </w:r>
      </w:hyperlink>
      <w:r>
        <w:t>:</w:t>
      </w:r>
      <w:r>
        <w:rPr>
          <w:spacing w:val="13"/>
        </w:rPr>
        <w:t xml:space="preserve"> </w:t>
      </w:r>
      <w:r>
        <w:t>48). In most cases, context and the meaning of the stem serve</w:t>
      </w:r>
      <w:del w:id="313" w:author="Owner" w:date="2021-01-28T15:52:00Z">
        <w:r w:rsidDel="00CB2ABF">
          <w:delText>s</w:delText>
        </w:r>
      </w:del>
      <w:r>
        <w:t xml:space="preserve"> to disambiguate referential ver- sus predicative uses of the same stem. </w:t>
      </w:r>
      <w:r>
        <w:rPr>
          <w:spacing w:val="-3"/>
        </w:rPr>
        <w:t xml:space="preserve">However, </w:t>
      </w:r>
      <w:r>
        <w:t>in cases where a stem is non-prototypically serving as a referent, the definite suffix is more likely to</w:t>
      </w:r>
      <w:r>
        <w:rPr>
          <w:spacing w:val="-22"/>
        </w:rPr>
        <w:t xml:space="preserve"> </w:t>
      </w:r>
      <w:r>
        <w:t>appear.</w:t>
      </w:r>
    </w:p>
    <w:p w:rsidR="00DD7756" w:rsidRDefault="00AD1397">
      <w:pPr>
        <w:pStyle w:val="BodyText"/>
        <w:spacing w:line="420" w:lineRule="auto"/>
        <w:ind w:left="120" w:right="332" w:firstLine="358"/>
        <w:jc w:val="both"/>
      </w:pPr>
      <w:r>
        <w:t>I</w:t>
      </w:r>
      <w:r>
        <w:rPr>
          <w:spacing w:val="-13"/>
        </w:rPr>
        <w:t xml:space="preserve"> </w:t>
      </w:r>
      <w:r>
        <w:t>set</w:t>
      </w:r>
      <w:r>
        <w:rPr>
          <w:spacing w:val="-11"/>
        </w:rPr>
        <w:t xml:space="preserve"> </w:t>
      </w:r>
      <w:r>
        <w:t>out</w:t>
      </w:r>
      <w:r>
        <w:rPr>
          <w:spacing w:val="-12"/>
        </w:rPr>
        <w:t xml:space="preserve"> </w:t>
      </w:r>
      <w:r>
        <w:t>to</w:t>
      </w:r>
      <w:r>
        <w:rPr>
          <w:spacing w:val="-12"/>
        </w:rPr>
        <w:t xml:space="preserve"> </w:t>
      </w:r>
      <w:r>
        <w:t>investigate</w:t>
      </w:r>
      <w:r>
        <w:rPr>
          <w:spacing w:val="-12"/>
        </w:rPr>
        <w:t xml:space="preserve"> </w:t>
      </w:r>
      <w:r>
        <w:t>the</w:t>
      </w:r>
      <w:r>
        <w:rPr>
          <w:spacing w:val="-13"/>
        </w:rPr>
        <w:t xml:space="preserve"> </w:t>
      </w:r>
      <w:r>
        <w:t>possible</w:t>
      </w:r>
      <w:r>
        <w:rPr>
          <w:spacing w:val="-12"/>
        </w:rPr>
        <w:t xml:space="preserve"> </w:t>
      </w:r>
      <w:r>
        <w:t>connection</w:t>
      </w:r>
      <w:r>
        <w:rPr>
          <w:spacing w:val="-11"/>
        </w:rPr>
        <w:t xml:space="preserve"> </w:t>
      </w:r>
      <w:r>
        <w:t>between</w:t>
      </w:r>
      <w:r>
        <w:rPr>
          <w:spacing w:val="-12"/>
        </w:rPr>
        <w:t xml:space="preserve"> </w:t>
      </w:r>
      <w:r>
        <w:t>the</w:t>
      </w:r>
      <w:r>
        <w:rPr>
          <w:spacing w:val="-12"/>
        </w:rPr>
        <w:t xml:space="preserve"> </w:t>
      </w:r>
      <w:r>
        <w:t>use</w:t>
      </w:r>
      <w:r>
        <w:rPr>
          <w:spacing w:val="-12"/>
        </w:rPr>
        <w:t xml:space="preserve"> </w:t>
      </w:r>
      <w:r>
        <w:t>of</w:t>
      </w:r>
      <w:r>
        <w:rPr>
          <w:spacing w:val="-13"/>
        </w:rPr>
        <w:t xml:space="preserve"> </w:t>
      </w:r>
      <w:r>
        <w:t>the</w:t>
      </w:r>
      <w:r>
        <w:rPr>
          <w:spacing w:val="-12"/>
        </w:rPr>
        <w:t xml:space="preserve"> </w:t>
      </w:r>
      <w:r>
        <w:t>definite</w:t>
      </w:r>
      <w:r>
        <w:rPr>
          <w:spacing w:val="-12"/>
        </w:rPr>
        <w:t xml:space="preserve"> </w:t>
      </w:r>
      <w:r>
        <w:t>marker</w:t>
      </w:r>
      <w:r>
        <w:rPr>
          <w:spacing w:val="-11"/>
        </w:rPr>
        <w:t xml:space="preserve"> </w:t>
      </w:r>
      <w:r>
        <w:t>and non-prototypical uses of stems by examining the frequency with which the definite marker occurs with stems marked for different aspects. (Note that in Nuuchahnulth, aspect</w:t>
      </w:r>
      <w:r>
        <w:rPr>
          <w:spacing w:val="-15"/>
        </w:rPr>
        <w:t xml:space="preserve"> </w:t>
      </w:r>
      <w:r>
        <w:t xml:space="preserve">markers are not limited to just predicative stems. They may appear with referential uses of stems as well [Nakayama </w:t>
      </w:r>
      <w:hyperlink w:anchor="_bookmark428" w:history="1">
        <w:r>
          <w:rPr>
            <w:color w:val="007FFF"/>
          </w:rPr>
          <w:t>2001</w:t>
        </w:r>
      </w:hyperlink>
      <w:r>
        <w:t>: 47–48].) The intuition behind this procedure is that some Nuuchah- nulth</w:t>
      </w:r>
      <w:r>
        <w:rPr>
          <w:spacing w:val="-22"/>
        </w:rPr>
        <w:t xml:space="preserve"> </w:t>
      </w:r>
      <w:r>
        <w:t>aspects,</w:t>
      </w:r>
      <w:r>
        <w:rPr>
          <w:spacing w:val="-19"/>
        </w:rPr>
        <w:t xml:space="preserve"> </w:t>
      </w:r>
      <w:r>
        <w:t>like</w:t>
      </w:r>
      <w:r>
        <w:rPr>
          <w:spacing w:val="-21"/>
        </w:rPr>
        <w:t xml:space="preserve"> </w:t>
      </w:r>
      <w:r>
        <w:t>the</w:t>
      </w:r>
      <w:r>
        <w:rPr>
          <w:spacing w:val="-22"/>
        </w:rPr>
        <w:t xml:space="preserve"> </w:t>
      </w:r>
      <w:r>
        <w:t>continuative</w:t>
      </w:r>
      <w:r>
        <w:rPr>
          <w:spacing w:val="-22"/>
        </w:rPr>
        <w:t xml:space="preserve"> </w:t>
      </w:r>
      <w:r>
        <w:t>or</w:t>
      </w:r>
      <w:r>
        <w:rPr>
          <w:spacing w:val="-22"/>
        </w:rPr>
        <w:t xml:space="preserve"> </w:t>
      </w:r>
      <w:r>
        <w:t>progressive</w:t>
      </w:r>
      <w:r>
        <w:rPr>
          <w:spacing w:val="-22"/>
        </w:rPr>
        <w:t xml:space="preserve"> </w:t>
      </w:r>
      <w:r>
        <w:t>aspects,</w:t>
      </w:r>
      <w:r>
        <w:rPr>
          <w:spacing w:val="-18"/>
        </w:rPr>
        <w:t xml:space="preserve"> </w:t>
      </w:r>
      <w:r>
        <w:t>are</w:t>
      </w:r>
      <w:r>
        <w:rPr>
          <w:spacing w:val="-22"/>
        </w:rPr>
        <w:t xml:space="preserve"> </w:t>
      </w:r>
      <w:r>
        <w:t>more</w:t>
      </w:r>
      <w:r>
        <w:rPr>
          <w:spacing w:val="-22"/>
        </w:rPr>
        <w:t xml:space="preserve"> </w:t>
      </w:r>
      <w:r>
        <w:t>prototypically</w:t>
      </w:r>
      <w:r>
        <w:rPr>
          <w:spacing w:val="-22"/>
        </w:rPr>
        <w:t xml:space="preserve"> </w:t>
      </w:r>
      <w:r>
        <w:t>predicative in</w:t>
      </w:r>
      <w:r>
        <w:rPr>
          <w:spacing w:val="-12"/>
        </w:rPr>
        <w:t xml:space="preserve"> </w:t>
      </w:r>
      <w:r>
        <w:t>their</w:t>
      </w:r>
      <w:r>
        <w:rPr>
          <w:spacing w:val="-11"/>
        </w:rPr>
        <w:t xml:space="preserve"> </w:t>
      </w:r>
      <w:r>
        <w:t>meaning</w:t>
      </w:r>
      <w:r>
        <w:rPr>
          <w:spacing w:val="-11"/>
        </w:rPr>
        <w:t xml:space="preserve"> </w:t>
      </w:r>
      <w:r>
        <w:t>than</w:t>
      </w:r>
      <w:r>
        <w:rPr>
          <w:spacing w:val="-12"/>
        </w:rPr>
        <w:t xml:space="preserve"> </w:t>
      </w:r>
      <w:r>
        <w:t>others,</w:t>
      </w:r>
      <w:r>
        <w:rPr>
          <w:spacing w:val="-9"/>
        </w:rPr>
        <w:t xml:space="preserve"> </w:t>
      </w:r>
      <w:r>
        <w:t>such</w:t>
      </w:r>
      <w:r>
        <w:rPr>
          <w:spacing w:val="-12"/>
        </w:rPr>
        <w:t xml:space="preserve"> </w:t>
      </w:r>
      <w:r>
        <w:t>as</w:t>
      </w:r>
      <w:r>
        <w:rPr>
          <w:spacing w:val="-11"/>
        </w:rPr>
        <w:t xml:space="preserve"> </w:t>
      </w:r>
      <w:r>
        <w:t>the</w:t>
      </w:r>
      <w:r>
        <w:rPr>
          <w:spacing w:val="-11"/>
        </w:rPr>
        <w:t xml:space="preserve"> </w:t>
      </w:r>
      <w:r>
        <w:t>durative</w:t>
      </w:r>
      <w:r>
        <w:rPr>
          <w:spacing w:val="-11"/>
        </w:rPr>
        <w:t xml:space="preserve"> </w:t>
      </w:r>
      <w:r>
        <w:t>or</w:t>
      </w:r>
      <w:r>
        <w:rPr>
          <w:spacing w:val="-12"/>
        </w:rPr>
        <w:t xml:space="preserve"> </w:t>
      </w:r>
      <w:r>
        <w:t>momentaneous</w:t>
      </w:r>
      <w:r>
        <w:rPr>
          <w:spacing w:val="-11"/>
        </w:rPr>
        <w:t xml:space="preserve"> </w:t>
      </w:r>
      <w:r>
        <w:t>aspects.</w:t>
      </w:r>
      <w:r>
        <w:rPr>
          <w:spacing w:val="12"/>
        </w:rPr>
        <w:t xml:space="preserve"> </w:t>
      </w:r>
      <w:r>
        <w:t>Thus,</w:t>
      </w:r>
      <w:r>
        <w:rPr>
          <w:spacing w:val="-9"/>
        </w:rPr>
        <w:t xml:space="preserve"> </w:t>
      </w:r>
      <w:r>
        <w:t>I</w:t>
      </w:r>
      <w:r>
        <w:rPr>
          <w:spacing w:val="-12"/>
        </w:rPr>
        <w:t xml:space="preserve"> </w:t>
      </w:r>
      <w:r>
        <w:t>hypoth- esized</w:t>
      </w:r>
      <w:r>
        <w:rPr>
          <w:spacing w:val="-11"/>
        </w:rPr>
        <w:t xml:space="preserve"> </w:t>
      </w:r>
      <w:r>
        <w:t>that</w:t>
      </w:r>
      <w:r>
        <w:rPr>
          <w:spacing w:val="-11"/>
        </w:rPr>
        <w:t xml:space="preserve"> </w:t>
      </w:r>
      <w:r>
        <w:t>the</w:t>
      </w:r>
      <w:r>
        <w:rPr>
          <w:spacing w:val="-11"/>
        </w:rPr>
        <w:t xml:space="preserve"> </w:t>
      </w:r>
      <w:r>
        <w:t>definite</w:t>
      </w:r>
      <w:r>
        <w:rPr>
          <w:spacing w:val="-11"/>
        </w:rPr>
        <w:t xml:space="preserve"> </w:t>
      </w:r>
      <w:r>
        <w:t>marker</w:t>
      </w:r>
      <w:r>
        <w:rPr>
          <w:spacing w:val="-11"/>
        </w:rPr>
        <w:t xml:space="preserve"> </w:t>
      </w:r>
      <w:r>
        <w:t>would</w:t>
      </w:r>
      <w:r>
        <w:rPr>
          <w:spacing w:val="-11"/>
        </w:rPr>
        <w:t xml:space="preserve"> </w:t>
      </w:r>
      <w:r>
        <w:t>occur</w:t>
      </w:r>
      <w:r>
        <w:rPr>
          <w:spacing w:val="-10"/>
        </w:rPr>
        <w:t xml:space="preserve"> </w:t>
      </w:r>
      <w:r>
        <w:t>more</w:t>
      </w:r>
      <w:r>
        <w:rPr>
          <w:spacing w:val="-11"/>
        </w:rPr>
        <w:t xml:space="preserve"> </w:t>
      </w:r>
      <w:r>
        <w:t>frequently</w:t>
      </w:r>
      <w:r>
        <w:rPr>
          <w:spacing w:val="-11"/>
        </w:rPr>
        <w:t xml:space="preserve"> </w:t>
      </w:r>
      <w:r>
        <w:t>on</w:t>
      </w:r>
      <w:r>
        <w:rPr>
          <w:spacing w:val="-11"/>
        </w:rPr>
        <w:t xml:space="preserve"> </w:t>
      </w:r>
      <w:r>
        <w:t>continuative</w:t>
      </w:r>
      <w:r>
        <w:rPr>
          <w:spacing w:val="-11"/>
        </w:rPr>
        <w:t xml:space="preserve"> </w:t>
      </w:r>
      <w:r>
        <w:t>and</w:t>
      </w:r>
      <w:r>
        <w:rPr>
          <w:spacing w:val="-11"/>
        </w:rPr>
        <w:t xml:space="preserve"> </w:t>
      </w:r>
      <w:r>
        <w:t>progressive aspects than the durative or momentaneous</w:t>
      </w:r>
      <w:r>
        <w:rPr>
          <w:spacing w:val="-8"/>
        </w:rPr>
        <w:t xml:space="preserve"> </w:t>
      </w:r>
      <w:r>
        <w:t>aspects.</w:t>
      </w:r>
    </w:p>
    <w:p w:rsidR="00DD7756" w:rsidRDefault="00AD1397">
      <w:pPr>
        <w:pStyle w:val="BodyText"/>
        <w:spacing w:line="420" w:lineRule="auto"/>
        <w:ind w:left="120" w:right="332" w:firstLine="358"/>
        <w:jc w:val="both"/>
      </w:pPr>
      <w:r>
        <w:t xml:space="preserve">Unfortunately, there were insufficient data to answer this question. The reason the data are insufficient is telling, </w:t>
      </w:r>
      <w:r>
        <w:rPr>
          <w:spacing w:val="-3"/>
        </w:rPr>
        <w:t xml:space="preserve">however. </w:t>
      </w:r>
      <w:r>
        <w:rPr>
          <w:spacing w:val="-8"/>
        </w:rPr>
        <w:t xml:space="preserve">To </w:t>
      </w:r>
      <w:r>
        <w:t>begin with, the definite marker appears on 213 of the 1935</w:t>
      </w:r>
      <w:r>
        <w:rPr>
          <w:spacing w:val="-6"/>
        </w:rPr>
        <w:t xml:space="preserve"> </w:t>
      </w:r>
      <w:r>
        <w:t>attested</w:t>
      </w:r>
      <w:r>
        <w:rPr>
          <w:spacing w:val="-5"/>
        </w:rPr>
        <w:t xml:space="preserve"> </w:t>
      </w:r>
      <w:r>
        <w:t>stems</w:t>
      </w:r>
      <w:r>
        <w:rPr>
          <w:spacing w:val="-6"/>
        </w:rPr>
        <w:t xml:space="preserve"> </w:t>
      </w:r>
      <w:r>
        <w:t>in</w:t>
      </w:r>
      <w:r>
        <w:rPr>
          <w:spacing w:val="-5"/>
        </w:rPr>
        <w:t xml:space="preserve"> </w:t>
      </w:r>
      <w:r>
        <w:t>the</w:t>
      </w:r>
      <w:r>
        <w:rPr>
          <w:spacing w:val="-5"/>
        </w:rPr>
        <w:t xml:space="preserve"> </w:t>
      </w:r>
      <w:r>
        <w:t>corpus</w:t>
      </w:r>
      <w:r>
        <w:rPr>
          <w:spacing w:val="-6"/>
        </w:rPr>
        <w:t xml:space="preserve"> </w:t>
      </w:r>
      <w:r>
        <w:t>(11.01%).</w:t>
      </w:r>
      <w:r>
        <w:rPr>
          <w:spacing w:val="15"/>
        </w:rPr>
        <w:t xml:space="preserve"> </w:t>
      </w:r>
      <w:r>
        <w:rPr>
          <w:spacing w:val="-3"/>
        </w:rPr>
        <w:t>However,</w:t>
      </w:r>
      <w:r>
        <w:rPr>
          <w:spacing w:val="-5"/>
        </w:rPr>
        <w:t xml:space="preserve"> </w:t>
      </w:r>
      <w:r>
        <w:t>only</w:t>
      </w:r>
      <w:r>
        <w:rPr>
          <w:spacing w:val="-5"/>
        </w:rPr>
        <w:t xml:space="preserve"> </w:t>
      </w:r>
      <w:r>
        <w:t>17</w:t>
      </w:r>
      <w:r>
        <w:rPr>
          <w:spacing w:val="-6"/>
        </w:rPr>
        <w:t xml:space="preserve"> </w:t>
      </w:r>
      <w:r>
        <w:t>of</w:t>
      </w:r>
      <w:r>
        <w:rPr>
          <w:spacing w:val="-5"/>
        </w:rPr>
        <w:t xml:space="preserve"> </w:t>
      </w:r>
      <w:r>
        <w:t>those</w:t>
      </w:r>
      <w:r>
        <w:rPr>
          <w:spacing w:val="-5"/>
        </w:rPr>
        <w:t xml:space="preserve"> </w:t>
      </w:r>
      <w:r>
        <w:t>stems</w:t>
      </w:r>
      <w:r>
        <w:rPr>
          <w:spacing w:val="-6"/>
        </w:rPr>
        <w:t xml:space="preserve"> </w:t>
      </w:r>
      <w:r>
        <w:t>(7.98%)</w:t>
      </w:r>
      <w:r>
        <w:rPr>
          <w:spacing w:val="-5"/>
        </w:rPr>
        <w:t xml:space="preserve"> </w:t>
      </w:r>
      <w:r>
        <w:t>also</w:t>
      </w:r>
      <w:r>
        <w:rPr>
          <w:spacing w:val="-5"/>
        </w:rPr>
        <w:t xml:space="preserve"> </w:t>
      </w:r>
      <w:r>
        <w:t>ever appear with an aspect marker (either continuative, durative, momentaneous, or telic). The dataset is simply too small to draw any conclusions about the interaction of definite</w:t>
      </w:r>
      <w:ins w:id="314" w:author="Owner" w:date="2021-01-28T15:53:00Z">
        <w:r w:rsidR="00CB2ABF">
          <w:t>ne</w:t>
        </w:r>
      </w:ins>
      <w:r>
        <w:t>ss and aspect.</w:t>
      </w:r>
      <w:r>
        <w:rPr>
          <w:spacing w:val="13"/>
        </w:rPr>
        <w:t xml:space="preserve"> </w:t>
      </w:r>
      <w:r>
        <w:t>That</w:t>
      </w:r>
      <w:r>
        <w:rPr>
          <w:spacing w:val="-6"/>
        </w:rPr>
        <w:t xml:space="preserve"> </w:t>
      </w:r>
      <w:r>
        <w:t>said,</w:t>
      </w:r>
      <w:r>
        <w:rPr>
          <w:spacing w:val="-6"/>
        </w:rPr>
        <w:t xml:space="preserve"> </w:t>
      </w:r>
      <w:r>
        <w:t>the</w:t>
      </w:r>
      <w:r>
        <w:rPr>
          <w:spacing w:val="-8"/>
        </w:rPr>
        <w:t xml:space="preserve"> </w:t>
      </w:r>
      <w:r>
        <w:rPr>
          <w:i/>
        </w:rPr>
        <w:t>near</w:t>
      </w:r>
      <w:r>
        <w:rPr>
          <w:i/>
          <w:spacing w:val="10"/>
        </w:rPr>
        <w:t xml:space="preserve"> </w:t>
      </w:r>
      <w:r>
        <w:t>mutually</w:t>
      </w:r>
      <w:r>
        <w:rPr>
          <w:spacing w:val="-7"/>
        </w:rPr>
        <w:t xml:space="preserve"> </w:t>
      </w:r>
      <w:r>
        <w:t>exclusive</w:t>
      </w:r>
      <w:r>
        <w:rPr>
          <w:spacing w:val="-7"/>
        </w:rPr>
        <w:t xml:space="preserve"> </w:t>
      </w:r>
      <w:r>
        <w:t>distribution</w:t>
      </w:r>
      <w:r>
        <w:rPr>
          <w:spacing w:val="-6"/>
        </w:rPr>
        <w:t xml:space="preserve"> </w:t>
      </w:r>
      <w:r>
        <w:t>of</w:t>
      </w:r>
      <w:r>
        <w:rPr>
          <w:spacing w:val="-7"/>
        </w:rPr>
        <w:t xml:space="preserve"> </w:t>
      </w:r>
      <w:r>
        <w:t>aspect</w:t>
      </w:r>
      <w:r>
        <w:rPr>
          <w:spacing w:val="-6"/>
        </w:rPr>
        <w:t xml:space="preserve"> </w:t>
      </w:r>
      <w:r>
        <w:t>markers</w:t>
      </w:r>
      <w:r>
        <w:rPr>
          <w:spacing w:val="-6"/>
        </w:rPr>
        <w:t xml:space="preserve"> </w:t>
      </w:r>
      <w:r>
        <w:t>and</w:t>
      </w:r>
      <w:r>
        <w:rPr>
          <w:spacing w:val="-6"/>
        </w:rPr>
        <w:t xml:space="preserve"> </w:t>
      </w:r>
      <w:r>
        <w:t>the</w:t>
      </w:r>
      <w:r>
        <w:rPr>
          <w:spacing w:val="-6"/>
        </w:rPr>
        <w:t xml:space="preserve"> </w:t>
      </w:r>
      <w:r>
        <w:t>definite marker in Nuuchahnulth is noteworthy precisely because it provides additional support for Hopper &amp; Thompson’s (</w:t>
      </w:r>
      <w:hyperlink w:anchor="_bookmark377" w:history="1">
        <w:r>
          <w:rPr>
            <w:color w:val="007FFF"/>
          </w:rPr>
          <w:t>1984</w:t>
        </w:r>
      </w:hyperlink>
      <w:r>
        <w:t xml:space="preserve">) claim that the prototypical uses of lexical items </w:t>
      </w:r>
      <w:r>
        <w:lastRenderedPageBreak/>
        <w:t>exhibit</w:t>
      </w:r>
      <w:r>
        <w:rPr>
          <w:spacing w:val="-2"/>
        </w:rPr>
        <w:t xml:space="preserve"> </w:t>
      </w:r>
      <w:r>
        <w:t>inflec-</w:t>
      </w:r>
    </w:p>
    <w:p w:rsidR="00DD7756" w:rsidRDefault="00DD7756">
      <w:pPr>
        <w:spacing w:line="420" w:lineRule="auto"/>
        <w:jc w:val="both"/>
        <w:sectPr w:rsidR="00DD7756">
          <w:pgSz w:w="12240" w:h="15840"/>
          <w:pgMar w:top="1360" w:right="1100" w:bottom="1040" w:left="1680" w:header="0" w:footer="856" w:gutter="0"/>
          <w:cols w:space="720"/>
        </w:sectPr>
      </w:pPr>
    </w:p>
    <w:p w:rsidR="00DD7756" w:rsidRDefault="00AD1397">
      <w:pPr>
        <w:pStyle w:val="BodyText"/>
        <w:spacing w:before="84" w:line="420" w:lineRule="auto"/>
        <w:ind w:left="120" w:right="328"/>
      </w:pPr>
      <w:r>
        <w:lastRenderedPageBreak/>
        <w:t>tional</w:t>
      </w:r>
      <w:r>
        <w:rPr>
          <w:spacing w:val="-14"/>
        </w:rPr>
        <w:t xml:space="preserve"> </w:t>
      </w:r>
      <w:r>
        <w:t>behaviors</w:t>
      </w:r>
      <w:r>
        <w:rPr>
          <w:spacing w:val="-13"/>
        </w:rPr>
        <w:t xml:space="preserve"> </w:t>
      </w:r>
      <w:r>
        <w:t>characteristic</w:t>
      </w:r>
      <w:r>
        <w:rPr>
          <w:spacing w:val="-13"/>
        </w:rPr>
        <w:t xml:space="preserve"> </w:t>
      </w:r>
      <w:r>
        <w:t>of</w:t>
      </w:r>
      <w:r>
        <w:rPr>
          <w:spacing w:val="-14"/>
        </w:rPr>
        <w:t xml:space="preserve"> </w:t>
      </w:r>
      <w:r>
        <w:t>their</w:t>
      </w:r>
      <w:r>
        <w:rPr>
          <w:spacing w:val="-13"/>
        </w:rPr>
        <w:t xml:space="preserve"> </w:t>
      </w:r>
      <w:r>
        <w:t>class.</w:t>
      </w:r>
      <w:r>
        <w:rPr>
          <w:spacing w:val="11"/>
        </w:rPr>
        <w:t xml:space="preserve"> </w:t>
      </w:r>
      <w:r>
        <w:t>Even</w:t>
      </w:r>
      <w:r>
        <w:rPr>
          <w:spacing w:val="-13"/>
        </w:rPr>
        <w:t xml:space="preserve"> </w:t>
      </w:r>
      <w:r>
        <w:t>in</w:t>
      </w:r>
      <w:r>
        <w:rPr>
          <w:spacing w:val="-13"/>
        </w:rPr>
        <w:t xml:space="preserve"> </w:t>
      </w:r>
      <w:r>
        <w:t>a</w:t>
      </w:r>
      <w:r>
        <w:rPr>
          <w:spacing w:val="-14"/>
        </w:rPr>
        <w:t xml:space="preserve"> </w:t>
      </w:r>
      <w:r>
        <w:t>language</w:t>
      </w:r>
      <w:r>
        <w:rPr>
          <w:spacing w:val="-13"/>
        </w:rPr>
        <w:t xml:space="preserve"> </w:t>
      </w:r>
      <w:r>
        <w:t>with</w:t>
      </w:r>
      <w:r>
        <w:rPr>
          <w:spacing w:val="-13"/>
        </w:rPr>
        <w:t xml:space="preserve"> </w:t>
      </w:r>
      <w:r>
        <w:t>extensive</w:t>
      </w:r>
      <w:r>
        <w:rPr>
          <w:spacing w:val="-13"/>
        </w:rPr>
        <w:t xml:space="preserve"> </w:t>
      </w:r>
      <w:r>
        <w:t>flexibility</w:t>
      </w:r>
      <w:r>
        <w:rPr>
          <w:spacing w:val="-14"/>
        </w:rPr>
        <w:t xml:space="preserve"> </w:t>
      </w:r>
      <w:r>
        <w:t>like Nuuchahnulth, that flexibility is constrained by typological</w:t>
      </w:r>
      <w:r>
        <w:rPr>
          <w:spacing w:val="-12"/>
        </w:rPr>
        <w:t xml:space="preserve"> </w:t>
      </w:r>
      <w:r>
        <w:t>universals.</w:t>
      </w:r>
    </w:p>
    <w:p w:rsidR="00DD7756" w:rsidRDefault="00DD7756">
      <w:pPr>
        <w:spacing w:line="420" w:lineRule="auto"/>
        <w:sectPr w:rsidR="00DD7756">
          <w:pgSz w:w="12240" w:h="15840"/>
          <w:pgMar w:top="1380" w:right="11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2"/>
        <w:rPr>
          <w:sz w:val="22"/>
        </w:rPr>
      </w:pPr>
    </w:p>
    <w:p w:rsidR="00DD7756" w:rsidRDefault="00AD1397">
      <w:pPr>
        <w:pStyle w:val="Heading1"/>
        <w:spacing w:line="595" w:lineRule="auto"/>
        <w:ind w:right="6098"/>
        <w:rPr>
          <w:b/>
        </w:rPr>
      </w:pPr>
      <w:bookmarkStart w:id="315" w:name="5_Conclusion"/>
      <w:bookmarkStart w:id="316" w:name="Appendices"/>
      <w:bookmarkStart w:id="317" w:name="_bookmark227"/>
      <w:bookmarkEnd w:id="315"/>
      <w:bookmarkEnd w:id="316"/>
      <w:bookmarkEnd w:id="317"/>
      <w:r>
        <w:rPr>
          <w:b/>
        </w:rPr>
        <w:t>Chapter 5 Conclusion</w:t>
      </w:r>
    </w:p>
    <w:p w:rsidR="00DD7756" w:rsidRDefault="00AD1397">
      <w:pPr>
        <w:spacing w:before="474" w:line="259" w:lineRule="auto"/>
        <w:ind w:left="717" w:right="930"/>
        <w:jc w:val="both"/>
      </w:pPr>
      <w:r>
        <w:t>This</w:t>
      </w:r>
      <w:r>
        <w:rPr>
          <w:spacing w:val="-10"/>
        </w:rPr>
        <w:t xml:space="preserve"> </w:t>
      </w:r>
      <w:r>
        <w:t>chapter</w:t>
      </w:r>
      <w:r>
        <w:rPr>
          <w:spacing w:val="-10"/>
        </w:rPr>
        <w:t xml:space="preserve"> </w:t>
      </w:r>
      <w:r>
        <w:t>summarizes</w:t>
      </w:r>
      <w:r>
        <w:rPr>
          <w:spacing w:val="-10"/>
        </w:rPr>
        <w:t xml:space="preserve"> </w:t>
      </w:r>
      <w:r>
        <w:t>the</w:t>
      </w:r>
      <w:r>
        <w:rPr>
          <w:spacing w:val="-10"/>
        </w:rPr>
        <w:t xml:space="preserve"> </w:t>
      </w:r>
      <w:r>
        <w:t>methods</w:t>
      </w:r>
      <w:r>
        <w:rPr>
          <w:spacing w:val="-10"/>
        </w:rPr>
        <w:t xml:space="preserve"> </w:t>
      </w:r>
      <w:r>
        <w:t>and</w:t>
      </w:r>
      <w:r>
        <w:rPr>
          <w:spacing w:val="-9"/>
        </w:rPr>
        <w:t xml:space="preserve"> </w:t>
      </w:r>
      <w:r>
        <w:t>main</w:t>
      </w:r>
      <w:r>
        <w:rPr>
          <w:spacing w:val="-10"/>
        </w:rPr>
        <w:t xml:space="preserve"> </w:t>
      </w:r>
      <w:r>
        <w:t>findings</w:t>
      </w:r>
      <w:r>
        <w:rPr>
          <w:spacing w:val="-10"/>
        </w:rPr>
        <w:t xml:space="preserve"> </w:t>
      </w:r>
      <w:r>
        <w:t>of</w:t>
      </w:r>
      <w:r>
        <w:rPr>
          <w:spacing w:val="-10"/>
        </w:rPr>
        <w:t xml:space="preserve"> </w:t>
      </w:r>
      <w:r>
        <w:t>this</w:t>
      </w:r>
      <w:r>
        <w:rPr>
          <w:spacing w:val="-10"/>
        </w:rPr>
        <w:t xml:space="preserve"> </w:t>
      </w:r>
      <w:r>
        <w:rPr>
          <w:spacing w:val="-3"/>
        </w:rPr>
        <w:t>study,</w:t>
      </w:r>
      <w:r>
        <w:rPr>
          <w:spacing w:val="-9"/>
        </w:rPr>
        <w:t xml:space="preserve"> </w:t>
      </w:r>
      <w:r>
        <w:t>and</w:t>
      </w:r>
      <w:r>
        <w:rPr>
          <w:spacing w:val="-10"/>
        </w:rPr>
        <w:t xml:space="preserve"> </w:t>
      </w:r>
      <w:r>
        <w:t>the</w:t>
      </w:r>
      <w:r>
        <w:rPr>
          <w:spacing w:val="-10"/>
        </w:rPr>
        <w:t xml:space="preserve"> </w:t>
      </w:r>
      <w:r>
        <w:t>considers the implications of those results for theories of lexical categories. I argue that the data provide</w:t>
      </w:r>
      <w:r>
        <w:rPr>
          <w:spacing w:val="-7"/>
        </w:rPr>
        <w:t xml:space="preserve"> </w:t>
      </w:r>
      <w:r>
        <w:t>compelling</w:t>
      </w:r>
      <w:r>
        <w:rPr>
          <w:spacing w:val="-7"/>
        </w:rPr>
        <w:t xml:space="preserve"> </w:t>
      </w:r>
      <w:r>
        <w:t>evidence</w:t>
      </w:r>
      <w:r>
        <w:rPr>
          <w:spacing w:val="-7"/>
        </w:rPr>
        <w:t xml:space="preserve"> </w:t>
      </w:r>
      <w:r>
        <w:t>in</w:t>
      </w:r>
      <w:r>
        <w:rPr>
          <w:spacing w:val="-7"/>
        </w:rPr>
        <w:t xml:space="preserve"> </w:t>
      </w:r>
      <w:r>
        <w:t>favor</w:t>
      </w:r>
      <w:r>
        <w:rPr>
          <w:spacing w:val="-7"/>
        </w:rPr>
        <w:t xml:space="preserve"> </w:t>
      </w:r>
      <w:r>
        <w:t>of</w:t>
      </w:r>
      <w:r>
        <w:rPr>
          <w:spacing w:val="-6"/>
        </w:rPr>
        <w:t xml:space="preserve"> </w:t>
      </w:r>
      <w:r>
        <w:t>functional</w:t>
      </w:r>
      <w:r>
        <w:rPr>
          <w:spacing w:val="-7"/>
        </w:rPr>
        <w:t xml:space="preserve"> </w:t>
      </w:r>
      <w:r>
        <w:t>approaches</w:t>
      </w:r>
      <w:r>
        <w:rPr>
          <w:spacing w:val="-7"/>
        </w:rPr>
        <w:t xml:space="preserve"> </w:t>
      </w:r>
      <w:r>
        <w:t>to</w:t>
      </w:r>
      <w:r>
        <w:rPr>
          <w:spacing w:val="-6"/>
        </w:rPr>
        <w:t xml:space="preserve"> </w:t>
      </w:r>
      <w:r>
        <w:t>lexical</w:t>
      </w:r>
      <w:r>
        <w:rPr>
          <w:spacing w:val="-7"/>
        </w:rPr>
        <w:t xml:space="preserve"> </w:t>
      </w:r>
      <w:r>
        <w:t>categorization, most especially cognitive prototype theory and Croft’s theory of lexical categories as typological markedness patterns. I also argue for a reversal of the canonical position on parts of speech: instead of working from the default assumption that all languages have clearly-defined or even loosely-defined parts of speech, we should begin from the understanding</w:t>
      </w:r>
      <w:r>
        <w:rPr>
          <w:spacing w:val="-13"/>
        </w:rPr>
        <w:t xml:space="preserve"> </w:t>
      </w:r>
      <w:r>
        <w:t>that</w:t>
      </w:r>
      <w:r>
        <w:rPr>
          <w:spacing w:val="-13"/>
        </w:rPr>
        <w:t xml:space="preserve"> </w:t>
      </w:r>
      <w:r>
        <w:t>dedicated</w:t>
      </w:r>
      <w:r>
        <w:rPr>
          <w:spacing w:val="-13"/>
        </w:rPr>
        <w:t xml:space="preserve"> </w:t>
      </w:r>
      <w:r>
        <w:t>referring,</w:t>
      </w:r>
      <w:r>
        <w:rPr>
          <w:spacing w:val="-13"/>
        </w:rPr>
        <w:t xml:space="preserve"> </w:t>
      </w:r>
      <w:r>
        <w:t>predicating,</w:t>
      </w:r>
      <w:r>
        <w:rPr>
          <w:spacing w:val="-12"/>
        </w:rPr>
        <w:t xml:space="preserve"> </w:t>
      </w:r>
      <w:r>
        <w:t>or</w:t>
      </w:r>
      <w:r>
        <w:rPr>
          <w:spacing w:val="-13"/>
        </w:rPr>
        <w:t xml:space="preserve"> </w:t>
      </w:r>
      <w:r>
        <w:t>modifying</w:t>
      </w:r>
      <w:r>
        <w:rPr>
          <w:spacing w:val="-13"/>
        </w:rPr>
        <w:t xml:space="preserve"> </w:t>
      </w:r>
      <w:r>
        <w:t>constructions</w:t>
      </w:r>
      <w:r>
        <w:rPr>
          <w:spacing w:val="-13"/>
        </w:rPr>
        <w:t xml:space="preserve"> </w:t>
      </w:r>
      <w:r>
        <w:t>develop diachronically, and that even when they do, they do not do so for the entire lexicon, or in</w:t>
      </w:r>
      <w:r>
        <w:rPr>
          <w:spacing w:val="-7"/>
        </w:rPr>
        <w:t xml:space="preserve"> </w:t>
      </w:r>
      <w:r>
        <w:t>all</w:t>
      </w:r>
      <w:r>
        <w:rPr>
          <w:spacing w:val="-7"/>
        </w:rPr>
        <w:t xml:space="preserve"> </w:t>
      </w:r>
      <w:r>
        <w:t>areas</w:t>
      </w:r>
      <w:r>
        <w:rPr>
          <w:spacing w:val="-7"/>
        </w:rPr>
        <w:t xml:space="preserve"> </w:t>
      </w:r>
      <w:r>
        <w:t>of</w:t>
      </w:r>
      <w:r>
        <w:rPr>
          <w:spacing w:val="-7"/>
        </w:rPr>
        <w:t xml:space="preserve"> </w:t>
      </w:r>
      <w:r>
        <w:t>the</w:t>
      </w:r>
      <w:r>
        <w:rPr>
          <w:spacing w:val="-6"/>
        </w:rPr>
        <w:t xml:space="preserve"> </w:t>
      </w:r>
      <w:r>
        <w:t>grammar</w:t>
      </w:r>
      <w:r>
        <w:rPr>
          <w:spacing w:val="-7"/>
        </w:rPr>
        <w:t xml:space="preserve"> </w:t>
      </w:r>
      <w:r>
        <w:t>equally.</w:t>
      </w:r>
      <w:r>
        <w:rPr>
          <w:spacing w:val="10"/>
        </w:rPr>
        <w:t xml:space="preserve"> </w:t>
      </w:r>
      <w:r>
        <w:t>Even</w:t>
      </w:r>
      <w:r>
        <w:rPr>
          <w:spacing w:val="-7"/>
        </w:rPr>
        <w:t xml:space="preserve"> </w:t>
      </w:r>
      <w:r>
        <w:t>languages</w:t>
      </w:r>
      <w:r>
        <w:rPr>
          <w:spacing w:val="-7"/>
        </w:rPr>
        <w:t xml:space="preserve"> </w:t>
      </w:r>
      <w:r>
        <w:t>like</w:t>
      </w:r>
      <w:r>
        <w:rPr>
          <w:spacing w:val="-7"/>
        </w:rPr>
        <w:t xml:space="preserve"> </w:t>
      </w:r>
      <w:r>
        <w:t>English</w:t>
      </w:r>
      <w:r>
        <w:rPr>
          <w:spacing w:val="-7"/>
        </w:rPr>
        <w:t xml:space="preserve"> </w:t>
      </w:r>
      <w:r>
        <w:t>whose</w:t>
      </w:r>
      <w:r>
        <w:rPr>
          <w:spacing w:val="-6"/>
        </w:rPr>
        <w:t xml:space="preserve"> </w:t>
      </w:r>
      <w:r>
        <w:t>lexemes</w:t>
      </w:r>
      <w:r>
        <w:rPr>
          <w:spacing w:val="-7"/>
        </w:rPr>
        <w:t xml:space="preserve"> </w:t>
      </w:r>
      <w:r>
        <w:t>pattern strongly with the standard prototypes of noun, verb, and adjectives nonetheless</w:t>
      </w:r>
      <w:r>
        <w:rPr>
          <w:spacing w:val="-39"/>
        </w:rPr>
        <w:t xml:space="preserve"> </w:t>
      </w:r>
      <w:r>
        <w:t>exhibit varying degrees of flexibility for different lexemes. Lexical categories are not a given</w:t>
      </w:r>
      <w:r>
        <w:rPr>
          <w:spacing w:val="-34"/>
        </w:rPr>
        <w:t xml:space="preserve"> </w:t>
      </w:r>
      <w:r>
        <w:t>in grammar.</w:t>
      </w:r>
      <w:r>
        <w:rPr>
          <w:spacing w:val="5"/>
        </w:rPr>
        <w:t xml:space="preserve"> </w:t>
      </w:r>
      <w:r>
        <w:t>I</w:t>
      </w:r>
      <w:r>
        <w:rPr>
          <w:spacing w:val="-16"/>
        </w:rPr>
        <w:t xml:space="preserve"> </w:t>
      </w:r>
      <w:r>
        <w:t>conclude</w:t>
      </w:r>
      <w:r>
        <w:rPr>
          <w:spacing w:val="-15"/>
        </w:rPr>
        <w:t xml:space="preserve"> </w:t>
      </w:r>
      <w:r>
        <w:t>by</w:t>
      </w:r>
      <w:r>
        <w:rPr>
          <w:spacing w:val="-16"/>
        </w:rPr>
        <w:t xml:space="preserve"> </w:t>
      </w:r>
      <w:r>
        <w:t>discussing</w:t>
      </w:r>
      <w:r>
        <w:rPr>
          <w:spacing w:val="-16"/>
        </w:rPr>
        <w:t xml:space="preserve"> </w:t>
      </w:r>
      <w:r>
        <w:t>some</w:t>
      </w:r>
      <w:r>
        <w:rPr>
          <w:spacing w:val="-16"/>
        </w:rPr>
        <w:t xml:space="preserve"> </w:t>
      </w:r>
      <w:r>
        <w:t>limitations</w:t>
      </w:r>
      <w:r>
        <w:rPr>
          <w:spacing w:val="-15"/>
        </w:rPr>
        <w:t xml:space="preserve"> </w:t>
      </w:r>
      <w:r>
        <w:t>of</w:t>
      </w:r>
      <w:r>
        <w:rPr>
          <w:spacing w:val="-16"/>
        </w:rPr>
        <w:t xml:space="preserve"> </w:t>
      </w:r>
      <w:r>
        <w:t>the</w:t>
      </w:r>
      <w:r>
        <w:rPr>
          <w:spacing w:val="-17"/>
        </w:rPr>
        <w:t xml:space="preserve"> </w:t>
      </w:r>
      <w:r>
        <w:t>present</w:t>
      </w:r>
      <w:r>
        <w:rPr>
          <w:spacing w:val="-16"/>
        </w:rPr>
        <w:t xml:space="preserve"> </w:t>
      </w:r>
      <w:r>
        <w:t>study</w:t>
      </w:r>
      <w:r>
        <w:rPr>
          <w:spacing w:val="-16"/>
        </w:rPr>
        <w:t xml:space="preserve"> </w:t>
      </w:r>
      <w:r>
        <w:t>and</w:t>
      </w:r>
      <w:r>
        <w:rPr>
          <w:spacing w:val="-15"/>
        </w:rPr>
        <w:t xml:space="preserve"> </w:t>
      </w:r>
      <w:r>
        <w:t>avenues</w:t>
      </w:r>
      <w:r>
        <w:rPr>
          <w:spacing w:val="-16"/>
        </w:rPr>
        <w:t xml:space="preserve"> </w:t>
      </w:r>
      <w:r>
        <w:t>for future research, followed by closing</w:t>
      </w:r>
      <w:r>
        <w:rPr>
          <w:spacing w:val="-8"/>
        </w:rPr>
        <w:t xml:space="preserve"> </w:t>
      </w:r>
      <w:r>
        <w:t>remarks.</w:t>
      </w:r>
    </w:p>
    <w:p w:rsidR="00DD7756" w:rsidRDefault="00DD7756">
      <w:pPr>
        <w:spacing w:line="259" w:lineRule="auto"/>
        <w:jc w:val="both"/>
        <w:sectPr w:rsidR="00DD7756">
          <w:footerReference w:type="default" r:id="rId90"/>
          <w:pgSz w:w="12240" w:h="15840"/>
          <w:pgMar w:top="1500" w:right="1100" w:bottom="1040" w:left="168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AD1397">
      <w:pPr>
        <w:pStyle w:val="Heading1"/>
        <w:spacing w:before="275"/>
        <w:ind w:left="1397" w:right="1614"/>
        <w:jc w:val="center"/>
        <w:rPr>
          <w:b/>
        </w:rPr>
      </w:pPr>
      <w:r>
        <w:rPr>
          <w:b/>
        </w:rPr>
        <w:t>Appendices</w:t>
      </w:r>
    </w:p>
    <w:p w:rsidR="00DD7756" w:rsidRDefault="00DD7756">
      <w:pPr>
        <w:jc w:val="center"/>
        <w:sectPr w:rsidR="00DD7756">
          <w:pgSz w:w="12240" w:h="15840"/>
          <w:pgMar w:top="1500" w:right="1100" w:bottom="1040" w:left="1680" w:header="0" w:footer="856" w:gutter="0"/>
          <w:cols w:space="720"/>
        </w:sect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spacing w:before="9"/>
        <w:rPr>
          <w:b/>
          <w:sz w:val="27"/>
        </w:rPr>
      </w:pPr>
    </w:p>
    <w:p w:rsidR="00DD7756" w:rsidRDefault="00AD1397">
      <w:pPr>
        <w:spacing w:before="106"/>
        <w:ind w:left="120"/>
        <w:rPr>
          <w:b/>
          <w:sz w:val="49"/>
        </w:rPr>
      </w:pPr>
      <w:bookmarkStart w:id="318" w:name="A_Early_grammatical_descriptions"/>
      <w:bookmarkStart w:id="319" w:name="_bookmark228"/>
      <w:bookmarkStart w:id="320" w:name="_bookmark229"/>
      <w:bookmarkEnd w:id="318"/>
      <w:bookmarkEnd w:id="319"/>
      <w:bookmarkEnd w:id="320"/>
      <w:r>
        <w:rPr>
          <w:b/>
          <w:sz w:val="49"/>
        </w:rPr>
        <w:t>Appendix A</w:t>
      </w:r>
    </w:p>
    <w:p w:rsidR="00DD7756" w:rsidRDefault="00AD1397">
      <w:pPr>
        <w:pStyle w:val="Heading1"/>
        <w:spacing w:before="437"/>
        <w:rPr>
          <w:b/>
        </w:rPr>
      </w:pPr>
      <w:r>
        <w:rPr>
          <w:b/>
        </w:rPr>
        <w:t>Early grammatical descriptions</w:t>
      </w:r>
    </w:p>
    <w:p w:rsidR="00DD7756" w:rsidRDefault="00DD7756">
      <w:pPr>
        <w:pStyle w:val="BodyText"/>
        <w:spacing w:before="10"/>
        <w:rPr>
          <w:b/>
          <w:sz w:val="65"/>
        </w:rPr>
      </w:pPr>
    </w:p>
    <w:p w:rsidR="00DD7756" w:rsidRDefault="00AD1397">
      <w:pPr>
        <w:pStyle w:val="BodyText"/>
        <w:spacing w:line="254" w:lineRule="auto"/>
        <w:ind w:left="120"/>
      </w:pPr>
      <w:r>
        <w:t>The table below contains publication information on some of the first grammatical descrip- tions of languages other than Latin and Greek.</w:t>
      </w:r>
    </w:p>
    <w:p w:rsidR="00DD7756" w:rsidRDefault="00DD7756">
      <w:pPr>
        <w:pStyle w:val="BodyText"/>
        <w:spacing w:before="4"/>
        <w:rPr>
          <w:sz w:val="36"/>
        </w:rPr>
      </w:pPr>
    </w:p>
    <w:p w:rsidR="00DD7756" w:rsidRDefault="00DD7756">
      <w:pPr>
        <w:spacing w:line="259" w:lineRule="auto"/>
        <w:ind w:left="2446" w:right="1377" w:hanging="985"/>
      </w:pPr>
      <w:r>
        <w:pict>
          <v:line id="_x0000_s1094" style="position:absolute;left:0;text-align:left;z-index:15775744;mso-position-horizontal-relative:page" from="90pt,37.9pt" to="557.65pt,37.9pt" strokeweight=".33739mm">
            <w10:wrap anchorx="page"/>
          </v:line>
        </w:pict>
      </w:r>
      <w:bookmarkStart w:id="321" w:name="_bookmark230"/>
      <w:bookmarkEnd w:id="321"/>
      <w:r w:rsidR="00AD1397">
        <w:rPr>
          <w:b/>
        </w:rPr>
        <w:t xml:space="preserve">Table A.1: </w:t>
      </w:r>
      <w:r w:rsidR="00AD1397">
        <w:t>Some first grammatical descriptions of European vs. American languages</w:t>
      </w:r>
    </w:p>
    <w:p w:rsidR="00DD7756" w:rsidRDefault="00DD7756">
      <w:pPr>
        <w:pStyle w:val="BodyText"/>
        <w:rPr>
          <w:sz w:val="20"/>
        </w:rPr>
      </w:pPr>
    </w:p>
    <w:p w:rsidR="00DD7756" w:rsidRDefault="00DD7756">
      <w:pPr>
        <w:pStyle w:val="BodyText"/>
        <w:spacing w:before="4"/>
        <w:rPr>
          <w:sz w:val="22"/>
        </w:rPr>
      </w:pPr>
    </w:p>
    <w:p w:rsidR="00DD7756" w:rsidRDefault="00DD7756">
      <w:pPr>
        <w:pStyle w:val="BodyText"/>
        <w:tabs>
          <w:tab w:val="left" w:pos="1746"/>
          <w:tab w:val="left" w:pos="3005"/>
          <w:tab w:val="left" w:pos="6845"/>
        </w:tabs>
        <w:ind w:left="239"/>
      </w:pPr>
      <w:r>
        <w:pict>
          <v:line id="_x0000_s1093" style="position:absolute;left:0;text-align:left;z-index:15776256;mso-position-horizontal-relative:page" from="90pt,21.75pt" to="557.65pt,21.75pt" strokeweight=".21089mm">
            <w10:wrap anchorx="page"/>
          </v:line>
        </w:pict>
      </w:r>
      <w:r w:rsidR="00AD1397">
        <w:t>Language</w:t>
      </w:r>
      <w:r w:rsidR="00AD1397">
        <w:tab/>
      </w:r>
      <w:r w:rsidR="00AD1397">
        <w:rPr>
          <w:spacing w:val="-5"/>
        </w:rPr>
        <w:t>Year</w:t>
      </w:r>
      <w:r w:rsidR="00AD1397">
        <w:rPr>
          <w:spacing w:val="-5"/>
        </w:rPr>
        <w:tab/>
      </w:r>
      <w:r w:rsidR="00AD1397">
        <w:t>Title</w:t>
      </w:r>
      <w:r w:rsidR="00AD1397">
        <w:tab/>
        <w:t>Author</w:t>
      </w:r>
    </w:p>
    <w:p w:rsidR="00DD7756" w:rsidRDefault="00DD7756">
      <w:pPr>
        <w:pStyle w:val="BodyText"/>
        <w:spacing w:before="6"/>
        <w:rPr>
          <w:sz w:val="28"/>
        </w:rPr>
      </w:pPr>
    </w:p>
    <w:p w:rsidR="00DD7756" w:rsidRDefault="00DD7756">
      <w:pPr>
        <w:rPr>
          <w:sz w:val="28"/>
        </w:rPr>
        <w:sectPr w:rsidR="00DD7756">
          <w:pgSz w:w="12240" w:h="15840"/>
          <w:pgMar w:top="1500" w:right="1100" w:bottom="1040" w:left="1680" w:header="0" w:footer="856" w:gutter="0"/>
          <w:cols w:space="720"/>
        </w:sectPr>
      </w:pPr>
    </w:p>
    <w:p w:rsidR="00DD7756" w:rsidRDefault="00AD1397">
      <w:pPr>
        <w:tabs>
          <w:tab w:val="left" w:pos="1746"/>
          <w:tab w:val="left" w:pos="3005"/>
        </w:tabs>
        <w:spacing w:before="99"/>
        <w:ind w:left="239"/>
        <w:rPr>
          <w:i/>
          <w:sz w:val="24"/>
        </w:rPr>
      </w:pPr>
      <w:r>
        <w:rPr>
          <w:sz w:val="24"/>
        </w:rPr>
        <w:lastRenderedPageBreak/>
        <w:t>Irish</w:t>
      </w:r>
      <w:r>
        <w:rPr>
          <w:sz w:val="24"/>
        </w:rPr>
        <w:tab/>
        <w:t>600s</w:t>
      </w:r>
      <w:r>
        <w:rPr>
          <w:sz w:val="24"/>
        </w:rPr>
        <w:tab/>
      </w:r>
      <w:r>
        <w:rPr>
          <w:i/>
          <w:sz w:val="24"/>
        </w:rPr>
        <w:t>Auraicept na</w:t>
      </w:r>
      <w:r>
        <w:rPr>
          <w:i/>
          <w:spacing w:val="-3"/>
          <w:sz w:val="24"/>
        </w:rPr>
        <w:t xml:space="preserve"> </w:t>
      </w:r>
      <w:r>
        <w:rPr>
          <w:i/>
          <w:sz w:val="24"/>
        </w:rPr>
        <w:t>n-Éces</w:t>
      </w:r>
    </w:p>
    <w:p w:rsidR="00DD7756" w:rsidRDefault="00AD1397">
      <w:pPr>
        <w:pStyle w:val="BodyText"/>
        <w:spacing w:before="15"/>
        <w:ind w:left="2972" w:right="1438"/>
        <w:jc w:val="center"/>
      </w:pPr>
      <w:r>
        <w:t>‘The scholars’ primer’</w:t>
      </w:r>
    </w:p>
    <w:p w:rsidR="00DD7756" w:rsidRDefault="00AD1397">
      <w:pPr>
        <w:tabs>
          <w:tab w:val="left" w:pos="1507"/>
          <w:tab w:val="left" w:pos="2766"/>
        </w:tabs>
        <w:spacing w:before="187"/>
        <w:ind w:right="2117"/>
        <w:jc w:val="center"/>
        <w:rPr>
          <w:i/>
          <w:sz w:val="24"/>
        </w:rPr>
      </w:pPr>
      <w:r>
        <w:rPr>
          <w:sz w:val="24"/>
        </w:rPr>
        <w:t>Occitan</w:t>
      </w:r>
      <w:r>
        <w:rPr>
          <w:sz w:val="24"/>
        </w:rPr>
        <w:tab/>
        <w:t>1327</w:t>
      </w:r>
      <w:r>
        <w:rPr>
          <w:sz w:val="24"/>
        </w:rPr>
        <w:tab/>
      </w:r>
      <w:r>
        <w:rPr>
          <w:i/>
          <w:sz w:val="24"/>
        </w:rPr>
        <w:t>Leys</w:t>
      </w:r>
      <w:r>
        <w:rPr>
          <w:i/>
          <w:spacing w:val="-3"/>
          <w:sz w:val="24"/>
        </w:rPr>
        <w:t xml:space="preserve"> </w:t>
      </w:r>
      <w:r>
        <w:rPr>
          <w:i/>
          <w:sz w:val="24"/>
        </w:rPr>
        <w:t>d’amors</w:t>
      </w:r>
    </w:p>
    <w:p w:rsidR="00DD7756" w:rsidRDefault="00AD1397">
      <w:pPr>
        <w:pStyle w:val="BodyText"/>
        <w:spacing w:before="15"/>
        <w:ind w:left="2191" w:right="1438"/>
        <w:jc w:val="center"/>
      </w:pPr>
      <w:r>
        <w:t>‘Laws of love’</w:t>
      </w:r>
    </w:p>
    <w:p w:rsidR="00DD7756" w:rsidRDefault="00AD1397">
      <w:pPr>
        <w:tabs>
          <w:tab w:val="left" w:pos="1507"/>
          <w:tab w:val="left" w:pos="2766"/>
        </w:tabs>
        <w:spacing w:before="134"/>
        <w:ind w:right="1590"/>
        <w:jc w:val="center"/>
        <w:rPr>
          <w:i/>
          <w:sz w:val="24"/>
        </w:rPr>
      </w:pPr>
      <w:r>
        <w:rPr>
          <w:spacing w:val="-4"/>
          <w:sz w:val="24"/>
        </w:rPr>
        <w:t>Welsh</w:t>
      </w:r>
      <w:r>
        <w:rPr>
          <w:spacing w:val="-4"/>
          <w:sz w:val="24"/>
        </w:rPr>
        <w:tab/>
      </w:r>
      <w:r>
        <w:rPr>
          <w:sz w:val="24"/>
        </w:rPr>
        <w:t>1382–1410</w:t>
      </w:r>
      <w:r>
        <w:rPr>
          <w:sz w:val="24"/>
        </w:rPr>
        <w:tab/>
      </w:r>
      <w:r>
        <w:rPr>
          <w:i/>
          <w:sz w:val="24"/>
        </w:rPr>
        <w:t>Llyfr Coch</w:t>
      </w:r>
      <w:r>
        <w:rPr>
          <w:i/>
          <w:spacing w:val="-4"/>
          <w:sz w:val="24"/>
        </w:rPr>
        <w:t xml:space="preserve"> </w:t>
      </w:r>
      <w:r>
        <w:rPr>
          <w:i/>
          <w:sz w:val="24"/>
        </w:rPr>
        <w:t>Hergest</w:t>
      </w:r>
    </w:p>
    <w:p w:rsidR="00DD7756" w:rsidRDefault="00AD1397">
      <w:pPr>
        <w:pStyle w:val="BodyText"/>
        <w:spacing w:before="15"/>
        <w:ind w:left="2964" w:right="1438"/>
        <w:jc w:val="center"/>
      </w:pPr>
      <w:r>
        <w:t>‘Red book of Hergest’</w:t>
      </w:r>
    </w:p>
    <w:p w:rsidR="00DD7756" w:rsidRDefault="00AD1397">
      <w:pPr>
        <w:tabs>
          <w:tab w:val="left" w:pos="1746"/>
          <w:tab w:val="left" w:pos="3005"/>
        </w:tabs>
        <w:spacing w:before="188"/>
        <w:ind w:left="239"/>
        <w:rPr>
          <w:i/>
          <w:sz w:val="24"/>
        </w:rPr>
      </w:pPr>
      <w:r>
        <w:rPr>
          <w:sz w:val="24"/>
        </w:rPr>
        <w:t>Tuscan</w:t>
      </w:r>
      <w:r>
        <w:rPr>
          <w:sz w:val="24"/>
        </w:rPr>
        <w:tab/>
        <w:t>1437–1441</w:t>
      </w:r>
      <w:r>
        <w:rPr>
          <w:sz w:val="24"/>
        </w:rPr>
        <w:tab/>
      </w:r>
      <w:r>
        <w:rPr>
          <w:i/>
          <w:sz w:val="24"/>
        </w:rPr>
        <w:t>Grammatica della lingua</w:t>
      </w:r>
      <w:r>
        <w:rPr>
          <w:i/>
          <w:spacing w:val="-7"/>
          <w:sz w:val="24"/>
        </w:rPr>
        <w:t xml:space="preserve"> </w:t>
      </w:r>
      <w:r>
        <w:rPr>
          <w:i/>
          <w:sz w:val="24"/>
        </w:rPr>
        <w:t>toscana</w:t>
      </w:r>
    </w:p>
    <w:p w:rsidR="00DD7756" w:rsidRDefault="00AD1397">
      <w:pPr>
        <w:pStyle w:val="BodyText"/>
        <w:spacing w:before="15"/>
        <w:ind w:left="3006"/>
      </w:pPr>
      <w:r>
        <w:t>‘Grammar of the Tuscan language’</w:t>
      </w:r>
    </w:p>
    <w:p w:rsidR="00DD7756" w:rsidRDefault="00AD1397">
      <w:pPr>
        <w:tabs>
          <w:tab w:val="left" w:pos="1746"/>
          <w:tab w:val="left" w:pos="3005"/>
        </w:tabs>
        <w:spacing w:before="188"/>
        <w:ind w:left="239"/>
        <w:rPr>
          <w:i/>
          <w:sz w:val="24"/>
        </w:rPr>
      </w:pPr>
      <w:r>
        <w:rPr>
          <w:sz w:val="24"/>
        </w:rPr>
        <w:t>Castilian</w:t>
      </w:r>
      <w:r>
        <w:rPr>
          <w:sz w:val="24"/>
        </w:rPr>
        <w:tab/>
        <w:t>1492</w:t>
      </w:r>
      <w:r>
        <w:rPr>
          <w:sz w:val="24"/>
        </w:rPr>
        <w:tab/>
      </w:r>
      <w:r>
        <w:rPr>
          <w:i/>
          <w:sz w:val="24"/>
        </w:rPr>
        <w:t>Gramática de la lengua</w:t>
      </w:r>
      <w:r>
        <w:rPr>
          <w:i/>
          <w:spacing w:val="-9"/>
          <w:sz w:val="24"/>
        </w:rPr>
        <w:t xml:space="preserve"> </w:t>
      </w:r>
      <w:r>
        <w:rPr>
          <w:i/>
          <w:sz w:val="24"/>
        </w:rPr>
        <w:t>castellana</w:t>
      </w:r>
    </w:p>
    <w:p w:rsidR="00DD7756" w:rsidRDefault="00AD1397">
      <w:pPr>
        <w:pStyle w:val="BodyText"/>
        <w:spacing w:before="15"/>
        <w:ind w:left="3006"/>
      </w:pPr>
      <w:r>
        <w:t>‘Grammar of the Castilian</w:t>
      </w:r>
      <w:r>
        <w:rPr>
          <w:spacing w:val="-23"/>
        </w:rPr>
        <w:t xml:space="preserve"> </w:t>
      </w:r>
      <w:r>
        <w:t>language’</w:t>
      </w:r>
    </w:p>
    <w:p w:rsidR="00DD7756" w:rsidRDefault="00AD1397">
      <w:pPr>
        <w:tabs>
          <w:tab w:val="left" w:pos="1746"/>
          <w:tab w:val="left" w:pos="3005"/>
        </w:tabs>
        <w:spacing w:before="188"/>
        <w:ind w:left="239"/>
        <w:rPr>
          <w:i/>
          <w:sz w:val="24"/>
        </w:rPr>
      </w:pPr>
      <w:r>
        <w:rPr>
          <w:sz w:val="24"/>
        </w:rPr>
        <w:t>French</w:t>
      </w:r>
      <w:r>
        <w:rPr>
          <w:sz w:val="24"/>
        </w:rPr>
        <w:tab/>
        <w:t>1530</w:t>
      </w:r>
      <w:r>
        <w:rPr>
          <w:sz w:val="24"/>
        </w:rPr>
        <w:tab/>
      </w:r>
      <w:r>
        <w:rPr>
          <w:i/>
          <w:sz w:val="24"/>
        </w:rPr>
        <w:t>L’Éclaircissement  de  la  langue</w:t>
      </w:r>
      <w:r>
        <w:rPr>
          <w:i/>
          <w:spacing w:val="15"/>
          <w:sz w:val="24"/>
        </w:rPr>
        <w:t xml:space="preserve"> </w:t>
      </w:r>
      <w:r>
        <w:rPr>
          <w:i/>
          <w:spacing w:val="-3"/>
          <w:sz w:val="24"/>
        </w:rPr>
        <w:t>fran-</w:t>
      </w:r>
    </w:p>
    <w:p w:rsidR="00DD7756" w:rsidRDefault="00AD1397">
      <w:pPr>
        <w:spacing w:before="15"/>
        <w:ind w:left="3006"/>
        <w:rPr>
          <w:i/>
          <w:sz w:val="24"/>
        </w:rPr>
      </w:pPr>
      <w:r>
        <w:rPr>
          <w:i/>
          <w:sz w:val="24"/>
        </w:rPr>
        <w:t>coyse</w:t>
      </w:r>
    </w:p>
    <w:p w:rsidR="00DD7756" w:rsidRDefault="00AD1397">
      <w:pPr>
        <w:pStyle w:val="BodyText"/>
        <w:spacing w:before="16"/>
        <w:ind w:left="3006"/>
      </w:pPr>
      <w:r>
        <w:t>‘Explication of the French language’</w:t>
      </w:r>
    </w:p>
    <w:p w:rsidR="00DD7756" w:rsidRDefault="00AD1397">
      <w:pPr>
        <w:tabs>
          <w:tab w:val="left" w:pos="1746"/>
          <w:tab w:val="left" w:pos="3005"/>
        </w:tabs>
        <w:spacing w:before="187"/>
        <w:ind w:left="239"/>
        <w:rPr>
          <w:i/>
          <w:sz w:val="24"/>
        </w:rPr>
      </w:pPr>
      <w:r>
        <w:rPr>
          <w:sz w:val="24"/>
        </w:rPr>
        <w:t>German</w:t>
      </w:r>
      <w:r>
        <w:rPr>
          <w:sz w:val="24"/>
        </w:rPr>
        <w:tab/>
        <w:t>1534</w:t>
      </w:r>
      <w:r>
        <w:rPr>
          <w:sz w:val="24"/>
        </w:rPr>
        <w:tab/>
      </w:r>
      <w:r>
        <w:rPr>
          <w:i/>
          <w:sz w:val="24"/>
        </w:rPr>
        <w:t>Ein Teutsche</w:t>
      </w:r>
      <w:r>
        <w:rPr>
          <w:i/>
          <w:spacing w:val="-5"/>
          <w:sz w:val="24"/>
        </w:rPr>
        <w:t xml:space="preserve"> </w:t>
      </w:r>
      <w:r>
        <w:rPr>
          <w:i/>
          <w:sz w:val="24"/>
        </w:rPr>
        <w:t>Grammatica</w:t>
      </w:r>
    </w:p>
    <w:p w:rsidR="00DD7756" w:rsidRDefault="00AD1397">
      <w:pPr>
        <w:pStyle w:val="BodyText"/>
        <w:spacing w:before="16"/>
        <w:ind w:left="3006"/>
      </w:pPr>
      <w:r>
        <w:t>‘A German grammar’</w:t>
      </w:r>
    </w:p>
    <w:p w:rsidR="00DD7756" w:rsidRDefault="00AD1397">
      <w:pPr>
        <w:tabs>
          <w:tab w:val="left" w:pos="1746"/>
          <w:tab w:val="left" w:pos="3005"/>
        </w:tabs>
        <w:spacing w:before="187"/>
        <w:ind w:left="239"/>
        <w:rPr>
          <w:i/>
          <w:sz w:val="24"/>
        </w:rPr>
      </w:pPr>
      <w:r>
        <w:rPr>
          <w:sz w:val="24"/>
        </w:rPr>
        <w:t>Basque</w:t>
      </w:r>
      <w:r>
        <w:rPr>
          <w:sz w:val="24"/>
        </w:rPr>
        <w:tab/>
        <w:t>1545</w:t>
      </w:r>
      <w:r>
        <w:rPr>
          <w:sz w:val="24"/>
        </w:rPr>
        <w:tab/>
      </w:r>
      <w:r>
        <w:rPr>
          <w:i/>
          <w:sz w:val="24"/>
        </w:rPr>
        <w:t>Linguæ Vasconum</w:t>
      </w:r>
      <w:r>
        <w:rPr>
          <w:i/>
          <w:spacing w:val="-5"/>
          <w:sz w:val="24"/>
        </w:rPr>
        <w:t xml:space="preserve"> </w:t>
      </w:r>
      <w:r>
        <w:rPr>
          <w:i/>
          <w:sz w:val="24"/>
        </w:rPr>
        <w:t>Primitiæ</w:t>
      </w:r>
    </w:p>
    <w:p w:rsidR="00DD7756" w:rsidRDefault="00AD1397">
      <w:pPr>
        <w:pStyle w:val="BodyText"/>
        <w:spacing w:before="16"/>
        <w:ind w:left="3006"/>
      </w:pPr>
      <w:r>
        <w:t>‘First fruits of the Basque language’</w:t>
      </w:r>
    </w:p>
    <w:p w:rsidR="00DD7756" w:rsidRDefault="00AD1397">
      <w:pPr>
        <w:pStyle w:val="BodyText"/>
        <w:spacing w:before="99" w:line="633" w:lineRule="auto"/>
        <w:ind w:left="196" w:right="847"/>
      </w:pPr>
      <w:r>
        <w:br w:type="column"/>
      </w:r>
      <w:r>
        <w:lastRenderedPageBreak/>
        <w:t>Longarad Guilhèm Molinièr unknown</w:t>
      </w:r>
    </w:p>
    <w:p w:rsidR="00DD7756" w:rsidRDefault="00AD1397">
      <w:pPr>
        <w:pStyle w:val="BodyText"/>
        <w:spacing w:before="29" w:line="657" w:lineRule="auto"/>
        <w:ind w:left="196" w:right="297"/>
      </w:pPr>
      <w:r>
        <w:t>Leon Battista Alberti Antonio de Nebrija John Palsgrave</w:t>
      </w:r>
    </w:p>
    <w:p w:rsidR="00DD7756" w:rsidRDefault="00DD7756">
      <w:pPr>
        <w:pStyle w:val="BodyText"/>
        <w:spacing w:before="5"/>
        <w:rPr>
          <w:sz w:val="25"/>
        </w:rPr>
      </w:pPr>
    </w:p>
    <w:p w:rsidR="00DD7756" w:rsidRDefault="00AD1397">
      <w:pPr>
        <w:pStyle w:val="BodyText"/>
        <w:spacing w:line="657" w:lineRule="auto"/>
        <w:ind w:left="196" w:right="297"/>
      </w:pPr>
      <w:r>
        <w:t>Valentin Ickelsamer Bernard Etxepare</w:t>
      </w:r>
    </w:p>
    <w:p w:rsidR="00DD7756" w:rsidRDefault="00DD7756">
      <w:pPr>
        <w:spacing w:line="657" w:lineRule="auto"/>
        <w:sectPr w:rsidR="00DD7756">
          <w:type w:val="continuous"/>
          <w:pgSz w:w="12240" w:h="15840"/>
          <w:pgMar w:top="1300" w:right="1100" w:bottom="280" w:left="1680" w:header="720" w:footer="720" w:gutter="0"/>
          <w:cols w:num="2" w:space="720" w:equalWidth="0">
            <w:col w:w="6609" w:space="40"/>
            <w:col w:w="2811"/>
          </w:cols>
        </w:sectPr>
      </w:pPr>
    </w:p>
    <w:p w:rsidR="00DD7756" w:rsidRDefault="00DD7756">
      <w:pPr>
        <w:spacing w:before="135" w:line="259" w:lineRule="auto"/>
        <w:ind w:left="2476" w:right="1347" w:hanging="985"/>
      </w:pPr>
      <w:r>
        <w:lastRenderedPageBreak/>
        <w:pict>
          <v:line id="_x0000_s1092" style="position:absolute;left:0;text-align:left;z-index:15776768;mso-position-horizontal-relative:page" from="90pt,44.65pt" to="557.65pt,44.65pt" strokeweight=".33739mm">
            <w10:wrap anchorx="page"/>
          </v:line>
        </w:pict>
      </w:r>
      <w:bookmarkStart w:id="322" w:name="_bookmark231"/>
      <w:bookmarkEnd w:id="322"/>
      <w:r w:rsidR="00AD1397">
        <w:rPr>
          <w:b/>
        </w:rPr>
        <w:t xml:space="preserve">Table A.1: </w:t>
      </w:r>
      <w:r w:rsidR="00AD1397">
        <w:t>Some first grammatical descriptions of European vs. American languages</w:t>
      </w:r>
    </w:p>
    <w:p w:rsidR="00DD7756" w:rsidRDefault="00DD7756">
      <w:pPr>
        <w:pStyle w:val="BodyText"/>
        <w:rPr>
          <w:sz w:val="20"/>
        </w:rPr>
      </w:pPr>
    </w:p>
    <w:p w:rsidR="00DD7756" w:rsidRDefault="00DD7756">
      <w:pPr>
        <w:pStyle w:val="BodyText"/>
        <w:spacing w:before="3"/>
        <w:rPr>
          <w:sz w:val="22"/>
        </w:rPr>
      </w:pPr>
    </w:p>
    <w:p w:rsidR="00DD7756" w:rsidRDefault="00DD7756">
      <w:pPr>
        <w:pStyle w:val="BodyText"/>
        <w:tabs>
          <w:tab w:val="left" w:pos="1746"/>
          <w:tab w:val="left" w:pos="3005"/>
          <w:tab w:val="left" w:pos="6845"/>
        </w:tabs>
        <w:spacing w:before="1"/>
        <w:ind w:left="239"/>
      </w:pPr>
      <w:r>
        <w:pict>
          <v:line id="_x0000_s1091" style="position:absolute;left:0;text-align:left;z-index:15777280;mso-position-horizontal-relative:page" from="90pt,21.8pt" to="557.65pt,21.8pt" strokeweight=".21089mm">
            <w10:wrap anchorx="page"/>
          </v:line>
        </w:pict>
      </w:r>
      <w:r w:rsidR="00AD1397">
        <w:t>Language</w:t>
      </w:r>
      <w:r w:rsidR="00AD1397">
        <w:tab/>
      </w:r>
      <w:r w:rsidR="00AD1397">
        <w:rPr>
          <w:spacing w:val="-5"/>
        </w:rPr>
        <w:t>Year</w:t>
      </w:r>
      <w:r w:rsidR="00AD1397">
        <w:rPr>
          <w:spacing w:val="-5"/>
        </w:rPr>
        <w:tab/>
      </w:r>
      <w:r w:rsidR="00AD1397">
        <w:t>Title</w:t>
      </w:r>
      <w:r w:rsidR="00AD1397">
        <w:tab/>
        <w:t>Author</w:t>
      </w:r>
    </w:p>
    <w:p w:rsidR="00DD7756" w:rsidRDefault="00DD7756">
      <w:pPr>
        <w:pStyle w:val="BodyText"/>
        <w:spacing w:before="5"/>
        <w:rPr>
          <w:sz w:val="28"/>
        </w:rPr>
      </w:pPr>
    </w:p>
    <w:p w:rsidR="00DD7756" w:rsidRDefault="00DD7756">
      <w:pPr>
        <w:rPr>
          <w:sz w:val="28"/>
        </w:rPr>
        <w:sectPr w:rsidR="00DD7756">
          <w:footerReference w:type="default" r:id="rId91"/>
          <w:pgSz w:w="12240" w:h="15840"/>
          <w:pgMar w:top="1500" w:right="1100" w:bottom="1040" w:left="1680" w:header="0" w:footer="856" w:gutter="0"/>
          <w:cols w:space="720"/>
        </w:sectPr>
      </w:pPr>
    </w:p>
    <w:p w:rsidR="00DD7756" w:rsidRDefault="00AD1397">
      <w:pPr>
        <w:tabs>
          <w:tab w:val="left" w:pos="1746"/>
          <w:tab w:val="left" w:pos="3005"/>
        </w:tabs>
        <w:spacing w:before="100"/>
        <w:ind w:left="239"/>
        <w:rPr>
          <w:i/>
          <w:sz w:val="24"/>
        </w:rPr>
      </w:pPr>
      <w:r>
        <w:rPr>
          <w:spacing w:val="-3"/>
          <w:sz w:val="24"/>
        </w:rPr>
        <w:lastRenderedPageBreak/>
        <w:t>Totonac</w:t>
      </w:r>
      <w:r>
        <w:rPr>
          <w:spacing w:val="-3"/>
          <w:sz w:val="24"/>
        </w:rPr>
        <w:tab/>
      </w:r>
      <w:r>
        <w:rPr>
          <w:sz w:val="24"/>
        </w:rPr>
        <w:t>1539–1554</w:t>
      </w:r>
      <w:r>
        <w:rPr>
          <w:sz w:val="24"/>
        </w:rPr>
        <w:tab/>
      </w:r>
      <w:r>
        <w:rPr>
          <w:i/>
          <w:spacing w:val="-3"/>
          <w:sz w:val="24"/>
        </w:rPr>
        <w:t xml:space="preserve">Arte </w:t>
      </w:r>
      <w:r>
        <w:rPr>
          <w:i/>
          <w:sz w:val="24"/>
        </w:rPr>
        <w:t>de la lengua</w:t>
      </w:r>
      <w:r>
        <w:rPr>
          <w:i/>
          <w:spacing w:val="-3"/>
          <w:sz w:val="24"/>
        </w:rPr>
        <w:t xml:space="preserve"> </w:t>
      </w:r>
      <w:r>
        <w:rPr>
          <w:i/>
          <w:sz w:val="24"/>
        </w:rPr>
        <w:t>totonaca</w:t>
      </w:r>
    </w:p>
    <w:p w:rsidR="00DD7756" w:rsidRDefault="00AD1397">
      <w:pPr>
        <w:pStyle w:val="BodyText"/>
        <w:spacing w:before="15"/>
        <w:ind w:left="3006"/>
      </w:pPr>
      <w:r>
        <w:t>‘Grammar of the Totonac language’</w:t>
      </w:r>
    </w:p>
    <w:p w:rsidR="00DD7756" w:rsidRDefault="00AD1397">
      <w:pPr>
        <w:tabs>
          <w:tab w:val="left" w:pos="1746"/>
          <w:tab w:val="left" w:pos="3005"/>
        </w:tabs>
        <w:spacing w:before="188"/>
        <w:ind w:left="239"/>
        <w:rPr>
          <w:i/>
          <w:sz w:val="24"/>
        </w:rPr>
      </w:pPr>
      <w:r>
        <w:rPr>
          <w:sz w:val="24"/>
        </w:rPr>
        <w:t>Nahuatl</w:t>
      </w:r>
      <w:r>
        <w:rPr>
          <w:sz w:val="24"/>
        </w:rPr>
        <w:tab/>
        <w:t>1547</w:t>
      </w:r>
      <w:r>
        <w:rPr>
          <w:sz w:val="24"/>
        </w:rPr>
        <w:tab/>
      </w:r>
      <w:r>
        <w:rPr>
          <w:i/>
          <w:spacing w:val="-3"/>
          <w:sz w:val="24"/>
        </w:rPr>
        <w:t>Arte</w:t>
      </w:r>
      <w:r>
        <w:rPr>
          <w:i/>
          <w:spacing w:val="-22"/>
          <w:sz w:val="24"/>
        </w:rPr>
        <w:t xml:space="preserve"> </w:t>
      </w:r>
      <w:r>
        <w:rPr>
          <w:i/>
          <w:sz w:val="24"/>
        </w:rPr>
        <w:t>para</w:t>
      </w:r>
      <w:r>
        <w:rPr>
          <w:i/>
          <w:spacing w:val="-21"/>
          <w:sz w:val="24"/>
        </w:rPr>
        <w:t xml:space="preserve"> </w:t>
      </w:r>
      <w:r>
        <w:rPr>
          <w:i/>
          <w:sz w:val="24"/>
        </w:rPr>
        <w:t>aprender</w:t>
      </w:r>
      <w:r>
        <w:rPr>
          <w:i/>
          <w:spacing w:val="-22"/>
          <w:sz w:val="24"/>
        </w:rPr>
        <w:t xml:space="preserve"> </w:t>
      </w:r>
      <w:r>
        <w:rPr>
          <w:i/>
          <w:sz w:val="24"/>
        </w:rPr>
        <w:t>la</w:t>
      </w:r>
      <w:r>
        <w:rPr>
          <w:i/>
          <w:spacing w:val="-21"/>
          <w:sz w:val="24"/>
        </w:rPr>
        <w:t xml:space="preserve"> </w:t>
      </w:r>
      <w:r>
        <w:rPr>
          <w:i/>
          <w:sz w:val="24"/>
        </w:rPr>
        <w:t>lengua</w:t>
      </w:r>
      <w:r>
        <w:rPr>
          <w:i/>
          <w:spacing w:val="-21"/>
          <w:sz w:val="24"/>
        </w:rPr>
        <w:t xml:space="preserve"> </w:t>
      </w:r>
      <w:r>
        <w:rPr>
          <w:i/>
          <w:spacing w:val="-3"/>
          <w:sz w:val="24"/>
        </w:rPr>
        <w:t>mexicana</w:t>
      </w:r>
    </w:p>
    <w:p w:rsidR="00DD7756" w:rsidRDefault="00AD1397">
      <w:pPr>
        <w:pStyle w:val="BodyText"/>
        <w:spacing w:before="15" w:line="254" w:lineRule="auto"/>
        <w:ind w:left="3006"/>
      </w:pPr>
      <w:r>
        <w:t xml:space="preserve">‘Grammar for learning the </w:t>
      </w:r>
      <w:r>
        <w:rPr>
          <w:spacing w:val="-4"/>
        </w:rPr>
        <w:t>Mexican</w:t>
      </w:r>
      <w:r>
        <w:rPr>
          <w:spacing w:val="52"/>
        </w:rPr>
        <w:t xml:space="preserve"> </w:t>
      </w:r>
      <w:r>
        <w:t>language’</w:t>
      </w:r>
    </w:p>
    <w:p w:rsidR="00DD7756" w:rsidRDefault="00AD1397">
      <w:pPr>
        <w:tabs>
          <w:tab w:val="left" w:pos="1747"/>
          <w:tab w:val="left" w:pos="3005"/>
        </w:tabs>
        <w:spacing w:before="170"/>
        <w:ind w:left="239"/>
        <w:rPr>
          <w:i/>
          <w:sz w:val="24"/>
        </w:rPr>
      </w:pPr>
      <w:r>
        <w:rPr>
          <w:sz w:val="24"/>
        </w:rPr>
        <w:t>Tarascan</w:t>
      </w:r>
      <w:r>
        <w:rPr>
          <w:sz w:val="24"/>
        </w:rPr>
        <w:tab/>
        <w:t>1558</w:t>
      </w:r>
      <w:r>
        <w:rPr>
          <w:sz w:val="24"/>
        </w:rPr>
        <w:tab/>
      </w:r>
      <w:r>
        <w:rPr>
          <w:i/>
          <w:spacing w:val="-3"/>
          <w:sz w:val="24"/>
        </w:rPr>
        <w:t>Arte</w:t>
      </w:r>
      <w:r>
        <w:rPr>
          <w:i/>
          <w:spacing w:val="-25"/>
          <w:sz w:val="24"/>
        </w:rPr>
        <w:t xml:space="preserve"> </w:t>
      </w:r>
      <w:r>
        <w:rPr>
          <w:i/>
          <w:sz w:val="24"/>
        </w:rPr>
        <w:t>de</w:t>
      </w:r>
      <w:r>
        <w:rPr>
          <w:i/>
          <w:spacing w:val="-25"/>
          <w:sz w:val="24"/>
        </w:rPr>
        <w:t xml:space="preserve"> </w:t>
      </w:r>
      <w:r>
        <w:rPr>
          <w:i/>
          <w:sz w:val="24"/>
        </w:rPr>
        <w:t>la</w:t>
      </w:r>
      <w:r>
        <w:rPr>
          <w:i/>
          <w:spacing w:val="-24"/>
          <w:sz w:val="24"/>
        </w:rPr>
        <w:t xml:space="preserve"> </w:t>
      </w:r>
      <w:r>
        <w:rPr>
          <w:i/>
          <w:sz w:val="24"/>
        </w:rPr>
        <w:t>lengua</w:t>
      </w:r>
      <w:r>
        <w:rPr>
          <w:i/>
          <w:spacing w:val="-25"/>
          <w:sz w:val="24"/>
        </w:rPr>
        <w:t xml:space="preserve"> </w:t>
      </w:r>
      <w:r>
        <w:rPr>
          <w:i/>
          <w:sz w:val="24"/>
        </w:rPr>
        <w:t>tarasca</w:t>
      </w:r>
      <w:r>
        <w:rPr>
          <w:i/>
          <w:spacing w:val="-24"/>
          <w:sz w:val="24"/>
        </w:rPr>
        <w:t xml:space="preserve"> </w:t>
      </w:r>
      <w:r>
        <w:rPr>
          <w:i/>
          <w:sz w:val="24"/>
        </w:rPr>
        <w:t>de</w:t>
      </w:r>
      <w:r>
        <w:rPr>
          <w:i/>
          <w:spacing w:val="-25"/>
          <w:sz w:val="24"/>
        </w:rPr>
        <w:t xml:space="preserve"> </w:t>
      </w:r>
      <w:r>
        <w:rPr>
          <w:i/>
          <w:sz w:val="24"/>
        </w:rPr>
        <w:t>Michoacán</w:t>
      </w:r>
    </w:p>
    <w:p w:rsidR="00DD7756" w:rsidRDefault="00AD1397">
      <w:pPr>
        <w:pStyle w:val="BodyText"/>
        <w:spacing w:before="15" w:line="254" w:lineRule="auto"/>
        <w:ind w:left="3006"/>
      </w:pPr>
      <w:r>
        <w:t>‘Grammar of the Tarascan language of Michoacán’</w:t>
      </w:r>
    </w:p>
    <w:p w:rsidR="00DD7756" w:rsidRDefault="00AD1397">
      <w:pPr>
        <w:tabs>
          <w:tab w:val="left" w:pos="1746"/>
          <w:tab w:val="left" w:pos="3005"/>
        </w:tabs>
        <w:spacing w:before="116"/>
        <w:ind w:left="239"/>
        <w:rPr>
          <w:i/>
          <w:sz w:val="24"/>
        </w:rPr>
      </w:pPr>
      <w:r>
        <w:rPr>
          <w:sz w:val="24"/>
        </w:rPr>
        <w:t>Dutch</w:t>
      </w:r>
      <w:r>
        <w:rPr>
          <w:sz w:val="24"/>
        </w:rPr>
        <w:tab/>
        <w:t>1559</w:t>
      </w:r>
      <w:r>
        <w:rPr>
          <w:sz w:val="24"/>
        </w:rPr>
        <w:tab/>
      </w:r>
      <w:r>
        <w:rPr>
          <w:i/>
          <w:sz w:val="24"/>
        </w:rPr>
        <w:t>Den schat der Duytsscher</w:t>
      </w:r>
      <w:r>
        <w:rPr>
          <w:i/>
          <w:spacing w:val="-6"/>
          <w:sz w:val="24"/>
        </w:rPr>
        <w:t xml:space="preserve"> </w:t>
      </w:r>
      <w:r>
        <w:rPr>
          <w:i/>
          <w:spacing w:val="-3"/>
          <w:sz w:val="24"/>
        </w:rPr>
        <w:t>Talen</w:t>
      </w:r>
    </w:p>
    <w:p w:rsidR="00DD7756" w:rsidRDefault="00AD1397">
      <w:pPr>
        <w:pStyle w:val="BodyText"/>
        <w:spacing w:before="15"/>
        <w:ind w:left="3006"/>
      </w:pPr>
      <w:r>
        <w:t>‘The</w:t>
      </w:r>
      <w:r>
        <w:rPr>
          <w:spacing w:val="-10"/>
        </w:rPr>
        <w:t xml:space="preserve"> </w:t>
      </w:r>
      <w:r>
        <w:t>treasure</w:t>
      </w:r>
      <w:r>
        <w:rPr>
          <w:spacing w:val="-10"/>
        </w:rPr>
        <w:t xml:space="preserve"> </w:t>
      </w:r>
      <w:r>
        <w:t>of</w:t>
      </w:r>
      <w:r>
        <w:rPr>
          <w:spacing w:val="-9"/>
        </w:rPr>
        <w:t xml:space="preserve"> </w:t>
      </w:r>
      <w:r>
        <w:t>the</w:t>
      </w:r>
      <w:r>
        <w:rPr>
          <w:spacing w:val="-10"/>
        </w:rPr>
        <w:t xml:space="preserve"> </w:t>
      </w:r>
      <w:r>
        <w:t>Dutch</w:t>
      </w:r>
      <w:r>
        <w:rPr>
          <w:spacing w:val="-9"/>
        </w:rPr>
        <w:t xml:space="preserve"> </w:t>
      </w:r>
      <w:r>
        <w:t>language’</w:t>
      </w:r>
    </w:p>
    <w:p w:rsidR="00DD7756" w:rsidRDefault="00AD1397">
      <w:pPr>
        <w:tabs>
          <w:tab w:val="left" w:pos="1746"/>
          <w:tab w:val="left" w:pos="3005"/>
        </w:tabs>
        <w:spacing w:before="188"/>
        <w:ind w:left="239"/>
        <w:jc w:val="both"/>
        <w:rPr>
          <w:i/>
          <w:sz w:val="24"/>
        </w:rPr>
      </w:pPr>
      <w:r>
        <w:rPr>
          <w:sz w:val="24"/>
        </w:rPr>
        <w:t>Quechua</w:t>
      </w:r>
      <w:r>
        <w:rPr>
          <w:sz w:val="24"/>
        </w:rPr>
        <w:tab/>
        <w:t>1560</w:t>
      </w:r>
      <w:r>
        <w:rPr>
          <w:sz w:val="24"/>
        </w:rPr>
        <w:tab/>
      </w:r>
      <w:r>
        <w:rPr>
          <w:i/>
          <w:sz w:val="24"/>
        </w:rPr>
        <w:t>Grammatica</w:t>
      </w:r>
      <w:r>
        <w:rPr>
          <w:i/>
          <w:spacing w:val="17"/>
          <w:sz w:val="24"/>
        </w:rPr>
        <w:t xml:space="preserve"> </w:t>
      </w:r>
      <w:r>
        <w:rPr>
          <w:i/>
          <w:sz w:val="24"/>
        </w:rPr>
        <w:t>o</w:t>
      </w:r>
      <w:r>
        <w:rPr>
          <w:i/>
          <w:spacing w:val="18"/>
          <w:sz w:val="24"/>
        </w:rPr>
        <w:t xml:space="preserve"> </w:t>
      </w:r>
      <w:r>
        <w:rPr>
          <w:i/>
          <w:sz w:val="24"/>
        </w:rPr>
        <w:t>arte</w:t>
      </w:r>
      <w:r>
        <w:rPr>
          <w:i/>
          <w:spacing w:val="19"/>
          <w:sz w:val="24"/>
        </w:rPr>
        <w:t xml:space="preserve"> </w:t>
      </w:r>
      <w:r>
        <w:rPr>
          <w:i/>
          <w:sz w:val="24"/>
        </w:rPr>
        <w:t>de</w:t>
      </w:r>
      <w:r>
        <w:rPr>
          <w:i/>
          <w:spacing w:val="17"/>
          <w:sz w:val="24"/>
        </w:rPr>
        <w:t xml:space="preserve"> </w:t>
      </w:r>
      <w:r>
        <w:rPr>
          <w:i/>
          <w:sz w:val="24"/>
        </w:rPr>
        <w:t>la</w:t>
      </w:r>
      <w:r>
        <w:rPr>
          <w:i/>
          <w:spacing w:val="18"/>
          <w:sz w:val="24"/>
        </w:rPr>
        <w:t xml:space="preserve"> </w:t>
      </w:r>
      <w:r>
        <w:rPr>
          <w:i/>
          <w:sz w:val="24"/>
        </w:rPr>
        <w:t>lengua</w:t>
      </w:r>
      <w:r>
        <w:rPr>
          <w:i/>
          <w:spacing w:val="19"/>
          <w:sz w:val="24"/>
        </w:rPr>
        <w:t xml:space="preserve"> </w:t>
      </w:r>
      <w:r>
        <w:rPr>
          <w:i/>
          <w:spacing w:val="-4"/>
          <w:sz w:val="24"/>
        </w:rPr>
        <w:t>gen-</w:t>
      </w:r>
    </w:p>
    <w:p w:rsidR="00DD7756" w:rsidRDefault="00AD1397">
      <w:pPr>
        <w:spacing w:before="15" w:line="254" w:lineRule="auto"/>
        <w:ind w:left="3006"/>
        <w:jc w:val="both"/>
        <w:rPr>
          <w:sz w:val="24"/>
        </w:rPr>
      </w:pPr>
      <w:r>
        <w:rPr>
          <w:i/>
          <w:sz w:val="24"/>
        </w:rPr>
        <w:t>eral</w:t>
      </w:r>
      <w:r>
        <w:rPr>
          <w:i/>
          <w:spacing w:val="-16"/>
          <w:sz w:val="24"/>
        </w:rPr>
        <w:t xml:space="preserve"> </w:t>
      </w:r>
      <w:r>
        <w:rPr>
          <w:i/>
          <w:sz w:val="24"/>
        </w:rPr>
        <w:t>de</w:t>
      </w:r>
      <w:r>
        <w:rPr>
          <w:i/>
          <w:spacing w:val="-16"/>
          <w:sz w:val="24"/>
        </w:rPr>
        <w:t xml:space="preserve"> </w:t>
      </w:r>
      <w:r>
        <w:rPr>
          <w:i/>
          <w:sz w:val="24"/>
        </w:rPr>
        <w:t>los</w:t>
      </w:r>
      <w:r>
        <w:rPr>
          <w:i/>
          <w:spacing w:val="-16"/>
          <w:sz w:val="24"/>
        </w:rPr>
        <w:t xml:space="preserve"> </w:t>
      </w:r>
      <w:r>
        <w:rPr>
          <w:i/>
          <w:sz w:val="24"/>
        </w:rPr>
        <w:t>Indios</w:t>
      </w:r>
      <w:r>
        <w:rPr>
          <w:i/>
          <w:spacing w:val="-15"/>
          <w:sz w:val="24"/>
        </w:rPr>
        <w:t xml:space="preserve"> </w:t>
      </w:r>
      <w:r>
        <w:rPr>
          <w:i/>
          <w:sz w:val="24"/>
        </w:rPr>
        <w:t>de</w:t>
      </w:r>
      <w:r>
        <w:rPr>
          <w:i/>
          <w:spacing w:val="-16"/>
          <w:sz w:val="24"/>
        </w:rPr>
        <w:t xml:space="preserve"> </w:t>
      </w:r>
      <w:r>
        <w:rPr>
          <w:i/>
          <w:sz w:val="24"/>
        </w:rPr>
        <w:t>los</w:t>
      </w:r>
      <w:r>
        <w:rPr>
          <w:i/>
          <w:spacing w:val="-16"/>
          <w:sz w:val="24"/>
        </w:rPr>
        <w:t xml:space="preserve"> </w:t>
      </w:r>
      <w:r>
        <w:rPr>
          <w:i/>
          <w:sz w:val="24"/>
        </w:rPr>
        <w:t>Reynos</w:t>
      </w:r>
      <w:r>
        <w:rPr>
          <w:i/>
          <w:spacing w:val="-15"/>
          <w:sz w:val="24"/>
        </w:rPr>
        <w:t xml:space="preserve"> </w:t>
      </w:r>
      <w:r>
        <w:rPr>
          <w:i/>
          <w:sz w:val="24"/>
        </w:rPr>
        <w:t>del</w:t>
      </w:r>
      <w:r>
        <w:rPr>
          <w:i/>
          <w:spacing w:val="-16"/>
          <w:sz w:val="24"/>
        </w:rPr>
        <w:t xml:space="preserve"> </w:t>
      </w:r>
      <w:r>
        <w:rPr>
          <w:i/>
          <w:sz w:val="24"/>
        </w:rPr>
        <w:t xml:space="preserve">Peru </w:t>
      </w:r>
      <w:r>
        <w:rPr>
          <w:sz w:val="24"/>
        </w:rPr>
        <w:t>‘Grammar or Art of the General</w:t>
      </w:r>
      <w:r>
        <w:rPr>
          <w:spacing w:val="-34"/>
          <w:sz w:val="24"/>
        </w:rPr>
        <w:t xml:space="preserve"> </w:t>
      </w:r>
      <w:r>
        <w:rPr>
          <w:spacing w:val="-4"/>
          <w:sz w:val="24"/>
        </w:rPr>
        <w:t xml:space="preserve">Lan- </w:t>
      </w:r>
      <w:r>
        <w:rPr>
          <w:sz w:val="24"/>
        </w:rPr>
        <w:t>guage</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Indians</w:t>
      </w:r>
      <w:r>
        <w:rPr>
          <w:spacing w:val="-14"/>
          <w:sz w:val="24"/>
        </w:rPr>
        <w:t xml:space="preserve"> </w:t>
      </w:r>
      <w:r>
        <w:rPr>
          <w:sz w:val="24"/>
        </w:rPr>
        <w:t>of</w:t>
      </w:r>
      <w:r>
        <w:rPr>
          <w:spacing w:val="-14"/>
          <w:sz w:val="24"/>
        </w:rPr>
        <w:t xml:space="preserve"> </w:t>
      </w:r>
      <w:r>
        <w:rPr>
          <w:sz w:val="24"/>
        </w:rPr>
        <w:t>the</w:t>
      </w:r>
      <w:r>
        <w:rPr>
          <w:spacing w:val="-14"/>
          <w:sz w:val="24"/>
        </w:rPr>
        <w:t xml:space="preserve"> </w:t>
      </w:r>
      <w:r>
        <w:rPr>
          <w:sz w:val="24"/>
        </w:rPr>
        <w:t>Royalty</w:t>
      </w:r>
      <w:r>
        <w:rPr>
          <w:spacing w:val="-14"/>
          <w:sz w:val="24"/>
        </w:rPr>
        <w:t xml:space="preserve"> </w:t>
      </w:r>
      <w:r>
        <w:rPr>
          <w:spacing w:val="-6"/>
          <w:sz w:val="24"/>
        </w:rPr>
        <w:t xml:space="preserve">of </w:t>
      </w:r>
      <w:r>
        <w:rPr>
          <w:sz w:val="24"/>
        </w:rPr>
        <w:t>Peru’</w:t>
      </w:r>
    </w:p>
    <w:p w:rsidR="00DD7756" w:rsidRDefault="00AD1397">
      <w:pPr>
        <w:tabs>
          <w:tab w:val="left" w:pos="3005"/>
        </w:tabs>
        <w:spacing w:before="115"/>
        <w:ind w:left="239"/>
        <w:jc w:val="both"/>
        <w:rPr>
          <w:i/>
          <w:sz w:val="24"/>
        </w:rPr>
      </w:pPr>
      <w:r>
        <w:rPr>
          <w:sz w:val="24"/>
        </w:rPr>
        <w:t>Tzeltal</w:t>
      </w:r>
      <w:r>
        <w:rPr>
          <w:spacing w:val="-3"/>
          <w:sz w:val="24"/>
        </w:rPr>
        <w:t xml:space="preserve"> </w:t>
      </w:r>
      <w:r>
        <w:rPr>
          <w:sz w:val="24"/>
        </w:rPr>
        <w:t xml:space="preserve">Maya   </w:t>
      </w:r>
      <w:r>
        <w:rPr>
          <w:spacing w:val="2"/>
          <w:sz w:val="24"/>
        </w:rPr>
        <w:t xml:space="preserve"> </w:t>
      </w:r>
      <w:r>
        <w:rPr>
          <w:sz w:val="24"/>
        </w:rPr>
        <w:t>1571</w:t>
      </w:r>
      <w:r>
        <w:rPr>
          <w:sz w:val="24"/>
        </w:rPr>
        <w:tab/>
      </w:r>
      <w:r>
        <w:rPr>
          <w:i/>
          <w:spacing w:val="-4"/>
          <w:sz w:val="24"/>
        </w:rPr>
        <w:t>Ars</w:t>
      </w:r>
      <w:r>
        <w:rPr>
          <w:i/>
          <w:spacing w:val="-1"/>
          <w:sz w:val="24"/>
        </w:rPr>
        <w:t xml:space="preserve"> </w:t>
      </w:r>
      <w:r>
        <w:rPr>
          <w:i/>
          <w:sz w:val="24"/>
        </w:rPr>
        <w:t>Tzeldaica</w:t>
      </w:r>
    </w:p>
    <w:p w:rsidR="00DD7756" w:rsidRDefault="00AD1397">
      <w:pPr>
        <w:pStyle w:val="BodyText"/>
        <w:spacing w:before="15"/>
        <w:ind w:left="3006"/>
        <w:jc w:val="both"/>
      </w:pPr>
      <w:r>
        <w:t>‘Tzeltal Grammar’</w:t>
      </w:r>
    </w:p>
    <w:p w:rsidR="00DD7756" w:rsidRDefault="00AD1397">
      <w:pPr>
        <w:tabs>
          <w:tab w:val="left" w:pos="1746"/>
          <w:tab w:val="left" w:pos="3005"/>
        </w:tabs>
        <w:spacing w:before="133"/>
        <w:ind w:left="239"/>
        <w:jc w:val="both"/>
        <w:rPr>
          <w:i/>
          <w:sz w:val="24"/>
        </w:rPr>
      </w:pPr>
      <w:r>
        <w:rPr>
          <w:sz w:val="24"/>
        </w:rPr>
        <w:t>Zapotec</w:t>
      </w:r>
      <w:r>
        <w:rPr>
          <w:sz w:val="24"/>
        </w:rPr>
        <w:tab/>
        <w:t>1578</w:t>
      </w:r>
      <w:r>
        <w:rPr>
          <w:sz w:val="24"/>
        </w:rPr>
        <w:tab/>
      </w:r>
      <w:r>
        <w:rPr>
          <w:i/>
          <w:spacing w:val="-3"/>
          <w:sz w:val="24"/>
        </w:rPr>
        <w:t xml:space="preserve">Arte </w:t>
      </w:r>
      <w:r>
        <w:rPr>
          <w:i/>
          <w:sz w:val="24"/>
        </w:rPr>
        <w:t>en lengua</w:t>
      </w:r>
      <w:r>
        <w:rPr>
          <w:i/>
          <w:spacing w:val="-1"/>
          <w:sz w:val="24"/>
        </w:rPr>
        <w:t xml:space="preserve"> </w:t>
      </w:r>
      <w:r>
        <w:rPr>
          <w:i/>
          <w:sz w:val="24"/>
        </w:rPr>
        <w:t>Zapoteca</w:t>
      </w:r>
    </w:p>
    <w:p w:rsidR="00DD7756" w:rsidRDefault="00AD1397">
      <w:pPr>
        <w:pStyle w:val="BodyText"/>
        <w:spacing w:before="16"/>
        <w:ind w:left="3006"/>
        <w:jc w:val="both"/>
      </w:pPr>
      <w:r>
        <w:t>‘Grammar in the Zapotec language’</w:t>
      </w:r>
    </w:p>
    <w:p w:rsidR="00DD7756" w:rsidRDefault="00AD1397">
      <w:pPr>
        <w:pStyle w:val="BodyText"/>
        <w:spacing w:before="100" w:line="657" w:lineRule="auto"/>
        <w:ind w:left="196" w:right="917"/>
      </w:pPr>
      <w:r>
        <w:br w:type="column"/>
      </w:r>
      <w:r>
        <w:lastRenderedPageBreak/>
        <w:t xml:space="preserve">Andrés de </w:t>
      </w:r>
      <w:r>
        <w:rPr>
          <w:spacing w:val="-3"/>
        </w:rPr>
        <w:t xml:space="preserve">Olmos </w:t>
      </w:r>
      <w:r>
        <w:t>Andrés de</w:t>
      </w:r>
      <w:r>
        <w:rPr>
          <w:spacing w:val="-8"/>
        </w:rPr>
        <w:t xml:space="preserve"> </w:t>
      </w:r>
      <w:r>
        <w:rPr>
          <w:spacing w:val="-3"/>
        </w:rPr>
        <w:t>Olmos</w:t>
      </w:r>
    </w:p>
    <w:p w:rsidR="00DD7756" w:rsidRDefault="00DD7756">
      <w:pPr>
        <w:pStyle w:val="BodyText"/>
        <w:spacing w:before="4"/>
        <w:rPr>
          <w:sz w:val="25"/>
        </w:rPr>
      </w:pPr>
    </w:p>
    <w:p w:rsidR="00DD7756" w:rsidRDefault="00AD1397">
      <w:pPr>
        <w:pStyle w:val="BodyText"/>
        <w:spacing w:before="1"/>
        <w:ind w:left="196"/>
      </w:pPr>
      <w:r>
        <w:t>Maturino</w:t>
      </w:r>
      <w:r>
        <w:rPr>
          <w:spacing w:val="-6"/>
        </w:rPr>
        <w:t xml:space="preserve"> </w:t>
      </w:r>
      <w:r>
        <w:t>Gilberti</w:t>
      </w:r>
    </w:p>
    <w:p w:rsidR="00DD7756" w:rsidRDefault="00DD7756">
      <w:pPr>
        <w:pStyle w:val="BodyText"/>
        <w:rPr>
          <w:sz w:val="26"/>
        </w:rPr>
      </w:pPr>
    </w:p>
    <w:p w:rsidR="00DD7756" w:rsidRDefault="00DD7756">
      <w:pPr>
        <w:pStyle w:val="BodyText"/>
        <w:spacing w:before="4"/>
        <w:rPr>
          <w:sz w:val="36"/>
        </w:rPr>
      </w:pPr>
    </w:p>
    <w:p w:rsidR="00DD7756" w:rsidRDefault="00AD1397">
      <w:pPr>
        <w:pStyle w:val="BodyText"/>
        <w:spacing w:line="657" w:lineRule="auto"/>
        <w:ind w:left="196"/>
      </w:pPr>
      <w:r>
        <w:t>John III van de Werve Domingo de Santo Tomás</w:t>
      </w:r>
    </w:p>
    <w:p w:rsidR="00DD7756" w:rsidRDefault="00DD7756">
      <w:pPr>
        <w:pStyle w:val="BodyText"/>
        <w:rPr>
          <w:sz w:val="26"/>
        </w:rPr>
      </w:pPr>
    </w:p>
    <w:p w:rsidR="00DD7756" w:rsidRDefault="00DD7756">
      <w:pPr>
        <w:pStyle w:val="BodyText"/>
        <w:rPr>
          <w:sz w:val="26"/>
        </w:rPr>
      </w:pPr>
    </w:p>
    <w:p w:rsidR="00DD7756" w:rsidRDefault="00AD1397">
      <w:pPr>
        <w:pStyle w:val="BodyText"/>
        <w:spacing w:before="221" w:line="609" w:lineRule="auto"/>
        <w:ind w:left="196" w:right="297"/>
      </w:pPr>
      <w:r>
        <w:t>Fray Domingo de Hara Juan de Córdova</w:t>
      </w:r>
    </w:p>
    <w:p w:rsidR="00DD7756" w:rsidRDefault="00DD7756">
      <w:pPr>
        <w:spacing w:line="609" w:lineRule="auto"/>
        <w:sectPr w:rsidR="00DD7756">
          <w:type w:val="continuous"/>
          <w:pgSz w:w="12240" w:h="15840"/>
          <w:pgMar w:top="1300" w:right="1100" w:bottom="280" w:left="1680" w:header="720" w:footer="720" w:gutter="0"/>
          <w:cols w:num="2" w:space="720" w:equalWidth="0">
            <w:col w:w="6609" w:space="40"/>
            <w:col w:w="2811"/>
          </w:cols>
        </w:sectPr>
      </w:pPr>
    </w:p>
    <w:p w:rsidR="00DD7756" w:rsidRDefault="00AD1397">
      <w:pPr>
        <w:tabs>
          <w:tab w:val="left" w:pos="1746"/>
          <w:tab w:val="left" w:pos="3005"/>
          <w:tab w:val="left" w:pos="6845"/>
        </w:tabs>
        <w:spacing w:before="56"/>
        <w:ind w:left="239"/>
        <w:rPr>
          <w:sz w:val="24"/>
        </w:rPr>
      </w:pPr>
      <w:r>
        <w:rPr>
          <w:sz w:val="24"/>
        </w:rPr>
        <w:lastRenderedPageBreak/>
        <w:t>English</w:t>
      </w:r>
      <w:r>
        <w:rPr>
          <w:sz w:val="24"/>
        </w:rPr>
        <w:tab/>
        <w:t>1586</w:t>
      </w:r>
      <w:r>
        <w:rPr>
          <w:sz w:val="24"/>
        </w:rPr>
        <w:tab/>
      </w:r>
      <w:r>
        <w:rPr>
          <w:i/>
          <w:sz w:val="24"/>
        </w:rPr>
        <w:t>Pamphlet</w:t>
      </w:r>
      <w:r>
        <w:rPr>
          <w:i/>
          <w:spacing w:val="-3"/>
          <w:sz w:val="24"/>
        </w:rPr>
        <w:t xml:space="preserve"> </w:t>
      </w:r>
      <w:r>
        <w:rPr>
          <w:i/>
          <w:sz w:val="24"/>
        </w:rPr>
        <w:t>for</w:t>
      </w:r>
      <w:r>
        <w:rPr>
          <w:i/>
          <w:spacing w:val="-3"/>
          <w:sz w:val="24"/>
        </w:rPr>
        <w:t xml:space="preserve"> </w:t>
      </w:r>
      <w:r>
        <w:rPr>
          <w:i/>
          <w:sz w:val="24"/>
        </w:rPr>
        <w:t>Grammar</w:t>
      </w:r>
      <w:r>
        <w:rPr>
          <w:i/>
          <w:sz w:val="24"/>
        </w:rPr>
        <w:tab/>
      </w:r>
      <w:r>
        <w:rPr>
          <w:sz w:val="24"/>
        </w:rPr>
        <w:t>William</w:t>
      </w:r>
      <w:r>
        <w:rPr>
          <w:spacing w:val="-1"/>
          <w:sz w:val="24"/>
        </w:rPr>
        <w:t xml:space="preserve"> </w:t>
      </w:r>
      <w:r>
        <w:rPr>
          <w:sz w:val="24"/>
        </w:rPr>
        <w:t>Bullokar</w:t>
      </w:r>
    </w:p>
    <w:p w:rsidR="00DD7756" w:rsidRDefault="00DD7756">
      <w:pPr>
        <w:pStyle w:val="BodyText"/>
        <w:rPr>
          <w:sz w:val="18"/>
        </w:rPr>
      </w:pPr>
    </w:p>
    <w:p w:rsidR="00DD7756" w:rsidRDefault="00DD7756">
      <w:pPr>
        <w:rPr>
          <w:sz w:val="18"/>
        </w:rPr>
        <w:sectPr w:rsidR="00DD7756">
          <w:type w:val="continuous"/>
          <w:pgSz w:w="12240" w:h="15840"/>
          <w:pgMar w:top="1300" w:right="1100" w:bottom="280" w:left="1680" w:header="720" w:footer="720" w:gutter="0"/>
          <w:cols w:space="720"/>
        </w:sectPr>
      </w:pPr>
    </w:p>
    <w:p w:rsidR="00DD7756" w:rsidRDefault="00AD1397">
      <w:pPr>
        <w:tabs>
          <w:tab w:val="left" w:pos="1746"/>
          <w:tab w:val="left" w:pos="3005"/>
        </w:tabs>
        <w:spacing w:before="99"/>
        <w:ind w:left="239"/>
        <w:rPr>
          <w:i/>
          <w:sz w:val="24"/>
        </w:rPr>
      </w:pPr>
      <w:r>
        <w:rPr>
          <w:sz w:val="24"/>
        </w:rPr>
        <w:lastRenderedPageBreak/>
        <w:t>Mixtec</w:t>
      </w:r>
      <w:r>
        <w:rPr>
          <w:sz w:val="24"/>
        </w:rPr>
        <w:tab/>
        <w:t>1593</w:t>
      </w:r>
      <w:r>
        <w:rPr>
          <w:sz w:val="24"/>
        </w:rPr>
        <w:tab/>
      </w:r>
      <w:r>
        <w:rPr>
          <w:i/>
          <w:spacing w:val="-3"/>
          <w:sz w:val="24"/>
        </w:rPr>
        <w:t xml:space="preserve">Arte </w:t>
      </w:r>
      <w:r>
        <w:rPr>
          <w:i/>
          <w:sz w:val="24"/>
        </w:rPr>
        <w:t>de lengua</w:t>
      </w:r>
      <w:r>
        <w:rPr>
          <w:i/>
          <w:spacing w:val="-1"/>
          <w:sz w:val="24"/>
        </w:rPr>
        <w:t xml:space="preserve"> </w:t>
      </w:r>
      <w:r>
        <w:rPr>
          <w:i/>
          <w:sz w:val="24"/>
        </w:rPr>
        <w:t>Mixteca</w:t>
      </w:r>
    </w:p>
    <w:p w:rsidR="00DD7756" w:rsidRDefault="00AD1397">
      <w:pPr>
        <w:pStyle w:val="BodyText"/>
        <w:spacing w:before="15"/>
        <w:ind w:left="3006"/>
      </w:pPr>
      <w:r>
        <w:t>‘Grammar of the Mixtec language’</w:t>
      </w:r>
    </w:p>
    <w:p w:rsidR="00DD7756" w:rsidRDefault="00AD1397">
      <w:pPr>
        <w:tabs>
          <w:tab w:val="left" w:pos="1747"/>
          <w:tab w:val="left" w:pos="3005"/>
        </w:tabs>
        <w:spacing w:before="188" w:line="254" w:lineRule="auto"/>
        <w:ind w:left="3006" w:hanging="2767"/>
        <w:rPr>
          <w:i/>
          <w:sz w:val="24"/>
        </w:rPr>
      </w:pPr>
      <w:r>
        <w:rPr>
          <w:sz w:val="24"/>
        </w:rPr>
        <w:t>Timucua</w:t>
      </w:r>
      <w:r>
        <w:rPr>
          <w:sz w:val="24"/>
        </w:rPr>
        <w:tab/>
        <w:t>1614</w:t>
      </w:r>
      <w:r>
        <w:rPr>
          <w:sz w:val="24"/>
        </w:rPr>
        <w:tab/>
      </w:r>
      <w:r>
        <w:rPr>
          <w:i/>
          <w:sz w:val="24"/>
        </w:rPr>
        <w:t>Gramatica</w:t>
      </w:r>
      <w:r>
        <w:rPr>
          <w:i/>
          <w:spacing w:val="-16"/>
          <w:sz w:val="24"/>
        </w:rPr>
        <w:t xml:space="preserve"> </w:t>
      </w:r>
      <w:r>
        <w:rPr>
          <w:i/>
          <w:sz w:val="24"/>
        </w:rPr>
        <w:t>de</w:t>
      </w:r>
      <w:r>
        <w:rPr>
          <w:i/>
          <w:spacing w:val="-15"/>
          <w:sz w:val="24"/>
        </w:rPr>
        <w:t xml:space="preserve"> </w:t>
      </w:r>
      <w:r>
        <w:rPr>
          <w:i/>
          <w:sz w:val="24"/>
        </w:rPr>
        <w:t>la</w:t>
      </w:r>
      <w:r>
        <w:rPr>
          <w:i/>
          <w:spacing w:val="-15"/>
          <w:sz w:val="24"/>
        </w:rPr>
        <w:t xml:space="preserve"> </w:t>
      </w:r>
      <w:r>
        <w:rPr>
          <w:i/>
          <w:sz w:val="24"/>
        </w:rPr>
        <w:t>lengua</w:t>
      </w:r>
      <w:r>
        <w:rPr>
          <w:i/>
          <w:spacing w:val="-14"/>
          <w:sz w:val="24"/>
        </w:rPr>
        <w:t xml:space="preserve"> </w:t>
      </w:r>
      <w:r>
        <w:rPr>
          <w:i/>
          <w:sz w:val="24"/>
        </w:rPr>
        <w:t>Timuquana</w:t>
      </w:r>
      <w:r>
        <w:rPr>
          <w:i/>
          <w:spacing w:val="-16"/>
          <w:sz w:val="24"/>
        </w:rPr>
        <w:t xml:space="preserve"> </w:t>
      </w:r>
      <w:r>
        <w:rPr>
          <w:i/>
          <w:spacing w:val="-7"/>
          <w:sz w:val="24"/>
        </w:rPr>
        <w:t xml:space="preserve">de </w:t>
      </w:r>
      <w:r>
        <w:rPr>
          <w:i/>
          <w:sz w:val="24"/>
        </w:rPr>
        <w:t>Florida</w:t>
      </w:r>
    </w:p>
    <w:p w:rsidR="00DD7756" w:rsidRDefault="00AD1397">
      <w:pPr>
        <w:pStyle w:val="BodyText"/>
        <w:spacing w:line="254" w:lineRule="auto"/>
        <w:ind w:left="3006"/>
      </w:pPr>
      <w:r>
        <w:t>‘Grammar of the Timucua language of Florida’</w:t>
      </w:r>
    </w:p>
    <w:p w:rsidR="00DD7756" w:rsidRDefault="00AD1397">
      <w:pPr>
        <w:pStyle w:val="BodyText"/>
        <w:spacing w:before="99" w:line="657" w:lineRule="auto"/>
        <w:ind w:left="197"/>
      </w:pPr>
      <w:r>
        <w:br w:type="column"/>
      </w:r>
      <w:r>
        <w:lastRenderedPageBreak/>
        <w:t>Antonio de los Reyes Francisco Pareja</w:t>
      </w:r>
    </w:p>
    <w:p w:rsidR="00DD7756" w:rsidRDefault="00DD7756">
      <w:pPr>
        <w:spacing w:line="657" w:lineRule="auto"/>
        <w:sectPr w:rsidR="00DD7756">
          <w:type w:val="continuous"/>
          <w:pgSz w:w="12240" w:h="15840"/>
          <w:pgMar w:top="1300" w:right="1100" w:bottom="280" w:left="1680" w:header="720" w:footer="720" w:gutter="0"/>
          <w:cols w:num="2" w:space="720" w:equalWidth="0">
            <w:col w:w="6608" w:space="40"/>
            <w:col w:w="2812"/>
          </w:cols>
        </w:sectPr>
      </w:pPr>
    </w:p>
    <w:p w:rsidR="00DD7756" w:rsidRDefault="00DD7756">
      <w:pPr>
        <w:tabs>
          <w:tab w:val="left" w:pos="1747"/>
          <w:tab w:val="left" w:pos="3005"/>
          <w:tab w:val="left" w:pos="6845"/>
        </w:tabs>
        <w:spacing w:before="114"/>
        <w:ind w:left="239"/>
        <w:rPr>
          <w:sz w:val="24"/>
        </w:rPr>
      </w:pPr>
      <w:r w:rsidRPr="00DD7756">
        <w:lastRenderedPageBreak/>
        <w:pict>
          <v:line id="_x0000_s1090" style="position:absolute;left:0;text-align:left;z-index:15777792;mso-position-horizontal-relative:page" from="90pt,27.65pt" to="557.65pt,27.65pt" strokeweight=".33739mm">
            <w10:wrap anchorx="page"/>
          </v:line>
        </w:pict>
      </w:r>
      <w:r w:rsidR="00AD1397">
        <w:rPr>
          <w:sz w:val="24"/>
        </w:rPr>
        <w:t>Narragansett</w:t>
      </w:r>
      <w:r w:rsidR="00AD1397">
        <w:rPr>
          <w:sz w:val="24"/>
        </w:rPr>
        <w:tab/>
        <w:t>1643</w:t>
      </w:r>
      <w:r w:rsidR="00AD1397">
        <w:rPr>
          <w:sz w:val="24"/>
        </w:rPr>
        <w:tab/>
      </w:r>
      <w:r w:rsidR="00AD1397">
        <w:rPr>
          <w:i/>
          <w:sz w:val="24"/>
        </w:rPr>
        <w:t>A key into the language</w:t>
      </w:r>
      <w:r w:rsidR="00AD1397">
        <w:rPr>
          <w:i/>
          <w:spacing w:val="-20"/>
          <w:sz w:val="24"/>
        </w:rPr>
        <w:t xml:space="preserve"> </w:t>
      </w:r>
      <w:r w:rsidR="00AD1397">
        <w:rPr>
          <w:i/>
          <w:sz w:val="24"/>
        </w:rPr>
        <w:t>of</w:t>
      </w:r>
      <w:r w:rsidR="00AD1397">
        <w:rPr>
          <w:i/>
          <w:spacing w:val="-4"/>
          <w:sz w:val="24"/>
        </w:rPr>
        <w:t xml:space="preserve"> </w:t>
      </w:r>
      <w:r w:rsidR="00AD1397">
        <w:rPr>
          <w:i/>
          <w:sz w:val="24"/>
        </w:rPr>
        <w:t>America</w:t>
      </w:r>
      <w:r w:rsidR="00AD1397">
        <w:rPr>
          <w:i/>
          <w:sz w:val="24"/>
        </w:rPr>
        <w:tab/>
      </w:r>
      <w:r w:rsidR="00AD1397">
        <w:rPr>
          <w:sz w:val="24"/>
        </w:rPr>
        <w:t>Roger</w:t>
      </w:r>
      <w:r w:rsidR="00AD1397">
        <w:rPr>
          <w:spacing w:val="-2"/>
          <w:sz w:val="24"/>
        </w:rPr>
        <w:t xml:space="preserve"> </w:t>
      </w:r>
      <w:r w:rsidR="00AD1397">
        <w:rPr>
          <w:sz w:val="24"/>
        </w:rPr>
        <w:t>Williams</w:t>
      </w:r>
    </w:p>
    <w:p w:rsidR="00DD7756" w:rsidRDefault="00DD7756">
      <w:pPr>
        <w:rPr>
          <w:sz w:val="24"/>
        </w:rPr>
        <w:sectPr w:rsidR="00DD7756">
          <w:type w:val="continuous"/>
          <w:pgSz w:w="12240" w:h="15840"/>
          <w:pgMar w:top="1300" w:right="1100" w:bottom="280" w:left="1680" w:header="720" w:footer="720" w:gutter="0"/>
          <w:cols w:space="720"/>
        </w:sectPr>
      </w:pPr>
    </w:p>
    <w:p w:rsidR="00DD7756" w:rsidRDefault="00DD7756">
      <w:pPr>
        <w:pStyle w:val="BodyText"/>
        <w:rPr>
          <w:sz w:val="20"/>
        </w:rPr>
      </w:pPr>
      <w:r w:rsidRPr="00DD7756">
        <w:lastRenderedPageBreak/>
        <w:pict>
          <v:shape id="_x0000_s1089" type="#_x0000_t202" style="position:absolute;margin-left:38.15pt;margin-top:305.65pt;width:15.65pt;height:18.7pt;z-index:15778816;mso-position-horizontal-relative:page;mso-position-vertical-relative:page" filled="f" stroked="f">
            <v:textbox style="layout-flow:vertical" inset="0,0,0,0">
              <w:txbxContent>
                <w:p w:rsidR="00AD1397" w:rsidRDefault="00AD1397">
                  <w:pPr>
                    <w:pStyle w:val="BodyText"/>
                    <w:spacing w:before="19"/>
                    <w:ind w:left="20"/>
                  </w:pPr>
                  <w:r>
                    <w:t>142</w:t>
                  </w:r>
                </w:p>
              </w:txbxContent>
            </v:textbox>
            <w10:wrap anchorx="page" anchory="page"/>
          </v:shape>
        </w:pict>
      </w: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AD1397">
      <w:pPr>
        <w:pStyle w:val="Heading1"/>
        <w:spacing w:before="231"/>
        <w:rPr>
          <w:b/>
        </w:rPr>
      </w:pPr>
      <w:bookmarkStart w:id="323" w:name="B_100-item_samples"/>
      <w:bookmarkStart w:id="324" w:name="_bookmark232"/>
      <w:bookmarkEnd w:id="323"/>
      <w:bookmarkEnd w:id="324"/>
      <w:r>
        <w:rPr>
          <w:b/>
        </w:rPr>
        <w:t>Appendix B</w:t>
      </w:r>
    </w:p>
    <w:p w:rsidR="00DD7756" w:rsidRDefault="00AD1397">
      <w:pPr>
        <w:spacing w:before="437"/>
        <w:ind w:left="120"/>
        <w:rPr>
          <w:b/>
          <w:sz w:val="49"/>
        </w:rPr>
      </w:pPr>
      <w:r>
        <w:rPr>
          <w:b/>
          <w:sz w:val="49"/>
        </w:rPr>
        <w:t>100-item samples</w:t>
      </w:r>
    </w:p>
    <w:p w:rsidR="00DD7756" w:rsidRDefault="00DD7756">
      <w:pPr>
        <w:pStyle w:val="BodyText"/>
        <w:spacing w:before="10"/>
        <w:rPr>
          <w:b/>
          <w:sz w:val="65"/>
        </w:rPr>
      </w:pPr>
    </w:p>
    <w:p w:rsidR="00DD7756" w:rsidRDefault="00DD7756">
      <w:pPr>
        <w:pStyle w:val="BodyText"/>
        <w:spacing w:line="254" w:lineRule="auto"/>
        <w:ind w:left="120" w:right="614"/>
      </w:pPr>
      <w:hyperlink w:anchor="_bookmark234" w:history="1">
        <w:r w:rsidR="00AD1397">
          <w:rPr>
            <w:color w:val="007FFF"/>
            <w:spacing w:val="-3"/>
          </w:rPr>
          <w:t xml:space="preserve">Table </w:t>
        </w:r>
        <w:r w:rsidR="00AD1397">
          <w:rPr>
            <w:color w:val="007FFF"/>
          </w:rPr>
          <w:t xml:space="preserve">B.1 </w:t>
        </w:r>
      </w:hyperlink>
      <w:r w:rsidR="00AD1397">
        <w:t xml:space="preserve">and </w:t>
      </w:r>
      <w:hyperlink w:anchor="_bookmark237" w:history="1">
        <w:r w:rsidR="00AD1397">
          <w:rPr>
            <w:color w:val="007FFF"/>
            <w:spacing w:val="-3"/>
          </w:rPr>
          <w:t xml:space="preserve">Table </w:t>
        </w:r>
        <w:r w:rsidR="00AD1397">
          <w:rPr>
            <w:color w:val="007FFF"/>
          </w:rPr>
          <w:t xml:space="preserve">B.2 </w:t>
        </w:r>
      </w:hyperlink>
      <w:r w:rsidR="00AD1397">
        <w:t xml:space="preserve">list various statistics for each lexical item in the 100-item samples of English and Nuuchahnulth, respectively. See </w:t>
      </w:r>
      <w:hyperlink w:anchor="_bookmark149" w:history="1">
        <w:r w:rsidR="00AD1397">
          <w:rPr>
            <w:color w:val="007FFF"/>
          </w:rPr>
          <w:t xml:space="preserve">Chapter 3 </w:t>
        </w:r>
      </w:hyperlink>
      <w:r w:rsidR="00AD1397">
        <w:t>for how these samples were selected and their accompanying statistics calculated.</w:t>
      </w:r>
    </w:p>
    <w:p w:rsidR="00DD7756" w:rsidRDefault="00DD7756">
      <w:pPr>
        <w:pStyle w:val="BodyText"/>
        <w:spacing w:before="8"/>
        <w:rPr>
          <w:sz w:val="36"/>
        </w:rPr>
      </w:pPr>
    </w:p>
    <w:p w:rsidR="00DD7756" w:rsidRDefault="00AD1397">
      <w:pPr>
        <w:pStyle w:val="Heading2"/>
        <w:numPr>
          <w:ilvl w:val="1"/>
          <w:numId w:val="1"/>
        </w:numPr>
        <w:tabs>
          <w:tab w:val="left" w:pos="930"/>
          <w:tab w:val="left" w:pos="931"/>
        </w:tabs>
        <w:spacing w:before="0"/>
        <w:rPr>
          <w:b/>
        </w:rPr>
      </w:pPr>
      <w:bookmarkStart w:id="325" w:name="B.1_English"/>
      <w:bookmarkStart w:id="326" w:name="_bookmark233"/>
      <w:bookmarkEnd w:id="325"/>
      <w:bookmarkEnd w:id="326"/>
      <w:r>
        <w:rPr>
          <w:b/>
        </w:rPr>
        <w:t>English</w:t>
      </w:r>
    </w:p>
    <w:p w:rsidR="00DD7756" w:rsidRDefault="00DD7756">
      <w:pPr>
        <w:pStyle w:val="BodyText"/>
        <w:spacing w:before="3"/>
        <w:rPr>
          <w:b/>
          <w:sz w:val="42"/>
        </w:rPr>
      </w:pPr>
    </w:p>
    <w:p w:rsidR="00DD7756" w:rsidRDefault="00AD1397">
      <w:pPr>
        <w:ind w:left="3912"/>
      </w:pPr>
      <w:bookmarkStart w:id="327" w:name="_bookmark234"/>
      <w:bookmarkEnd w:id="327"/>
      <w:r>
        <w:rPr>
          <w:b/>
        </w:rPr>
        <w:t xml:space="preserve">Table B.1: </w:t>
      </w:r>
      <w:r>
        <w:t>Corpus statistics for the 100-item English sample</w:t>
      </w:r>
    </w:p>
    <w:p w:rsidR="00DD7756" w:rsidRDefault="00DD7756">
      <w:pPr>
        <w:pStyle w:val="BodyText"/>
        <w:spacing w:before="4"/>
        <w:rPr>
          <w:sz w:val="16"/>
        </w:rPr>
      </w:pPr>
      <w:r w:rsidRPr="00DD7756">
        <w:pict>
          <v:shape id="_x0000_s1088" style="position:absolute;margin-left:121.5pt;margin-top:11.8pt;width:549.05pt;height:.1pt;z-index:-15678976;mso-wrap-distance-left:0;mso-wrap-distance-right:0;mso-position-horizontal-relative:page" coordorigin="2430,236" coordsize="10981,0" path="m2430,236r10980,e" filled="f" strokeweight=".33739mm">
            <v:path arrowok="t"/>
            <w10:wrap type="topAndBottom" anchorx="page"/>
          </v:shape>
        </w:pict>
      </w:r>
    </w:p>
    <w:p w:rsidR="00DD7756" w:rsidRDefault="00DD775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41"/>
        <w:gridCol w:w="3681"/>
        <w:gridCol w:w="3130"/>
        <w:gridCol w:w="3126"/>
      </w:tblGrid>
      <w:tr w:rsidR="00DD7756">
        <w:trPr>
          <w:trHeight w:val="517"/>
        </w:trPr>
        <w:tc>
          <w:tcPr>
            <w:tcW w:w="1041"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rsidR="00DD7756" w:rsidRDefault="00AD1397">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rsidR="00DD7756" w:rsidRDefault="00AD1397">
            <w:pPr>
              <w:pStyle w:val="TableParagraph"/>
              <w:spacing w:before="0" w:line="217" w:lineRule="exact"/>
              <w:ind w:left="108" w:right="93"/>
              <w:jc w:val="center"/>
              <w:rPr>
                <w:sz w:val="20"/>
              </w:rPr>
            </w:pPr>
            <w:r>
              <w:rPr>
                <w:sz w:val="20"/>
              </w:rPr>
              <w:t>Frequencies</w:t>
            </w:r>
          </w:p>
          <w:p w:rsidR="00DD7756" w:rsidRDefault="00AD1397">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rsidR="00DD7756" w:rsidRDefault="00AD1397">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2"/>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127" w:type="dxa"/>
        <w:tblLayout w:type="fixed"/>
        <w:tblCellMar>
          <w:left w:w="0" w:type="dxa"/>
          <w:right w:w="0" w:type="dxa"/>
        </w:tblCellMar>
        <w:tblLook w:val="01E0"/>
      </w:tblPr>
      <w:tblGrid>
        <w:gridCol w:w="1032"/>
        <w:gridCol w:w="706"/>
        <w:gridCol w:w="850"/>
        <w:gridCol w:w="1043"/>
        <w:gridCol w:w="1083"/>
        <w:gridCol w:w="1249"/>
        <w:gridCol w:w="1056"/>
        <w:gridCol w:w="828"/>
        <w:gridCol w:w="1181"/>
        <w:gridCol w:w="1102"/>
        <w:gridCol w:w="836"/>
      </w:tblGrid>
      <w:tr w:rsidR="00DD7756">
        <w:trPr>
          <w:trHeight w:val="233"/>
        </w:trPr>
        <w:tc>
          <w:tcPr>
            <w:tcW w:w="1032" w:type="dxa"/>
            <w:tcBorders>
              <w:right w:val="single" w:sz="4" w:space="0" w:color="000000"/>
            </w:tcBorders>
          </w:tcPr>
          <w:p w:rsidR="00DD7756" w:rsidRDefault="00AD1397">
            <w:pPr>
              <w:pStyle w:val="TableParagraph"/>
              <w:spacing w:before="0" w:line="213" w:lineRule="exact"/>
              <w:ind w:left="50"/>
              <w:jc w:val="left"/>
              <w:rPr>
                <w:sz w:val="20"/>
              </w:rPr>
            </w:pPr>
            <w:r>
              <w:rPr>
                <w:sz w:val="20"/>
              </w:rPr>
              <w:t>able</w:t>
            </w:r>
          </w:p>
        </w:tc>
        <w:tc>
          <w:tcPr>
            <w:tcW w:w="706" w:type="dxa"/>
            <w:tcBorders>
              <w:left w:val="single" w:sz="4" w:space="0" w:color="000000"/>
            </w:tcBorders>
          </w:tcPr>
          <w:p w:rsidR="00DD7756" w:rsidRDefault="00AD1397">
            <w:pPr>
              <w:pStyle w:val="TableParagraph"/>
              <w:spacing w:before="0" w:line="213" w:lineRule="exact"/>
              <w:ind w:left="131" w:right="157"/>
              <w:jc w:val="center"/>
              <w:rPr>
                <w:sz w:val="20"/>
              </w:rPr>
            </w:pPr>
            <w:r>
              <w:rPr>
                <w:sz w:val="20"/>
              </w:rPr>
              <w:t>1207</w:t>
            </w:r>
          </w:p>
        </w:tc>
        <w:tc>
          <w:tcPr>
            <w:tcW w:w="850" w:type="dxa"/>
          </w:tcPr>
          <w:p w:rsidR="00DD7756" w:rsidRDefault="00AD1397">
            <w:pPr>
              <w:pStyle w:val="TableParagraph"/>
              <w:spacing w:before="0" w:line="213" w:lineRule="exact"/>
              <w:ind w:left="178"/>
              <w:jc w:val="left"/>
              <w:rPr>
                <w:sz w:val="20"/>
              </w:rPr>
            </w:pPr>
            <w:r>
              <w:rPr>
                <w:sz w:val="20"/>
              </w:rPr>
              <w:t>0.371</w:t>
            </w:r>
          </w:p>
        </w:tc>
        <w:tc>
          <w:tcPr>
            <w:tcW w:w="1043" w:type="dxa"/>
          </w:tcPr>
          <w:p w:rsidR="00DD7756" w:rsidRDefault="00AD1397">
            <w:pPr>
              <w:pStyle w:val="TableParagraph"/>
              <w:spacing w:before="0" w:line="213" w:lineRule="exact"/>
              <w:ind w:left="255"/>
              <w:jc w:val="left"/>
              <w:rPr>
                <w:sz w:val="20"/>
              </w:rPr>
            </w:pPr>
            <w:r>
              <w:rPr>
                <w:sz w:val="20"/>
              </w:rPr>
              <w:t>0.000</w:t>
            </w:r>
          </w:p>
        </w:tc>
        <w:tc>
          <w:tcPr>
            <w:tcW w:w="1083" w:type="dxa"/>
            <w:tcBorders>
              <w:right w:val="single" w:sz="4" w:space="0" w:color="000000"/>
            </w:tcBorders>
          </w:tcPr>
          <w:p w:rsidR="00DD7756" w:rsidRDefault="00AD1397">
            <w:pPr>
              <w:pStyle w:val="TableParagraph"/>
              <w:spacing w:before="0" w:line="213" w:lineRule="exact"/>
              <w:ind w:right="289"/>
              <w:rPr>
                <w:sz w:val="20"/>
              </w:rPr>
            </w:pPr>
            <w:r>
              <w:rPr>
                <w:w w:val="95"/>
                <w:sz w:val="20"/>
              </w:rPr>
              <w:t>0.650</w:t>
            </w:r>
          </w:p>
        </w:tc>
        <w:tc>
          <w:tcPr>
            <w:tcW w:w="1249" w:type="dxa"/>
            <w:tcBorders>
              <w:left w:val="single" w:sz="4" w:space="0" w:color="000000"/>
            </w:tcBorders>
          </w:tcPr>
          <w:p w:rsidR="00DD7756" w:rsidRDefault="00AD1397">
            <w:pPr>
              <w:pStyle w:val="TableParagraph"/>
              <w:spacing w:before="0" w:line="213" w:lineRule="exact"/>
              <w:ind w:right="383"/>
              <w:rPr>
                <w:sz w:val="20"/>
              </w:rPr>
            </w:pPr>
            <w:r>
              <w:rPr>
                <w:w w:val="99"/>
                <w:sz w:val="20"/>
              </w:rPr>
              <w:t>0</w:t>
            </w:r>
          </w:p>
        </w:tc>
        <w:tc>
          <w:tcPr>
            <w:tcW w:w="1056" w:type="dxa"/>
          </w:tcPr>
          <w:p w:rsidR="00DD7756" w:rsidRDefault="00AD1397">
            <w:pPr>
              <w:pStyle w:val="TableParagraph"/>
              <w:spacing w:before="0" w:line="213" w:lineRule="exact"/>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spacing w:before="0" w:line="213" w:lineRule="exact"/>
              <w:ind w:right="59"/>
              <w:rPr>
                <w:sz w:val="20"/>
              </w:rPr>
            </w:pPr>
            <w:r>
              <w:rPr>
                <w:w w:val="99"/>
                <w:sz w:val="20"/>
              </w:rPr>
              <w:t>5</w:t>
            </w:r>
          </w:p>
        </w:tc>
        <w:tc>
          <w:tcPr>
            <w:tcW w:w="1181" w:type="dxa"/>
            <w:tcBorders>
              <w:left w:val="single" w:sz="4" w:space="0" w:color="000000"/>
            </w:tcBorders>
          </w:tcPr>
          <w:p w:rsidR="00DD7756" w:rsidRDefault="00AD1397">
            <w:pPr>
              <w:pStyle w:val="TableParagraph"/>
              <w:spacing w:before="0" w:line="213" w:lineRule="exact"/>
              <w:ind w:right="317"/>
              <w:rPr>
                <w:sz w:val="20"/>
              </w:rPr>
            </w:pPr>
            <w:r>
              <w:rPr>
                <w:w w:val="99"/>
                <w:sz w:val="20"/>
              </w:rPr>
              <w:t>—</w:t>
            </w:r>
          </w:p>
        </w:tc>
        <w:tc>
          <w:tcPr>
            <w:tcW w:w="1102" w:type="dxa"/>
          </w:tcPr>
          <w:p w:rsidR="00DD7756" w:rsidRDefault="00AD1397">
            <w:pPr>
              <w:pStyle w:val="TableParagraph"/>
              <w:spacing w:before="0" w:line="213" w:lineRule="exact"/>
              <w:ind w:right="373"/>
              <w:rPr>
                <w:sz w:val="20"/>
              </w:rPr>
            </w:pPr>
            <w:r>
              <w:rPr>
                <w:w w:val="99"/>
                <w:sz w:val="20"/>
              </w:rPr>
              <w:t>—</w:t>
            </w:r>
          </w:p>
        </w:tc>
        <w:tc>
          <w:tcPr>
            <w:tcW w:w="836" w:type="dxa"/>
          </w:tcPr>
          <w:p w:rsidR="00DD7756" w:rsidRDefault="00AD1397">
            <w:pPr>
              <w:pStyle w:val="TableParagraph"/>
              <w:spacing w:before="0" w:line="213" w:lineRule="exact"/>
              <w:ind w:right="53"/>
              <w:rPr>
                <w:sz w:val="20"/>
              </w:rPr>
            </w:pPr>
            <w:r>
              <w:rPr>
                <w:w w:val="95"/>
                <w:sz w:val="20"/>
              </w:rPr>
              <w:t>0.998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anything</w:t>
            </w:r>
          </w:p>
        </w:tc>
        <w:tc>
          <w:tcPr>
            <w:tcW w:w="706" w:type="dxa"/>
            <w:tcBorders>
              <w:left w:val="single" w:sz="4" w:space="0" w:color="000000"/>
            </w:tcBorders>
          </w:tcPr>
          <w:p w:rsidR="00DD7756" w:rsidRDefault="00AD1397">
            <w:pPr>
              <w:pStyle w:val="TableParagraph"/>
              <w:ind w:left="131" w:right="157"/>
              <w:jc w:val="center"/>
              <w:rPr>
                <w:sz w:val="20"/>
              </w:rPr>
            </w:pPr>
            <w:r>
              <w:rPr>
                <w:sz w:val="20"/>
              </w:rPr>
              <w:t>2458</w:t>
            </w:r>
          </w:p>
        </w:tc>
        <w:tc>
          <w:tcPr>
            <w:tcW w:w="850" w:type="dxa"/>
          </w:tcPr>
          <w:p w:rsidR="00DD7756" w:rsidRDefault="00AD1397">
            <w:pPr>
              <w:pStyle w:val="TableParagraph"/>
              <w:ind w:left="178"/>
              <w:jc w:val="left"/>
              <w:rPr>
                <w:sz w:val="20"/>
              </w:rPr>
            </w:pPr>
            <w:r>
              <w:rPr>
                <w:sz w:val="20"/>
              </w:rPr>
              <w:t>0.755</w:t>
            </w:r>
          </w:p>
        </w:tc>
        <w:tc>
          <w:tcPr>
            <w:tcW w:w="1043" w:type="dxa"/>
          </w:tcPr>
          <w:p w:rsidR="00DD7756" w:rsidRDefault="00AD1397">
            <w:pPr>
              <w:pStyle w:val="TableParagraph"/>
              <w:ind w:left="255"/>
              <w:jc w:val="left"/>
              <w:rPr>
                <w:sz w:val="20"/>
              </w:rPr>
            </w:pPr>
            <w:r>
              <w:rPr>
                <w:sz w:val="20"/>
              </w:rPr>
              <w:t>0.000</w:t>
            </w:r>
          </w:p>
        </w:tc>
        <w:tc>
          <w:tcPr>
            <w:tcW w:w="1083" w:type="dxa"/>
            <w:tcBorders>
              <w:right w:val="single" w:sz="4" w:space="0" w:color="000000"/>
            </w:tcBorders>
          </w:tcPr>
          <w:p w:rsidR="00DD7756" w:rsidRDefault="00AD1397">
            <w:pPr>
              <w:pStyle w:val="TableParagraph"/>
              <w:ind w:right="289"/>
              <w:rPr>
                <w:sz w:val="20"/>
              </w:rPr>
            </w:pPr>
            <w:r>
              <w:rPr>
                <w:w w:val="95"/>
                <w:sz w:val="20"/>
              </w:rPr>
              <w:t>0.449</w:t>
            </w:r>
          </w:p>
        </w:tc>
        <w:tc>
          <w:tcPr>
            <w:tcW w:w="1249" w:type="dxa"/>
            <w:tcBorders>
              <w:left w:val="single" w:sz="4" w:space="0" w:color="000000"/>
            </w:tcBorders>
          </w:tcPr>
          <w:p w:rsidR="00DD7756" w:rsidRDefault="00AD1397">
            <w:pPr>
              <w:pStyle w:val="TableParagraph"/>
              <w:ind w:right="383"/>
              <w:rPr>
                <w:sz w:val="20"/>
              </w:rPr>
            </w:pPr>
            <w:r>
              <w:rPr>
                <w:w w:val="95"/>
                <w:sz w:val="20"/>
              </w:rPr>
              <w:t>2081</w:t>
            </w:r>
          </w:p>
        </w:tc>
        <w:tc>
          <w:tcPr>
            <w:tcW w:w="1056" w:type="dxa"/>
          </w:tcPr>
          <w:p w:rsidR="00DD7756" w:rsidRDefault="00AD1397">
            <w:pPr>
              <w:pStyle w:val="TableParagraph"/>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0.488</w:t>
            </w:r>
          </w:p>
        </w:tc>
        <w:tc>
          <w:tcPr>
            <w:tcW w:w="1102" w:type="dxa"/>
          </w:tcPr>
          <w:p w:rsidR="00DD7756" w:rsidRDefault="00AD1397">
            <w:pPr>
              <w:pStyle w:val="TableParagraph"/>
              <w:ind w:right="373"/>
              <w:rPr>
                <w:sz w:val="20"/>
              </w:rPr>
            </w:pPr>
            <w:r>
              <w:rPr>
                <w:w w:val="99"/>
                <w:sz w:val="20"/>
              </w:rPr>
              <w:t>—</w:t>
            </w:r>
          </w:p>
        </w:tc>
        <w:tc>
          <w:tcPr>
            <w:tcW w:w="836" w:type="dxa"/>
          </w:tcPr>
          <w:p w:rsidR="00DD7756" w:rsidRDefault="00AD1397">
            <w:pPr>
              <w:pStyle w:val="TableParagraph"/>
              <w:ind w:right="53"/>
              <w:rPr>
                <w:sz w:val="20"/>
              </w:rPr>
            </w:pPr>
            <w:r>
              <w:rPr>
                <w:w w:val="99"/>
                <w:sz w:val="20"/>
              </w:rPr>
              <w:t>—</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area</w:t>
            </w:r>
          </w:p>
        </w:tc>
        <w:tc>
          <w:tcPr>
            <w:tcW w:w="706" w:type="dxa"/>
            <w:tcBorders>
              <w:left w:val="single" w:sz="4" w:space="0" w:color="000000"/>
            </w:tcBorders>
          </w:tcPr>
          <w:p w:rsidR="00DD7756" w:rsidRDefault="00AD1397">
            <w:pPr>
              <w:pStyle w:val="TableParagraph"/>
              <w:ind w:left="131" w:right="157"/>
              <w:jc w:val="center"/>
              <w:rPr>
                <w:sz w:val="20"/>
              </w:rPr>
            </w:pPr>
            <w:r>
              <w:rPr>
                <w:sz w:val="20"/>
              </w:rPr>
              <w:t>1544</w:t>
            </w:r>
          </w:p>
        </w:tc>
        <w:tc>
          <w:tcPr>
            <w:tcW w:w="850" w:type="dxa"/>
          </w:tcPr>
          <w:p w:rsidR="00DD7756" w:rsidRDefault="00AD1397">
            <w:pPr>
              <w:pStyle w:val="TableParagraph"/>
              <w:ind w:left="178"/>
              <w:jc w:val="left"/>
              <w:rPr>
                <w:sz w:val="20"/>
              </w:rPr>
            </w:pPr>
            <w:r>
              <w:rPr>
                <w:sz w:val="20"/>
              </w:rPr>
              <w:t>0.474</w:t>
            </w:r>
          </w:p>
        </w:tc>
        <w:tc>
          <w:tcPr>
            <w:tcW w:w="1043" w:type="dxa"/>
          </w:tcPr>
          <w:p w:rsidR="00DD7756" w:rsidRDefault="00AD1397">
            <w:pPr>
              <w:pStyle w:val="TableParagraph"/>
              <w:ind w:left="255"/>
              <w:jc w:val="left"/>
              <w:rPr>
                <w:sz w:val="20"/>
              </w:rPr>
            </w:pPr>
            <w:r>
              <w:rPr>
                <w:sz w:val="20"/>
              </w:rPr>
              <w:t>0.027</w:t>
            </w:r>
          </w:p>
        </w:tc>
        <w:tc>
          <w:tcPr>
            <w:tcW w:w="1083" w:type="dxa"/>
            <w:tcBorders>
              <w:right w:val="single" w:sz="4" w:space="0" w:color="000000"/>
            </w:tcBorders>
          </w:tcPr>
          <w:p w:rsidR="00DD7756" w:rsidRDefault="00AD1397">
            <w:pPr>
              <w:pStyle w:val="TableParagraph"/>
              <w:ind w:right="289"/>
              <w:rPr>
                <w:sz w:val="20"/>
              </w:rPr>
            </w:pPr>
            <w:r>
              <w:rPr>
                <w:w w:val="95"/>
                <w:sz w:val="20"/>
              </w:rPr>
              <w:t>0.652</w:t>
            </w:r>
          </w:p>
        </w:tc>
        <w:tc>
          <w:tcPr>
            <w:tcW w:w="1249" w:type="dxa"/>
            <w:tcBorders>
              <w:left w:val="single" w:sz="4" w:space="0" w:color="000000"/>
            </w:tcBorders>
          </w:tcPr>
          <w:p w:rsidR="00DD7756" w:rsidRDefault="00AD1397">
            <w:pPr>
              <w:pStyle w:val="TableParagraph"/>
              <w:ind w:right="383"/>
              <w:rPr>
                <w:sz w:val="20"/>
              </w:rPr>
            </w:pPr>
            <w:r>
              <w:rPr>
                <w:w w:val="95"/>
                <w:sz w:val="20"/>
              </w:rPr>
              <w:t>1526</w:t>
            </w:r>
          </w:p>
        </w:tc>
        <w:tc>
          <w:tcPr>
            <w:tcW w:w="1056" w:type="dxa"/>
          </w:tcPr>
          <w:p w:rsidR="00DD7756" w:rsidRDefault="00AD1397">
            <w:pPr>
              <w:pStyle w:val="TableParagraph"/>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ind w:right="59"/>
              <w:rPr>
                <w:sz w:val="20"/>
              </w:rPr>
            </w:pPr>
            <w:r>
              <w:rPr>
                <w:w w:val="99"/>
                <w:sz w:val="20"/>
              </w:rPr>
              <w:t>7</w:t>
            </w:r>
          </w:p>
        </w:tc>
        <w:tc>
          <w:tcPr>
            <w:tcW w:w="1181" w:type="dxa"/>
            <w:tcBorders>
              <w:left w:val="single" w:sz="4" w:space="0" w:color="000000"/>
            </w:tcBorders>
          </w:tcPr>
          <w:p w:rsidR="00DD7756" w:rsidRDefault="00AD1397">
            <w:pPr>
              <w:pStyle w:val="TableParagraph"/>
              <w:ind w:right="317"/>
              <w:rPr>
                <w:sz w:val="20"/>
              </w:rPr>
            </w:pPr>
            <w:r>
              <w:rPr>
                <w:w w:val="95"/>
                <w:sz w:val="20"/>
              </w:rPr>
              <w:t>0.656</w:t>
            </w:r>
          </w:p>
        </w:tc>
        <w:tc>
          <w:tcPr>
            <w:tcW w:w="1102" w:type="dxa"/>
          </w:tcPr>
          <w:p w:rsidR="00DD7756" w:rsidRDefault="00AD1397">
            <w:pPr>
              <w:pStyle w:val="TableParagraph"/>
              <w:ind w:right="373"/>
              <w:rPr>
                <w:sz w:val="20"/>
              </w:rPr>
            </w:pPr>
            <w:r>
              <w:rPr>
                <w:w w:val="99"/>
                <w:sz w:val="20"/>
              </w:rPr>
              <w:t>—</w:t>
            </w:r>
          </w:p>
        </w:tc>
        <w:tc>
          <w:tcPr>
            <w:tcW w:w="836" w:type="dxa"/>
          </w:tcPr>
          <w:p w:rsidR="00DD7756" w:rsidRDefault="00AD1397">
            <w:pPr>
              <w:pStyle w:val="TableParagraph"/>
              <w:ind w:right="53"/>
              <w:rPr>
                <w:sz w:val="20"/>
              </w:rPr>
            </w:pPr>
            <w:r>
              <w:rPr>
                <w:w w:val="95"/>
                <w:sz w:val="20"/>
              </w:rPr>
              <w:t>0.997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away</w:t>
            </w:r>
          </w:p>
        </w:tc>
        <w:tc>
          <w:tcPr>
            <w:tcW w:w="706" w:type="dxa"/>
            <w:tcBorders>
              <w:left w:val="single" w:sz="4" w:space="0" w:color="000000"/>
            </w:tcBorders>
          </w:tcPr>
          <w:p w:rsidR="00DD7756" w:rsidRDefault="00AD1397">
            <w:pPr>
              <w:pStyle w:val="TableParagraph"/>
              <w:ind w:left="131" w:right="157"/>
              <w:jc w:val="center"/>
              <w:rPr>
                <w:sz w:val="20"/>
              </w:rPr>
            </w:pPr>
            <w:r>
              <w:rPr>
                <w:sz w:val="20"/>
              </w:rPr>
              <w:t>1208</w:t>
            </w:r>
          </w:p>
        </w:tc>
        <w:tc>
          <w:tcPr>
            <w:tcW w:w="850" w:type="dxa"/>
          </w:tcPr>
          <w:p w:rsidR="00DD7756" w:rsidRDefault="00AD1397">
            <w:pPr>
              <w:pStyle w:val="TableParagraph"/>
              <w:ind w:left="178"/>
              <w:jc w:val="left"/>
              <w:rPr>
                <w:sz w:val="20"/>
              </w:rPr>
            </w:pPr>
            <w:r>
              <w:rPr>
                <w:sz w:val="20"/>
              </w:rPr>
              <w:t>0.371</w:t>
            </w:r>
          </w:p>
        </w:tc>
        <w:tc>
          <w:tcPr>
            <w:tcW w:w="1043" w:type="dxa"/>
          </w:tcPr>
          <w:p w:rsidR="00DD7756" w:rsidRDefault="00AD1397">
            <w:pPr>
              <w:pStyle w:val="TableParagraph"/>
              <w:ind w:left="255"/>
              <w:jc w:val="left"/>
              <w:rPr>
                <w:sz w:val="20"/>
              </w:rPr>
            </w:pPr>
            <w:r>
              <w:rPr>
                <w:sz w:val="20"/>
              </w:rPr>
              <w:t>0.000</w:t>
            </w:r>
          </w:p>
        </w:tc>
        <w:tc>
          <w:tcPr>
            <w:tcW w:w="1083" w:type="dxa"/>
            <w:tcBorders>
              <w:right w:val="single" w:sz="4" w:space="0" w:color="000000"/>
            </w:tcBorders>
          </w:tcPr>
          <w:p w:rsidR="00DD7756" w:rsidRDefault="00AD1397">
            <w:pPr>
              <w:pStyle w:val="TableParagraph"/>
              <w:ind w:right="289"/>
              <w:rPr>
                <w:sz w:val="20"/>
              </w:rPr>
            </w:pPr>
            <w:r>
              <w:rPr>
                <w:w w:val="95"/>
                <w:sz w:val="20"/>
              </w:rPr>
              <w:t>0.636</w:t>
            </w:r>
          </w:p>
        </w:tc>
        <w:tc>
          <w:tcPr>
            <w:tcW w:w="1249" w:type="dxa"/>
            <w:tcBorders>
              <w:left w:val="single" w:sz="4" w:space="0" w:color="000000"/>
            </w:tcBorders>
          </w:tcPr>
          <w:p w:rsidR="00DD7756" w:rsidRDefault="00AD1397">
            <w:pPr>
              <w:pStyle w:val="TableParagraph"/>
              <w:ind w:right="383"/>
              <w:rPr>
                <w:sz w:val="20"/>
              </w:rPr>
            </w:pPr>
            <w:r>
              <w:rPr>
                <w:w w:val="99"/>
                <w:sz w:val="20"/>
              </w:rPr>
              <w:t>5</w:t>
            </w:r>
          </w:p>
        </w:tc>
        <w:tc>
          <w:tcPr>
            <w:tcW w:w="1056" w:type="dxa"/>
          </w:tcPr>
          <w:p w:rsidR="00DD7756" w:rsidRDefault="00AD1397">
            <w:pPr>
              <w:pStyle w:val="TableParagraph"/>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0.997</w:t>
            </w:r>
          </w:p>
        </w:tc>
        <w:tc>
          <w:tcPr>
            <w:tcW w:w="1102" w:type="dxa"/>
          </w:tcPr>
          <w:p w:rsidR="00DD7756" w:rsidRDefault="00AD1397">
            <w:pPr>
              <w:pStyle w:val="TableParagraph"/>
              <w:ind w:right="373"/>
              <w:rPr>
                <w:sz w:val="20"/>
              </w:rPr>
            </w:pPr>
            <w:r>
              <w:rPr>
                <w:w w:val="99"/>
                <w:sz w:val="20"/>
              </w:rPr>
              <w:t>—</w:t>
            </w:r>
          </w:p>
        </w:tc>
        <w:tc>
          <w:tcPr>
            <w:tcW w:w="836" w:type="dxa"/>
          </w:tcPr>
          <w:p w:rsidR="00DD7756" w:rsidRDefault="00AD1397">
            <w:pPr>
              <w:pStyle w:val="TableParagraph"/>
              <w:ind w:right="53"/>
              <w:rPr>
                <w:sz w:val="20"/>
              </w:rPr>
            </w:pPr>
            <w:r>
              <w:rPr>
                <w:w w:val="99"/>
                <w:sz w:val="20"/>
              </w:rPr>
              <w:t>—</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back</w:t>
            </w:r>
          </w:p>
        </w:tc>
        <w:tc>
          <w:tcPr>
            <w:tcW w:w="706" w:type="dxa"/>
            <w:tcBorders>
              <w:left w:val="single" w:sz="4" w:space="0" w:color="000000"/>
            </w:tcBorders>
          </w:tcPr>
          <w:p w:rsidR="00DD7756" w:rsidRDefault="00AD1397">
            <w:pPr>
              <w:pStyle w:val="TableParagraph"/>
              <w:ind w:left="131" w:right="157"/>
              <w:jc w:val="center"/>
              <w:rPr>
                <w:sz w:val="20"/>
              </w:rPr>
            </w:pPr>
            <w:r>
              <w:rPr>
                <w:sz w:val="20"/>
              </w:rPr>
              <w:t>3757</w:t>
            </w:r>
          </w:p>
        </w:tc>
        <w:tc>
          <w:tcPr>
            <w:tcW w:w="850" w:type="dxa"/>
          </w:tcPr>
          <w:p w:rsidR="00DD7756" w:rsidRDefault="00AD1397">
            <w:pPr>
              <w:pStyle w:val="TableParagraph"/>
              <w:ind w:left="178"/>
              <w:jc w:val="left"/>
              <w:rPr>
                <w:sz w:val="20"/>
              </w:rPr>
            </w:pPr>
            <w:r>
              <w:rPr>
                <w:sz w:val="20"/>
              </w:rPr>
              <w:t>1.154</w:t>
            </w:r>
          </w:p>
        </w:tc>
        <w:tc>
          <w:tcPr>
            <w:tcW w:w="1043" w:type="dxa"/>
          </w:tcPr>
          <w:p w:rsidR="00DD7756" w:rsidRDefault="00AD1397">
            <w:pPr>
              <w:pStyle w:val="TableParagraph"/>
              <w:ind w:left="255"/>
              <w:jc w:val="left"/>
              <w:rPr>
                <w:sz w:val="20"/>
              </w:rPr>
            </w:pPr>
            <w:r>
              <w:rPr>
                <w:sz w:val="20"/>
              </w:rPr>
              <w:t>0.844</w:t>
            </w:r>
          </w:p>
        </w:tc>
        <w:tc>
          <w:tcPr>
            <w:tcW w:w="1083" w:type="dxa"/>
            <w:tcBorders>
              <w:right w:val="single" w:sz="4" w:space="0" w:color="000000"/>
            </w:tcBorders>
          </w:tcPr>
          <w:p w:rsidR="00DD7756" w:rsidRDefault="00AD1397">
            <w:pPr>
              <w:pStyle w:val="TableParagraph"/>
              <w:ind w:right="289"/>
              <w:rPr>
                <w:sz w:val="20"/>
              </w:rPr>
            </w:pPr>
            <w:r>
              <w:rPr>
                <w:w w:val="95"/>
                <w:sz w:val="20"/>
              </w:rPr>
              <w:t>0.411</w:t>
            </w:r>
          </w:p>
        </w:tc>
        <w:tc>
          <w:tcPr>
            <w:tcW w:w="1249" w:type="dxa"/>
            <w:tcBorders>
              <w:left w:val="single" w:sz="4" w:space="0" w:color="000000"/>
            </w:tcBorders>
          </w:tcPr>
          <w:p w:rsidR="00DD7756" w:rsidRDefault="00AD1397">
            <w:pPr>
              <w:pStyle w:val="TableParagraph"/>
              <w:ind w:right="383"/>
              <w:rPr>
                <w:sz w:val="20"/>
              </w:rPr>
            </w:pPr>
            <w:r>
              <w:rPr>
                <w:w w:val="95"/>
                <w:sz w:val="20"/>
              </w:rPr>
              <w:t>272</w:t>
            </w:r>
          </w:p>
        </w:tc>
        <w:tc>
          <w:tcPr>
            <w:tcW w:w="1056" w:type="dxa"/>
          </w:tcPr>
          <w:p w:rsidR="00DD7756" w:rsidRDefault="00AD1397">
            <w:pPr>
              <w:pStyle w:val="TableParagraph"/>
              <w:ind w:left="363" w:right="283"/>
              <w:jc w:val="center"/>
              <w:rPr>
                <w:sz w:val="20"/>
              </w:rPr>
            </w:pPr>
            <w:r>
              <w:rPr>
                <w:sz w:val="20"/>
              </w:rPr>
              <w:t>54</w:t>
            </w:r>
          </w:p>
        </w:tc>
        <w:tc>
          <w:tcPr>
            <w:tcW w:w="828" w:type="dxa"/>
            <w:tcBorders>
              <w:right w:val="single" w:sz="4" w:space="0" w:color="000000"/>
            </w:tcBorders>
          </w:tcPr>
          <w:p w:rsidR="00DD7756" w:rsidRDefault="00AD1397">
            <w:pPr>
              <w:pStyle w:val="TableParagraph"/>
              <w:ind w:right="59"/>
              <w:rPr>
                <w:sz w:val="20"/>
              </w:rPr>
            </w:pPr>
            <w:r>
              <w:rPr>
                <w:w w:val="95"/>
                <w:sz w:val="20"/>
              </w:rPr>
              <w:t>143</w:t>
            </w:r>
          </w:p>
        </w:tc>
        <w:tc>
          <w:tcPr>
            <w:tcW w:w="1181" w:type="dxa"/>
            <w:tcBorders>
              <w:left w:val="single" w:sz="4" w:space="0" w:color="000000"/>
            </w:tcBorders>
          </w:tcPr>
          <w:p w:rsidR="00DD7756" w:rsidRDefault="00AD1397">
            <w:pPr>
              <w:pStyle w:val="TableParagraph"/>
              <w:ind w:right="317"/>
              <w:rPr>
                <w:sz w:val="20"/>
              </w:rPr>
            </w:pPr>
            <w:r>
              <w:rPr>
                <w:w w:val="95"/>
                <w:sz w:val="20"/>
              </w:rPr>
              <w:t>0.886</w:t>
            </w:r>
          </w:p>
        </w:tc>
        <w:tc>
          <w:tcPr>
            <w:tcW w:w="1102" w:type="dxa"/>
          </w:tcPr>
          <w:p w:rsidR="00DD7756" w:rsidRDefault="00AD1397">
            <w:pPr>
              <w:pStyle w:val="TableParagraph"/>
              <w:ind w:right="373"/>
              <w:rPr>
                <w:sz w:val="20"/>
              </w:rPr>
            </w:pPr>
            <w:r>
              <w:rPr>
                <w:w w:val="95"/>
                <w:sz w:val="20"/>
              </w:rPr>
              <w:t>0.974</w:t>
            </w:r>
          </w:p>
        </w:tc>
        <w:tc>
          <w:tcPr>
            <w:tcW w:w="836" w:type="dxa"/>
          </w:tcPr>
          <w:p w:rsidR="00DD7756" w:rsidRDefault="00AD1397">
            <w:pPr>
              <w:pStyle w:val="TableParagraph"/>
              <w:ind w:right="53"/>
              <w:rPr>
                <w:sz w:val="20"/>
              </w:rPr>
            </w:pPr>
            <w:r>
              <w:rPr>
                <w:w w:val="95"/>
                <w:sz w:val="20"/>
              </w:rPr>
              <w:t>0.941</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believe</w:t>
            </w:r>
          </w:p>
        </w:tc>
        <w:tc>
          <w:tcPr>
            <w:tcW w:w="706" w:type="dxa"/>
            <w:tcBorders>
              <w:left w:val="single" w:sz="4" w:space="0" w:color="000000"/>
            </w:tcBorders>
          </w:tcPr>
          <w:p w:rsidR="00DD7756" w:rsidRDefault="00AD1397">
            <w:pPr>
              <w:pStyle w:val="TableParagraph"/>
              <w:ind w:left="131" w:right="157"/>
              <w:jc w:val="center"/>
              <w:rPr>
                <w:sz w:val="20"/>
              </w:rPr>
            </w:pPr>
            <w:r>
              <w:rPr>
                <w:sz w:val="20"/>
              </w:rPr>
              <w:t>1014</w:t>
            </w:r>
          </w:p>
        </w:tc>
        <w:tc>
          <w:tcPr>
            <w:tcW w:w="850" w:type="dxa"/>
          </w:tcPr>
          <w:p w:rsidR="00DD7756" w:rsidRDefault="00AD1397">
            <w:pPr>
              <w:pStyle w:val="TableParagraph"/>
              <w:ind w:left="178"/>
              <w:jc w:val="left"/>
              <w:rPr>
                <w:sz w:val="20"/>
              </w:rPr>
            </w:pPr>
            <w:r>
              <w:rPr>
                <w:sz w:val="20"/>
              </w:rPr>
              <w:t>0.312</w:t>
            </w:r>
          </w:p>
        </w:tc>
        <w:tc>
          <w:tcPr>
            <w:tcW w:w="1043" w:type="dxa"/>
          </w:tcPr>
          <w:p w:rsidR="00DD7756" w:rsidRDefault="00AD1397">
            <w:pPr>
              <w:pStyle w:val="TableParagraph"/>
              <w:ind w:left="255"/>
              <w:jc w:val="left"/>
              <w:rPr>
                <w:sz w:val="20"/>
              </w:rPr>
            </w:pPr>
            <w:r>
              <w:rPr>
                <w:sz w:val="20"/>
              </w:rPr>
              <w:t>0.014</w:t>
            </w:r>
          </w:p>
        </w:tc>
        <w:tc>
          <w:tcPr>
            <w:tcW w:w="1083" w:type="dxa"/>
            <w:tcBorders>
              <w:right w:val="single" w:sz="4" w:space="0" w:color="000000"/>
            </w:tcBorders>
          </w:tcPr>
          <w:p w:rsidR="00DD7756" w:rsidRDefault="00AD1397">
            <w:pPr>
              <w:pStyle w:val="TableParagraph"/>
              <w:ind w:right="289"/>
              <w:rPr>
                <w:sz w:val="20"/>
              </w:rPr>
            </w:pPr>
            <w:r>
              <w:rPr>
                <w:w w:val="95"/>
                <w:sz w:val="20"/>
              </w:rPr>
              <w:t>0.709</w:t>
            </w:r>
          </w:p>
        </w:tc>
        <w:tc>
          <w:tcPr>
            <w:tcW w:w="1249" w:type="dxa"/>
            <w:tcBorders>
              <w:left w:val="single" w:sz="4" w:space="0" w:color="000000"/>
            </w:tcBorders>
          </w:tcPr>
          <w:p w:rsidR="00DD7756" w:rsidRDefault="00AD1397">
            <w:pPr>
              <w:pStyle w:val="TableParagraph"/>
              <w:ind w:right="383"/>
              <w:rPr>
                <w:sz w:val="20"/>
              </w:rPr>
            </w:pPr>
            <w:r>
              <w:rPr>
                <w:w w:val="99"/>
                <w:sz w:val="20"/>
              </w:rPr>
              <w:t>0</w:t>
            </w:r>
          </w:p>
        </w:tc>
        <w:tc>
          <w:tcPr>
            <w:tcW w:w="1056" w:type="dxa"/>
          </w:tcPr>
          <w:p w:rsidR="00DD7756" w:rsidRDefault="00AD1397">
            <w:pPr>
              <w:pStyle w:val="TableParagraph"/>
              <w:ind w:left="363" w:right="373"/>
              <w:jc w:val="center"/>
              <w:rPr>
                <w:sz w:val="20"/>
              </w:rPr>
            </w:pPr>
            <w:r>
              <w:rPr>
                <w:sz w:val="20"/>
              </w:rPr>
              <w:t>953</w:t>
            </w:r>
          </w:p>
        </w:tc>
        <w:tc>
          <w:tcPr>
            <w:tcW w:w="828" w:type="dxa"/>
            <w:tcBorders>
              <w:right w:val="single" w:sz="4" w:space="0" w:color="000000"/>
            </w:tcBorders>
          </w:tcPr>
          <w:p w:rsidR="00DD7756" w:rsidRDefault="00AD1397">
            <w:pPr>
              <w:pStyle w:val="TableParagraph"/>
              <w:ind w:right="59"/>
              <w:rPr>
                <w:sz w:val="20"/>
              </w:rPr>
            </w:pPr>
            <w:r>
              <w:rPr>
                <w:w w:val="99"/>
                <w:sz w:val="20"/>
              </w:rPr>
              <w:t>2</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0.723</w:t>
            </w:r>
          </w:p>
        </w:tc>
        <w:tc>
          <w:tcPr>
            <w:tcW w:w="836" w:type="dxa"/>
          </w:tcPr>
          <w:p w:rsidR="00DD7756" w:rsidRDefault="00AD1397">
            <w:pPr>
              <w:pStyle w:val="TableParagraph"/>
              <w:ind w:right="53"/>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best</w:t>
            </w:r>
          </w:p>
        </w:tc>
        <w:tc>
          <w:tcPr>
            <w:tcW w:w="706" w:type="dxa"/>
            <w:tcBorders>
              <w:left w:val="single" w:sz="4" w:space="0" w:color="000000"/>
            </w:tcBorders>
          </w:tcPr>
          <w:p w:rsidR="00DD7756" w:rsidRDefault="00AD1397">
            <w:pPr>
              <w:pStyle w:val="TableParagraph"/>
              <w:ind w:left="131" w:right="67"/>
              <w:jc w:val="center"/>
              <w:rPr>
                <w:sz w:val="20"/>
              </w:rPr>
            </w:pPr>
            <w:r>
              <w:rPr>
                <w:sz w:val="20"/>
              </w:rPr>
              <w:t>777</w:t>
            </w:r>
          </w:p>
        </w:tc>
        <w:tc>
          <w:tcPr>
            <w:tcW w:w="850" w:type="dxa"/>
          </w:tcPr>
          <w:p w:rsidR="00DD7756" w:rsidRDefault="00AD1397">
            <w:pPr>
              <w:pStyle w:val="TableParagraph"/>
              <w:ind w:left="178"/>
              <w:jc w:val="left"/>
              <w:rPr>
                <w:sz w:val="20"/>
              </w:rPr>
            </w:pPr>
            <w:r>
              <w:rPr>
                <w:sz w:val="20"/>
              </w:rPr>
              <w:t>0.239</w:t>
            </w:r>
          </w:p>
        </w:tc>
        <w:tc>
          <w:tcPr>
            <w:tcW w:w="1043" w:type="dxa"/>
          </w:tcPr>
          <w:p w:rsidR="00DD7756" w:rsidRDefault="00AD1397">
            <w:pPr>
              <w:pStyle w:val="TableParagraph"/>
              <w:ind w:left="255"/>
              <w:jc w:val="left"/>
              <w:rPr>
                <w:sz w:val="20"/>
              </w:rPr>
            </w:pPr>
            <w:r>
              <w:rPr>
                <w:sz w:val="20"/>
              </w:rPr>
              <w:t>0.537</w:t>
            </w:r>
          </w:p>
        </w:tc>
        <w:tc>
          <w:tcPr>
            <w:tcW w:w="1083" w:type="dxa"/>
            <w:tcBorders>
              <w:right w:val="single" w:sz="4" w:space="0" w:color="000000"/>
            </w:tcBorders>
          </w:tcPr>
          <w:p w:rsidR="00DD7756" w:rsidRDefault="00AD1397">
            <w:pPr>
              <w:pStyle w:val="TableParagraph"/>
              <w:ind w:right="289"/>
              <w:rPr>
                <w:sz w:val="20"/>
              </w:rPr>
            </w:pPr>
            <w:r>
              <w:rPr>
                <w:w w:val="95"/>
                <w:sz w:val="20"/>
              </w:rPr>
              <w:t>0.742</w:t>
            </w:r>
          </w:p>
        </w:tc>
        <w:tc>
          <w:tcPr>
            <w:tcW w:w="1249" w:type="dxa"/>
            <w:tcBorders>
              <w:left w:val="single" w:sz="4" w:space="0" w:color="000000"/>
            </w:tcBorders>
          </w:tcPr>
          <w:p w:rsidR="00DD7756" w:rsidRDefault="00AD1397">
            <w:pPr>
              <w:pStyle w:val="TableParagraph"/>
              <w:ind w:right="383"/>
              <w:rPr>
                <w:sz w:val="20"/>
              </w:rPr>
            </w:pPr>
            <w:r>
              <w:rPr>
                <w:w w:val="95"/>
                <w:sz w:val="20"/>
              </w:rPr>
              <w:t>201</w:t>
            </w:r>
          </w:p>
        </w:tc>
        <w:tc>
          <w:tcPr>
            <w:tcW w:w="1056" w:type="dxa"/>
          </w:tcPr>
          <w:p w:rsidR="00DD7756" w:rsidRDefault="00AD1397">
            <w:pPr>
              <w:pStyle w:val="TableParagraph"/>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ind w:right="59"/>
              <w:rPr>
                <w:sz w:val="20"/>
              </w:rPr>
            </w:pPr>
            <w:r>
              <w:rPr>
                <w:w w:val="95"/>
                <w:sz w:val="20"/>
              </w:rPr>
              <w:t>526</w:t>
            </w:r>
          </w:p>
        </w:tc>
        <w:tc>
          <w:tcPr>
            <w:tcW w:w="1181" w:type="dxa"/>
            <w:tcBorders>
              <w:left w:val="single" w:sz="4" w:space="0" w:color="000000"/>
            </w:tcBorders>
          </w:tcPr>
          <w:p w:rsidR="00DD7756" w:rsidRDefault="00AD1397">
            <w:pPr>
              <w:pStyle w:val="TableParagraph"/>
              <w:ind w:right="317"/>
              <w:rPr>
                <w:sz w:val="20"/>
              </w:rPr>
            </w:pPr>
            <w:r>
              <w:rPr>
                <w:w w:val="95"/>
                <w:sz w:val="20"/>
              </w:rPr>
              <w:t>0.915</w:t>
            </w:r>
          </w:p>
        </w:tc>
        <w:tc>
          <w:tcPr>
            <w:tcW w:w="1102" w:type="dxa"/>
          </w:tcPr>
          <w:p w:rsidR="00DD7756" w:rsidRDefault="00AD1397">
            <w:pPr>
              <w:pStyle w:val="TableParagraph"/>
              <w:ind w:right="373"/>
              <w:rPr>
                <w:sz w:val="20"/>
              </w:rPr>
            </w:pPr>
            <w:r>
              <w:rPr>
                <w:w w:val="99"/>
                <w:sz w:val="20"/>
              </w:rPr>
              <w:t>—</w:t>
            </w:r>
          </w:p>
        </w:tc>
        <w:tc>
          <w:tcPr>
            <w:tcW w:w="836" w:type="dxa"/>
          </w:tcPr>
          <w:p w:rsidR="00DD7756" w:rsidRDefault="00AD1397">
            <w:pPr>
              <w:pStyle w:val="TableParagraph"/>
              <w:ind w:right="53"/>
              <w:rPr>
                <w:sz w:val="20"/>
              </w:rPr>
            </w:pPr>
            <w:r>
              <w:rPr>
                <w:w w:val="95"/>
                <w:sz w:val="20"/>
              </w:rPr>
              <w:t>0.807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big</w:t>
            </w:r>
          </w:p>
        </w:tc>
        <w:tc>
          <w:tcPr>
            <w:tcW w:w="706" w:type="dxa"/>
            <w:tcBorders>
              <w:left w:val="single" w:sz="4" w:space="0" w:color="000000"/>
            </w:tcBorders>
          </w:tcPr>
          <w:p w:rsidR="00DD7756" w:rsidRDefault="00AD1397">
            <w:pPr>
              <w:pStyle w:val="TableParagraph"/>
              <w:ind w:left="131" w:right="157"/>
              <w:jc w:val="center"/>
              <w:rPr>
                <w:sz w:val="20"/>
              </w:rPr>
            </w:pPr>
            <w:r>
              <w:rPr>
                <w:sz w:val="20"/>
              </w:rPr>
              <w:t>2701</w:t>
            </w:r>
          </w:p>
        </w:tc>
        <w:tc>
          <w:tcPr>
            <w:tcW w:w="850" w:type="dxa"/>
          </w:tcPr>
          <w:p w:rsidR="00DD7756" w:rsidRDefault="00AD1397">
            <w:pPr>
              <w:pStyle w:val="TableParagraph"/>
              <w:ind w:left="178"/>
              <w:jc w:val="left"/>
              <w:rPr>
                <w:sz w:val="20"/>
              </w:rPr>
            </w:pPr>
            <w:r>
              <w:rPr>
                <w:sz w:val="20"/>
              </w:rPr>
              <w:t>0.830</w:t>
            </w:r>
          </w:p>
        </w:tc>
        <w:tc>
          <w:tcPr>
            <w:tcW w:w="1043" w:type="dxa"/>
          </w:tcPr>
          <w:p w:rsidR="00DD7756" w:rsidRDefault="00AD1397">
            <w:pPr>
              <w:pStyle w:val="TableParagraph"/>
              <w:ind w:left="255"/>
              <w:jc w:val="left"/>
              <w:rPr>
                <w:sz w:val="20"/>
              </w:rPr>
            </w:pPr>
            <w:r>
              <w:rPr>
                <w:sz w:val="20"/>
              </w:rPr>
              <w:t>0.046</w:t>
            </w:r>
          </w:p>
        </w:tc>
        <w:tc>
          <w:tcPr>
            <w:tcW w:w="1083" w:type="dxa"/>
            <w:tcBorders>
              <w:right w:val="single" w:sz="4" w:space="0" w:color="000000"/>
            </w:tcBorders>
          </w:tcPr>
          <w:p w:rsidR="00DD7756" w:rsidRDefault="00AD1397">
            <w:pPr>
              <w:pStyle w:val="TableParagraph"/>
              <w:ind w:right="289"/>
              <w:rPr>
                <w:sz w:val="20"/>
              </w:rPr>
            </w:pPr>
            <w:r>
              <w:rPr>
                <w:w w:val="95"/>
                <w:sz w:val="20"/>
              </w:rPr>
              <w:t>0.474</w:t>
            </w:r>
          </w:p>
        </w:tc>
        <w:tc>
          <w:tcPr>
            <w:tcW w:w="1249" w:type="dxa"/>
            <w:tcBorders>
              <w:left w:val="single" w:sz="4" w:space="0" w:color="000000"/>
            </w:tcBorders>
          </w:tcPr>
          <w:p w:rsidR="00DD7756" w:rsidRDefault="00AD1397">
            <w:pPr>
              <w:pStyle w:val="TableParagraph"/>
              <w:ind w:right="383"/>
              <w:rPr>
                <w:sz w:val="20"/>
              </w:rPr>
            </w:pPr>
            <w:r>
              <w:rPr>
                <w:w w:val="95"/>
                <w:sz w:val="20"/>
              </w:rPr>
              <w:t>21</w:t>
            </w:r>
          </w:p>
        </w:tc>
        <w:tc>
          <w:tcPr>
            <w:tcW w:w="1056" w:type="dxa"/>
          </w:tcPr>
          <w:p w:rsidR="00DD7756" w:rsidRDefault="00AD1397">
            <w:pPr>
              <w:pStyle w:val="TableParagraph"/>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ind w:right="59"/>
              <w:rPr>
                <w:sz w:val="20"/>
              </w:rPr>
            </w:pPr>
            <w:r>
              <w:rPr>
                <w:w w:val="95"/>
                <w:sz w:val="20"/>
              </w:rPr>
              <w:t>2381</w:t>
            </w:r>
          </w:p>
        </w:tc>
        <w:tc>
          <w:tcPr>
            <w:tcW w:w="1181" w:type="dxa"/>
            <w:tcBorders>
              <w:left w:val="single" w:sz="4" w:space="0" w:color="000000"/>
            </w:tcBorders>
          </w:tcPr>
          <w:p w:rsidR="00DD7756" w:rsidRDefault="00AD1397">
            <w:pPr>
              <w:pStyle w:val="TableParagraph"/>
              <w:ind w:right="317"/>
              <w:rPr>
                <w:sz w:val="20"/>
              </w:rPr>
            </w:pPr>
            <w:r>
              <w:rPr>
                <w:w w:val="95"/>
                <w:sz w:val="20"/>
              </w:rPr>
              <w:t>0.991</w:t>
            </w:r>
          </w:p>
        </w:tc>
        <w:tc>
          <w:tcPr>
            <w:tcW w:w="1102" w:type="dxa"/>
          </w:tcPr>
          <w:p w:rsidR="00DD7756" w:rsidRDefault="00AD1397">
            <w:pPr>
              <w:pStyle w:val="TableParagraph"/>
              <w:ind w:right="373"/>
              <w:rPr>
                <w:sz w:val="20"/>
              </w:rPr>
            </w:pPr>
            <w:r>
              <w:rPr>
                <w:w w:val="99"/>
                <w:sz w:val="20"/>
              </w:rPr>
              <w:t>—</w:t>
            </w:r>
          </w:p>
        </w:tc>
        <w:tc>
          <w:tcPr>
            <w:tcW w:w="836" w:type="dxa"/>
          </w:tcPr>
          <w:p w:rsidR="00DD7756" w:rsidRDefault="00AD1397">
            <w:pPr>
              <w:pStyle w:val="TableParagraph"/>
              <w:ind w:right="53"/>
              <w:rPr>
                <w:sz w:val="20"/>
              </w:rPr>
            </w:pPr>
            <w:r>
              <w:rPr>
                <w:w w:val="95"/>
                <w:sz w:val="20"/>
              </w:rPr>
              <w:t>0.489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bill</w:t>
            </w:r>
          </w:p>
        </w:tc>
        <w:tc>
          <w:tcPr>
            <w:tcW w:w="706" w:type="dxa"/>
            <w:tcBorders>
              <w:left w:val="single" w:sz="4" w:space="0" w:color="000000"/>
            </w:tcBorders>
          </w:tcPr>
          <w:p w:rsidR="00DD7756" w:rsidRDefault="00AD1397">
            <w:pPr>
              <w:pStyle w:val="TableParagraph"/>
              <w:ind w:left="131" w:right="67"/>
              <w:jc w:val="center"/>
              <w:rPr>
                <w:sz w:val="20"/>
              </w:rPr>
            </w:pPr>
            <w:r>
              <w:rPr>
                <w:sz w:val="20"/>
              </w:rPr>
              <w:t>328</w:t>
            </w:r>
          </w:p>
        </w:tc>
        <w:tc>
          <w:tcPr>
            <w:tcW w:w="850" w:type="dxa"/>
          </w:tcPr>
          <w:p w:rsidR="00DD7756" w:rsidRDefault="00AD1397">
            <w:pPr>
              <w:pStyle w:val="TableParagraph"/>
              <w:ind w:left="178"/>
              <w:jc w:val="left"/>
              <w:rPr>
                <w:sz w:val="20"/>
              </w:rPr>
            </w:pPr>
            <w:r>
              <w:rPr>
                <w:sz w:val="20"/>
              </w:rPr>
              <w:t>0.101</w:t>
            </w:r>
          </w:p>
        </w:tc>
        <w:tc>
          <w:tcPr>
            <w:tcW w:w="1043" w:type="dxa"/>
          </w:tcPr>
          <w:p w:rsidR="00DD7756" w:rsidRDefault="00AD1397">
            <w:pPr>
              <w:pStyle w:val="TableParagraph"/>
              <w:ind w:left="255"/>
              <w:jc w:val="left"/>
              <w:rPr>
                <w:sz w:val="20"/>
              </w:rPr>
            </w:pPr>
            <w:r>
              <w:rPr>
                <w:sz w:val="20"/>
              </w:rPr>
              <w:t>0.127</w:t>
            </w:r>
          </w:p>
        </w:tc>
        <w:tc>
          <w:tcPr>
            <w:tcW w:w="1083" w:type="dxa"/>
            <w:tcBorders>
              <w:right w:val="single" w:sz="4" w:space="0" w:color="000000"/>
            </w:tcBorders>
          </w:tcPr>
          <w:p w:rsidR="00DD7756" w:rsidRDefault="00AD1397">
            <w:pPr>
              <w:pStyle w:val="TableParagraph"/>
              <w:ind w:right="289"/>
              <w:rPr>
                <w:sz w:val="20"/>
              </w:rPr>
            </w:pPr>
            <w:r>
              <w:rPr>
                <w:w w:val="95"/>
                <w:sz w:val="20"/>
              </w:rPr>
              <w:t>0.920</w:t>
            </w:r>
          </w:p>
        </w:tc>
        <w:tc>
          <w:tcPr>
            <w:tcW w:w="1249" w:type="dxa"/>
            <w:tcBorders>
              <w:left w:val="single" w:sz="4" w:space="0" w:color="000000"/>
            </w:tcBorders>
          </w:tcPr>
          <w:p w:rsidR="00DD7756" w:rsidRDefault="00AD1397">
            <w:pPr>
              <w:pStyle w:val="TableParagraph"/>
              <w:ind w:right="383"/>
              <w:rPr>
                <w:sz w:val="20"/>
              </w:rPr>
            </w:pPr>
            <w:r>
              <w:rPr>
                <w:w w:val="95"/>
                <w:sz w:val="20"/>
              </w:rPr>
              <w:t>310</w:t>
            </w:r>
          </w:p>
        </w:tc>
        <w:tc>
          <w:tcPr>
            <w:tcW w:w="1056" w:type="dxa"/>
          </w:tcPr>
          <w:p w:rsidR="00DD7756" w:rsidRDefault="00AD1397">
            <w:pPr>
              <w:pStyle w:val="TableParagraph"/>
              <w:ind w:left="363" w:right="283"/>
              <w:jc w:val="center"/>
              <w:rPr>
                <w:sz w:val="20"/>
              </w:rPr>
            </w:pPr>
            <w:r>
              <w:rPr>
                <w:sz w:val="20"/>
              </w:rPr>
              <w:t>10</w:t>
            </w:r>
          </w:p>
        </w:tc>
        <w:tc>
          <w:tcPr>
            <w:tcW w:w="828"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0.923</w:t>
            </w:r>
          </w:p>
        </w:tc>
        <w:tc>
          <w:tcPr>
            <w:tcW w:w="1102" w:type="dxa"/>
          </w:tcPr>
          <w:p w:rsidR="00DD7756" w:rsidRDefault="00AD1397">
            <w:pPr>
              <w:pStyle w:val="TableParagraph"/>
              <w:ind w:right="373"/>
              <w:rPr>
                <w:sz w:val="20"/>
              </w:rPr>
            </w:pPr>
            <w:r>
              <w:rPr>
                <w:w w:val="95"/>
                <w:sz w:val="20"/>
              </w:rPr>
              <w:t>0.997</w:t>
            </w:r>
          </w:p>
        </w:tc>
        <w:tc>
          <w:tcPr>
            <w:tcW w:w="836" w:type="dxa"/>
          </w:tcPr>
          <w:p w:rsidR="00DD7756" w:rsidRDefault="00AD1397">
            <w:pPr>
              <w:pStyle w:val="TableParagraph"/>
              <w:ind w:right="53"/>
              <w:rPr>
                <w:sz w:val="20"/>
              </w:rPr>
            </w:pPr>
            <w:r>
              <w:rPr>
                <w:w w:val="99"/>
                <w:sz w:val="20"/>
              </w:rPr>
              <w:t>—</w:t>
            </w:r>
          </w:p>
        </w:tc>
      </w:tr>
      <w:tr w:rsidR="00DD7756">
        <w:trPr>
          <w:trHeight w:val="255"/>
        </w:trPr>
        <w:tc>
          <w:tcPr>
            <w:tcW w:w="1032" w:type="dxa"/>
            <w:tcBorders>
              <w:right w:val="single" w:sz="4" w:space="0" w:color="000000"/>
            </w:tcBorders>
          </w:tcPr>
          <w:p w:rsidR="00DD7756" w:rsidRDefault="00AD1397">
            <w:pPr>
              <w:pStyle w:val="TableParagraph"/>
              <w:spacing w:line="240" w:lineRule="auto"/>
              <w:ind w:left="50"/>
              <w:jc w:val="left"/>
              <w:rPr>
                <w:sz w:val="20"/>
              </w:rPr>
            </w:pPr>
            <w:r>
              <w:rPr>
                <w:sz w:val="20"/>
              </w:rPr>
              <w:t>business</w:t>
            </w:r>
          </w:p>
        </w:tc>
        <w:tc>
          <w:tcPr>
            <w:tcW w:w="706" w:type="dxa"/>
            <w:tcBorders>
              <w:left w:val="single" w:sz="4" w:space="0" w:color="000000"/>
            </w:tcBorders>
          </w:tcPr>
          <w:p w:rsidR="00DD7756" w:rsidRDefault="00AD1397">
            <w:pPr>
              <w:pStyle w:val="TableParagraph"/>
              <w:spacing w:line="240" w:lineRule="auto"/>
              <w:ind w:left="131" w:right="67"/>
              <w:jc w:val="center"/>
              <w:rPr>
                <w:sz w:val="20"/>
              </w:rPr>
            </w:pPr>
            <w:r>
              <w:rPr>
                <w:sz w:val="20"/>
              </w:rPr>
              <w:t>629</w:t>
            </w:r>
          </w:p>
        </w:tc>
        <w:tc>
          <w:tcPr>
            <w:tcW w:w="850" w:type="dxa"/>
          </w:tcPr>
          <w:p w:rsidR="00DD7756" w:rsidRDefault="00AD1397">
            <w:pPr>
              <w:pStyle w:val="TableParagraph"/>
              <w:spacing w:line="240" w:lineRule="auto"/>
              <w:ind w:left="178"/>
              <w:jc w:val="left"/>
              <w:rPr>
                <w:sz w:val="20"/>
              </w:rPr>
            </w:pPr>
            <w:r>
              <w:rPr>
                <w:sz w:val="20"/>
              </w:rPr>
              <w:t>0.193</w:t>
            </w:r>
          </w:p>
        </w:tc>
        <w:tc>
          <w:tcPr>
            <w:tcW w:w="1043" w:type="dxa"/>
          </w:tcPr>
          <w:p w:rsidR="00DD7756" w:rsidRDefault="00AD1397">
            <w:pPr>
              <w:pStyle w:val="TableParagraph"/>
              <w:spacing w:line="240" w:lineRule="auto"/>
              <w:ind w:left="255"/>
              <w:jc w:val="left"/>
              <w:rPr>
                <w:sz w:val="20"/>
              </w:rPr>
            </w:pPr>
            <w:r>
              <w:rPr>
                <w:sz w:val="20"/>
              </w:rPr>
              <w:t>0.517</w:t>
            </w:r>
          </w:p>
        </w:tc>
        <w:tc>
          <w:tcPr>
            <w:tcW w:w="1083" w:type="dxa"/>
            <w:tcBorders>
              <w:right w:val="single" w:sz="4" w:space="0" w:color="000000"/>
            </w:tcBorders>
          </w:tcPr>
          <w:p w:rsidR="00DD7756" w:rsidRDefault="00AD1397">
            <w:pPr>
              <w:pStyle w:val="TableParagraph"/>
              <w:spacing w:line="240" w:lineRule="auto"/>
              <w:ind w:right="289"/>
              <w:rPr>
                <w:sz w:val="20"/>
              </w:rPr>
            </w:pPr>
            <w:r>
              <w:rPr>
                <w:w w:val="95"/>
                <w:sz w:val="20"/>
              </w:rPr>
              <w:t>0.818</w:t>
            </w:r>
          </w:p>
        </w:tc>
        <w:tc>
          <w:tcPr>
            <w:tcW w:w="1249" w:type="dxa"/>
            <w:tcBorders>
              <w:left w:val="single" w:sz="4" w:space="0" w:color="000000"/>
            </w:tcBorders>
          </w:tcPr>
          <w:p w:rsidR="00DD7756" w:rsidRDefault="00AD1397">
            <w:pPr>
              <w:pStyle w:val="TableParagraph"/>
              <w:spacing w:line="240" w:lineRule="auto"/>
              <w:ind w:right="383"/>
              <w:rPr>
                <w:sz w:val="20"/>
              </w:rPr>
            </w:pPr>
            <w:r>
              <w:rPr>
                <w:w w:val="95"/>
                <w:sz w:val="20"/>
              </w:rPr>
              <w:t>460</w:t>
            </w:r>
          </w:p>
        </w:tc>
        <w:tc>
          <w:tcPr>
            <w:tcW w:w="1056" w:type="dxa"/>
          </w:tcPr>
          <w:p w:rsidR="00DD7756" w:rsidRDefault="00AD1397">
            <w:pPr>
              <w:pStyle w:val="TableParagraph"/>
              <w:spacing w:line="240" w:lineRule="auto"/>
              <w:ind w:left="173"/>
              <w:jc w:val="center"/>
              <w:rPr>
                <w:sz w:val="20"/>
              </w:rPr>
            </w:pPr>
            <w:r>
              <w:rPr>
                <w:w w:val="99"/>
                <w:sz w:val="20"/>
              </w:rPr>
              <w:t>0</w:t>
            </w:r>
          </w:p>
        </w:tc>
        <w:tc>
          <w:tcPr>
            <w:tcW w:w="828" w:type="dxa"/>
            <w:tcBorders>
              <w:right w:val="single" w:sz="4" w:space="0" w:color="000000"/>
            </w:tcBorders>
          </w:tcPr>
          <w:p w:rsidR="00DD7756" w:rsidRDefault="00AD1397">
            <w:pPr>
              <w:pStyle w:val="TableParagraph"/>
              <w:spacing w:line="240" w:lineRule="auto"/>
              <w:ind w:right="59"/>
              <w:rPr>
                <w:sz w:val="20"/>
              </w:rPr>
            </w:pPr>
            <w:r>
              <w:rPr>
                <w:w w:val="95"/>
                <w:sz w:val="20"/>
              </w:rPr>
              <w:t>158</w:t>
            </w:r>
          </w:p>
        </w:tc>
        <w:tc>
          <w:tcPr>
            <w:tcW w:w="1181" w:type="dxa"/>
            <w:tcBorders>
              <w:left w:val="single" w:sz="4" w:space="0" w:color="000000"/>
            </w:tcBorders>
          </w:tcPr>
          <w:p w:rsidR="00DD7756" w:rsidRDefault="00AD1397">
            <w:pPr>
              <w:pStyle w:val="TableParagraph"/>
              <w:spacing w:line="240" w:lineRule="auto"/>
              <w:ind w:right="317"/>
              <w:rPr>
                <w:sz w:val="20"/>
              </w:rPr>
            </w:pPr>
            <w:r>
              <w:rPr>
                <w:w w:val="95"/>
                <w:sz w:val="20"/>
              </w:rPr>
              <w:t>0.852</w:t>
            </w:r>
          </w:p>
        </w:tc>
        <w:tc>
          <w:tcPr>
            <w:tcW w:w="1102" w:type="dxa"/>
          </w:tcPr>
          <w:p w:rsidR="00DD7756" w:rsidRDefault="00AD1397">
            <w:pPr>
              <w:pStyle w:val="TableParagraph"/>
              <w:spacing w:line="240" w:lineRule="auto"/>
              <w:ind w:right="373"/>
              <w:rPr>
                <w:sz w:val="20"/>
              </w:rPr>
            </w:pPr>
            <w:r>
              <w:rPr>
                <w:w w:val="99"/>
                <w:sz w:val="20"/>
              </w:rPr>
              <w:t>—</w:t>
            </w:r>
          </w:p>
        </w:tc>
        <w:tc>
          <w:tcPr>
            <w:tcW w:w="836" w:type="dxa"/>
          </w:tcPr>
          <w:p w:rsidR="00DD7756" w:rsidRDefault="00AD1397">
            <w:pPr>
              <w:pStyle w:val="TableParagraph"/>
              <w:spacing w:line="240" w:lineRule="auto"/>
              <w:ind w:right="53"/>
              <w:rPr>
                <w:sz w:val="20"/>
              </w:rPr>
            </w:pPr>
            <w:r>
              <w:rPr>
                <w:w w:val="95"/>
                <w:sz w:val="20"/>
              </w:rPr>
              <w:t>0.945</w:t>
            </w:r>
          </w:p>
        </w:tc>
      </w:tr>
    </w:tbl>
    <w:p w:rsidR="00DD7756" w:rsidRDefault="00DD7756">
      <w:pPr>
        <w:rPr>
          <w:sz w:val="20"/>
        </w:rPr>
        <w:sectPr w:rsidR="00DD7756">
          <w:footerReference w:type="default" r:id="rId92"/>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87" type="#_x0000_t202" style="position:absolute;margin-left:38.15pt;margin-top:89pt;width:15.65pt;height:135.4pt;z-index:15779840;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86" type="#_x0000_t202" style="position:absolute;margin-left:38.15pt;margin-top:305.65pt;width:15.65pt;height:18.7pt;z-index:15780352;mso-position-horizontal-relative:page;mso-position-vertical-relative:page" filled="f" stroked="f">
            <v:textbox style="layout-flow:vertical" inset="0,0,0,0">
              <w:txbxContent>
                <w:p w:rsidR="00AD1397" w:rsidRDefault="00AD1397">
                  <w:pPr>
                    <w:pStyle w:val="BodyText"/>
                    <w:spacing w:before="19"/>
                    <w:ind w:left="20"/>
                  </w:pPr>
                  <w:r>
                    <w:t>143</w:t>
                  </w:r>
                </w:p>
              </w:txbxContent>
            </v:textbox>
            <w10:wrap anchorx="page" anchory="page"/>
          </v:shape>
        </w:pict>
      </w:r>
      <w:r w:rsidRPr="00DD7756">
        <w:pict>
          <v:shape id="_x0000_s1085" type="#_x0000_t202" style="position:absolute;margin-left:38.15pt;margin-top:511.15pt;width:15.65pt;height:29.9pt;z-index:15780864;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spacing w:before="6"/>
        <w:rPr>
          <w:sz w:val="25"/>
        </w:rPr>
      </w:pPr>
    </w:p>
    <w:p w:rsidR="00DD7756" w:rsidRDefault="00AD1397">
      <w:pPr>
        <w:spacing w:before="99"/>
        <w:ind w:left="3937"/>
      </w:pPr>
      <w:r>
        <w:rPr>
          <w:b/>
        </w:rPr>
        <w:t xml:space="preserve">Table B.1: </w:t>
      </w:r>
      <w:r>
        <w:t>Corpus statistics for the 100-item English sample</w:t>
      </w:r>
    </w:p>
    <w:p w:rsidR="00DD7756" w:rsidRDefault="00DD7756">
      <w:pPr>
        <w:pStyle w:val="BodyText"/>
        <w:spacing w:before="4"/>
        <w:rPr>
          <w:sz w:val="16"/>
        </w:rPr>
      </w:pPr>
      <w:r w:rsidRPr="00DD7756">
        <w:pict>
          <v:shape id="_x0000_s1084" style="position:absolute;margin-left:121.5pt;margin-top:11.8pt;width:549.05pt;height:.1pt;z-index:-15677952;mso-wrap-distance-left:0;mso-wrap-distance-right:0;mso-position-horizontal-relative:page" coordorigin="2430,236" coordsize="10981,0" path="m2430,236r10980,e" filled="f" strokeweight=".33739mm">
            <v:path arrowok="t"/>
            <w10:wrap type="topAndBottom" anchorx="page"/>
          </v:shape>
        </w:pict>
      </w:r>
    </w:p>
    <w:p w:rsidR="00DD7756" w:rsidRDefault="00DD775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41"/>
        <w:gridCol w:w="3681"/>
        <w:gridCol w:w="3130"/>
        <w:gridCol w:w="3126"/>
      </w:tblGrid>
      <w:tr w:rsidR="00DD7756">
        <w:trPr>
          <w:trHeight w:val="517"/>
        </w:trPr>
        <w:tc>
          <w:tcPr>
            <w:tcW w:w="1041"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rsidR="00DD7756" w:rsidRDefault="00AD1397">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rsidR="00DD7756" w:rsidRDefault="00AD1397">
            <w:pPr>
              <w:pStyle w:val="TableParagraph"/>
              <w:spacing w:before="0" w:line="217" w:lineRule="exact"/>
              <w:ind w:left="108" w:right="93"/>
              <w:jc w:val="center"/>
              <w:rPr>
                <w:sz w:val="20"/>
              </w:rPr>
            </w:pPr>
            <w:r>
              <w:rPr>
                <w:sz w:val="20"/>
              </w:rPr>
              <w:t>Frequencies</w:t>
            </w:r>
          </w:p>
          <w:p w:rsidR="00DD7756" w:rsidRDefault="00AD1397">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rsidR="00DD7756" w:rsidRDefault="00AD1397">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2"/>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127" w:type="dxa"/>
        <w:tblLayout w:type="fixed"/>
        <w:tblCellMar>
          <w:left w:w="0" w:type="dxa"/>
          <w:right w:w="0" w:type="dxa"/>
        </w:tblCellMar>
        <w:tblLook w:val="01E0"/>
      </w:tblPr>
      <w:tblGrid>
        <w:gridCol w:w="1032"/>
        <w:gridCol w:w="706"/>
        <w:gridCol w:w="850"/>
        <w:gridCol w:w="1043"/>
        <w:gridCol w:w="1083"/>
        <w:gridCol w:w="1202"/>
        <w:gridCol w:w="1101"/>
        <w:gridCol w:w="827"/>
        <w:gridCol w:w="1180"/>
        <w:gridCol w:w="1101"/>
        <w:gridCol w:w="835"/>
      </w:tblGrid>
      <w:tr w:rsidR="00DD7756">
        <w:trPr>
          <w:trHeight w:val="233"/>
        </w:trPr>
        <w:tc>
          <w:tcPr>
            <w:tcW w:w="1032" w:type="dxa"/>
            <w:tcBorders>
              <w:right w:val="single" w:sz="4" w:space="0" w:color="000000"/>
            </w:tcBorders>
          </w:tcPr>
          <w:p w:rsidR="00DD7756" w:rsidRDefault="00AD1397">
            <w:pPr>
              <w:pStyle w:val="TableParagraph"/>
              <w:spacing w:before="0" w:line="213" w:lineRule="exact"/>
              <w:ind w:left="50"/>
              <w:jc w:val="left"/>
              <w:rPr>
                <w:sz w:val="20"/>
              </w:rPr>
            </w:pPr>
            <w:r>
              <w:rPr>
                <w:sz w:val="20"/>
              </w:rPr>
              <w:t>central</w:t>
            </w:r>
          </w:p>
        </w:tc>
        <w:tc>
          <w:tcPr>
            <w:tcW w:w="706" w:type="dxa"/>
            <w:tcBorders>
              <w:left w:val="single" w:sz="4" w:space="0" w:color="000000"/>
            </w:tcBorders>
          </w:tcPr>
          <w:p w:rsidR="00DD7756" w:rsidRDefault="00AD1397">
            <w:pPr>
              <w:pStyle w:val="TableParagraph"/>
              <w:spacing w:before="0" w:line="213" w:lineRule="exact"/>
              <w:ind w:left="313" w:right="157"/>
              <w:jc w:val="center"/>
              <w:rPr>
                <w:sz w:val="20"/>
              </w:rPr>
            </w:pPr>
            <w:r>
              <w:rPr>
                <w:sz w:val="20"/>
              </w:rPr>
              <w:t>53</w:t>
            </w:r>
          </w:p>
        </w:tc>
        <w:tc>
          <w:tcPr>
            <w:tcW w:w="850" w:type="dxa"/>
          </w:tcPr>
          <w:p w:rsidR="00DD7756" w:rsidRDefault="00AD1397">
            <w:pPr>
              <w:pStyle w:val="TableParagraph"/>
              <w:spacing w:before="0" w:line="213" w:lineRule="exact"/>
              <w:ind w:left="178"/>
              <w:jc w:val="left"/>
              <w:rPr>
                <w:sz w:val="20"/>
              </w:rPr>
            </w:pPr>
            <w:r>
              <w:rPr>
                <w:sz w:val="20"/>
              </w:rPr>
              <w:t>0.016</w:t>
            </w:r>
          </w:p>
        </w:tc>
        <w:tc>
          <w:tcPr>
            <w:tcW w:w="1043" w:type="dxa"/>
          </w:tcPr>
          <w:p w:rsidR="00DD7756" w:rsidRDefault="00AD1397">
            <w:pPr>
              <w:pStyle w:val="TableParagraph"/>
              <w:spacing w:before="0" w:line="213" w:lineRule="exact"/>
              <w:ind w:left="255"/>
              <w:jc w:val="left"/>
              <w:rPr>
                <w:sz w:val="20"/>
              </w:rPr>
            </w:pPr>
            <w:r>
              <w:rPr>
                <w:sz w:val="20"/>
              </w:rPr>
              <w:t>0.091</w:t>
            </w:r>
          </w:p>
        </w:tc>
        <w:tc>
          <w:tcPr>
            <w:tcW w:w="1083" w:type="dxa"/>
            <w:tcBorders>
              <w:right w:val="single" w:sz="4" w:space="0" w:color="000000"/>
            </w:tcBorders>
          </w:tcPr>
          <w:p w:rsidR="00DD7756" w:rsidRDefault="00AD1397">
            <w:pPr>
              <w:pStyle w:val="TableParagraph"/>
              <w:spacing w:before="0" w:line="213" w:lineRule="exact"/>
              <w:ind w:right="289"/>
              <w:rPr>
                <w:sz w:val="20"/>
              </w:rPr>
            </w:pPr>
            <w:r>
              <w:rPr>
                <w:w w:val="95"/>
                <w:sz w:val="20"/>
              </w:rPr>
              <w:t>0.977</w:t>
            </w:r>
          </w:p>
        </w:tc>
        <w:tc>
          <w:tcPr>
            <w:tcW w:w="1202" w:type="dxa"/>
            <w:tcBorders>
              <w:left w:val="single" w:sz="4" w:space="0" w:color="000000"/>
            </w:tcBorders>
          </w:tcPr>
          <w:p w:rsidR="00DD7756" w:rsidRDefault="00AD1397">
            <w:pPr>
              <w:pStyle w:val="TableParagraph"/>
              <w:spacing w:before="0" w:line="213" w:lineRule="exact"/>
              <w:ind w:right="336"/>
              <w:rPr>
                <w:sz w:val="20"/>
              </w:rPr>
            </w:pPr>
            <w:r>
              <w:rPr>
                <w:w w:val="99"/>
                <w:sz w:val="20"/>
              </w:rPr>
              <w:t>1</w:t>
            </w:r>
          </w:p>
        </w:tc>
        <w:tc>
          <w:tcPr>
            <w:tcW w:w="1101" w:type="dxa"/>
          </w:tcPr>
          <w:p w:rsidR="00DD7756" w:rsidRDefault="00AD1397">
            <w:pPr>
              <w:pStyle w:val="TableParagraph"/>
              <w:spacing w:before="0" w:line="213" w:lineRule="exact"/>
              <w:ind w:right="391"/>
              <w:rPr>
                <w:sz w:val="20"/>
              </w:rPr>
            </w:pPr>
            <w:r>
              <w:rPr>
                <w:w w:val="99"/>
                <w:sz w:val="20"/>
              </w:rPr>
              <w:t>0</w:t>
            </w:r>
          </w:p>
        </w:tc>
        <w:tc>
          <w:tcPr>
            <w:tcW w:w="827" w:type="dxa"/>
            <w:tcBorders>
              <w:right w:val="single" w:sz="4" w:space="0" w:color="000000"/>
            </w:tcBorders>
          </w:tcPr>
          <w:p w:rsidR="00DD7756" w:rsidRDefault="00AD1397">
            <w:pPr>
              <w:pStyle w:val="TableParagraph"/>
              <w:spacing w:before="0" w:line="213" w:lineRule="exact"/>
              <w:ind w:right="56"/>
              <w:rPr>
                <w:sz w:val="20"/>
              </w:rPr>
            </w:pPr>
            <w:r>
              <w:rPr>
                <w:w w:val="95"/>
                <w:sz w:val="20"/>
              </w:rPr>
              <w:t>48</w:t>
            </w:r>
          </w:p>
        </w:tc>
        <w:tc>
          <w:tcPr>
            <w:tcW w:w="1180" w:type="dxa"/>
            <w:tcBorders>
              <w:left w:val="single" w:sz="4" w:space="0" w:color="000000"/>
            </w:tcBorders>
          </w:tcPr>
          <w:p w:rsidR="00DD7756" w:rsidRDefault="00AD1397">
            <w:pPr>
              <w:pStyle w:val="TableParagraph"/>
              <w:spacing w:before="0" w:line="213" w:lineRule="exact"/>
              <w:ind w:right="313"/>
              <w:rPr>
                <w:sz w:val="20"/>
              </w:rPr>
            </w:pPr>
            <w:r>
              <w:rPr>
                <w:w w:val="95"/>
                <w:sz w:val="20"/>
              </w:rPr>
              <w:t>0.999</w:t>
            </w:r>
          </w:p>
        </w:tc>
        <w:tc>
          <w:tcPr>
            <w:tcW w:w="1101" w:type="dxa"/>
          </w:tcPr>
          <w:p w:rsidR="00DD7756" w:rsidRDefault="00AD1397">
            <w:pPr>
              <w:pStyle w:val="TableParagraph"/>
              <w:spacing w:before="0" w:line="213" w:lineRule="exact"/>
              <w:ind w:right="368"/>
              <w:rPr>
                <w:sz w:val="20"/>
              </w:rPr>
            </w:pPr>
            <w:r>
              <w:rPr>
                <w:w w:val="99"/>
                <w:sz w:val="20"/>
              </w:rPr>
              <w:t>—</w:t>
            </w:r>
          </w:p>
        </w:tc>
        <w:tc>
          <w:tcPr>
            <w:tcW w:w="835" w:type="dxa"/>
          </w:tcPr>
          <w:p w:rsidR="00DD7756" w:rsidRDefault="00AD1397">
            <w:pPr>
              <w:pStyle w:val="TableParagraph"/>
              <w:spacing w:before="0" w:line="213" w:lineRule="exact"/>
              <w:ind w:right="47"/>
              <w:rPr>
                <w:sz w:val="20"/>
              </w:rPr>
            </w:pPr>
            <w:r>
              <w:rPr>
                <w:w w:val="95"/>
                <w:sz w:val="20"/>
              </w:rPr>
              <w:t>0.978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certain</w:t>
            </w:r>
          </w:p>
        </w:tc>
        <w:tc>
          <w:tcPr>
            <w:tcW w:w="706" w:type="dxa"/>
            <w:tcBorders>
              <w:left w:val="single" w:sz="4" w:space="0" w:color="000000"/>
            </w:tcBorders>
          </w:tcPr>
          <w:p w:rsidR="00DD7756" w:rsidRDefault="00AD1397">
            <w:pPr>
              <w:pStyle w:val="TableParagraph"/>
              <w:ind w:left="131" w:right="67"/>
              <w:jc w:val="center"/>
              <w:rPr>
                <w:sz w:val="20"/>
              </w:rPr>
            </w:pPr>
            <w:r>
              <w:rPr>
                <w:sz w:val="20"/>
              </w:rPr>
              <w:t>733</w:t>
            </w:r>
          </w:p>
        </w:tc>
        <w:tc>
          <w:tcPr>
            <w:tcW w:w="850" w:type="dxa"/>
          </w:tcPr>
          <w:p w:rsidR="00DD7756" w:rsidRDefault="00AD1397">
            <w:pPr>
              <w:pStyle w:val="TableParagraph"/>
              <w:ind w:left="178"/>
              <w:jc w:val="left"/>
              <w:rPr>
                <w:sz w:val="20"/>
              </w:rPr>
            </w:pPr>
            <w:r>
              <w:rPr>
                <w:sz w:val="20"/>
              </w:rPr>
              <w:t>0.225</w:t>
            </w:r>
          </w:p>
        </w:tc>
        <w:tc>
          <w:tcPr>
            <w:tcW w:w="1043" w:type="dxa"/>
          </w:tcPr>
          <w:p w:rsidR="00DD7756" w:rsidRDefault="00AD1397">
            <w:pPr>
              <w:pStyle w:val="TableParagraph"/>
              <w:ind w:left="255"/>
              <w:jc w:val="left"/>
              <w:rPr>
                <w:sz w:val="20"/>
              </w:rPr>
            </w:pPr>
            <w:r>
              <w:rPr>
                <w:sz w:val="20"/>
              </w:rPr>
              <w:t>0.018</w:t>
            </w:r>
          </w:p>
        </w:tc>
        <w:tc>
          <w:tcPr>
            <w:tcW w:w="1083" w:type="dxa"/>
            <w:tcBorders>
              <w:right w:val="single" w:sz="4" w:space="0" w:color="000000"/>
            </w:tcBorders>
          </w:tcPr>
          <w:p w:rsidR="00DD7756" w:rsidRDefault="00AD1397">
            <w:pPr>
              <w:pStyle w:val="TableParagraph"/>
              <w:ind w:right="289"/>
              <w:rPr>
                <w:sz w:val="20"/>
              </w:rPr>
            </w:pPr>
            <w:r>
              <w:rPr>
                <w:w w:val="95"/>
                <w:sz w:val="20"/>
              </w:rPr>
              <w:t>0.767</w:t>
            </w:r>
          </w:p>
        </w:tc>
        <w:tc>
          <w:tcPr>
            <w:tcW w:w="1202" w:type="dxa"/>
            <w:tcBorders>
              <w:left w:val="single" w:sz="4" w:space="0" w:color="000000"/>
            </w:tcBorders>
          </w:tcPr>
          <w:p w:rsidR="00DD7756" w:rsidRDefault="00AD1397">
            <w:pPr>
              <w:pStyle w:val="TableParagraph"/>
              <w:ind w:right="336"/>
              <w:rPr>
                <w:sz w:val="20"/>
              </w:rPr>
            </w:pPr>
            <w:r>
              <w:rPr>
                <w:w w:val="99"/>
                <w:sz w:val="20"/>
              </w:rPr>
              <w:t>2</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706</w:t>
            </w:r>
          </w:p>
        </w:tc>
        <w:tc>
          <w:tcPr>
            <w:tcW w:w="1180" w:type="dxa"/>
            <w:tcBorders>
              <w:left w:val="single" w:sz="4" w:space="0" w:color="000000"/>
            </w:tcBorders>
          </w:tcPr>
          <w:p w:rsidR="00DD7756" w:rsidRDefault="00AD1397">
            <w:pPr>
              <w:pStyle w:val="TableParagraph"/>
              <w:ind w:right="313"/>
              <w:rPr>
                <w:sz w:val="20"/>
              </w:rPr>
            </w:pPr>
            <w:r>
              <w:rPr>
                <w:w w:val="95"/>
                <w:sz w:val="20"/>
              </w:rPr>
              <w:t>0.999</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0.775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child</w:t>
            </w:r>
          </w:p>
        </w:tc>
        <w:tc>
          <w:tcPr>
            <w:tcW w:w="706" w:type="dxa"/>
            <w:tcBorders>
              <w:left w:val="single" w:sz="4" w:space="0" w:color="000000"/>
            </w:tcBorders>
          </w:tcPr>
          <w:p w:rsidR="00DD7756" w:rsidRDefault="00AD1397">
            <w:pPr>
              <w:pStyle w:val="TableParagraph"/>
              <w:ind w:left="131" w:right="157"/>
              <w:jc w:val="center"/>
              <w:rPr>
                <w:sz w:val="20"/>
              </w:rPr>
            </w:pPr>
            <w:r>
              <w:rPr>
                <w:sz w:val="20"/>
              </w:rPr>
              <w:t>2551</w:t>
            </w:r>
          </w:p>
        </w:tc>
        <w:tc>
          <w:tcPr>
            <w:tcW w:w="850" w:type="dxa"/>
          </w:tcPr>
          <w:p w:rsidR="00DD7756" w:rsidRDefault="00AD1397">
            <w:pPr>
              <w:pStyle w:val="TableParagraph"/>
              <w:ind w:left="178"/>
              <w:jc w:val="left"/>
              <w:rPr>
                <w:sz w:val="20"/>
              </w:rPr>
            </w:pPr>
            <w:r>
              <w:rPr>
                <w:sz w:val="20"/>
              </w:rPr>
              <w:t>0.784</w:t>
            </w:r>
          </w:p>
        </w:tc>
        <w:tc>
          <w:tcPr>
            <w:tcW w:w="1043" w:type="dxa"/>
          </w:tcPr>
          <w:p w:rsidR="00DD7756" w:rsidRDefault="00AD1397">
            <w:pPr>
              <w:pStyle w:val="TableParagraph"/>
              <w:ind w:left="255"/>
              <w:jc w:val="left"/>
              <w:rPr>
                <w:sz w:val="20"/>
              </w:rPr>
            </w:pPr>
            <w:r>
              <w:rPr>
                <w:sz w:val="20"/>
              </w:rPr>
              <w:t>0.326</w:t>
            </w:r>
          </w:p>
        </w:tc>
        <w:tc>
          <w:tcPr>
            <w:tcW w:w="1083" w:type="dxa"/>
            <w:tcBorders>
              <w:right w:val="single" w:sz="4" w:space="0" w:color="000000"/>
            </w:tcBorders>
          </w:tcPr>
          <w:p w:rsidR="00DD7756" w:rsidRDefault="00AD1397">
            <w:pPr>
              <w:pStyle w:val="TableParagraph"/>
              <w:ind w:right="289"/>
              <w:rPr>
                <w:sz w:val="20"/>
              </w:rPr>
            </w:pPr>
            <w:r>
              <w:rPr>
                <w:w w:val="95"/>
                <w:sz w:val="20"/>
              </w:rPr>
              <w:t>0.677</w:t>
            </w:r>
          </w:p>
        </w:tc>
        <w:tc>
          <w:tcPr>
            <w:tcW w:w="1202" w:type="dxa"/>
            <w:tcBorders>
              <w:left w:val="single" w:sz="4" w:space="0" w:color="000000"/>
            </w:tcBorders>
          </w:tcPr>
          <w:p w:rsidR="00DD7756" w:rsidRDefault="00AD1397">
            <w:pPr>
              <w:pStyle w:val="TableParagraph"/>
              <w:ind w:right="336"/>
              <w:rPr>
                <w:sz w:val="20"/>
              </w:rPr>
            </w:pPr>
            <w:r>
              <w:rPr>
                <w:w w:val="95"/>
                <w:sz w:val="20"/>
              </w:rPr>
              <w:t>2165</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283</w:t>
            </w:r>
          </w:p>
        </w:tc>
        <w:tc>
          <w:tcPr>
            <w:tcW w:w="1180" w:type="dxa"/>
            <w:tcBorders>
              <w:left w:val="single" w:sz="4" w:space="0" w:color="000000"/>
            </w:tcBorders>
          </w:tcPr>
          <w:p w:rsidR="00DD7756" w:rsidRDefault="00AD1397">
            <w:pPr>
              <w:pStyle w:val="TableParagraph"/>
              <w:ind w:right="313"/>
              <w:rPr>
                <w:sz w:val="20"/>
              </w:rPr>
            </w:pPr>
            <w:r>
              <w:rPr>
                <w:w w:val="95"/>
                <w:sz w:val="20"/>
              </w:rPr>
              <w:t>0.682</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0.954</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come</w:t>
            </w:r>
          </w:p>
        </w:tc>
        <w:tc>
          <w:tcPr>
            <w:tcW w:w="706" w:type="dxa"/>
            <w:tcBorders>
              <w:left w:val="single" w:sz="4" w:space="0" w:color="000000"/>
            </w:tcBorders>
          </w:tcPr>
          <w:p w:rsidR="00DD7756" w:rsidRDefault="00AD1397">
            <w:pPr>
              <w:pStyle w:val="TableParagraph"/>
              <w:ind w:left="131" w:right="157"/>
              <w:jc w:val="center"/>
              <w:rPr>
                <w:sz w:val="20"/>
              </w:rPr>
            </w:pPr>
            <w:r>
              <w:rPr>
                <w:sz w:val="20"/>
              </w:rPr>
              <w:t>5446</w:t>
            </w:r>
          </w:p>
        </w:tc>
        <w:tc>
          <w:tcPr>
            <w:tcW w:w="850" w:type="dxa"/>
          </w:tcPr>
          <w:p w:rsidR="00DD7756" w:rsidRDefault="00AD1397">
            <w:pPr>
              <w:pStyle w:val="TableParagraph"/>
              <w:ind w:left="178"/>
              <w:jc w:val="left"/>
              <w:rPr>
                <w:sz w:val="20"/>
              </w:rPr>
            </w:pPr>
            <w:r>
              <w:rPr>
                <w:sz w:val="20"/>
              </w:rPr>
              <w:t>1.673</w:t>
            </w:r>
          </w:p>
        </w:tc>
        <w:tc>
          <w:tcPr>
            <w:tcW w:w="1043" w:type="dxa"/>
          </w:tcPr>
          <w:p w:rsidR="00DD7756" w:rsidRDefault="00AD1397">
            <w:pPr>
              <w:pStyle w:val="TableParagraph"/>
              <w:ind w:left="255"/>
              <w:jc w:val="left"/>
              <w:rPr>
                <w:sz w:val="20"/>
              </w:rPr>
            </w:pPr>
            <w:r>
              <w:rPr>
                <w:sz w:val="20"/>
              </w:rPr>
              <w:t>0.255</w:t>
            </w:r>
          </w:p>
        </w:tc>
        <w:tc>
          <w:tcPr>
            <w:tcW w:w="1083" w:type="dxa"/>
            <w:tcBorders>
              <w:right w:val="single" w:sz="4" w:space="0" w:color="000000"/>
            </w:tcBorders>
          </w:tcPr>
          <w:p w:rsidR="00DD7756" w:rsidRDefault="00AD1397">
            <w:pPr>
              <w:pStyle w:val="TableParagraph"/>
              <w:ind w:right="289"/>
              <w:rPr>
                <w:sz w:val="20"/>
              </w:rPr>
            </w:pPr>
            <w:r>
              <w:rPr>
                <w:w w:val="95"/>
                <w:sz w:val="20"/>
              </w:rPr>
              <w:t>0.330</w:t>
            </w:r>
          </w:p>
        </w:tc>
        <w:tc>
          <w:tcPr>
            <w:tcW w:w="1202" w:type="dxa"/>
            <w:tcBorders>
              <w:left w:val="single" w:sz="4" w:space="0" w:color="000000"/>
            </w:tcBorders>
          </w:tcPr>
          <w:p w:rsidR="00DD7756" w:rsidRDefault="00AD1397">
            <w:pPr>
              <w:pStyle w:val="TableParagraph"/>
              <w:ind w:right="336"/>
              <w:rPr>
                <w:sz w:val="20"/>
              </w:rPr>
            </w:pPr>
            <w:r>
              <w:rPr>
                <w:w w:val="95"/>
                <w:sz w:val="20"/>
              </w:rPr>
              <w:t>64</w:t>
            </w:r>
          </w:p>
        </w:tc>
        <w:tc>
          <w:tcPr>
            <w:tcW w:w="1101" w:type="dxa"/>
          </w:tcPr>
          <w:p w:rsidR="00DD7756" w:rsidRDefault="00AD1397">
            <w:pPr>
              <w:pStyle w:val="TableParagraph"/>
              <w:ind w:right="391"/>
              <w:rPr>
                <w:sz w:val="20"/>
              </w:rPr>
            </w:pPr>
            <w:r>
              <w:rPr>
                <w:w w:val="95"/>
                <w:sz w:val="20"/>
              </w:rPr>
              <w:t>4528</w:t>
            </w:r>
          </w:p>
        </w:tc>
        <w:tc>
          <w:tcPr>
            <w:tcW w:w="827" w:type="dxa"/>
            <w:tcBorders>
              <w:right w:val="single" w:sz="4" w:space="0" w:color="000000"/>
            </w:tcBorders>
          </w:tcPr>
          <w:p w:rsidR="00DD7756" w:rsidRDefault="00AD1397">
            <w:pPr>
              <w:pStyle w:val="TableParagraph"/>
              <w:ind w:right="56"/>
              <w:rPr>
                <w:sz w:val="20"/>
              </w:rPr>
            </w:pPr>
            <w:r>
              <w:rPr>
                <w:w w:val="95"/>
                <w:sz w:val="20"/>
              </w:rPr>
              <w:t>263</w:t>
            </w:r>
          </w:p>
        </w:tc>
        <w:tc>
          <w:tcPr>
            <w:tcW w:w="1180" w:type="dxa"/>
            <w:tcBorders>
              <w:left w:val="single" w:sz="4" w:space="0" w:color="000000"/>
            </w:tcBorders>
          </w:tcPr>
          <w:p w:rsidR="00DD7756" w:rsidRDefault="00AD1397">
            <w:pPr>
              <w:pStyle w:val="TableParagraph"/>
              <w:ind w:right="313"/>
              <w:rPr>
                <w:sz w:val="20"/>
              </w:rPr>
            </w:pPr>
            <w:r>
              <w:rPr>
                <w:w w:val="95"/>
                <w:sz w:val="20"/>
              </w:rPr>
              <w:t>0.969</w:t>
            </w:r>
          </w:p>
        </w:tc>
        <w:tc>
          <w:tcPr>
            <w:tcW w:w="1101" w:type="dxa"/>
          </w:tcPr>
          <w:p w:rsidR="00DD7756" w:rsidRDefault="00AD1397">
            <w:pPr>
              <w:pStyle w:val="TableParagraph"/>
              <w:ind w:right="368"/>
              <w:rPr>
                <w:sz w:val="20"/>
              </w:rPr>
            </w:pPr>
            <w:r>
              <w:rPr>
                <w:w w:val="95"/>
                <w:sz w:val="20"/>
              </w:rPr>
              <w:t>0.351</w:t>
            </w:r>
          </w:p>
        </w:tc>
        <w:tc>
          <w:tcPr>
            <w:tcW w:w="835" w:type="dxa"/>
          </w:tcPr>
          <w:p w:rsidR="00DD7756" w:rsidRDefault="00AD1397">
            <w:pPr>
              <w:pStyle w:val="TableParagraph"/>
              <w:ind w:right="47"/>
              <w:rPr>
                <w:sz w:val="20"/>
              </w:rPr>
            </w:pPr>
            <w:r>
              <w:rPr>
                <w:w w:val="95"/>
                <w:sz w:val="20"/>
              </w:rPr>
              <w:t>0.881</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consider</w:t>
            </w:r>
          </w:p>
        </w:tc>
        <w:tc>
          <w:tcPr>
            <w:tcW w:w="706" w:type="dxa"/>
            <w:tcBorders>
              <w:left w:val="single" w:sz="4" w:space="0" w:color="000000"/>
            </w:tcBorders>
          </w:tcPr>
          <w:p w:rsidR="00DD7756" w:rsidRDefault="00AD1397">
            <w:pPr>
              <w:pStyle w:val="TableParagraph"/>
              <w:ind w:left="131" w:right="67"/>
              <w:jc w:val="center"/>
              <w:rPr>
                <w:sz w:val="20"/>
              </w:rPr>
            </w:pPr>
            <w:r>
              <w:rPr>
                <w:sz w:val="20"/>
              </w:rPr>
              <w:t>474</w:t>
            </w:r>
          </w:p>
        </w:tc>
        <w:tc>
          <w:tcPr>
            <w:tcW w:w="850" w:type="dxa"/>
          </w:tcPr>
          <w:p w:rsidR="00DD7756" w:rsidRDefault="00AD1397">
            <w:pPr>
              <w:pStyle w:val="TableParagraph"/>
              <w:ind w:left="178"/>
              <w:jc w:val="left"/>
              <w:rPr>
                <w:sz w:val="20"/>
              </w:rPr>
            </w:pPr>
            <w:r>
              <w:rPr>
                <w:sz w:val="20"/>
              </w:rPr>
              <w:t>0.146</w:t>
            </w:r>
          </w:p>
        </w:tc>
        <w:tc>
          <w:tcPr>
            <w:tcW w:w="1043" w:type="dxa"/>
          </w:tcPr>
          <w:p w:rsidR="00DD7756" w:rsidRDefault="00AD1397">
            <w:pPr>
              <w:pStyle w:val="TableParagraph"/>
              <w:ind w:left="255"/>
              <w:jc w:val="left"/>
              <w:rPr>
                <w:sz w:val="20"/>
              </w:rPr>
            </w:pPr>
            <w:r>
              <w:rPr>
                <w:sz w:val="20"/>
              </w:rPr>
              <w:t>0.058</w:t>
            </w:r>
          </w:p>
        </w:tc>
        <w:tc>
          <w:tcPr>
            <w:tcW w:w="1083" w:type="dxa"/>
            <w:tcBorders>
              <w:right w:val="single" w:sz="4" w:space="0" w:color="000000"/>
            </w:tcBorders>
          </w:tcPr>
          <w:p w:rsidR="00DD7756" w:rsidRDefault="00AD1397">
            <w:pPr>
              <w:pStyle w:val="TableParagraph"/>
              <w:ind w:right="289"/>
              <w:rPr>
                <w:sz w:val="20"/>
              </w:rPr>
            </w:pPr>
            <w:r>
              <w:rPr>
                <w:w w:val="95"/>
                <w:sz w:val="20"/>
              </w:rPr>
              <w:t>0.834</w:t>
            </w:r>
          </w:p>
        </w:tc>
        <w:tc>
          <w:tcPr>
            <w:tcW w:w="1202" w:type="dxa"/>
            <w:tcBorders>
              <w:left w:val="single" w:sz="4" w:space="0" w:color="000000"/>
            </w:tcBorders>
          </w:tcPr>
          <w:p w:rsidR="00DD7756" w:rsidRDefault="00AD1397">
            <w:pPr>
              <w:pStyle w:val="TableParagraph"/>
              <w:ind w:right="336"/>
              <w:rPr>
                <w:sz w:val="20"/>
              </w:rPr>
            </w:pPr>
            <w:r>
              <w:rPr>
                <w:w w:val="99"/>
                <w:sz w:val="20"/>
              </w:rPr>
              <w:t>0</w:t>
            </w:r>
          </w:p>
        </w:tc>
        <w:tc>
          <w:tcPr>
            <w:tcW w:w="1101" w:type="dxa"/>
          </w:tcPr>
          <w:p w:rsidR="00DD7756" w:rsidRDefault="00AD1397">
            <w:pPr>
              <w:pStyle w:val="TableParagraph"/>
              <w:ind w:right="391"/>
              <w:rPr>
                <w:sz w:val="20"/>
              </w:rPr>
            </w:pPr>
            <w:r>
              <w:rPr>
                <w:w w:val="95"/>
                <w:sz w:val="20"/>
              </w:rPr>
              <w:t>336</w:t>
            </w:r>
          </w:p>
        </w:tc>
        <w:tc>
          <w:tcPr>
            <w:tcW w:w="827" w:type="dxa"/>
            <w:tcBorders>
              <w:right w:val="single" w:sz="4" w:space="0" w:color="000000"/>
            </w:tcBorders>
          </w:tcPr>
          <w:p w:rsidR="00DD7756" w:rsidRDefault="00AD1397">
            <w:pPr>
              <w:pStyle w:val="TableParagraph"/>
              <w:ind w:right="56"/>
              <w:rPr>
                <w:sz w:val="20"/>
              </w:rPr>
            </w:pPr>
            <w:r>
              <w:rPr>
                <w:w w:val="99"/>
                <w:sz w:val="20"/>
              </w:rPr>
              <w:t>4</w:t>
            </w:r>
          </w:p>
        </w:tc>
        <w:tc>
          <w:tcPr>
            <w:tcW w:w="1180" w:type="dxa"/>
            <w:tcBorders>
              <w:left w:val="single" w:sz="4" w:space="0" w:color="000000"/>
            </w:tcBorders>
          </w:tcPr>
          <w:p w:rsidR="00DD7756" w:rsidRDefault="00AD1397">
            <w:pPr>
              <w:pStyle w:val="TableParagraph"/>
              <w:ind w:right="313"/>
              <w:rPr>
                <w:sz w:val="20"/>
              </w:rPr>
            </w:pPr>
            <w:r>
              <w:rPr>
                <w:w w:val="99"/>
                <w:sz w:val="20"/>
              </w:rPr>
              <w:t>—</w:t>
            </w:r>
          </w:p>
        </w:tc>
        <w:tc>
          <w:tcPr>
            <w:tcW w:w="1101" w:type="dxa"/>
          </w:tcPr>
          <w:p w:rsidR="00DD7756" w:rsidRDefault="00AD1397">
            <w:pPr>
              <w:pStyle w:val="TableParagraph"/>
              <w:ind w:right="368"/>
              <w:rPr>
                <w:sz w:val="20"/>
              </w:rPr>
            </w:pPr>
            <w:r>
              <w:rPr>
                <w:w w:val="95"/>
                <w:sz w:val="20"/>
              </w:rPr>
              <w:t>0.874</w:t>
            </w:r>
          </w:p>
        </w:tc>
        <w:tc>
          <w:tcPr>
            <w:tcW w:w="835" w:type="dxa"/>
          </w:tcPr>
          <w:p w:rsidR="00DD7756" w:rsidRDefault="00AD1397">
            <w:pPr>
              <w:pStyle w:val="TableParagraph"/>
              <w:ind w:right="47"/>
              <w:rPr>
                <w:sz w:val="20"/>
              </w:rPr>
            </w:pPr>
            <w:r>
              <w:rPr>
                <w:w w:val="95"/>
                <w:sz w:val="20"/>
              </w:rPr>
              <w:t>0.998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day</w:t>
            </w:r>
          </w:p>
        </w:tc>
        <w:tc>
          <w:tcPr>
            <w:tcW w:w="706" w:type="dxa"/>
            <w:tcBorders>
              <w:left w:val="single" w:sz="4" w:space="0" w:color="000000"/>
            </w:tcBorders>
          </w:tcPr>
          <w:p w:rsidR="00DD7756" w:rsidRDefault="00AD1397">
            <w:pPr>
              <w:pStyle w:val="TableParagraph"/>
              <w:ind w:left="131" w:right="157"/>
              <w:jc w:val="center"/>
              <w:rPr>
                <w:sz w:val="20"/>
              </w:rPr>
            </w:pPr>
            <w:r>
              <w:rPr>
                <w:sz w:val="20"/>
              </w:rPr>
              <w:t>3082</w:t>
            </w:r>
          </w:p>
        </w:tc>
        <w:tc>
          <w:tcPr>
            <w:tcW w:w="850" w:type="dxa"/>
          </w:tcPr>
          <w:p w:rsidR="00DD7756" w:rsidRDefault="00AD1397">
            <w:pPr>
              <w:pStyle w:val="TableParagraph"/>
              <w:ind w:left="178"/>
              <w:jc w:val="left"/>
              <w:rPr>
                <w:sz w:val="20"/>
              </w:rPr>
            </w:pPr>
            <w:r>
              <w:rPr>
                <w:sz w:val="20"/>
              </w:rPr>
              <w:t>0.947</w:t>
            </w:r>
          </w:p>
        </w:tc>
        <w:tc>
          <w:tcPr>
            <w:tcW w:w="1043" w:type="dxa"/>
          </w:tcPr>
          <w:p w:rsidR="00DD7756" w:rsidRDefault="00AD1397">
            <w:pPr>
              <w:pStyle w:val="TableParagraph"/>
              <w:ind w:left="255"/>
              <w:jc w:val="left"/>
              <w:rPr>
                <w:sz w:val="20"/>
              </w:rPr>
            </w:pPr>
            <w:r>
              <w:rPr>
                <w:sz w:val="20"/>
              </w:rPr>
              <w:t>0.329</w:t>
            </w:r>
          </w:p>
        </w:tc>
        <w:tc>
          <w:tcPr>
            <w:tcW w:w="1083" w:type="dxa"/>
            <w:tcBorders>
              <w:right w:val="single" w:sz="4" w:space="0" w:color="000000"/>
            </w:tcBorders>
          </w:tcPr>
          <w:p w:rsidR="00DD7756" w:rsidRDefault="00AD1397">
            <w:pPr>
              <w:pStyle w:val="TableParagraph"/>
              <w:ind w:right="289"/>
              <w:rPr>
                <w:sz w:val="20"/>
              </w:rPr>
            </w:pPr>
            <w:r>
              <w:rPr>
                <w:w w:val="95"/>
                <w:sz w:val="20"/>
              </w:rPr>
              <w:t>0.478</w:t>
            </w:r>
          </w:p>
        </w:tc>
        <w:tc>
          <w:tcPr>
            <w:tcW w:w="1202" w:type="dxa"/>
            <w:tcBorders>
              <w:left w:val="single" w:sz="4" w:space="0" w:color="000000"/>
            </w:tcBorders>
          </w:tcPr>
          <w:p w:rsidR="00DD7756" w:rsidRDefault="00AD1397">
            <w:pPr>
              <w:pStyle w:val="TableParagraph"/>
              <w:ind w:right="336"/>
              <w:rPr>
                <w:sz w:val="20"/>
              </w:rPr>
            </w:pPr>
            <w:r>
              <w:rPr>
                <w:w w:val="95"/>
                <w:sz w:val="20"/>
              </w:rPr>
              <w:t>2577</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343</w:t>
            </w:r>
          </w:p>
        </w:tc>
        <w:tc>
          <w:tcPr>
            <w:tcW w:w="1180" w:type="dxa"/>
            <w:tcBorders>
              <w:left w:val="single" w:sz="4" w:space="0" w:color="000000"/>
            </w:tcBorders>
          </w:tcPr>
          <w:p w:rsidR="00DD7756" w:rsidRDefault="00AD1397">
            <w:pPr>
              <w:pStyle w:val="TableParagraph"/>
              <w:ind w:right="313"/>
              <w:rPr>
                <w:sz w:val="20"/>
              </w:rPr>
            </w:pPr>
            <w:r>
              <w:rPr>
                <w:w w:val="95"/>
                <w:sz w:val="20"/>
              </w:rPr>
              <w:t>0.491</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0.945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decide</w:t>
            </w:r>
          </w:p>
        </w:tc>
        <w:tc>
          <w:tcPr>
            <w:tcW w:w="706" w:type="dxa"/>
            <w:tcBorders>
              <w:left w:val="single" w:sz="4" w:space="0" w:color="000000"/>
            </w:tcBorders>
          </w:tcPr>
          <w:p w:rsidR="00DD7756" w:rsidRDefault="00AD1397">
            <w:pPr>
              <w:pStyle w:val="TableParagraph"/>
              <w:ind w:left="131" w:right="67"/>
              <w:jc w:val="center"/>
              <w:rPr>
                <w:sz w:val="20"/>
              </w:rPr>
            </w:pPr>
            <w:r>
              <w:rPr>
                <w:sz w:val="20"/>
              </w:rPr>
              <w:t>789</w:t>
            </w:r>
          </w:p>
        </w:tc>
        <w:tc>
          <w:tcPr>
            <w:tcW w:w="850" w:type="dxa"/>
          </w:tcPr>
          <w:p w:rsidR="00DD7756" w:rsidRDefault="00AD1397">
            <w:pPr>
              <w:pStyle w:val="TableParagraph"/>
              <w:ind w:left="178"/>
              <w:jc w:val="left"/>
              <w:rPr>
                <w:sz w:val="20"/>
              </w:rPr>
            </w:pPr>
            <w:r>
              <w:rPr>
                <w:sz w:val="20"/>
              </w:rPr>
              <w:t>0.242</w:t>
            </w:r>
          </w:p>
        </w:tc>
        <w:tc>
          <w:tcPr>
            <w:tcW w:w="1043" w:type="dxa"/>
          </w:tcPr>
          <w:p w:rsidR="00DD7756" w:rsidRDefault="00AD1397">
            <w:pPr>
              <w:pStyle w:val="TableParagraph"/>
              <w:ind w:left="255"/>
              <w:jc w:val="left"/>
              <w:rPr>
                <w:sz w:val="20"/>
              </w:rPr>
            </w:pPr>
            <w:r>
              <w:rPr>
                <w:sz w:val="20"/>
              </w:rPr>
              <w:t>0.097</w:t>
            </w:r>
          </w:p>
        </w:tc>
        <w:tc>
          <w:tcPr>
            <w:tcW w:w="1083" w:type="dxa"/>
            <w:tcBorders>
              <w:right w:val="single" w:sz="4" w:space="0" w:color="000000"/>
            </w:tcBorders>
          </w:tcPr>
          <w:p w:rsidR="00DD7756" w:rsidRDefault="00AD1397">
            <w:pPr>
              <w:pStyle w:val="TableParagraph"/>
              <w:ind w:right="289"/>
              <w:rPr>
                <w:sz w:val="20"/>
              </w:rPr>
            </w:pPr>
            <w:r>
              <w:rPr>
                <w:w w:val="95"/>
                <w:sz w:val="20"/>
              </w:rPr>
              <w:t>0.752</w:t>
            </w:r>
          </w:p>
        </w:tc>
        <w:tc>
          <w:tcPr>
            <w:tcW w:w="1202" w:type="dxa"/>
            <w:tcBorders>
              <w:left w:val="single" w:sz="4" w:space="0" w:color="000000"/>
            </w:tcBorders>
          </w:tcPr>
          <w:p w:rsidR="00DD7756" w:rsidRDefault="00AD1397">
            <w:pPr>
              <w:pStyle w:val="TableParagraph"/>
              <w:ind w:right="336"/>
              <w:rPr>
                <w:sz w:val="20"/>
              </w:rPr>
            </w:pPr>
            <w:r>
              <w:rPr>
                <w:w w:val="99"/>
                <w:sz w:val="20"/>
              </w:rPr>
              <w:t>3</w:t>
            </w:r>
          </w:p>
        </w:tc>
        <w:tc>
          <w:tcPr>
            <w:tcW w:w="1101" w:type="dxa"/>
          </w:tcPr>
          <w:p w:rsidR="00DD7756" w:rsidRDefault="00AD1397">
            <w:pPr>
              <w:pStyle w:val="TableParagraph"/>
              <w:ind w:right="391"/>
              <w:rPr>
                <w:sz w:val="20"/>
              </w:rPr>
            </w:pPr>
            <w:r>
              <w:rPr>
                <w:w w:val="95"/>
                <w:sz w:val="20"/>
              </w:rPr>
              <w:t>652</w:t>
            </w:r>
          </w:p>
        </w:tc>
        <w:tc>
          <w:tcPr>
            <w:tcW w:w="827" w:type="dxa"/>
            <w:tcBorders>
              <w:right w:val="single" w:sz="4" w:space="0" w:color="000000"/>
            </w:tcBorders>
          </w:tcPr>
          <w:p w:rsidR="00DD7756" w:rsidRDefault="00AD1397">
            <w:pPr>
              <w:pStyle w:val="TableParagraph"/>
              <w:ind w:right="56"/>
              <w:rPr>
                <w:sz w:val="20"/>
              </w:rPr>
            </w:pPr>
            <w:r>
              <w:rPr>
                <w:w w:val="95"/>
                <w:sz w:val="20"/>
              </w:rPr>
              <w:t>10</w:t>
            </w:r>
          </w:p>
        </w:tc>
        <w:tc>
          <w:tcPr>
            <w:tcW w:w="1180" w:type="dxa"/>
            <w:tcBorders>
              <w:left w:val="single" w:sz="4" w:space="0" w:color="000000"/>
            </w:tcBorders>
          </w:tcPr>
          <w:p w:rsidR="00DD7756" w:rsidRDefault="00AD1397">
            <w:pPr>
              <w:pStyle w:val="TableParagraph"/>
              <w:ind w:right="313"/>
              <w:rPr>
                <w:sz w:val="20"/>
              </w:rPr>
            </w:pPr>
            <w:r>
              <w:rPr>
                <w:w w:val="95"/>
                <w:sz w:val="20"/>
              </w:rPr>
              <w:t>0.999</w:t>
            </w:r>
          </w:p>
        </w:tc>
        <w:tc>
          <w:tcPr>
            <w:tcW w:w="1101" w:type="dxa"/>
          </w:tcPr>
          <w:p w:rsidR="00DD7756" w:rsidRDefault="00AD1397">
            <w:pPr>
              <w:pStyle w:val="TableParagraph"/>
              <w:ind w:right="368"/>
              <w:rPr>
                <w:sz w:val="20"/>
              </w:rPr>
            </w:pPr>
            <w:r>
              <w:rPr>
                <w:w w:val="95"/>
                <w:sz w:val="20"/>
              </w:rPr>
              <w:t>0.780</w:t>
            </w:r>
          </w:p>
        </w:tc>
        <w:tc>
          <w:tcPr>
            <w:tcW w:w="835" w:type="dxa"/>
          </w:tcPr>
          <w:p w:rsidR="00DD7756" w:rsidRDefault="00AD1397">
            <w:pPr>
              <w:pStyle w:val="TableParagraph"/>
              <w:ind w:right="47"/>
              <w:rPr>
                <w:sz w:val="20"/>
              </w:rPr>
            </w:pPr>
            <w:r>
              <w:rPr>
                <w:w w:val="95"/>
                <w:sz w:val="20"/>
              </w:rPr>
              <w:t>0.996</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different</w:t>
            </w:r>
          </w:p>
        </w:tc>
        <w:tc>
          <w:tcPr>
            <w:tcW w:w="706" w:type="dxa"/>
            <w:tcBorders>
              <w:left w:val="single" w:sz="4" w:space="0" w:color="000000"/>
            </w:tcBorders>
          </w:tcPr>
          <w:p w:rsidR="00DD7756" w:rsidRDefault="00AD1397">
            <w:pPr>
              <w:pStyle w:val="TableParagraph"/>
              <w:ind w:left="131" w:right="157"/>
              <w:jc w:val="center"/>
              <w:rPr>
                <w:sz w:val="20"/>
              </w:rPr>
            </w:pPr>
            <w:r>
              <w:rPr>
                <w:sz w:val="20"/>
              </w:rPr>
              <w:t>2130</w:t>
            </w:r>
          </w:p>
        </w:tc>
        <w:tc>
          <w:tcPr>
            <w:tcW w:w="850" w:type="dxa"/>
          </w:tcPr>
          <w:p w:rsidR="00DD7756" w:rsidRDefault="00AD1397">
            <w:pPr>
              <w:pStyle w:val="TableParagraph"/>
              <w:ind w:left="178"/>
              <w:jc w:val="left"/>
              <w:rPr>
                <w:sz w:val="20"/>
              </w:rPr>
            </w:pPr>
            <w:r>
              <w:rPr>
                <w:sz w:val="20"/>
              </w:rPr>
              <w:t>0.654</w:t>
            </w:r>
          </w:p>
        </w:tc>
        <w:tc>
          <w:tcPr>
            <w:tcW w:w="1043" w:type="dxa"/>
          </w:tcPr>
          <w:p w:rsidR="00DD7756" w:rsidRDefault="00AD1397">
            <w:pPr>
              <w:pStyle w:val="TableParagraph"/>
              <w:ind w:left="255"/>
              <w:jc w:val="left"/>
              <w:rPr>
                <w:sz w:val="20"/>
              </w:rPr>
            </w:pPr>
            <w:r>
              <w:rPr>
                <w:sz w:val="20"/>
              </w:rPr>
              <w:t>0.012</w:t>
            </w:r>
          </w:p>
        </w:tc>
        <w:tc>
          <w:tcPr>
            <w:tcW w:w="1083" w:type="dxa"/>
            <w:tcBorders>
              <w:right w:val="single" w:sz="4" w:space="0" w:color="000000"/>
            </w:tcBorders>
          </w:tcPr>
          <w:p w:rsidR="00DD7756" w:rsidRDefault="00AD1397">
            <w:pPr>
              <w:pStyle w:val="TableParagraph"/>
              <w:ind w:right="289"/>
              <w:rPr>
                <w:sz w:val="20"/>
              </w:rPr>
            </w:pPr>
            <w:r>
              <w:rPr>
                <w:w w:val="95"/>
                <w:sz w:val="20"/>
              </w:rPr>
              <w:t>0.524</w:t>
            </w:r>
          </w:p>
        </w:tc>
        <w:tc>
          <w:tcPr>
            <w:tcW w:w="1202" w:type="dxa"/>
            <w:tcBorders>
              <w:left w:val="single" w:sz="4" w:space="0" w:color="000000"/>
            </w:tcBorders>
          </w:tcPr>
          <w:p w:rsidR="00DD7756" w:rsidRDefault="00AD1397">
            <w:pPr>
              <w:pStyle w:val="TableParagraph"/>
              <w:ind w:right="336"/>
              <w:rPr>
                <w:sz w:val="20"/>
              </w:rPr>
            </w:pPr>
            <w:r>
              <w:rPr>
                <w:w w:val="99"/>
                <w:sz w:val="20"/>
              </w:rPr>
              <w:t>3</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1705</w:t>
            </w:r>
          </w:p>
        </w:tc>
        <w:tc>
          <w:tcPr>
            <w:tcW w:w="1180" w:type="dxa"/>
            <w:tcBorders>
              <w:left w:val="single" w:sz="4" w:space="0" w:color="000000"/>
            </w:tcBorders>
          </w:tcPr>
          <w:p w:rsidR="00DD7756" w:rsidRDefault="00AD1397">
            <w:pPr>
              <w:pStyle w:val="TableParagraph"/>
              <w:ind w:right="313"/>
              <w:rPr>
                <w:sz w:val="20"/>
              </w:rPr>
            </w:pPr>
            <w:r>
              <w:rPr>
                <w:w w:val="95"/>
                <w:sz w:val="20"/>
              </w:rPr>
              <w:t>0.999</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0.580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difficult</w:t>
            </w:r>
          </w:p>
        </w:tc>
        <w:tc>
          <w:tcPr>
            <w:tcW w:w="706" w:type="dxa"/>
            <w:tcBorders>
              <w:left w:val="single" w:sz="4" w:space="0" w:color="000000"/>
            </w:tcBorders>
          </w:tcPr>
          <w:p w:rsidR="00DD7756" w:rsidRDefault="00AD1397">
            <w:pPr>
              <w:pStyle w:val="TableParagraph"/>
              <w:ind w:left="131" w:right="67"/>
              <w:jc w:val="center"/>
              <w:rPr>
                <w:sz w:val="20"/>
              </w:rPr>
            </w:pPr>
            <w:r>
              <w:rPr>
                <w:sz w:val="20"/>
              </w:rPr>
              <w:t>380</w:t>
            </w:r>
          </w:p>
        </w:tc>
        <w:tc>
          <w:tcPr>
            <w:tcW w:w="850" w:type="dxa"/>
          </w:tcPr>
          <w:p w:rsidR="00DD7756" w:rsidRDefault="00AD1397">
            <w:pPr>
              <w:pStyle w:val="TableParagraph"/>
              <w:ind w:left="178"/>
              <w:jc w:val="left"/>
              <w:rPr>
                <w:sz w:val="20"/>
              </w:rPr>
            </w:pPr>
            <w:r>
              <w:rPr>
                <w:sz w:val="20"/>
              </w:rPr>
              <w:t>0.117</w:t>
            </w:r>
          </w:p>
        </w:tc>
        <w:tc>
          <w:tcPr>
            <w:tcW w:w="1043" w:type="dxa"/>
          </w:tcPr>
          <w:p w:rsidR="00DD7756" w:rsidRDefault="00AD1397">
            <w:pPr>
              <w:pStyle w:val="TableParagraph"/>
              <w:ind w:left="255"/>
              <w:jc w:val="left"/>
              <w:rPr>
                <w:sz w:val="20"/>
              </w:rPr>
            </w:pPr>
            <w:r>
              <w:rPr>
                <w:sz w:val="20"/>
              </w:rPr>
              <w:t>0.000</w:t>
            </w:r>
          </w:p>
        </w:tc>
        <w:tc>
          <w:tcPr>
            <w:tcW w:w="1083" w:type="dxa"/>
            <w:tcBorders>
              <w:right w:val="single" w:sz="4" w:space="0" w:color="000000"/>
            </w:tcBorders>
          </w:tcPr>
          <w:p w:rsidR="00DD7756" w:rsidRDefault="00AD1397">
            <w:pPr>
              <w:pStyle w:val="TableParagraph"/>
              <w:ind w:right="289"/>
              <w:rPr>
                <w:sz w:val="20"/>
              </w:rPr>
            </w:pPr>
            <w:r>
              <w:rPr>
                <w:w w:val="95"/>
                <w:sz w:val="20"/>
              </w:rPr>
              <w:t>0.868</w:t>
            </w:r>
          </w:p>
        </w:tc>
        <w:tc>
          <w:tcPr>
            <w:tcW w:w="1202" w:type="dxa"/>
            <w:tcBorders>
              <w:left w:val="single" w:sz="4" w:space="0" w:color="000000"/>
            </w:tcBorders>
          </w:tcPr>
          <w:p w:rsidR="00DD7756" w:rsidRDefault="00AD1397">
            <w:pPr>
              <w:pStyle w:val="TableParagraph"/>
              <w:ind w:right="336"/>
              <w:rPr>
                <w:sz w:val="20"/>
              </w:rPr>
            </w:pPr>
            <w:r>
              <w:rPr>
                <w:w w:val="99"/>
                <w:sz w:val="20"/>
              </w:rPr>
              <w:t>0</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54</w:t>
            </w:r>
          </w:p>
        </w:tc>
        <w:tc>
          <w:tcPr>
            <w:tcW w:w="1180" w:type="dxa"/>
            <w:tcBorders>
              <w:left w:val="single" w:sz="4" w:space="0" w:color="000000"/>
            </w:tcBorders>
          </w:tcPr>
          <w:p w:rsidR="00DD7756" w:rsidRDefault="00AD1397">
            <w:pPr>
              <w:pStyle w:val="TableParagraph"/>
              <w:ind w:right="313"/>
              <w:rPr>
                <w:sz w:val="20"/>
              </w:rPr>
            </w:pPr>
            <w:r>
              <w:rPr>
                <w:w w:val="99"/>
                <w:sz w:val="20"/>
              </w:rPr>
              <w:t>—</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0.978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door</w:t>
            </w:r>
          </w:p>
        </w:tc>
        <w:tc>
          <w:tcPr>
            <w:tcW w:w="706" w:type="dxa"/>
            <w:tcBorders>
              <w:left w:val="single" w:sz="4" w:space="0" w:color="000000"/>
            </w:tcBorders>
          </w:tcPr>
          <w:p w:rsidR="00DD7756" w:rsidRDefault="00AD1397">
            <w:pPr>
              <w:pStyle w:val="TableParagraph"/>
              <w:ind w:left="131" w:right="67"/>
              <w:jc w:val="center"/>
              <w:rPr>
                <w:sz w:val="20"/>
              </w:rPr>
            </w:pPr>
            <w:r>
              <w:rPr>
                <w:sz w:val="20"/>
              </w:rPr>
              <w:t>430</w:t>
            </w:r>
          </w:p>
        </w:tc>
        <w:tc>
          <w:tcPr>
            <w:tcW w:w="850" w:type="dxa"/>
          </w:tcPr>
          <w:p w:rsidR="00DD7756" w:rsidRDefault="00AD1397">
            <w:pPr>
              <w:pStyle w:val="TableParagraph"/>
              <w:ind w:left="178"/>
              <w:jc w:val="left"/>
              <w:rPr>
                <w:sz w:val="20"/>
              </w:rPr>
            </w:pPr>
            <w:r>
              <w:rPr>
                <w:sz w:val="20"/>
              </w:rPr>
              <w:t>0.132</w:t>
            </w:r>
          </w:p>
        </w:tc>
        <w:tc>
          <w:tcPr>
            <w:tcW w:w="1043" w:type="dxa"/>
          </w:tcPr>
          <w:p w:rsidR="00DD7756" w:rsidRDefault="00AD1397">
            <w:pPr>
              <w:pStyle w:val="TableParagraph"/>
              <w:ind w:left="255"/>
              <w:jc w:val="left"/>
              <w:rPr>
                <w:sz w:val="20"/>
              </w:rPr>
            </w:pPr>
            <w:r>
              <w:rPr>
                <w:sz w:val="20"/>
              </w:rPr>
              <w:t>0.093</w:t>
            </w:r>
          </w:p>
        </w:tc>
        <w:tc>
          <w:tcPr>
            <w:tcW w:w="1083" w:type="dxa"/>
            <w:tcBorders>
              <w:right w:val="single" w:sz="4" w:space="0" w:color="000000"/>
            </w:tcBorders>
          </w:tcPr>
          <w:p w:rsidR="00DD7756" w:rsidRDefault="00AD1397">
            <w:pPr>
              <w:pStyle w:val="TableParagraph"/>
              <w:ind w:right="289"/>
              <w:rPr>
                <w:sz w:val="20"/>
              </w:rPr>
            </w:pPr>
            <w:r>
              <w:rPr>
                <w:w w:val="95"/>
                <w:sz w:val="20"/>
              </w:rPr>
              <w:t>0.866</w:t>
            </w:r>
          </w:p>
        </w:tc>
        <w:tc>
          <w:tcPr>
            <w:tcW w:w="1202" w:type="dxa"/>
            <w:tcBorders>
              <w:left w:val="single" w:sz="4" w:space="0" w:color="000000"/>
            </w:tcBorders>
          </w:tcPr>
          <w:p w:rsidR="00DD7756" w:rsidRDefault="00AD1397">
            <w:pPr>
              <w:pStyle w:val="TableParagraph"/>
              <w:ind w:right="336"/>
              <w:rPr>
                <w:sz w:val="20"/>
              </w:rPr>
            </w:pPr>
            <w:r>
              <w:rPr>
                <w:w w:val="95"/>
                <w:sz w:val="20"/>
              </w:rPr>
              <w:t>420</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9"/>
                <w:sz w:val="20"/>
              </w:rPr>
              <w:t>9</w:t>
            </w:r>
          </w:p>
        </w:tc>
        <w:tc>
          <w:tcPr>
            <w:tcW w:w="1180" w:type="dxa"/>
            <w:tcBorders>
              <w:left w:val="single" w:sz="4" w:space="0" w:color="000000"/>
            </w:tcBorders>
          </w:tcPr>
          <w:p w:rsidR="00DD7756" w:rsidRDefault="00AD1397">
            <w:pPr>
              <w:pStyle w:val="TableParagraph"/>
              <w:ind w:right="313"/>
              <w:rPr>
                <w:sz w:val="20"/>
              </w:rPr>
            </w:pPr>
            <w:r>
              <w:rPr>
                <w:w w:val="95"/>
                <w:sz w:val="20"/>
              </w:rPr>
              <w:t>0.868</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0.996</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down</w:t>
            </w:r>
          </w:p>
        </w:tc>
        <w:tc>
          <w:tcPr>
            <w:tcW w:w="706" w:type="dxa"/>
            <w:tcBorders>
              <w:left w:val="single" w:sz="4" w:space="0" w:color="000000"/>
            </w:tcBorders>
          </w:tcPr>
          <w:p w:rsidR="00DD7756" w:rsidRDefault="00AD1397">
            <w:pPr>
              <w:pStyle w:val="TableParagraph"/>
              <w:ind w:left="131" w:right="157"/>
              <w:jc w:val="center"/>
              <w:rPr>
                <w:sz w:val="20"/>
              </w:rPr>
            </w:pPr>
            <w:r>
              <w:rPr>
                <w:sz w:val="20"/>
              </w:rPr>
              <w:t>3369</w:t>
            </w:r>
          </w:p>
        </w:tc>
        <w:tc>
          <w:tcPr>
            <w:tcW w:w="850" w:type="dxa"/>
          </w:tcPr>
          <w:p w:rsidR="00DD7756" w:rsidRDefault="00AD1397">
            <w:pPr>
              <w:pStyle w:val="TableParagraph"/>
              <w:ind w:left="178"/>
              <w:jc w:val="left"/>
              <w:rPr>
                <w:sz w:val="20"/>
              </w:rPr>
            </w:pPr>
            <w:r>
              <w:rPr>
                <w:sz w:val="20"/>
              </w:rPr>
              <w:t>1.035</w:t>
            </w:r>
          </w:p>
        </w:tc>
        <w:tc>
          <w:tcPr>
            <w:tcW w:w="1043" w:type="dxa"/>
          </w:tcPr>
          <w:p w:rsidR="00DD7756" w:rsidRDefault="00AD1397">
            <w:pPr>
              <w:pStyle w:val="TableParagraph"/>
              <w:ind w:left="255"/>
              <w:jc w:val="left"/>
              <w:rPr>
                <w:sz w:val="20"/>
              </w:rPr>
            </w:pPr>
            <w:r>
              <w:rPr>
                <w:sz w:val="20"/>
              </w:rPr>
              <w:t>0.277</w:t>
            </w:r>
          </w:p>
        </w:tc>
        <w:tc>
          <w:tcPr>
            <w:tcW w:w="1083" w:type="dxa"/>
            <w:tcBorders>
              <w:right w:val="single" w:sz="4" w:space="0" w:color="000000"/>
            </w:tcBorders>
          </w:tcPr>
          <w:p w:rsidR="00DD7756" w:rsidRDefault="00AD1397">
            <w:pPr>
              <w:pStyle w:val="TableParagraph"/>
              <w:ind w:right="289"/>
              <w:rPr>
                <w:sz w:val="20"/>
              </w:rPr>
            </w:pPr>
            <w:r>
              <w:rPr>
                <w:w w:val="95"/>
                <w:sz w:val="20"/>
              </w:rPr>
              <w:t>0.457</w:t>
            </w:r>
          </w:p>
        </w:tc>
        <w:tc>
          <w:tcPr>
            <w:tcW w:w="1202" w:type="dxa"/>
            <w:tcBorders>
              <w:left w:val="single" w:sz="4" w:space="0" w:color="000000"/>
            </w:tcBorders>
          </w:tcPr>
          <w:p w:rsidR="00DD7756" w:rsidRDefault="00AD1397">
            <w:pPr>
              <w:pStyle w:val="TableParagraph"/>
              <w:ind w:right="336"/>
              <w:rPr>
                <w:sz w:val="20"/>
              </w:rPr>
            </w:pPr>
            <w:r>
              <w:rPr>
                <w:w w:val="99"/>
                <w:sz w:val="20"/>
              </w:rPr>
              <w:t>1</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10</w:t>
            </w:r>
          </w:p>
        </w:tc>
        <w:tc>
          <w:tcPr>
            <w:tcW w:w="1180" w:type="dxa"/>
            <w:tcBorders>
              <w:left w:val="single" w:sz="4" w:space="0" w:color="000000"/>
            </w:tcBorders>
          </w:tcPr>
          <w:p w:rsidR="00DD7756" w:rsidRDefault="00AD1397">
            <w:pPr>
              <w:pStyle w:val="TableParagraph"/>
              <w:ind w:right="313"/>
              <w:rPr>
                <w:sz w:val="20"/>
              </w:rPr>
            </w:pPr>
            <w:r>
              <w:rPr>
                <w:w w:val="95"/>
                <w:sz w:val="20"/>
              </w:rPr>
              <w:t>0.999</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0.995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end</w:t>
            </w:r>
          </w:p>
        </w:tc>
        <w:tc>
          <w:tcPr>
            <w:tcW w:w="706" w:type="dxa"/>
            <w:tcBorders>
              <w:left w:val="single" w:sz="4" w:space="0" w:color="000000"/>
            </w:tcBorders>
          </w:tcPr>
          <w:p w:rsidR="00DD7756" w:rsidRDefault="00AD1397">
            <w:pPr>
              <w:pStyle w:val="TableParagraph"/>
              <w:ind w:left="131" w:right="157"/>
              <w:jc w:val="center"/>
              <w:rPr>
                <w:sz w:val="20"/>
              </w:rPr>
            </w:pPr>
            <w:r>
              <w:rPr>
                <w:sz w:val="20"/>
              </w:rPr>
              <w:t>1368</w:t>
            </w:r>
          </w:p>
        </w:tc>
        <w:tc>
          <w:tcPr>
            <w:tcW w:w="850" w:type="dxa"/>
          </w:tcPr>
          <w:p w:rsidR="00DD7756" w:rsidRDefault="00AD1397">
            <w:pPr>
              <w:pStyle w:val="TableParagraph"/>
              <w:ind w:left="178"/>
              <w:jc w:val="left"/>
              <w:rPr>
                <w:sz w:val="20"/>
              </w:rPr>
            </w:pPr>
            <w:r>
              <w:rPr>
                <w:sz w:val="20"/>
              </w:rPr>
              <w:t>0.420</w:t>
            </w:r>
          </w:p>
        </w:tc>
        <w:tc>
          <w:tcPr>
            <w:tcW w:w="1043" w:type="dxa"/>
          </w:tcPr>
          <w:p w:rsidR="00DD7756" w:rsidRDefault="00AD1397">
            <w:pPr>
              <w:pStyle w:val="TableParagraph"/>
              <w:ind w:left="255"/>
              <w:jc w:val="left"/>
              <w:rPr>
                <w:sz w:val="20"/>
              </w:rPr>
            </w:pPr>
            <w:r>
              <w:rPr>
                <w:sz w:val="20"/>
              </w:rPr>
              <w:t>0.721</w:t>
            </w:r>
          </w:p>
        </w:tc>
        <w:tc>
          <w:tcPr>
            <w:tcW w:w="1083" w:type="dxa"/>
            <w:tcBorders>
              <w:right w:val="single" w:sz="4" w:space="0" w:color="000000"/>
            </w:tcBorders>
          </w:tcPr>
          <w:p w:rsidR="00DD7756" w:rsidRDefault="00AD1397">
            <w:pPr>
              <w:pStyle w:val="TableParagraph"/>
              <w:ind w:right="289"/>
              <w:rPr>
                <w:sz w:val="20"/>
              </w:rPr>
            </w:pPr>
            <w:r>
              <w:rPr>
                <w:w w:val="95"/>
                <w:sz w:val="20"/>
              </w:rPr>
              <w:t>0.614</w:t>
            </w:r>
          </w:p>
        </w:tc>
        <w:tc>
          <w:tcPr>
            <w:tcW w:w="1202" w:type="dxa"/>
            <w:tcBorders>
              <w:left w:val="single" w:sz="4" w:space="0" w:color="000000"/>
            </w:tcBorders>
          </w:tcPr>
          <w:p w:rsidR="00DD7756" w:rsidRDefault="00AD1397">
            <w:pPr>
              <w:pStyle w:val="TableParagraph"/>
              <w:ind w:right="336"/>
              <w:rPr>
                <w:sz w:val="20"/>
              </w:rPr>
            </w:pPr>
            <w:r>
              <w:rPr>
                <w:w w:val="95"/>
                <w:sz w:val="20"/>
              </w:rPr>
              <w:t>604</w:t>
            </w:r>
          </w:p>
        </w:tc>
        <w:tc>
          <w:tcPr>
            <w:tcW w:w="1101" w:type="dxa"/>
          </w:tcPr>
          <w:p w:rsidR="00DD7756" w:rsidRDefault="00AD1397">
            <w:pPr>
              <w:pStyle w:val="TableParagraph"/>
              <w:ind w:right="391"/>
              <w:rPr>
                <w:sz w:val="20"/>
              </w:rPr>
            </w:pPr>
            <w:r>
              <w:rPr>
                <w:w w:val="95"/>
                <w:sz w:val="20"/>
              </w:rPr>
              <w:t>693</w:t>
            </w:r>
          </w:p>
        </w:tc>
        <w:tc>
          <w:tcPr>
            <w:tcW w:w="827" w:type="dxa"/>
            <w:tcBorders>
              <w:right w:val="single" w:sz="4" w:space="0" w:color="000000"/>
            </w:tcBorders>
          </w:tcPr>
          <w:p w:rsidR="00DD7756" w:rsidRDefault="00AD1397">
            <w:pPr>
              <w:pStyle w:val="TableParagraph"/>
              <w:ind w:right="56"/>
              <w:rPr>
                <w:sz w:val="20"/>
              </w:rPr>
            </w:pPr>
            <w:r>
              <w:rPr>
                <w:w w:val="95"/>
                <w:sz w:val="20"/>
              </w:rPr>
              <w:t>34</w:t>
            </w:r>
          </w:p>
        </w:tc>
        <w:tc>
          <w:tcPr>
            <w:tcW w:w="1180" w:type="dxa"/>
            <w:tcBorders>
              <w:left w:val="single" w:sz="4" w:space="0" w:color="000000"/>
            </w:tcBorders>
          </w:tcPr>
          <w:p w:rsidR="00DD7756" w:rsidRDefault="00AD1397">
            <w:pPr>
              <w:pStyle w:val="TableParagraph"/>
              <w:ind w:right="313"/>
              <w:rPr>
                <w:sz w:val="20"/>
              </w:rPr>
            </w:pPr>
            <w:r>
              <w:rPr>
                <w:w w:val="95"/>
                <w:sz w:val="20"/>
              </w:rPr>
              <w:t>0.781</w:t>
            </w:r>
          </w:p>
        </w:tc>
        <w:tc>
          <w:tcPr>
            <w:tcW w:w="1101" w:type="dxa"/>
          </w:tcPr>
          <w:p w:rsidR="00DD7756" w:rsidRDefault="00AD1397">
            <w:pPr>
              <w:pStyle w:val="TableParagraph"/>
              <w:ind w:right="368"/>
              <w:rPr>
                <w:sz w:val="20"/>
              </w:rPr>
            </w:pPr>
            <w:r>
              <w:rPr>
                <w:w w:val="95"/>
                <w:sz w:val="20"/>
              </w:rPr>
              <w:t>0.766</w:t>
            </w:r>
          </w:p>
        </w:tc>
        <w:tc>
          <w:tcPr>
            <w:tcW w:w="835" w:type="dxa"/>
          </w:tcPr>
          <w:p w:rsidR="00DD7756" w:rsidRDefault="00AD1397">
            <w:pPr>
              <w:pStyle w:val="TableParagraph"/>
              <w:ind w:right="47"/>
              <w:rPr>
                <w:sz w:val="20"/>
              </w:rPr>
            </w:pPr>
            <w:r>
              <w:rPr>
                <w:w w:val="95"/>
                <w:sz w:val="20"/>
              </w:rPr>
              <w:t>0.987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enjoy</w:t>
            </w:r>
          </w:p>
        </w:tc>
        <w:tc>
          <w:tcPr>
            <w:tcW w:w="706" w:type="dxa"/>
            <w:tcBorders>
              <w:left w:val="single" w:sz="4" w:space="0" w:color="000000"/>
            </w:tcBorders>
          </w:tcPr>
          <w:p w:rsidR="00DD7756" w:rsidRDefault="00AD1397">
            <w:pPr>
              <w:pStyle w:val="TableParagraph"/>
              <w:ind w:left="131" w:right="157"/>
              <w:jc w:val="center"/>
              <w:rPr>
                <w:sz w:val="20"/>
              </w:rPr>
            </w:pPr>
            <w:r>
              <w:rPr>
                <w:sz w:val="20"/>
              </w:rPr>
              <w:t>1565</w:t>
            </w:r>
          </w:p>
        </w:tc>
        <w:tc>
          <w:tcPr>
            <w:tcW w:w="850" w:type="dxa"/>
          </w:tcPr>
          <w:p w:rsidR="00DD7756" w:rsidRDefault="00AD1397">
            <w:pPr>
              <w:pStyle w:val="TableParagraph"/>
              <w:ind w:left="178"/>
              <w:jc w:val="left"/>
              <w:rPr>
                <w:sz w:val="20"/>
              </w:rPr>
            </w:pPr>
            <w:r>
              <w:rPr>
                <w:sz w:val="20"/>
              </w:rPr>
              <w:t>0.481</w:t>
            </w:r>
          </w:p>
        </w:tc>
        <w:tc>
          <w:tcPr>
            <w:tcW w:w="1043" w:type="dxa"/>
          </w:tcPr>
          <w:p w:rsidR="00DD7756" w:rsidRDefault="00AD1397">
            <w:pPr>
              <w:pStyle w:val="TableParagraph"/>
              <w:ind w:left="255"/>
              <w:jc w:val="left"/>
              <w:rPr>
                <w:sz w:val="20"/>
              </w:rPr>
            </w:pPr>
            <w:r>
              <w:rPr>
                <w:sz w:val="20"/>
              </w:rPr>
              <w:t>0.005</w:t>
            </w:r>
          </w:p>
        </w:tc>
        <w:tc>
          <w:tcPr>
            <w:tcW w:w="1083" w:type="dxa"/>
            <w:tcBorders>
              <w:right w:val="single" w:sz="4" w:space="0" w:color="000000"/>
            </w:tcBorders>
          </w:tcPr>
          <w:p w:rsidR="00DD7756" w:rsidRDefault="00AD1397">
            <w:pPr>
              <w:pStyle w:val="TableParagraph"/>
              <w:ind w:right="289"/>
              <w:rPr>
                <w:sz w:val="20"/>
              </w:rPr>
            </w:pPr>
            <w:r>
              <w:rPr>
                <w:w w:val="95"/>
                <w:sz w:val="20"/>
              </w:rPr>
              <w:t>0.677</w:t>
            </w:r>
          </w:p>
        </w:tc>
        <w:tc>
          <w:tcPr>
            <w:tcW w:w="1202" w:type="dxa"/>
            <w:tcBorders>
              <w:left w:val="single" w:sz="4" w:space="0" w:color="000000"/>
            </w:tcBorders>
          </w:tcPr>
          <w:p w:rsidR="00DD7756" w:rsidRDefault="00AD1397">
            <w:pPr>
              <w:pStyle w:val="TableParagraph"/>
              <w:ind w:right="336"/>
              <w:rPr>
                <w:sz w:val="20"/>
              </w:rPr>
            </w:pPr>
            <w:r>
              <w:rPr>
                <w:w w:val="99"/>
                <w:sz w:val="20"/>
              </w:rPr>
              <w:t>0</w:t>
            </w:r>
          </w:p>
        </w:tc>
        <w:tc>
          <w:tcPr>
            <w:tcW w:w="1101" w:type="dxa"/>
          </w:tcPr>
          <w:p w:rsidR="00DD7756" w:rsidRDefault="00AD1397">
            <w:pPr>
              <w:pStyle w:val="TableParagraph"/>
              <w:ind w:right="391"/>
              <w:rPr>
                <w:sz w:val="20"/>
              </w:rPr>
            </w:pPr>
            <w:r>
              <w:rPr>
                <w:w w:val="95"/>
                <w:sz w:val="20"/>
              </w:rPr>
              <w:t>1485</w:t>
            </w:r>
          </w:p>
        </w:tc>
        <w:tc>
          <w:tcPr>
            <w:tcW w:w="827" w:type="dxa"/>
            <w:tcBorders>
              <w:right w:val="single" w:sz="4" w:space="0" w:color="000000"/>
            </w:tcBorders>
          </w:tcPr>
          <w:p w:rsidR="00DD7756" w:rsidRDefault="00AD1397">
            <w:pPr>
              <w:pStyle w:val="TableParagraph"/>
              <w:ind w:right="56"/>
              <w:rPr>
                <w:sz w:val="20"/>
              </w:rPr>
            </w:pPr>
            <w:r>
              <w:rPr>
                <w:w w:val="99"/>
                <w:sz w:val="20"/>
              </w:rPr>
              <w:t>1</w:t>
            </w:r>
          </w:p>
        </w:tc>
        <w:tc>
          <w:tcPr>
            <w:tcW w:w="1180" w:type="dxa"/>
            <w:tcBorders>
              <w:left w:val="single" w:sz="4" w:space="0" w:color="000000"/>
            </w:tcBorders>
          </w:tcPr>
          <w:p w:rsidR="00DD7756" w:rsidRDefault="00AD1397">
            <w:pPr>
              <w:pStyle w:val="TableParagraph"/>
              <w:ind w:right="313"/>
              <w:rPr>
                <w:sz w:val="20"/>
              </w:rPr>
            </w:pPr>
            <w:r>
              <w:rPr>
                <w:w w:val="99"/>
                <w:sz w:val="20"/>
              </w:rPr>
              <w:t>—</w:t>
            </w:r>
          </w:p>
        </w:tc>
        <w:tc>
          <w:tcPr>
            <w:tcW w:w="1101" w:type="dxa"/>
          </w:tcPr>
          <w:p w:rsidR="00DD7756" w:rsidRDefault="00AD1397">
            <w:pPr>
              <w:pStyle w:val="TableParagraph"/>
              <w:ind w:right="368"/>
              <w:rPr>
                <w:sz w:val="20"/>
              </w:rPr>
            </w:pPr>
            <w:r>
              <w:rPr>
                <w:w w:val="95"/>
                <w:sz w:val="20"/>
              </w:rPr>
              <w:t>0.686</w:t>
            </w:r>
          </w:p>
        </w:tc>
        <w:tc>
          <w:tcPr>
            <w:tcW w:w="835" w:type="dxa"/>
          </w:tcPr>
          <w:p w:rsidR="00DD7756" w:rsidRDefault="00AD1397">
            <w:pPr>
              <w:pStyle w:val="TableParagraph"/>
              <w:ind w:right="47"/>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everybody</w:t>
            </w:r>
          </w:p>
        </w:tc>
        <w:tc>
          <w:tcPr>
            <w:tcW w:w="706" w:type="dxa"/>
            <w:tcBorders>
              <w:left w:val="single" w:sz="4" w:space="0" w:color="000000"/>
            </w:tcBorders>
          </w:tcPr>
          <w:p w:rsidR="00DD7756" w:rsidRDefault="00AD1397">
            <w:pPr>
              <w:pStyle w:val="TableParagraph"/>
              <w:ind w:left="131" w:right="157"/>
              <w:jc w:val="center"/>
              <w:rPr>
                <w:sz w:val="20"/>
              </w:rPr>
            </w:pPr>
            <w:r>
              <w:rPr>
                <w:sz w:val="20"/>
              </w:rPr>
              <w:t>1228</w:t>
            </w:r>
          </w:p>
        </w:tc>
        <w:tc>
          <w:tcPr>
            <w:tcW w:w="850" w:type="dxa"/>
          </w:tcPr>
          <w:p w:rsidR="00DD7756" w:rsidRDefault="00AD1397">
            <w:pPr>
              <w:pStyle w:val="TableParagraph"/>
              <w:ind w:left="178"/>
              <w:jc w:val="left"/>
              <w:rPr>
                <w:sz w:val="20"/>
              </w:rPr>
            </w:pPr>
            <w:r>
              <w:rPr>
                <w:sz w:val="20"/>
              </w:rPr>
              <w:t>0.377</w:t>
            </w:r>
          </w:p>
        </w:tc>
        <w:tc>
          <w:tcPr>
            <w:tcW w:w="1043" w:type="dxa"/>
          </w:tcPr>
          <w:p w:rsidR="00DD7756" w:rsidRDefault="00AD1397">
            <w:pPr>
              <w:pStyle w:val="TableParagraph"/>
              <w:ind w:left="255"/>
              <w:jc w:val="left"/>
              <w:rPr>
                <w:sz w:val="20"/>
              </w:rPr>
            </w:pPr>
            <w:r>
              <w:rPr>
                <w:sz w:val="20"/>
              </w:rPr>
              <w:t>0.302</w:t>
            </w:r>
          </w:p>
        </w:tc>
        <w:tc>
          <w:tcPr>
            <w:tcW w:w="1083" w:type="dxa"/>
            <w:tcBorders>
              <w:right w:val="single" w:sz="4" w:space="0" w:color="000000"/>
            </w:tcBorders>
          </w:tcPr>
          <w:p w:rsidR="00DD7756" w:rsidRDefault="00AD1397">
            <w:pPr>
              <w:pStyle w:val="TableParagraph"/>
              <w:ind w:right="289"/>
              <w:rPr>
                <w:sz w:val="20"/>
              </w:rPr>
            </w:pPr>
            <w:r>
              <w:rPr>
                <w:w w:val="95"/>
                <w:sz w:val="20"/>
              </w:rPr>
              <w:t>0.635</w:t>
            </w:r>
          </w:p>
        </w:tc>
        <w:tc>
          <w:tcPr>
            <w:tcW w:w="1202" w:type="dxa"/>
            <w:tcBorders>
              <w:left w:val="single" w:sz="4" w:space="0" w:color="000000"/>
            </w:tcBorders>
          </w:tcPr>
          <w:p w:rsidR="00DD7756" w:rsidRDefault="00AD1397">
            <w:pPr>
              <w:pStyle w:val="TableParagraph"/>
              <w:ind w:right="336"/>
              <w:rPr>
                <w:sz w:val="20"/>
              </w:rPr>
            </w:pPr>
            <w:r>
              <w:rPr>
                <w:w w:val="95"/>
                <w:sz w:val="20"/>
              </w:rPr>
              <w:t>1044</w:t>
            </w:r>
          </w:p>
        </w:tc>
        <w:tc>
          <w:tcPr>
            <w:tcW w:w="1101" w:type="dxa"/>
          </w:tcPr>
          <w:p w:rsidR="00DD7756" w:rsidRDefault="00AD1397">
            <w:pPr>
              <w:pStyle w:val="TableParagraph"/>
              <w:ind w:right="391"/>
              <w:rPr>
                <w:sz w:val="20"/>
              </w:rPr>
            </w:pPr>
            <w:r>
              <w:rPr>
                <w:w w:val="95"/>
                <w:sz w:val="20"/>
              </w:rPr>
              <w:t>120</w:t>
            </w:r>
          </w:p>
        </w:tc>
        <w:tc>
          <w:tcPr>
            <w:tcW w:w="827" w:type="dxa"/>
            <w:tcBorders>
              <w:right w:val="single" w:sz="4" w:space="0" w:color="000000"/>
            </w:tcBorders>
          </w:tcPr>
          <w:p w:rsidR="00DD7756" w:rsidRDefault="00AD1397">
            <w:pPr>
              <w:pStyle w:val="TableParagraph"/>
              <w:ind w:right="56"/>
              <w:rPr>
                <w:sz w:val="20"/>
              </w:rPr>
            </w:pPr>
            <w:r>
              <w:rPr>
                <w:w w:val="99"/>
                <w:sz w:val="20"/>
              </w:rPr>
              <w:t>0</w:t>
            </w:r>
          </w:p>
        </w:tc>
        <w:tc>
          <w:tcPr>
            <w:tcW w:w="1180" w:type="dxa"/>
            <w:tcBorders>
              <w:left w:val="single" w:sz="4" w:space="0" w:color="000000"/>
            </w:tcBorders>
          </w:tcPr>
          <w:p w:rsidR="00DD7756" w:rsidRDefault="00AD1397">
            <w:pPr>
              <w:pStyle w:val="TableParagraph"/>
              <w:ind w:right="313"/>
              <w:rPr>
                <w:sz w:val="20"/>
              </w:rPr>
            </w:pPr>
            <w:r>
              <w:rPr>
                <w:w w:val="95"/>
                <w:sz w:val="20"/>
              </w:rPr>
              <w:t>0.671</w:t>
            </w:r>
          </w:p>
        </w:tc>
        <w:tc>
          <w:tcPr>
            <w:tcW w:w="1101" w:type="dxa"/>
          </w:tcPr>
          <w:p w:rsidR="00DD7756" w:rsidRDefault="00AD1397">
            <w:pPr>
              <w:pStyle w:val="TableParagraph"/>
              <w:ind w:right="368"/>
              <w:rPr>
                <w:sz w:val="20"/>
              </w:rPr>
            </w:pPr>
            <w:r>
              <w:rPr>
                <w:w w:val="95"/>
                <w:sz w:val="20"/>
              </w:rPr>
              <w:t>0.939</w:t>
            </w:r>
          </w:p>
        </w:tc>
        <w:tc>
          <w:tcPr>
            <w:tcW w:w="835" w:type="dxa"/>
          </w:tcPr>
          <w:p w:rsidR="00DD7756" w:rsidRDefault="00AD1397">
            <w:pPr>
              <w:pStyle w:val="TableParagraph"/>
              <w:ind w:right="47"/>
              <w:rPr>
                <w:sz w:val="20"/>
              </w:rPr>
            </w:pPr>
            <w:r>
              <w:rPr>
                <w:w w:val="99"/>
                <w:sz w:val="20"/>
              </w:rPr>
              <w:t>—</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everything</w:t>
            </w:r>
          </w:p>
        </w:tc>
        <w:tc>
          <w:tcPr>
            <w:tcW w:w="706" w:type="dxa"/>
            <w:tcBorders>
              <w:left w:val="single" w:sz="4" w:space="0" w:color="000000"/>
            </w:tcBorders>
          </w:tcPr>
          <w:p w:rsidR="00DD7756" w:rsidRDefault="00AD1397">
            <w:pPr>
              <w:pStyle w:val="TableParagraph"/>
              <w:ind w:left="131" w:right="157"/>
              <w:jc w:val="center"/>
              <w:rPr>
                <w:sz w:val="20"/>
              </w:rPr>
            </w:pPr>
            <w:r>
              <w:rPr>
                <w:sz w:val="20"/>
              </w:rPr>
              <w:t>1971</w:t>
            </w:r>
          </w:p>
        </w:tc>
        <w:tc>
          <w:tcPr>
            <w:tcW w:w="850" w:type="dxa"/>
          </w:tcPr>
          <w:p w:rsidR="00DD7756" w:rsidRDefault="00AD1397">
            <w:pPr>
              <w:pStyle w:val="TableParagraph"/>
              <w:ind w:left="178"/>
              <w:jc w:val="left"/>
              <w:rPr>
                <w:sz w:val="20"/>
              </w:rPr>
            </w:pPr>
            <w:r>
              <w:rPr>
                <w:sz w:val="20"/>
              </w:rPr>
              <w:t>0.606</w:t>
            </w:r>
          </w:p>
        </w:tc>
        <w:tc>
          <w:tcPr>
            <w:tcW w:w="1043" w:type="dxa"/>
          </w:tcPr>
          <w:p w:rsidR="00DD7756" w:rsidRDefault="00AD1397">
            <w:pPr>
              <w:pStyle w:val="TableParagraph"/>
              <w:ind w:left="255"/>
              <w:jc w:val="left"/>
              <w:rPr>
                <w:sz w:val="20"/>
              </w:rPr>
            </w:pPr>
            <w:r>
              <w:rPr>
                <w:sz w:val="20"/>
              </w:rPr>
              <w:t>0.000</w:t>
            </w:r>
          </w:p>
        </w:tc>
        <w:tc>
          <w:tcPr>
            <w:tcW w:w="1083" w:type="dxa"/>
            <w:tcBorders>
              <w:right w:val="single" w:sz="4" w:space="0" w:color="000000"/>
            </w:tcBorders>
          </w:tcPr>
          <w:p w:rsidR="00DD7756" w:rsidRDefault="00AD1397">
            <w:pPr>
              <w:pStyle w:val="TableParagraph"/>
              <w:ind w:right="289"/>
              <w:rPr>
                <w:sz w:val="20"/>
              </w:rPr>
            </w:pPr>
            <w:r>
              <w:rPr>
                <w:w w:val="95"/>
                <w:sz w:val="20"/>
              </w:rPr>
              <w:t>0.518</w:t>
            </w:r>
          </w:p>
        </w:tc>
        <w:tc>
          <w:tcPr>
            <w:tcW w:w="1202" w:type="dxa"/>
            <w:tcBorders>
              <w:left w:val="single" w:sz="4" w:space="0" w:color="000000"/>
            </w:tcBorders>
          </w:tcPr>
          <w:p w:rsidR="00DD7756" w:rsidRDefault="00AD1397">
            <w:pPr>
              <w:pStyle w:val="TableParagraph"/>
              <w:ind w:right="336"/>
              <w:rPr>
                <w:sz w:val="20"/>
              </w:rPr>
            </w:pPr>
            <w:r>
              <w:rPr>
                <w:w w:val="95"/>
                <w:sz w:val="20"/>
              </w:rPr>
              <w:t>1960</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9"/>
                <w:sz w:val="20"/>
              </w:rPr>
              <w:t>0</w:t>
            </w:r>
          </w:p>
        </w:tc>
        <w:tc>
          <w:tcPr>
            <w:tcW w:w="1180" w:type="dxa"/>
            <w:tcBorders>
              <w:left w:val="single" w:sz="4" w:space="0" w:color="000000"/>
            </w:tcBorders>
          </w:tcPr>
          <w:p w:rsidR="00DD7756" w:rsidRDefault="00AD1397">
            <w:pPr>
              <w:pStyle w:val="TableParagraph"/>
              <w:ind w:right="313"/>
              <w:rPr>
                <w:sz w:val="20"/>
              </w:rPr>
            </w:pPr>
            <w:r>
              <w:rPr>
                <w:w w:val="95"/>
                <w:sz w:val="20"/>
              </w:rPr>
              <w:t>0.520</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9"/>
                <w:sz w:val="20"/>
              </w:rPr>
              <w:t>—</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fan</w:t>
            </w:r>
          </w:p>
        </w:tc>
        <w:tc>
          <w:tcPr>
            <w:tcW w:w="706" w:type="dxa"/>
            <w:tcBorders>
              <w:left w:val="single" w:sz="4" w:space="0" w:color="000000"/>
            </w:tcBorders>
          </w:tcPr>
          <w:p w:rsidR="00DD7756" w:rsidRDefault="00AD1397">
            <w:pPr>
              <w:pStyle w:val="TableParagraph"/>
              <w:ind w:left="131" w:right="67"/>
              <w:jc w:val="center"/>
              <w:rPr>
                <w:sz w:val="20"/>
              </w:rPr>
            </w:pPr>
            <w:r>
              <w:rPr>
                <w:sz w:val="20"/>
              </w:rPr>
              <w:t>217</w:t>
            </w:r>
          </w:p>
        </w:tc>
        <w:tc>
          <w:tcPr>
            <w:tcW w:w="850" w:type="dxa"/>
          </w:tcPr>
          <w:p w:rsidR="00DD7756" w:rsidRDefault="00AD1397">
            <w:pPr>
              <w:pStyle w:val="TableParagraph"/>
              <w:ind w:left="178"/>
              <w:jc w:val="left"/>
              <w:rPr>
                <w:sz w:val="20"/>
              </w:rPr>
            </w:pPr>
            <w:r>
              <w:rPr>
                <w:sz w:val="20"/>
              </w:rPr>
              <w:t>0.067</w:t>
            </w:r>
          </w:p>
        </w:tc>
        <w:tc>
          <w:tcPr>
            <w:tcW w:w="1043" w:type="dxa"/>
          </w:tcPr>
          <w:p w:rsidR="00DD7756" w:rsidRDefault="00AD1397">
            <w:pPr>
              <w:pStyle w:val="TableParagraph"/>
              <w:ind w:left="255"/>
              <w:jc w:val="left"/>
              <w:rPr>
                <w:sz w:val="20"/>
              </w:rPr>
            </w:pPr>
            <w:r>
              <w:rPr>
                <w:sz w:val="20"/>
              </w:rPr>
              <w:t>0.067</w:t>
            </w:r>
          </w:p>
        </w:tc>
        <w:tc>
          <w:tcPr>
            <w:tcW w:w="1083" w:type="dxa"/>
            <w:tcBorders>
              <w:right w:val="single" w:sz="4" w:space="0" w:color="000000"/>
            </w:tcBorders>
          </w:tcPr>
          <w:p w:rsidR="00DD7756" w:rsidRDefault="00AD1397">
            <w:pPr>
              <w:pStyle w:val="TableParagraph"/>
              <w:ind w:right="289"/>
              <w:rPr>
                <w:sz w:val="20"/>
              </w:rPr>
            </w:pPr>
            <w:r>
              <w:rPr>
                <w:w w:val="95"/>
                <w:sz w:val="20"/>
              </w:rPr>
              <w:t>0.942</w:t>
            </w:r>
          </w:p>
        </w:tc>
        <w:tc>
          <w:tcPr>
            <w:tcW w:w="1202" w:type="dxa"/>
            <w:tcBorders>
              <w:left w:val="single" w:sz="4" w:space="0" w:color="000000"/>
            </w:tcBorders>
          </w:tcPr>
          <w:p w:rsidR="00DD7756" w:rsidRDefault="00AD1397">
            <w:pPr>
              <w:pStyle w:val="TableParagraph"/>
              <w:ind w:right="336"/>
              <w:rPr>
                <w:sz w:val="20"/>
              </w:rPr>
            </w:pPr>
            <w:r>
              <w:rPr>
                <w:w w:val="95"/>
                <w:sz w:val="20"/>
              </w:rPr>
              <w:t>211</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9"/>
                <w:sz w:val="20"/>
              </w:rPr>
              <w:t>3</w:t>
            </w:r>
          </w:p>
        </w:tc>
        <w:tc>
          <w:tcPr>
            <w:tcW w:w="1180" w:type="dxa"/>
            <w:tcBorders>
              <w:left w:val="single" w:sz="4" w:space="0" w:color="000000"/>
            </w:tcBorders>
          </w:tcPr>
          <w:p w:rsidR="00DD7756" w:rsidRDefault="00AD1397">
            <w:pPr>
              <w:pStyle w:val="TableParagraph"/>
              <w:ind w:right="313"/>
              <w:rPr>
                <w:sz w:val="20"/>
              </w:rPr>
            </w:pPr>
            <w:r>
              <w:rPr>
                <w:w w:val="95"/>
                <w:sz w:val="20"/>
              </w:rPr>
              <w:t>0.942</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0.998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father</w:t>
            </w:r>
          </w:p>
        </w:tc>
        <w:tc>
          <w:tcPr>
            <w:tcW w:w="706" w:type="dxa"/>
            <w:tcBorders>
              <w:left w:val="single" w:sz="4" w:space="0" w:color="000000"/>
            </w:tcBorders>
          </w:tcPr>
          <w:p w:rsidR="00DD7756" w:rsidRDefault="00AD1397">
            <w:pPr>
              <w:pStyle w:val="TableParagraph"/>
              <w:ind w:left="131" w:right="67"/>
              <w:jc w:val="center"/>
              <w:rPr>
                <w:sz w:val="20"/>
              </w:rPr>
            </w:pPr>
            <w:r>
              <w:rPr>
                <w:sz w:val="20"/>
              </w:rPr>
              <w:t>447</w:t>
            </w:r>
          </w:p>
        </w:tc>
        <w:tc>
          <w:tcPr>
            <w:tcW w:w="850" w:type="dxa"/>
          </w:tcPr>
          <w:p w:rsidR="00DD7756" w:rsidRDefault="00AD1397">
            <w:pPr>
              <w:pStyle w:val="TableParagraph"/>
              <w:ind w:left="178"/>
              <w:jc w:val="left"/>
              <w:rPr>
                <w:sz w:val="20"/>
              </w:rPr>
            </w:pPr>
            <w:r>
              <w:rPr>
                <w:sz w:val="20"/>
              </w:rPr>
              <w:t>0.137</w:t>
            </w:r>
          </w:p>
        </w:tc>
        <w:tc>
          <w:tcPr>
            <w:tcW w:w="1043" w:type="dxa"/>
          </w:tcPr>
          <w:p w:rsidR="00DD7756" w:rsidRDefault="00AD1397">
            <w:pPr>
              <w:pStyle w:val="TableParagraph"/>
              <w:ind w:left="255"/>
              <w:jc w:val="left"/>
              <w:rPr>
                <w:sz w:val="20"/>
              </w:rPr>
            </w:pPr>
            <w:r>
              <w:rPr>
                <w:sz w:val="20"/>
              </w:rPr>
              <w:t>0.040</w:t>
            </w:r>
          </w:p>
        </w:tc>
        <w:tc>
          <w:tcPr>
            <w:tcW w:w="1083" w:type="dxa"/>
            <w:tcBorders>
              <w:right w:val="single" w:sz="4" w:space="0" w:color="000000"/>
            </w:tcBorders>
          </w:tcPr>
          <w:p w:rsidR="00DD7756" w:rsidRDefault="00AD1397">
            <w:pPr>
              <w:pStyle w:val="TableParagraph"/>
              <w:ind w:right="289"/>
              <w:rPr>
                <w:sz w:val="20"/>
              </w:rPr>
            </w:pPr>
            <w:r>
              <w:rPr>
                <w:w w:val="95"/>
                <w:sz w:val="20"/>
              </w:rPr>
              <w:t>0.867</w:t>
            </w:r>
          </w:p>
        </w:tc>
        <w:tc>
          <w:tcPr>
            <w:tcW w:w="1202" w:type="dxa"/>
            <w:tcBorders>
              <w:left w:val="single" w:sz="4" w:space="0" w:color="000000"/>
            </w:tcBorders>
          </w:tcPr>
          <w:p w:rsidR="00DD7756" w:rsidRDefault="00AD1397">
            <w:pPr>
              <w:pStyle w:val="TableParagraph"/>
              <w:ind w:right="336"/>
              <w:rPr>
                <w:sz w:val="20"/>
              </w:rPr>
            </w:pPr>
            <w:r>
              <w:rPr>
                <w:w w:val="95"/>
                <w:sz w:val="20"/>
              </w:rPr>
              <w:t>401</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9"/>
                <w:sz w:val="20"/>
              </w:rPr>
              <w:t>3</w:t>
            </w:r>
          </w:p>
        </w:tc>
        <w:tc>
          <w:tcPr>
            <w:tcW w:w="1180" w:type="dxa"/>
            <w:tcBorders>
              <w:left w:val="single" w:sz="4" w:space="0" w:color="000000"/>
            </w:tcBorders>
          </w:tcPr>
          <w:p w:rsidR="00DD7756" w:rsidRDefault="00AD1397">
            <w:pPr>
              <w:pStyle w:val="TableParagraph"/>
              <w:ind w:right="313"/>
              <w:rPr>
                <w:sz w:val="20"/>
              </w:rPr>
            </w:pPr>
            <w:r>
              <w:rPr>
                <w:w w:val="95"/>
                <w:sz w:val="20"/>
              </w:rPr>
              <w:t>0.875</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feel</w:t>
            </w:r>
          </w:p>
        </w:tc>
        <w:tc>
          <w:tcPr>
            <w:tcW w:w="706" w:type="dxa"/>
            <w:tcBorders>
              <w:left w:val="single" w:sz="4" w:space="0" w:color="000000"/>
            </w:tcBorders>
          </w:tcPr>
          <w:p w:rsidR="00DD7756" w:rsidRDefault="00AD1397">
            <w:pPr>
              <w:pStyle w:val="TableParagraph"/>
              <w:ind w:left="131" w:right="157"/>
              <w:jc w:val="center"/>
              <w:rPr>
                <w:sz w:val="20"/>
              </w:rPr>
            </w:pPr>
            <w:r>
              <w:rPr>
                <w:sz w:val="20"/>
              </w:rPr>
              <w:t>2707</w:t>
            </w:r>
          </w:p>
        </w:tc>
        <w:tc>
          <w:tcPr>
            <w:tcW w:w="850" w:type="dxa"/>
          </w:tcPr>
          <w:p w:rsidR="00DD7756" w:rsidRDefault="00AD1397">
            <w:pPr>
              <w:pStyle w:val="TableParagraph"/>
              <w:ind w:left="178"/>
              <w:jc w:val="left"/>
              <w:rPr>
                <w:sz w:val="20"/>
              </w:rPr>
            </w:pPr>
            <w:r>
              <w:rPr>
                <w:sz w:val="20"/>
              </w:rPr>
              <w:t>0.832</w:t>
            </w:r>
          </w:p>
        </w:tc>
        <w:tc>
          <w:tcPr>
            <w:tcW w:w="1043" w:type="dxa"/>
          </w:tcPr>
          <w:p w:rsidR="00DD7756" w:rsidRDefault="00AD1397">
            <w:pPr>
              <w:pStyle w:val="TableParagraph"/>
              <w:ind w:left="255"/>
              <w:jc w:val="left"/>
              <w:rPr>
                <w:sz w:val="20"/>
              </w:rPr>
            </w:pPr>
            <w:r>
              <w:rPr>
                <w:sz w:val="20"/>
              </w:rPr>
              <w:t>0.135</w:t>
            </w:r>
          </w:p>
        </w:tc>
        <w:tc>
          <w:tcPr>
            <w:tcW w:w="1083" w:type="dxa"/>
            <w:tcBorders>
              <w:right w:val="single" w:sz="4" w:space="0" w:color="000000"/>
            </w:tcBorders>
          </w:tcPr>
          <w:p w:rsidR="00DD7756" w:rsidRDefault="00AD1397">
            <w:pPr>
              <w:pStyle w:val="TableParagraph"/>
              <w:ind w:right="289"/>
              <w:rPr>
                <w:sz w:val="20"/>
              </w:rPr>
            </w:pPr>
            <w:r>
              <w:rPr>
                <w:w w:val="95"/>
                <w:sz w:val="20"/>
              </w:rPr>
              <w:t>0.529</w:t>
            </w:r>
          </w:p>
        </w:tc>
        <w:tc>
          <w:tcPr>
            <w:tcW w:w="1202" w:type="dxa"/>
            <w:tcBorders>
              <w:left w:val="single" w:sz="4" w:space="0" w:color="000000"/>
            </w:tcBorders>
          </w:tcPr>
          <w:p w:rsidR="00DD7756" w:rsidRDefault="00AD1397">
            <w:pPr>
              <w:pStyle w:val="TableParagraph"/>
              <w:ind w:right="336"/>
              <w:rPr>
                <w:sz w:val="20"/>
              </w:rPr>
            </w:pPr>
            <w:r>
              <w:rPr>
                <w:w w:val="95"/>
                <w:sz w:val="20"/>
              </w:rPr>
              <w:t>73</w:t>
            </w:r>
          </w:p>
        </w:tc>
        <w:tc>
          <w:tcPr>
            <w:tcW w:w="1101" w:type="dxa"/>
          </w:tcPr>
          <w:p w:rsidR="00DD7756" w:rsidRDefault="00AD1397">
            <w:pPr>
              <w:pStyle w:val="TableParagraph"/>
              <w:ind w:right="391"/>
              <w:rPr>
                <w:sz w:val="20"/>
              </w:rPr>
            </w:pPr>
            <w:r>
              <w:rPr>
                <w:w w:val="95"/>
                <w:sz w:val="20"/>
              </w:rPr>
              <w:t>2382</w:t>
            </w:r>
          </w:p>
        </w:tc>
        <w:tc>
          <w:tcPr>
            <w:tcW w:w="827" w:type="dxa"/>
            <w:tcBorders>
              <w:right w:val="single" w:sz="4" w:space="0" w:color="000000"/>
            </w:tcBorders>
          </w:tcPr>
          <w:p w:rsidR="00DD7756" w:rsidRDefault="00AD1397">
            <w:pPr>
              <w:pStyle w:val="TableParagraph"/>
              <w:ind w:right="56"/>
              <w:rPr>
                <w:sz w:val="20"/>
              </w:rPr>
            </w:pPr>
            <w:r>
              <w:rPr>
                <w:w w:val="99"/>
                <w:sz w:val="20"/>
              </w:rPr>
              <w:t>5</w:t>
            </w:r>
          </w:p>
        </w:tc>
        <w:tc>
          <w:tcPr>
            <w:tcW w:w="1180" w:type="dxa"/>
            <w:tcBorders>
              <w:left w:val="single" w:sz="4" w:space="0" w:color="000000"/>
            </w:tcBorders>
          </w:tcPr>
          <w:p w:rsidR="00DD7756" w:rsidRDefault="00AD1397">
            <w:pPr>
              <w:pStyle w:val="TableParagraph"/>
              <w:ind w:right="313"/>
              <w:rPr>
                <w:sz w:val="20"/>
              </w:rPr>
            </w:pPr>
            <w:r>
              <w:rPr>
                <w:w w:val="95"/>
                <w:sz w:val="20"/>
              </w:rPr>
              <w:t>0.971</w:t>
            </w:r>
          </w:p>
        </w:tc>
        <w:tc>
          <w:tcPr>
            <w:tcW w:w="1101" w:type="dxa"/>
          </w:tcPr>
          <w:p w:rsidR="00DD7756" w:rsidRDefault="00AD1397">
            <w:pPr>
              <w:pStyle w:val="TableParagraph"/>
              <w:ind w:right="368"/>
              <w:rPr>
                <w:sz w:val="20"/>
              </w:rPr>
            </w:pPr>
            <w:r>
              <w:rPr>
                <w:w w:val="95"/>
                <w:sz w:val="20"/>
              </w:rPr>
              <w:t>0.549</w:t>
            </w:r>
          </w:p>
        </w:tc>
        <w:tc>
          <w:tcPr>
            <w:tcW w:w="835" w:type="dxa"/>
          </w:tcPr>
          <w:p w:rsidR="00DD7756" w:rsidRDefault="00AD1397">
            <w:pPr>
              <w:pStyle w:val="TableParagraph"/>
              <w:ind w:right="47"/>
              <w:rPr>
                <w:sz w:val="20"/>
              </w:rPr>
            </w:pPr>
            <w:r>
              <w:rPr>
                <w:w w:val="95"/>
                <w:sz w:val="20"/>
              </w:rPr>
              <w:t>0.997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figure</w:t>
            </w:r>
          </w:p>
        </w:tc>
        <w:tc>
          <w:tcPr>
            <w:tcW w:w="706" w:type="dxa"/>
            <w:tcBorders>
              <w:left w:val="single" w:sz="4" w:space="0" w:color="000000"/>
            </w:tcBorders>
          </w:tcPr>
          <w:p w:rsidR="00DD7756" w:rsidRDefault="00AD1397">
            <w:pPr>
              <w:pStyle w:val="TableParagraph"/>
              <w:ind w:left="131" w:right="67"/>
              <w:jc w:val="center"/>
              <w:rPr>
                <w:sz w:val="20"/>
              </w:rPr>
            </w:pPr>
            <w:r>
              <w:rPr>
                <w:sz w:val="20"/>
              </w:rPr>
              <w:t>577</w:t>
            </w:r>
          </w:p>
        </w:tc>
        <w:tc>
          <w:tcPr>
            <w:tcW w:w="850" w:type="dxa"/>
          </w:tcPr>
          <w:p w:rsidR="00DD7756" w:rsidRDefault="00AD1397">
            <w:pPr>
              <w:pStyle w:val="TableParagraph"/>
              <w:ind w:left="178"/>
              <w:jc w:val="left"/>
              <w:rPr>
                <w:sz w:val="20"/>
              </w:rPr>
            </w:pPr>
            <w:r>
              <w:rPr>
                <w:sz w:val="20"/>
              </w:rPr>
              <w:t>0.177</w:t>
            </w:r>
          </w:p>
        </w:tc>
        <w:tc>
          <w:tcPr>
            <w:tcW w:w="1043" w:type="dxa"/>
          </w:tcPr>
          <w:p w:rsidR="00DD7756" w:rsidRDefault="00AD1397">
            <w:pPr>
              <w:pStyle w:val="TableParagraph"/>
              <w:ind w:left="255"/>
              <w:jc w:val="left"/>
              <w:rPr>
                <w:sz w:val="20"/>
              </w:rPr>
            </w:pPr>
            <w:r>
              <w:rPr>
                <w:sz w:val="20"/>
              </w:rPr>
              <w:t>0.378</w:t>
            </w:r>
          </w:p>
        </w:tc>
        <w:tc>
          <w:tcPr>
            <w:tcW w:w="1083" w:type="dxa"/>
            <w:tcBorders>
              <w:right w:val="single" w:sz="4" w:space="0" w:color="000000"/>
            </w:tcBorders>
          </w:tcPr>
          <w:p w:rsidR="00DD7756" w:rsidRDefault="00AD1397">
            <w:pPr>
              <w:pStyle w:val="TableParagraph"/>
              <w:ind w:right="289"/>
              <w:rPr>
                <w:sz w:val="20"/>
              </w:rPr>
            </w:pPr>
            <w:r>
              <w:rPr>
                <w:w w:val="95"/>
                <w:sz w:val="20"/>
              </w:rPr>
              <w:t>0.788</w:t>
            </w:r>
          </w:p>
        </w:tc>
        <w:tc>
          <w:tcPr>
            <w:tcW w:w="1202" w:type="dxa"/>
            <w:tcBorders>
              <w:left w:val="single" w:sz="4" w:space="0" w:color="000000"/>
            </w:tcBorders>
          </w:tcPr>
          <w:p w:rsidR="00DD7756" w:rsidRDefault="00AD1397">
            <w:pPr>
              <w:pStyle w:val="TableParagraph"/>
              <w:ind w:right="336"/>
              <w:rPr>
                <w:sz w:val="20"/>
              </w:rPr>
            </w:pPr>
            <w:r>
              <w:rPr>
                <w:w w:val="95"/>
                <w:sz w:val="20"/>
              </w:rPr>
              <w:t>50</w:t>
            </w:r>
          </w:p>
        </w:tc>
        <w:tc>
          <w:tcPr>
            <w:tcW w:w="1101" w:type="dxa"/>
          </w:tcPr>
          <w:p w:rsidR="00DD7756" w:rsidRDefault="00AD1397">
            <w:pPr>
              <w:pStyle w:val="TableParagraph"/>
              <w:ind w:right="391"/>
              <w:rPr>
                <w:sz w:val="20"/>
              </w:rPr>
            </w:pPr>
            <w:r>
              <w:rPr>
                <w:w w:val="95"/>
                <w:sz w:val="20"/>
              </w:rPr>
              <w:t>384</w:t>
            </w:r>
          </w:p>
        </w:tc>
        <w:tc>
          <w:tcPr>
            <w:tcW w:w="827" w:type="dxa"/>
            <w:tcBorders>
              <w:right w:val="single" w:sz="4" w:space="0" w:color="000000"/>
            </w:tcBorders>
          </w:tcPr>
          <w:p w:rsidR="00DD7756" w:rsidRDefault="00AD1397">
            <w:pPr>
              <w:pStyle w:val="TableParagraph"/>
              <w:ind w:right="56"/>
              <w:rPr>
                <w:sz w:val="20"/>
              </w:rPr>
            </w:pPr>
            <w:r>
              <w:rPr>
                <w:w w:val="99"/>
                <w:sz w:val="20"/>
              </w:rPr>
              <w:t>5</w:t>
            </w:r>
          </w:p>
        </w:tc>
        <w:tc>
          <w:tcPr>
            <w:tcW w:w="1180" w:type="dxa"/>
            <w:tcBorders>
              <w:left w:val="single" w:sz="4" w:space="0" w:color="000000"/>
            </w:tcBorders>
          </w:tcPr>
          <w:p w:rsidR="00DD7756" w:rsidRDefault="00AD1397">
            <w:pPr>
              <w:pStyle w:val="TableParagraph"/>
              <w:ind w:right="313"/>
              <w:rPr>
                <w:sz w:val="20"/>
              </w:rPr>
            </w:pPr>
            <w:r>
              <w:rPr>
                <w:w w:val="95"/>
                <w:sz w:val="20"/>
              </w:rPr>
              <w:t>0.977</w:t>
            </w:r>
          </w:p>
        </w:tc>
        <w:tc>
          <w:tcPr>
            <w:tcW w:w="1101" w:type="dxa"/>
          </w:tcPr>
          <w:p w:rsidR="00DD7756" w:rsidRDefault="00AD1397">
            <w:pPr>
              <w:pStyle w:val="TableParagraph"/>
              <w:ind w:right="368"/>
              <w:rPr>
                <w:sz w:val="20"/>
              </w:rPr>
            </w:pPr>
            <w:r>
              <w:rPr>
                <w:w w:val="95"/>
                <w:sz w:val="20"/>
              </w:rPr>
              <w:t>0.840</w:t>
            </w:r>
          </w:p>
        </w:tc>
        <w:tc>
          <w:tcPr>
            <w:tcW w:w="835" w:type="dxa"/>
          </w:tcPr>
          <w:p w:rsidR="00DD7756" w:rsidRDefault="00AD1397">
            <w:pPr>
              <w:pStyle w:val="TableParagraph"/>
              <w:ind w:right="47"/>
              <w:rPr>
                <w:sz w:val="20"/>
              </w:rPr>
            </w:pPr>
            <w:r>
              <w:rPr>
                <w:w w:val="95"/>
                <w:sz w:val="20"/>
              </w:rPr>
              <w:t>0.998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first</w:t>
            </w:r>
          </w:p>
        </w:tc>
        <w:tc>
          <w:tcPr>
            <w:tcW w:w="706" w:type="dxa"/>
            <w:tcBorders>
              <w:left w:val="single" w:sz="4" w:space="0" w:color="000000"/>
            </w:tcBorders>
          </w:tcPr>
          <w:p w:rsidR="00DD7756" w:rsidRDefault="00AD1397">
            <w:pPr>
              <w:pStyle w:val="TableParagraph"/>
              <w:ind w:left="131" w:right="157"/>
              <w:jc w:val="center"/>
              <w:rPr>
                <w:sz w:val="20"/>
              </w:rPr>
            </w:pPr>
            <w:r>
              <w:rPr>
                <w:sz w:val="20"/>
              </w:rPr>
              <w:t>2130</w:t>
            </w:r>
          </w:p>
        </w:tc>
        <w:tc>
          <w:tcPr>
            <w:tcW w:w="850" w:type="dxa"/>
          </w:tcPr>
          <w:p w:rsidR="00DD7756" w:rsidRDefault="00AD1397">
            <w:pPr>
              <w:pStyle w:val="TableParagraph"/>
              <w:ind w:left="178"/>
              <w:jc w:val="left"/>
              <w:rPr>
                <w:sz w:val="20"/>
              </w:rPr>
            </w:pPr>
            <w:r>
              <w:rPr>
                <w:sz w:val="20"/>
              </w:rPr>
              <w:t>0.654</w:t>
            </w:r>
          </w:p>
        </w:tc>
        <w:tc>
          <w:tcPr>
            <w:tcW w:w="1043" w:type="dxa"/>
          </w:tcPr>
          <w:p w:rsidR="00DD7756" w:rsidRDefault="00AD1397">
            <w:pPr>
              <w:pStyle w:val="TableParagraph"/>
              <w:ind w:left="255"/>
              <w:jc w:val="left"/>
              <w:rPr>
                <w:sz w:val="20"/>
              </w:rPr>
            </w:pPr>
            <w:r>
              <w:rPr>
                <w:sz w:val="20"/>
              </w:rPr>
              <w:t>0.328</w:t>
            </w:r>
          </w:p>
        </w:tc>
        <w:tc>
          <w:tcPr>
            <w:tcW w:w="1083" w:type="dxa"/>
            <w:tcBorders>
              <w:right w:val="single" w:sz="4" w:space="0" w:color="000000"/>
            </w:tcBorders>
          </w:tcPr>
          <w:p w:rsidR="00DD7756" w:rsidRDefault="00AD1397">
            <w:pPr>
              <w:pStyle w:val="TableParagraph"/>
              <w:ind w:right="289"/>
              <w:rPr>
                <w:sz w:val="20"/>
              </w:rPr>
            </w:pPr>
            <w:r>
              <w:rPr>
                <w:w w:val="95"/>
                <w:sz w:val="20"/>
              </w:rPr>
              <w:t>0.498</w:t>
            </w:r>
          </w:p>
        </w:tc>
        <w:tc>
          <w:tcPr>
            <w:tcW w:w="1202" w:type="dxa"/>
            <w:tcBorders>
              <w:left w:val="single" w:sz="4" w:space="0" w:color="000000"/>
            </w:tcBorders>
          </w:tcPr>
          <w:p w:rsidR="00DD7756" w:rsidRDefault="00AD1397">
            <w:pPr>
              <w:pStyle w:val="TableParagraph"/>
              <w:ind w:right="336"/>
              <w:rPr>
                <w:sz w:val="20"/>
              </w:rPr>
            </w:pPr>
            <w:r>
              <w:rPr>
                <w:w w:val="95"/>
                <w:sz w:val="20"/>
              </w:rPr>
              <w:t>178</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1345</w:t>
            </w:r>
          </w:p>
        </w:tc>
        <w:tc>
          <w:tcPr>
            <w:tcW w:w="1180" w:type="dxa"/>
            <w:tcBorders>
              <w:left w:val="single" w:sz="4" w:space="0" w:color="000000"/>
            </w:tcBorders>
          </w:tcPr>
          <w:p w:rsidR="00DD7756" w:rsidRDefault="00AD1397">
            <w:pPr>
              <w:pStyle w:val="TableParagraph"/>
              <w:ind w:right="313"/>
              <w:rPr>
                <w:sz w:val="20"/>
              </w:rPr>
            </w:pPr>
            <w:r>
              <w:rPr>
                <w:w w:val="95"/>
                <w:sz w:val="20"/>
              </w:rPr>
              <w:t>0.924</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0.609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five</w:t>
            </w:r>
          </w:p>
        </w:tc>
        <w:tc>
          <w:tcPr>
            <w:tcW w:w="706" w:type="dxa"/>
            <w:tcBorders>
              <w:left w:val="single" w:sz="4" w:space="0" w:color="000000"/>
            </w:tcBorders>
          </w:tcPr>
          <w:p w:rsidR="00DD7756" w:rsidRDefault="00AD1397">
            <w:pPr>
              <w:pStyle w:val="TableParagraph"/>
              <w:ind w:left="131" w:right="157"/>
              <w:jc w:val="center"/>
              <w:rPr>
                <w:sz w:val="20"/>
              </w:rPr>
            </w:pPr>
            <w:r>
              <w:rPr>
                <w:sz w:val="20"/>
              </w:rPr>
              <w:t>2222</w:t>
            </w:r>
          </w:p>
        </w:tc>
        <w:tc>
          <w:tcPr>
            <w:tcW w:w="850" w:type="dxa"/>
          </w:tcPr>
          <w:p w:rsidR="00DD7756" w:rsidRDefault="00AD1397">
            <w:pPr>
              <w:pStyle w:val="TableParagraph"/>
              <w:ind w:left="178"/>
              <w:jc w:val="left"/>
              <w:rPr>
                <w:sz w:val="20"/>
              </w:rPr>
            </w:pPr>
            <w:r>
              <w:rPr>
                <w:sz w:val="20"/>
              </w:rPr>
              <w:t>0.683</w:t>
            </w:r>
          </w:p>
        </w:tc>
        <w:tc>
          <w:tcPr>
            <w:tcW w:w="1043" w:type="dxa"/>
          </w:tcPr>
          <w:p w:rsidR="00DD7756" w:rsidRDefault="00AD1397">
            <w:pPr>
              <w:pStyle w:val="TableParagraph"/>
              <w:ind w:left="255"/>
              <w:jc w:val="left"/>
              <w:rPr>
                <w:sz w:val="20"/>
              </w:rPr>
            </w:pPr>
            <w:r>
              <w:rPr>
                <w:sz w:val="20"/>
              </w:rPr>
              <w:t>0.302</w:t>
            </w:r>
          </w:p>
        </w:tc>
        <w:tc>
          <w:tcPr>
            <w:tcW w:w="1083" w:type="dxa"/>
            <w:tcBorders>
              <w:right w:val="single" w:sz="4" w:space="0" w:color="000000"/>
            </w:tcBorders>
          </w:tcPr>
          <w:p w:rsidR="00DD7756" w:rsidRDefault="00AD1397">
            <w:pPr>
              <w:pStyle w:val="TableParagraph"/>
              <w:ind w:right="289"/>
              <w:rPr>
                <w:sz w:val="20"/>
              </w:rPr>
            </w:pPr>
            <w:r>
              <w:rPr>
                <w:w w:val="95"/>
                <w:sz w:val="20"/>
              </w:rPr>
              <w:t>0.512</w:t>
            </w:r>
          </w:p>
        </w:tc>
        <w:tc>
          <w:tcPr>
            <w:tcW w:w="1202" w:type="dxa"/>
            <w:tcBorders>
              <w:left w:val="single" w:sz="4" w:space="0" w:color="000000"/>
            </w:tcBorders>
          </w:tcPr>
          <w:p w:rsidR="00DD7756" w:rsidRDefault="00AD1397">
            <w:pPr>
              <w:pStyle w:val="TableParagraph"/>
              <w:ind w:right="336"/>
              <w:rPr>
                <w:sz w:val="20"/>
              </w:rPr>
            </w:pPr>
            <w:r>
              <w:rPr>
                <w:w w:val="95"/>
                <w:sz w:val="20"/>
              </w:rPr>
              <w:t>141</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1226</w:t>
            </w:r>
          </w:p>
        </w:tc>
        <w:tc>
          <w:tcPr>
            <w:tcW w:w="1180" w:type="dxa"/>
            <w:tcBorders>
              <w:left w:val="single" w:sz="4" w:space="0" w:color="000000"/>
            </w:tcBorders>
          </w:tcPr>
          <w:p w:rsidR="00DD7756" w:rsidRDefault="00AD1397">
            <w:pPr>
              <w:pStyle w:val="TableParagraph"/>
              <w:ind w:right="313"/>
              <w:rPr>
                <w:sz w:val="20"/>
              </w:rPr>
            </w:pPr>
            <w:r>
              <w:rPr>
                <w:w w:val="95"/>
                <w:sz w:val="20"/>
              </w:rPr>
              <w:t>0.938</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0.631</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four</w:t>
            </w:r>
          </w:p>
        </w:tc>
        <w:tc>
          <w:tcPr>
            <w:tcW w:w="706" w:type="dxa"/>
            <w:tcBorders>
              <w:left w:val="single" w:sz="4" w:space="0" w:color="000000"/>
            </w:tcBorders>
          </w:tcPr>
          <w:p w:rsidR="00DD7756" w:rsidRDefault="00AD1397">
            <w:pPr>
              <w:pStyle w:val="TableParagraph"/>
              <w:ind w:left="131" w:right="157"/>
              <w:jc w:val="center"/>
              <w:rPr>
                <w:sz w:val="20"/>
              </w:rPr>
            </w:pPr>
            <w:r>
              <w:rPr>
                <w:sz w:val="20"/>
              </w:rPr>
              <w:t>1757</w:t>
            </w:r>
          </w:p>
        </w:tc>
        <w:tc>
          <w:tcPr>
            <w:tcW w:w="850" w:type="dxa"/>
          </w:tcPr>
          <w:p w:rsidR="00DD7756" w:rsidRDefault="00AD1397">
            <w:pPr>
              <w:pStyle w:val="TableParagraph"/>
              <w:ind w:left="178"/>
              <w:jc w:val="left"/>
              <w:rPr>
                <w:sz w:val="20"/>
              </w:rPr>
            </w:pPr>
            <w:r>
              <w:rPr>
                <w:sz w:val="20"/>
              </w:rPr>
              <w:t>0.540</w:t>
            </w:r>
          </w:p>
        </w:tc>
        <w:tc>
          <w:tcPr>
            <w:tcW w:w="1043" w:type="dxa"/>
          </w:tcPr>
          <w:p w:rsidR="00DD7756" w:rsidRDefault="00AD1397">
            <w:pPr>
              <w:pStyle w:val="TableParagraph"/>
              <w:ind w:left="255"/>
              <w:jc w:val="left"/>
              <w:rPr>
                <w:sz w:val="20"/>
              </w:rPr>
            </w:pPr>
            <w:r>
              <w:rPr>
                <w:sz w:val="20"/>
              </w:rPr>
              <w:t>0.301</w:t>
            </w:r>
          </w:p>
        </w:tc>
        <w:tc>
          <w:tcPr>
            <w:tcW w:w="1083" w:type="dxa"/>
            <w:tcBorders>
              <w:right w:val="single" w:sz="4" w:space="0" w:color="000000"/>
            </w:tcBorders>
          </w:tcPr>
          <w:p w:rsidR="00DD7756" w:rsidRDefault="00AD1397">
            <w:pPr>
              <w:pStyle w:val="TableParagraph"/>
              <w:ind w:right="289"/>
              <w:rPr>
                <w:sz w:val="20"/>
              </w:rPr>
            </w:pPr>
            <w:r>
              <w:rPr>
                <w:w w:val="95"/>
                <w:sz w:val="20"/>
              </w:rPr>
              <w:t>0.578</w:t>
            </w:r>
          </w:p>
        </w:tc>
        <w:tc>
          <w:tcPr>
            <w:tcW w:w="1202" w:type="dxa"/>
            <w:tcBorders>
              <w:left w:val="single" w:sz="4" w:space="0" w:color="000000"/>
            </w:tcBorders>
          </w:tcPr>
          <w:p w:rsidR="00DD7756" w:rsidRDefault="00AD1397">
            <w:pPr>
              <w:pStyle w:val="TableParagraph"/>
              <w:ind w:right="336"/>
              <w:rPr>
                <w:sz w:val="20"/>
              </w:rPr>
            </w:pPr>
            <w:r>
              <w:rPr>
                <w:w w:val="95"/>
                <w:sz w:val="20"/>
              </w:rPr>
              <w:t>140</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1223</w:t>
            </w:r>
          </w:p>
        </w:tc>
        <w:tc>
          <w:tcPr>
            <w:tcW w:w="1180" w:type="dxa"/>
            <w:tcBorders>
              <w:left w:val="single" w:sz="4" w:space="0" w:color="000000"/>
            </w:tcBorders>
          </w:tcPr>
          <w:p w:rsidR="00DD7756" w:rsidRDefault="00AD1397">
            <w:pPr>
              <w:pStyle w:val="TableParagraph"/>
              <w:ind w:right="313"/>
              <w:rPr>
                <w:sz w:val="20"/>
              </w:rPr>
            </w:pPr>
            <w:r>
              <w:rPr>
                <w:w w:val="95"/>
                <w:sz w:val="20"/>
              </w:rPr>
              <w:t>0.939</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0.660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friend</w:t>
            </w:r>
          </w:p>
        </w:tc>
        <w:tc>
          <w:tcPr>
            <w:tcW w:w="706" w:type="dxa"/>
            <w:tcBorders>
              <w:left w:val="single" w:sz="4" w:space="0" w:color="000000"/>
            </w:tcBorders>
          </w:tcPr>
          <w:p w:rsidR="00DD7756" w:rsidRDefault="00AD1397">
            <w:pPr>
              <w:pStyle w:val="TableParagraph"/>
              <w:ind w:left="131" w:right="157"/>
              <w:jc w:val="center"/>
              <w:rPr>
                <w:sz w:val="20"/>
              </w:rPr>
            </w:pPr>
            <w:r>
              <w:rPr>
                <w:sz w:val="20"/>
              </w:rPr>
              <w:t>1270</w:t>
            </w:r>
          </w:p>
        </w:tc>
        <w:tc>
          <w:tcPr>
            <w:tcW w:w="850" w:type="dxa"/>
          </w:tcPr>
          <w:p w:rsidR="00DD7756" w:rsidRDefault="00AD1397">
            <w:pPr>
              <w:pStyle w:val="TableParagraph"/>
              <w:ind w:left="178"/>
              <w:jc w:val="left"/>
              <w:rPr>
                <w:sz w:val="20"/>
              </w:rPr>
            </w:pPr>
            <w:r>
              <w:rPr>
                <w:sz w:val="20"/>
              </w:rPr>
              <w:t>0.390</w:t>
            </w:r>
          </w:p>
        </w:tc>
        <w:tc>
          <w:tcPr>
            <w:tcW w:w="1043" w:type="dxa"/>
          </w:tcPr>
          <w:p w:rsidR="00DD7756" w:rsidRDefault="00AD1397">
            <w:pPr>
              <w:pStyle w:val="TableParagraph"/>
              <w:ind w:left="255"/>
              <w:jc w:val="left"/>
              <w:rPr>
                <w:sz w:val="20"/>
              </w:rPr>
            </w:pPr>
            <w:r>
              <w:rPr>
                <w:sz w:val="20"/>
              </w:rPr>
              <w:t>0.012</w:t>
            </w:r>
          </w:p>
        </w:tc>
        <w:tc>
          <w:tcPr>
            <w:tcW w:w="1083" w:type="dxa"/>
            <w:tcBorders>
              <w:right w:val="single" w:sz="4" w:space="0" w:color="000000"/>
            </w:tcBorders>
          </w:tcPr>
          <w:p w:rsidR="00DD7756" w:rsidRDefault="00AD1397">
            <w:pPr>
              <w:pStyle w:val="TableParagraph"/>
              <w:ind w:right="289"/>
              <w:rPr>
                <w:sz w:val="20"/>
              </w:rPr>
            </w:pPr>
            <w:r>
              <w:rPr>
                <w:w w:val="95"/>
                <w:sz w:val="20"/>
              </w:rPr>
              <w:t>0.653</w:t>
            </w:r>
          </w:p>
        </w:tc>
        <w:tc>
          <w:tcPr>
            <w:tcW w:w="1202" w:type="dxa"/>
            <w:tcBorders>
              <w:left w:val="single" w:sz="4" w:space="0" w:color="000000"/>
            </w:tcBorders>
          </w:tcPr>
          <w:p w:rsidR="00DD7756" w:rsidRDefault="00AD1397">
            <w:pPr>
              <w:pStyle w:val="TableParagraph"/>
              <w:ind w:right="336"/>
              <w:rPr>
                <w:sz w:val="20"/>
              </w:rPr>
            </w:pPr>
            <w:r>
              <w:rPr>
                <w:w w:val="95"/>
                <w:sz w:val="20"/>
              </w:rPr>
              <w:t>1237</w:t>
            </w:r>
          </w:p>
        </w:tc>
        <w:tc>
          <w:tcPr>
            <w:tcW w:w="1101" w:type="dxa"/>
          </w:tcPr>
          <w:p w:rsidR="00DD7756" w:rsidRDefault="00AD1397">
            <w:pPr>
              <w:pStyle w:val="TableParagraph"/>
              <w:ind w:right="391"/>
              <w:rPr>
                <w:sz w:val="20"/>
              </w:rPr>
            </w:pPr>
            <w:r>
              <w:rPr>
                <w:w w:val="99"/>
                <w:sz w:val="20"/>
              </w:rPr>
              <w:t>1</w:t>
            </w:r>
          </w:p>
        </w:tc>
        <w:tc>
          <w:tcPr>
            <w:tcW w:w="827" w:type="dxa"/>
            <w:tcBorders>
              <w:right w:val="single" w:sz="4" w:space="0" w:color="000000"/>
            </w:tcBorders>
          </w:tcPr>
          <w:p w:rsidR="00DD7756" w:rsidRDefault="00AD1397">
            <w:pPr>
              <w:pStyle w:val="TableParagraph"/>
              <w:ind w:right="56"/>
              <w:rPr>
                <w:sz w:val="20"/>
              </w:rPr>
            </w:pPr>
            <w:r>
              <w:rPr>
                <w:w w:val="99"/>
                <w:sz w:val="20"/>
              </w:rPr>
              <w:t>1</w:t>
            </w:r>
          </w:p>
        </w:tc>
        <w:tc>
          <w:tcPr>
            <w:tcW w:w="1180" w:type="dxa"/>
            <w:tcBorders>
              <w:left w:val="single" w:sz="4" w:space="0" w:color="000000"/>
            </w:tcBorders>
          </w:tcPr>
          <w:p w:rsidR="00DD7756" w:rsidRDefault="00AD1397">
            <w:pPr>
              <w:pStyle w:val="TableParagraph"/>
              <w:ind w:right="313"/>
              <w:rPr>
                <w:sz w:val="20"/>
              </w:rPr>
            </w:pPr>
            <w:r>
              <w:rPr>
                <w:w w:val="95"/>
                <w:sz w:val="20"/>
              </w:rPr>
              <w:t>0.658</w:t>
            </w:r>
          </w:p>
        </w:tc>
        <w:tc>
          <w:tcPr>
            <w:tcW w:w="1101" w:type="dxa"/>
          </w:tcPr>
          <w:p w:rsidR="00DD7756" w:rsidRDefault="00AD1397">
            <w:pPr>
              <w:pStyle w:val="TableParagraph"/>
              <w:ind w:right="368"/>
              <w:rPr>
                <w:sz w:val="20"/>
              </w:rPr>
            </w:pPr>
            <w:r>
              <w:rPr>
                <w:w w:val="95"/>
                <w:sz w:val="20"/>
              </w:rPr>
              <w:t>0.999</w:t>
            </w:r>
          </w:p>
        </w:tc>
        <w:tc>
          <w:tcPr>
            <w:tcW w:w="835" w:type="dxa"/>
          </w:tcPr>
          <w:p w:rsidR="00DD7756" w:rsidRDefault="00AD1397">
            <w:pPr>
              <w:pStyle w:val="TableParagraph"/>
              <w:ind w:right="47"/>
              <w:rPr>
                <w:sz w:val="20"/>
              </w:rPr>
            </w:pPr>
            <w:r>
              <w:rPr>
                <w:w w:val="95"/>
                <w:sz w:val="20"/>
              </w:rPr>
              <w:t>1.000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fun</w:t>
            </w:r>
          </w:p>
        </w:tc>
        <w:tc>
          <w:tcPr>
            <w:tcW w:w="706" w:type="dxa"/>
            <w:tcBorders>
              <w:left w:val="single" w:sz="4" w:space="0" w:color="000000"/>
            </w:tcBorders>
          </w:tcPr>
          <w:p w:rsidR="00DD7756" w:rsidRDefault="00AD1397">
            <w:pPr>
              <w:pStyle w:val="TableParagraph"/>
              <w:ind w:left="131" w:right="67"/>
              <w:jc w:val="center"/>
              <w:rPr>
                <w:sz w:val="20"/>
              </w:rPr>
            </w:pPr>
            <w:r>
              <w:rPr>
                <w:sz w:val="20"/>
              </w:rPr>
              <w:t>913</w:t>
            </w:r>
          </w:p>
        </w:tc>
        <w:tc>
          <w:tcPr>
            <w:tcW w:w="850" w:type="dxa"/>
          </w:tcPr>
          <w:p w:rsidR="00DD7756" w:rsidRDefault="00AD1397">
            <w:pPr>
              <w:pStyle w:val="TableParagraph"/>
              <w:ind w:left="178"/>
              <w:jc w:val="left"/>
              <w:rPr>
                <w:sz w:val="20"/>
              </w:rPr>
            </w:pPr>
            <w:r>
              <w:rPr>
                <w:sz w:val="20"/>
              </w:rPr>
              <w:t>0.280</w:t>
            </w:r>
          </w:p>
        </w:tc>
        <w:tc>
          <w:tcPr>
            <w:tcW w:w="1043" w:type="dxa"/>
          </w:tcPr>
          <w:p w:rsidR="00DD7756" w:rsidRDefault="00AD1397">
            <w:pPr>
              <w:pStyle w:val="TableParagraph"/>
              <w:ind w:left="255"/>
              <w:jc w:val="left"/>
              <w:rPr>
                <w:sz w:val="20"/>
              </w:rPr>
            </w:pPr>
            <w:r>
              <w:rPr>
                <w:sz w:val="20"/>
              </w:rPr>
              <w:t>0.594</w:t>
            </w:r>
          </w:p>
        </w:tc>
        <w:tc>
          <w:tcPr>
            <w:tcW w:w="1083" w:type="dxa"/>
            <w:tcBorders>
              <w:right w:val="single" w:sz="4" w:space="0" w:color="000000"/>
            </w:tcBorders>
          </w:tcPr>
          <w:p w:rsidR="00DD7756" w:rsidRDefault="00AD1397">
            <w:pPr>
              <w:pStyle w:val="TableParagraph"/>
              <w:ind w:right="289"/>
              <w:rPr>
                <w:sz w:val="20"/>
              </w:rPr>
            </w:pPr>
            <w:r>
              <w:rPr>
                <w:w w:val="95"/>
                <w:sz w:val="20"/>
              </w:rPr>
              <w:t>0.761</w:t>
            </w:r>
          </w:p>
        </w:tc>
        <w:tc>
          <w:tcPr>
            <w:tcW w:w="1202" w:type="dxa"/>
            <w:tcBorders>
              <w:left w:val="single" w:sz="4" w:space="0" w:color="000000"/>
            </w:tcBorders>
          </w:tcPr>
          <w:p w:rsidR="00DD7756" w:rsidRDefault="00AD1397">
            <w:pPr>
              <w:pStyle w:val="TableParagraph"/>
              <w:ind w:right="336"/>
              <w:rPr>
                <w:sz w:val="20"/>
              </w:rPr>
            </w:pPr>
            <w:r>
              <w:rPr>
                <w:w w:val="95"/>
                <w:sz w:val="20"/>
              </w:rPr>
              <w:t>267</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149</w:t>
            </w:r>
          </w:p>
        </w:tc>
        <w:tc>
          <w:tcPr>
            <w:tcW w:w="1180" w:type="dxa"/>
            <w:tcBorders>
              <w:left w:val="single" w:sz="4" w:space="0" w:color="000000"/>
            </w:tcBorders>
          </w:tcPr>
          <w:p w:rsidR="00DD7756" w:rsidRDefault="00AD1397">
            <w:pPr>
              <w:pStyle w:val="TableParagraph"/>
              <w:ind w:right="313"/>
              <w:rPr>
                <w:sz w:val="20"/>
              </w:rPr>
            </w:pPr>
            <w:r>
              <w:rPr>
                <w:w w:val="95"/>
                <w:sz w:val="20"/>
              </w:rPr>
              <w:t>0.895</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0.943</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good</w:t>
            </w:r>
          </w:p>
        </w:tc>
        <w:tc>
          <w:tcPr>
            <w:tcW w:w="706" w:type="dxa"/>
            <w:tcBorders>
              <w:left w:val="single" w:sz="4" w:space="0" w:color="000000"/>
            </w:tcBorders>
          </w:tcPr>
          <w:p w:rsidR="00DD7756" w:rsidRDefault="00AD1397">
            <w:pPr>
              <w:pStyle w:val="TableParagraph"/>
              <w:ind w:left="131" w:right="157"/>
              <w:jc w:val="center"/>
              <w:rPr>
                <w:sz w:val="20"/>
              </w:rPr>
            </w:pPr>
            <w:r>
              <w:rPr>
                <w:sz w:val="20"/>
              </w:rPr>
              <w:t>6868</w:t>
            </w:r>
          </w:p>
        </w:tc>
        <w:tc>
          <w:tcPr>
            <w:tcW w:w="850" w:type="dxa"/>
          </w:tcPr>
          <w:p w:rsidR="00DD7756" w:rsidRDefault="00AD1397">
            <w:pPr>
              <w:pStyle w:val="TableParagraph"/>
              <w:ind w:left="178"/>
              <w:jc w:val="left"/>
              <w:rPr>
                <w:sz w:val="20"/>
              </w:rPr>
            </w:pPr>
            <w:r>
              <w:rPr>
                <w:sz w:val="20"/>
              </w:rPr>
              <w:t>2.110</w:t>
            </w:r>
          </w:p>
        </w:tc>
        <w:tc>
          <w:tcPr>
            <w:tcW w:w="1043" w:type="dxa"/>
          </w:tcPr>
          <w:p w:rsidR="00DD7756" w:rsidRDefault="00AD1397">
            <w:pPr>
              <w:pStyle w:val="TableParagraph"/>
              <w:ind w:left="255"/>
              <w:jc w:val="left"/>
              <w:rPr>
                <w:sz w:val="20"/>
              </w:rPr>
            </w:pPr>
            <w:r>
              <w:rPr>
                <w:sz w:val="20"/>
              </w:rPr>
              <w:t>0.175</w:t>
            </w:r>
          </w:p>
        </w:tc>
        <w:tc>
          <w:tcPr>
            <w:tcW w:w="1083" w:type="dxa"/>
            <w:tcBorders>
              <w:right w:val="single" w:sz="4" w:space="0" w:color="000000"/>
            </w:tcBorders>
          </w:tcPr>
          <w:p w:rsidR="00DD7756" w:rsidRDefault="00AD1397">
            <w:pPr>
              <w:pStyle w:val="TableParagraph"/>
              <w:ind w:right="289"/>
              <w:rPr>
                <w:sz w:val="20"/>
              </w:rPr>
            </w:pPr>
            <w:r>
              <w:rPr>
                <w:w w:val="95"/>
                <w:sz w:val="20"/>
              </w:rPr>
              <w:t>0.355</w:t>
            </w:r>
          </w:p>
        </w:tc>
        <w:tc>
          <w:tcPr>
            <w:tcW w:w="1202" w:type="dxa"/>
            <w:tcBorders>
              <w:left w:val="single" w:sz="4" w:space="0" w:color="000000"/>
            </w:tcBorders>
          </w:tcPr>
          <w:p w:rsidR="00DD7756" w:rsidRDefault="00AD1397">
            <w:pPr>
              <w:pStyle w:val="TableParagraph"/>
              <w:ind w:right="336"/>
              <w:rPr>
                <w:sz w:val="20"/>
              </w:rPr>
            </w:pPr>
            <w:r>
              <w:rPr>
                <w:w w:val="95"/>
                <w:sz w:val="20"/>
              </w:rPr>
              <w:t>196</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3888</w:t>
            </w:r>
          </w:p>
        </w:tc>
        <w:tc>
          <w:tcPr>
            <w:tcW w:w="1180" w:type="dxa"/>
            <w:tcBorders>
              <w:left w:val="single" w:sz="4" w:space="0" w:color="000000"/>
            </w:tcBorders>
          </w:tcPr>
          <w:p w:rsidR="00DD7756" w:rsidRDefault="00AD1397">
            <w:pPr>
              <w:pStyle w:val="TableParagraph"/>
              <w:ind w:right="313"/>
              <w:rPr>
                <w:sz w:val="20"/>
              </w:rPr>
            </w:pPr>
            <w:r>
              <w:rPr>
                <w:w w:val="95"/>
                <w:sz w:val="20"/>
              </w:rPr>
              <w:t>0.925</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0.410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grow</w:t>
            </w:r>
          </w:p>
        </w:tc>
        <w:tc>
          <w:tcPr>
            <w:tcW w:w="706" w:type="dxa"/>
            <w:tcBorders>
              <w:left w:val="single" w:sz="4" w:space="0" w:color="000000"/>
            </w:tcBorders>
          </w:tcPr>
          <w:p w:rsidR="00DD7756" w:rsidRDefault="00AD1397">
            <w:pPr>
              <w:pStyle w:val="TableParagraph"/>
              <w:ind w:left="131" w:right="157"/>
              <w:jc w:val="center"/>
              <w:rPr>
                <w:sz w:val="20"/>
              </w:rPr>
            </w:pPr>
            <w:r>
              <w:rPr>
                <w:sz w:val="20"/>
              </w:rPr>
              <w:t>1227</w:t>
            </w:r>
          </w:p>
        </w:tc>
        <w:tc>
          <w:tcPr>
            <w:tcW w:w="850" w:type="dxa"/>
          </w:tcPr>
          <w:p w:rsidR="00DD7756" w:rsidRDefault="00AD1397">
            <w:pPr>
              <w:pStyle w:val="TableParagraph"/>
              <w:ind w:left="178"/>
              <w:jc w:val="left"/>
              <w:rPr>
                <w:sz w:val="20"/>
              </w:rPr>
            </w:pPr>
            <w:r>
              <w:rPr>
                <w:sz w:val="20"/>
              </w:rPr>
              <w:t>0.377</w:t>
            </w:r>
          </w:p>
        </w:tc>
        <w:tc>
          <w:tcPr>
            <w:tcW w:w="1043" w:type="dxa"/>
          </w:tcPr>
          <w:p w:rsidR="00DD7756" w:rsidRDefault="00AD1397">
            <w:pPr>
              <w:pStyle w:val="TableParagraph"/>
              <w:ind w:left="255"/>
              <w:jc w:val="left"/>
              <w:rPr>
                <w:sz w:val="20"/>
              </w:rPr>
            </w:pPr>
            <w:r>
              <w:rPr>
                <w:sz w:val="20"/>
              </w:rPr>
              <w:t>0.310</w:t>
            </w:r>
          </w:p>
        </w:tc>
        <w:tc>
          <w:tcPr>
            <w:tcW w:w="1083" w:type="dxa"/>
            <w:tcBorders>
              <w:right w:val="single" w:sz="4" w:space="0" w:color="000000"/>
            </w:tcBorders>
          </w:tcPr>
          <w:p w:rsidR="00DD7756" w:rsidRDefault="00AD1397">
            <w:pPr>
              <w:pStyle w:val="TableParagraph"/>
              <w:ind w:right="289"/>
              <w:rPr>
                <w:sz w:val="20"/>
              </w:rPr>
            </w:pPr>
            <w:r>
              <w:rPr>
                <w:w w:val="95"/>
                <w:sz w:val="20"/>
              </w:rPr>
              <w:t>0.701</w:t>
            </w:r>
          </w:p>
        </w:tc>
        <w:tc>
          <w:tcPr>
            <w:tcW w:w="1202" w:type="dxa"/>
            <w:tcBorders>
              <w:left w:val="single" w:sz="4" w:space="0" w:color="000000"/>
            </w:tcBorders>
          </w:tcPr>
          <w:p w:rsidR="00DD7756" w:rsidRDefault="00AD1397">
            <w:pPr>
              <w:pStyle w:val="TableParagraph"/>
              <w:ind w:right="336"/>
              <w:rPr>
                <w:sz w:val="20"/>
              </w:rPr>
            </w:pPr>
            <w:r>
              <w:rPr>
                <w:w w:val="99"/>
                <w:sz w:val="20"/>
              </w:rPr>
              <w:t>3</w:t>
            </w:r>
          </w:p>
        </w:tc>
        <w:tc>
          <w:tcPr>
            <w:tcW w:w="1101" w:type="dxa"/>
          </w:tcPr>
          <w:p w:rsidR="00DD7756" w:rsidRDefault="00AD1397">
            <w:pPr>
              <w:pStyle w:val="TableParagraph"/>
              <w:ind w:right="391"/>
              <w:rPr>
                <w:sz w:val="20"/>
              </w:rPr>
            </w:pPr>
            <w:r>
              <w:rPr>
                <w:w w:val="95"/>
                <w:sz w:val="20"/>
              </w:rPr>
              <w:t>885</w:t>
            </w:r>
          </w:p>
        </w:tc>
        <w:tc>
          <w:tcPr>
            <w:tcW w:w="827" w:type="dxa"/>
            <w:tcBorders>
              <w:right w:val="single" w:sz="4" w:space="0" w:color="000000"/>
            </w:tcBorders>
          </w:tcPr>
          <w:p w:rsidR="00DD7756" w:rsidRDefault="00AD1397">
            <w:pPr>
              <w:pStyle w:val="TableParagraph"/>
              <w:ind w:right="56"/>
              <w:rPr>
                <w:sz w:val="20"/>
              </w:rPr>
            </w:pPr>
            <w:r>
              <w:rPr>
                <w:w w:val="95"/>
                <w:sz w:val="20"/>
              </w:rPr>
              <w:t>96</w:t>
            </w:r>
          </w:p>
        </w:tc>
        <w:tc>
          <w:tcPr>
            <w:tcW w:w="1180" w:type="dxa"/>
            <w:tcBorders>
              <w:left w:val="single" w:sz="4" w:space="0" w:color="000000"/>
            </w:tcBorders>
          </w:tcPr>
          <w:p w:rsidR="00DD7756" w:rsidRDefault="00AD1397">
            <w:pPr>
              <w:pStyle w:val="TableParagraph"/>
              <w:ind w:right="313"/>
              <w:rPr>
                <w:sz w:val="20"/>
              </w:rPr>
            </w:pPr>
            <w:r>
              <w:rPr>
                <w:w w:val="95"/>
                <w:sz w:val="20"/>
              </w:rPr>
              <w:t>0.999</w:t>
            </w:r>
          </w:p>
        </w:tc>
        <w:tc>
          <w:tcPr>
            <w:tcW w:w="1101" w:type="dxa"/>
          </w:tcPr>
          <w:p w:rsidR="00DD7756" w:rsidRDefault="00AD1397">
            <w:pPr>
              <w:pStyle w:val="TableParagraph"/>
              <w:ind w:right="368"/>
              <w:rPr>
                <w:sz w:val="20"/>
              </w:rPr>
            </w:pPr>
            <w:r>
              <w:rPr>
                <w:w w:val="95"/>
                <w:sz w:val="20"/>
              </w:rPr>
              <w:t>0.757</w:t>
            </w:r>
          </w:p>
        </w:tc>
        <w:tc>
          <w:tcPr>
            <w:tcW w:w="835" w:type="dxa"/>
          </w:tcPr>
          <w:p w:rsidR="00DD7756" w:rsidRDefault="00AD1397">
            <w:pPr>
              <w:pStyle w:val="TableParagraph"/>
              <w:ind w:right="47"/>
              <w:rPr>
                <w:sz w:val="20"/>
              </w:rPr>
            </w:pPr>
            <w:r>
              <w:rPr>
                <w:w w:val="95"/>
                <w:sz w:val="20"/>
              </w:rPr>
              <w:t>0.950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hard</w:t>
            </w:r>
          </w:p>
        </w:tc>
        <w:tc>
          <w:tcPr>
            <w:tcW w:w="706" w:type="dxa"/>
            <w:tcBorders>
              <w:left w:val="single" w:sz="4" w:space="0" w:color="000000"/>
            </w:tcBorders>
          </w:tcPr>
          <w:p w:rsidR="00DD7756" w:rsidRDefault="00AD1397">
            <w:pPr>
              <w:pStyle w:val="TableParagraph"/>
              <w:ind w:left="131" w:right="157"/>
              <w:jc w:val="center"/>
              <w:rPr>
                <w:sz w:val="20"/>
              </w:rPr>
            </w:pPr>
            <w:r>
              <w:rPr>
                <w:sz w:val="20"/>
              </w:rPr>
              <w:t>1583</w:t>
            </w:r>
          </w:p>
        </w:tc>
        <w:tc>
          <w:tcPr>
            <w:tcW w:w="850" w:type="dxa"/>
          </w:tcPr>
          <w:p w:rsidR="00DD7756" w:rsidRDefault="00AD1397">
            <w:pPr>
              <w:pStyle w:val="TableParagraph"/>
              <w:ind w:left="178"/>
              <w:jc w:val="left"/>
              <w:rPr>
                <w:sz w:val="20"/>
              </w:rPr>
            </w:pPr>
            <w:r>
              <w:rPr>
                <w:sz w:val="20"/>
              </w:rPr>
              <w:t>0.486</w:t>
            </w:r>
          </w:p>
        </w:tc>
        <w:tc>
          <w:tcPr>
            <w:tcW w:w="1043" w:type="dxa"/>
          </w:tcPr>
          <w:p w:rsidR="00DD7756" w:rsidRDefault="00AD1397">
            <w:pPr>
              <w:pStyle w:val="TableParagraph"/>
              <w:ind w:left="255"/>
              <w:jc w:val="left"/>
              <w:rPr>
                <w:sz w:val="20"/>
              </w:rPr>
            </w:pPr>
            <w:r>
              <w:rPr>
                <w:sz w:val="20"/>
              </w:rPr>
              <w:t>0.000</w:t>
            </w:r>
          </w:p>
        </w:tc>
        <w:tc>
          <w:tcPr>
            <w:tcW w:w="1083" w:type="dxa"/>
            <w:tcBorders>
              <w:right w:val="single" w:sz="4" w:space="0" w:color="000000"/>
            </w:tcBorders>
          </w:tcPr>
          <w:p w:rsidR="00DD7756" w:rsidRDefault="00AD1397">
            <w:pPr>
              <w:pStyle w:val="TableParagraph"/>
              <w:ind w:right="289"/>
              <w:rPr>
                <w:sz w:val="20"/>
              </w:rPr>
            </w:pPr>
            <w:r>
              <w:rPr>
                <w:w w:val="95"/>
                <w:sz w:val="20"/>
              </w:rPr>
              <w:t>0.587</w:t>
            </w:r>
          </w:p>
        </w:tc>
        <w:tc>
          <w:tcPr>
            <w:tcW w:w="1202" w:type="dxa"/>
            <w:tcBorders>
              <w:left w:val="single" w:sz="4" w:space="0" w:color="000000"/>
            </w:tcBorders>
          </w:tcPr>
          <w:p w:rsidR="00DD7756" w:rsidRDefault="00AD1397">
            <w:pPr>
              <w:pStyle w:val="TableParagraph"/>
              <w:ind w:right="336"/>
              <w:rPr>
                <w:sz w:val="20"/>
              </w:rPr>
            </w:pPr>
            <w:r>
              <w:rPr>
                <w:w w:val="99"/>
                <w:sz w:val="20"/>
              </w:rPr>
              <w:t>0</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380</w:t>
            </w:r>
          </w:p>
        </w:tc>
        <w:tc>
          <w:tcPr>
            <w:tcW w:w="1180" w:type="dxa"/>
            <w:tcBorders>
              <w:left w:val="single" w:sz="4" w:space="0" w:color="000000"/>
            </w:tcBorders>
          </w:tcPr>
          <w:p w:rsidR="00DD7756" w:rsidRDefault="00AD1397">
            <w:pPr>
              <w:pStyle w:val="TableParagraph"/>
              <w:ind w:right="313"/>
              <w:rPr>
                <w:sz w:val="20"/>
              </w:rPr>
            </w:pPr>
            <w:r>
              <w:rPr>
                <w:w w:val="99"/>
                <w:sz w:val="20"/>
              </w:rPr>
              <w:t>—</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0.868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hate</w:t>
            </w:r>
          </w:p>
        </w:tc>
        <w:tc>
          <w:tcPr>
            <w:tcW w:w="706" w:type="dxa"/>
            <w:tcBorders>
              <w:left w:val="single" w:sz="4" w:space="0" w:color="000000"/>
            </w:tcBorders>
          </w:tcPr>
          <w:p w:rsidR="00DD7756" w:rsidRDefault="00AD1397">
            <w:pPr>
              <w:pStyle w:val="TableParagraph"/>
              <w:ind w:left="131" w:right="67"/>
              <w:jc w:val="center"/>
              <w:rPr>
                <w:sz w:val="20"/>
              </w:rPr>
            </w:pPr>
            <w:r>
              <w:rPr>
                <w:sz w:val="20"/>
              </w:rPr>
              <w:t>455</w:t>
            </w:r>
          </w:p>
        </w:tc>
        <w:tc>
          <w:tcPr>
            <w:tcW w:w="850" w:type="dxa"/>
          </w:tcPr>
          <w:p w:rsidR="00DD7756" w:rsidRDefault="00AD1397">
            <w:pPr>
              <w:pStyle w:val="TableParagraph"/>
              <w:ind w:left="178"/>
              <w:jc w:val="left"/>
              <w:rPr>
                <w:sz w:val="20"/>
              </w:rPr>
            </w:pPr>
            <w:r>
              <w:rPr>
                <w:sz w:val="20"/>
              </w:rPr>
              <w:t>0.140</w:t>
            </w:r>
          </w:p>
        </w:tc>
        <w:tc>
          <w:tcPr>
            <w:tcW w:w="1043" w:type="dxa"/>
          </w:tcPr>
          <w:p w:rsidR="00DD7756" w:rsidRDefault="00AD1397">
            <w:pPr>
              <w:pStyle w:val="TableParagraph"/>
              <w:ind w:left="255"/>
              <w:jc w:val="left"/>
              <w:rPr>
                <w:sz w:val="20"/>
              </w:rPr>
            </w:pPr>
            <w:r>
              <w:rPr>
                <w:sz w:val="20"/>
              </w:rPr>
              <w:t>0.026</w:t>
            </w:r>
          </w:p>
        </w:tc>
        <w:tc>
          <w:tcPr>
            <w:tcW w:w="1083" w:type="dxa"/>
            <w:tcBorders>
              <w:right w:val="single" w:sz="4" w:space="0" w:color="000000"/>
            </w:tcBorders>
          </w:tcPr>
          <w:p w:rsidR="00DD7756" w:rsidRDefault="00AD1397">
            <w:pPr>
              <w:pStyle w:val="TableParagraph"/>
              <w:ind w:right="289"/>
              <w:rPr>
                <w:sz w:val="20"/>
              </w:rPr>
            </w:pPr>
            <w:r>
              <w:rPr>
                <w:w w:val="95"/>
                <w:sz w:val="20"/>
              </w:rPr>
              <w:t>0.840</w:t>
            </w:r>
          </w:p>
        </w:tc>
        <w:tc>
          <w:tcPr>
            <w:tcW w:w="1202" w:type="dxa"/>
            <w:tcBorders>
              <w:left w:val="single" w:sz="4" w:space="0" w:color="000000"/>
            </w:tcBorders>
          </w:tcPr>
          <w:p w:rsidR="00DD7756" w:rsidRDefault="00AD1397">
            <w:pPr>
              <w:pStyle w:val="TableParagraph"/>
              <w:ind w:right="336"/>
              <w:rPr>
                <w:sz w:val="20"/>
              </w:rPr>
            </w:pPr>
            <w:r>
              <w:rPr>
                <w:w w:val="99"/>
                <w:sz w:val="20"/>
              </w:rPr>
              <w:t>0</w:t>
            </w:r>
          </w:p>
        </w:tc>
        <w:tc>
          <w:tcPr>
            <w:tcW w:w="1101" w:type="dxa"/>
          </w:tcPr>
          <w:p w:rsidR="00DD7756" w:rsidRDefault="00AD1397">
            <w:pPr>
              <w:pStyle w:val="TableParagraph"/>
              <w:ind w:right="391"/>
              <w:rPr>
                <w:sz w:val="20"/>
              </w:rPr>
            </w:pPr>
            <w:r>
              <w:rPr>
                <w:w w:val="95"/>
                <w:sz w:val="20"/>
              </w:rPr>
              <w:t>442</w:t>
            </w:r>
          </w:p>
        </w:tc>
        <w:tc>
          <w:tcPr>
            <w:tcW w:w="827" w:type="dxa"/>
            <w:tcBorders>
              <w:right w:val="single" w:sz="4" w:space="0" w:color="000000"/>
            </w:tcBorders>
          </w:tcPr>
          <w:p w:rsidR="00DD7756" w:rsidRDefault="00AD1397">
            <w:pPr>
              <w:pStyle w:val="TableParagraph"/>
              <w:ind w:right="56"/>
              <w:rPr>
                <w:sz w:val="20"/>
              </w:rPr>
            </w:pPr>
            <w:r>
              <w:rPr>
                <w:w w:val="99"/>
                <w:sz w:val="20"/>
              </w:rPr>
              <w:t>2</w:t>
            </w:r>
          </w:p>
        </w:tc>
        <w:tc>
          <w:tcPr>
            <w:tcW w:w="1180" w:type="dxa"/>
            <w:tcBorders>
              <w:left w:val="single" w:sz="4" w:space="0" w:color="000000"/>
            </w:tcBorders>
          </w:tcPr>
          <w:p w:rsidR="00DD7756" w:rsidRDefault="00AD1397">
            <w:pPr>
              <w:pStyle w:val="TableParagraph"/>
              <w:ind w:right="313"/>
              <w:rPr>
                <w:sz w:val="20"/>
              </w:rPr>
            </w:pPr>
            <w:r>
              <w:rPr>
                <w:w w:val="99"/>
                <w:sz w:val="20"/>
              </w:rPr>
              <w:t>—</w:t>
            </w:r>
          </w:p>
        </w:tc>
        <w:tc>
          <w:tcPr>
            <w:tcW w:w="1101" w:type="dxa"/>
          </w:tcPr>
          <w:p w:rsidR="00DD7756" w:rsidRDefault="00AD1397">
            <w:pPr>
              <w:pStyle w:val="TableParagraph"/>
              <w:ind w:right="368"/>
              <w:rPr>
                <w:sz w:val="20"/>
              </w:rPr>
            </w:pPr>
            <w:r>
              <w:rPr>
                <w:w w:val="95"/>
                <w:sz w:val="20"/>
              </w:rPr>
              <w:t>0.845</w:t>
            </w:r>
          </w:p>
        </w:tc>
        <w:tc>
          <w:tcPr>
            <w:tcW w:w="835" w:type="dxa"/>
          </w:tcPr>
          <w:p w:rsidR="00DD7756" w:rsidRDefault="00AD1397">
            <w:pPr>
              <w:pStyle w:val="TableParagraph"/>
              <w:ind w:right="47"/>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here</w:t>
            </w:r>
          </w:p>
        </w:tc>
        <w:tc>
          <w:tcPr>
            <w:tcW w:w="706" w:type="dxa"/>
            <w:tcBorders>
              <w:left w:val="single" w:sz="4" w:space="0" w:color="000000"/>
            </w:tcBorders>
          </w:tcPr>
          <w:p w:rsidR="00DD7756" w:rsidRDefault="00AD1397">
            <w:pPr>
              <w:pStyle w:val="TableParagraph"/>
              <w:ind w:left="131" w:right="157"/>
              <w:jc w:val="center"/>
              <w:rPr>
                <w:sz w:val="20"/>
              </w:rPr>
            </w:pPr>
            <w:r>
              <w:rPr>
                <w:sz w:val="20"/>
              </w:rPr>
              <w:t>4859</w:t>
            </w:r>
          </w:p>
        </w:tc>
        <w:tc>
          <w:tcPr>
            <w:tcW w:w="850" w:type="dxa"/>
          </w:tcPr>
          <w:p w:rsidR="00DD7756" w:rsidRDefault="00AD1397">
            <w:pPr>
              <w:pStyle w:val="TableParagraph"/>
              <w:ind w:left="178"/>
              <w:jc w:val="left"/>
              <w:rPr>
                <w:sz w:val="20"/>
              </w:rPr>
            </w:pPr>
            <w:r>
              <w:rPr>
                <w:sz w:val="20"/>
              </w:rPr>
              <w:t>1.493</w:t>
            </w:r>
          </w:p>
        </w:tc>
        <w:tc>
          <w:tcPr>
            <w:tcW w:w="1043" w:type="dxa"/>
          </w:tcPr>
          <w:p w:rsidR="00DD7756" w:rsidRDefault="00AD1397">
            <w:pPr>
              <w:pStyle w:val="TableParagraph"/>
              <w:ind w:left="255"/>
              <w:jc w:val="left"/>
              <w:rPr>
                <w:sz w:val="20"/>
              </w:rPr>
            </w:pPr>
            <w:r>
              <w:rPr>
                <w:sz w:val="20"/>
              </w:rPr>
              <w:t>0.055</w:t>
            </w:r>
          </w:p>
        </w:tc>
        <w:tc>
          <w:tcPr>
            <w:tcW w:w="1083" w:type="dxa"/>
            <w:tcBorders>
              <w:right w:val="single" w:sz="4" w:space="0" w:color="000000"/>
            </w:tcBorders>
          </w:tcPr>
          <w:p w:rsidR="00DD7756" w:rsidRDefault="00AD1397">
            <w:pPr>
              <w:pStyle w:val="TableParagraph"/>
              <w:ind w:right="289"/>
              <w:rPr>
                <w:sz w:val="20"/>
              </w:rPr>
            </w:pPr>
            <w:r>
              <w:rPr>
                <w:w w:val="95"/>
                <w:sz w:val="20"/>
              </w:rPr>
              <w:t>0.425</w:t>
            </w:r>
          </w:p>
        </w:tc>
        <w:tc>
          <w:tcPr>
            <w:tcW w:w="1202" w:type="dxa"/>
            <w:tcBorders>
              <w:left w:val="single" w:sz="4" w:space="0" w:color="000000"/>
            </w:tcBorders>
          </w:tcPr>
          <w:p w:rsidR="00DD7756" w:rsidRDefault="00AD1397">
            <w:pPr>
              <w:pStyle w:val="TableParagraph"/>
              <w:ind w:right="336"/>
              <w:rPr>
                <w:sz w:val="20"/>
              </w:rPr>
            </w:pPr>
            <w:r>
              <w:rPr>
                <w:w w:val="95"/>
                <w:sz w:val="20"/>
              </w:rPr>
              <w:t>451</w:t>
            </w:r>
          </w:p>
        </w:tc>
        <w:tc>
          <w:tcPr>
            <w:tcW w:w="1101" w:type="dxa"/>
          </w:tcPr>
          <w:p w:rsidR="00DD7756" w:rsidRDefault="00AD1397">
            <w:pPr>
              <w:pStyle w:val="TableParagraph"/>
              <w:ind w:right="391"/>
              <w:rPr>
                <w:sz w:val="20"/>
              </w:rPr>
            </w:pPr>
            <w:r>
              <w:rPr>
                <w:w w:val="99"/>
                <w:sz w:val="20"/>
              </w:rPr>
              <w:t>5</w:t>
            </w:r>
          </w:p>
        </w:tc>
        <w:tc>
          <w:tcPr>
            <w:tcW w:w="827" w:type="dxa"/>
            <w:tcBorders>
              <w:right w:val="single" w:sz="4" w:space="0" w:color="000000"/>
            </w:tcBorders>
          </w:tcPr>
          <w:p w:rsidR="00DD7756" w:rsidRDefault="00AD1397">
            <w:pPr>
              <w:pStyle w:val="TableParagraph"/>
              <w:ind w:right="56"/>
              <w:rPr>
                <w:sz w:val="20"/>
              </w:rPr>
            </w:pPr>
            <w:r>
              <w:rPr>
                <w:w w:val="99"/>
                <w:sz w:val="20"/>
              </w:rPr>
              <w:t>0</w:t>
            </w:r>
          </w:p>
        </w:tc>
        <w:tc>
          <w:tcPr>
            <w:tcW w:w="1180" w:type="dxa"/>
            <w:tcBorders>
              <w:left w:val="single" w:sz="4" w:space="0" w:color="000000"/>
            </w:tcBorders>
          </w:tcPr>
          <w:p w:rsidR="00DD7756" w:rsidRDefault="00AD1397">
            <w:pPr>
              <w:pStyle w:val="TableParagraph"/>
              <w:ind w:right="313"/>
              <w:rPr>
                <w:sz w:val="20"/>
              </w:rPr>
            </w:pPr>
            <w:r>
              <w:rPr>
                <w:w w:val="95"/>
                <w:sz w:val="20"/>
              </w:rPr>
              <w:t>0.841</w:t>
            </w:r>
          </w:p>
        </w:tc>
        <w:tc>
          <w:tcPr>
            <w:tcW w:w="1101" w:type="dxa"/>
          </w:tcPr>
          <w:p w:rsidR="00DD7756" w:rsidRDefault="00AD1397">
            <w:pPr>
              <w:pStyle w:val="TableParagraph"/>
              <w:ind w:right="368"/>
              <w:rPr>
                <w:sz w:val="20"/>
              </w:rPr>
            </w:pPr>
            <w:r>
              <w:rPr>
                <w:w w:val="95"/>
                <w:sz w:val="20"/>
              </w:rPr>
              <w:t>0.997</w:t>
            </w:r>
          </w:p>
        </w:tc>
        <w:tc>
          <w:tcPr>
            <w:tcW w:w="835" w:type="dxa"/>
          </w:tcPr>
          <w:p w:rsidR="00DD7756" w:rsidRDefault="00AD1397">
            <w:pPr>
              <w:pStyle w:val="TableParagraph"/>
              <w:ind w:right="47"/>
              <w:rPr>
                <w:sz w:val="20"/>
              </w:rPr>
            </w:pPr>
            <w:r>
              <w:rPr>
                <w:w w:val="99"/>
                <w:sz w:val="20"/>
              </w:rPr>
              <w:t>—</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house</w:t>
            </w:r>
          </w:p>
        </w:tc>
        <w:tc>
          <w:tcPr>
            <w:tcW w:w="706" w:type="dxa"/>
            <w:tcBorders>
              <w:left w:val="single" w:sz="4" w:space="0" w:color="000000"/>
            </w:tcBorders>
          </w:tcPr>
          <w:p w:rsidR="00DD7756" w:rsidRDefault="00AD1397">
            <w:pPr>
              <w:pStyle w:val="TableParagraph"/>
              <w:ind w:left="131" w:right="157"/>
              <w:jc w:val="center"/>
              <w:rPr>
                <w:sz w:val="20"/>
              </w:rPr>
            </w:pPr>
            <w:r>
              <w:rPr>
                <w:sz w:val="20"/>
              </w:rPr>
              <w:t>2159</w:t>
            </w:r>
          </w:p>
        </w:tc>
        <w:tc>
          <w:tcPr>
            <w:tcW w:w="850" w:type="dxa"/>
          </w:tcPr>
          <w:p w:rsidR="00DD7756" w:rsidRDefault="00AD1397">
            <w:pPr>
              <w:pStyle w:val="TableParagraph"/>
              <w:ind w:left="178"/>
              <w:jc w:val="left"/>
              <w:rPr>
                <w:sz w:val="20"/>
              </w:rPr>
            </w:pPr>
            <w:r>
              <w:rPr>
                <w:sz w:val="20"/>
              </w:rPr>
              <w:t>0.663</w:t>
            </w:r>
          </w:p>
        </w:tc>
        <w:tc>
          <w:tcPr>
            <w:tcW w:w="1043" w:type="dxa"/>
          </w:tcPr>
          <w:p w:rsidR="00DD7756" w:rsidRDefault="00AD1397">
            <w:pPr>
              <w:pStyle w:val="TableParagraph"/>
              <w:ind w:left="255"/>
              <w:jc w:val="left"/>
              <w:rPr>
                <w:sz w:val="20"/>
              </w:rPr>
            </w:pPr>
            <w:r>
              <w:rPr>
                <w:sz w:val="20"/>
              </w:rPr>
              <w:t>0.182</w:t>
            </w:r>
          </w:p>
        </w:tc>
        <w:tc>
          <w:tcPr>
            <w:tcW w:w="1083" w:type="dxa"/>
            <w:tcBorders>
              <w:right w:val="single" w:sz="4" w:space="0" w:color="000000"/>
            </w:tcBorders>
          </w:tcPr>
          <w:p w:rsidR="00DD7756" w:rsidRDefault="00AD1397">
            <w:pPr>
              <w:pStyle w:val="TableParagraph"/>
              <w:ind w:right="289"/>
              <w:rPr>
                <w:sz w:val="20"/>
              </w:rPr>
            </w:pPr>
            <w:r>
              <w:rPr>
                <w:w w:val="95"/>
                <w:sz w:val="20"/>
              </w:rPr>
              <w:t>0.668</w:t>
            </w:r>
          </w:p>
        </w:tc>
        <w:tc>
          <w:tcPr>
            <w:tcW w:w="1202" w:type="dxa"/>
            <w:tcBorders>
              <w:left w:val="single" w:sz="4" w:space="0" w:color="000000"/>
            </w:tcBorders>
          </w:tcPr>
          <w:p w:rsidR="00DD7756" w:rsidRDefault="00AD1397">
            <w:pPr>
              <w:pStyle w:val="TableParagraph"/>
              <w:ind w:right="336"/>
              <w:rPr>
                <w:sz w:val="20"/>
              </w:rPr>
            </w:pPr>
            <w:r>
              <w:rPr>
                <w:w w:val="95"/>
                <w:sz w:val="20"/>
              </w:rPr>
              <w:t>1994</w:t>
            </w:r>
          </w:p>
        </w:tc>
        <w:tc>
          <w:tcPr>
            <w:tcW w:w="1101" w:type="dxa"/>
          </w:tcPr>
          <w:p w:rsidR="00DD7756" w:rsidRDefault="00AD1397">
            <w:pPr>
              <w:pStyle w:val="TableParagraph"/>
              <w:ind w:right="391"/>
              <w:rPr>
                <w:sz w:val="20"/>
              </w:rPr>
            </w:pPr>
            <w:r>
              <w:rPr>
                <w:w w:val="99"/>
                <w:sz w:val="20"/>
              </w:rPr>
              <w:t>3</w:t>
            </w:r>
          </w:p>
        </w:tc>
        <w:tc>
          <w:tcPr>
            <w:tcW w:w="827" w:type="dxa"/>
            <w:tcBorders>
              <w:right w:val="single" w:sz="4" w:space="0" w:color="000000"/>
            </w:tcBorders>
          </w:tcPr>
          <w:p w:rsidR="00DD7756" w:rsidRDefault="00AD1397">
            <w:pPr>
              <w:pStyle w:val="TableParagraph"/>
              <w:ind w:right="56"/>
              <w:rPr>
                <w:sz w:val="20"/>
              </w:rPr>
            </w:pPr>
            <w:r>
              <w:rPr>
                <w:w w:val="95"/>
                <w:sz w:val="20"/>
              </w:rPr>
              <w:t>98</w:t>
            </w:r>
          </w:p>
        </w:tc>
        <w:tc>
          <w:tcPr>
            <w:tcW w:w="1180" w:type="dxa"/>
            <w:tcBorders>
              <w:left w:val="single" w:sz="4" w:space="0" w:color="000000"/>
            </w:tcBorders>
          </w:tcPr>
          <w:p w:rsidR="00DD7756" w:rsidRDefault="00AD1397">
            <w:pPr>
              <w:pStyle w:val="TableParagraph"/>
              <w:ind w:right="313"/>
              <w:rPr>
                <w:sz w:val="20"/>
              </w:rPr>
            </w:pPr>
            <w:r>
              <w:rPr>
                <w:w w:val="95"/>
                <w:sz w:val="20"/>
              </w:rPr>
              <w:t>0.682</w:t>
            </w:r>
          </w:p>
        </w:tc>
        <w:tc>
          <w:tcPr>
            <w:tcW w:w="1101" w:type="dxa"/>
          </w:tcPr>
          <w:p w:rsidR="00DD7756" w:rsidRDefault="00AD1397">
            <w:pPr>
              <w:pStyle w:val="TableParagraph"/>
              <w:ind w:right="368"/>
              <w:rPr>
                <w:sz w:val="20"/>
              </w:rPr>
            </w:pPr>
            <w:r>
              <w:rPr>
                <w:w w:val="95"/>
                <w:sz w:val="20"/>
              </w:rPr>
              <w:t>0.998</w:t>
            </w:r>
          </w:p>
        </w:tc>
        <w:tc>
          <w:tcPr>
            <w:tcW w:w="835" w:type="dxa"/>
          </w:tcPr>
          <w:p w:rsidR="00DD7756" w:rsidRDefault="00AD1397">
            <w:pPr>
              <w:pStyle w:val="TableParagraph"/>
              <w:ind w:right="47"/>
              <w:rPr>
                <w:sz w:val="20"/>
              </w:rPr>
            </w:pPr>
            <w:r>
              <w:rPr>
                <w:w w:val="95"/>
                <w:sz w:val="20"/>
              </w:rPr>
              <w:t>0.964</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husband</w:t>
            </w:r>
          </w:p>
        </w:tc>
        <w:tc>
          <w:tcPr>
            <w:tcW w:w="706" w:type="dxa"/>
            <w:tcBorders>
              <w:left w:val="single" w:sz="4" w:space="0" w:color="000000"/>
            </w:tcBorders>
          </w:tcPr>
          <w:p w:rsidR="00DD7756" w:rsidRDefault="00AD1397">
            <w:pPr>
              <w:pStyle w:val="TableParagraph"/>
              <w:ind w:left="131" w:right="157"/>
              <w:jc w:val="center"/>
              <w:rPr>
                <w:sz w:val="20"/>
              </w:rPr>
            </w:pPr>
            <w:r>
              <w:rPr>
                <w:sz w:val="20"/>
              </w:rPr>
              <w:t>1381</w:t>
            </w:r>
          </w:p>
        </w:tc>
        <w:tc>
          <w:tcPr>
            <w:tcW w:w="850" w:type="dxa"/>
          </w:tcPr>
          <w:p w:rsidR="00DD7756" w:rsidRDefault="00AD1397">
            <w:pPr>
              <w:pStyle w:val="TableParagraph"/>
              <w:ind w:left="178"/>
              <w:jc w:val="left"/>
              <w:rPr>
                <w:sz w:val="20"/>
              </w:rPr>
            </w:pPr>
            <w:r>
              <w:rPr>
                <w:sz w:val="20"/>
              </w:rPr>
              <w:t>0.424</w:t>
            </w:r>
          </w:p>
        </w:tc>
        <w:tc>
          <w:tcPr>
            <w:tcW w:w="1043" w:type="dxa"/>
          </w:tcPr>
          <w:p w:rsidR="00DD7756" w:rsidRDefault="00AD1397">
            <w:pPr>
              <w:pStyle w:val="TableParagraph"/>
              <w:ind w:left="255"/>
              <w:jc w:val="left"/>
              <w:rPr>
                <w:sz w:val="20"/>
              </w:rPr>
            </w:pPr>
            <w:r>
              <w:rPr>
                <w:sz w:val="20"/>
              </w:rPr>
              <w:t>0.011</w:t>
            </w:r>
          </w:p>
        </w:tc>
        <w:tc>
          <w:tcPr>
            <w:tcW w:w="1083" w:type="dxa"/>
            <w:tcBorders>
              <w:right w:val="single" w:sz="4" w:space="0" w:color="000000"/>
            </w:tcBorders>
          </w:tcPr>
          <w:p w:rsidR="00DD7756" w:rsidRDefault="00AD1397">
            <w:pPr>
              <w:pStyle w:val="TableParagraph"/>
              <w:ind w:right="289"/>
              <w:rPr>
                <w:sz w:val="20"/>
              </w:rPr>
            </w:pPr>
            <w:r>
              <w:rPr>
                <w:w w:val="95"/>
                <w:sz w:val="20"/>
              </w:rPr>
              <w:t>0.668</w:t>
            </w:r>
          </w:p>
        </w:tc>
        <w:tc>
          <w:tcPr>
            <w:tcW w:w="1202" w:type="dxa"/>
            <w:tcBorders>
              <w:left w:val="single" w:sz="4" w:space="0" w:color="000000"/>
            </w:tcBorders>
          </w:tcPr>
          <w:p w:rsidR="00DD7756" w:rsidRDefault="00AD1397">
            <w:pPr>
              <w:pStyle w:val="TableParagraph"/>
              <w:ind w:right="336"/>
              <w:rPr>
                <w:sz w:val="20"/>
              </w:rPr>
            </w:pPr>
            <w:r>
              <w:rPr>
                <w:w w:val="95"/>
                <w:sz w:val="20"/>
              </w:rPr>
              <w:t>1281</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9"/>
                <w:sz w:val="20"/>
              </w:rPr>
              <w:t>2</w:t>
            </w:r>
          </w:p>
        </w:tc>
        <w:tc>
          <w:tcPr>
            <w:tcW w:w="1180" w:type="dxa"/>
            <w:tcBorders>
              <w:left w:val="single" w:sz="4" w:space="0" w:color="000000"/>
            </w:tcBorders>
          </w:tcPr>
          <w:p w:rsidR="00DD7756" w:rsidRDefault="00AD1397">
            <w:pPr>
              <w:pStyle w:val="TableParagraph"/>
              <w:ind w:right="313"/>
              <w:rPr>
                <w:sz w:val="20"/>
              </w:rPr>
            </w:pPr>
            <w:r>
              <w:rPr>
                <w:w w:val="95"/>
                <w:sz w:val="20"/>
              </w:rPr>
              <w:t>0.679</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idea</w:t>
            </w:r>
          </w:p>
        </w:tc>
        <w:tc>
          <w:tcPr>
            <w:tcW w:w="706" w:type="dxa"/>
            <w:tcBorders>
              <w:left w:val="single" w:sz="4" w:space="0" w:color="000000"/>
            </w:tcBorders>
          </w:tcPr>
          <w:p w:rsidR="00DD7756" w:rsidRDefault="00AD1397">
            <w:pPr>
              <w:pStyle w:val="TableParagraph"/>
              <w:ind w:left="131" w:right="67"/>
              <w:jc w:val="center"/>
              <w:rPr>
                <w:sz w:val="20"/>
              </w:rPr>
            </w:pPr>
            <w:r>
              <w:rPr>
                <w:sz w:val="20"/>
              </w:rPr>
              <w:t>826</w:t>
            </w:r>
          </w:p>
        </w:tc>
        <w:tc>
          <w:tcPr>
            <w:tcW w:w="850" w:type="dxa"/>
          </w:tcPr>
          <w:p w:rsidR="00DD7756" w:rsidRDefault="00AD1397">
            <w:pPr>
              <w:pStyle w:val="TableParagraph"/>
              <w:ind w:left="178"/>
              <w:jc w:val="left"/>
              <w:rPr>
                <w:sz w:val="20"/>
              </w:rPr>
            </w:pPr>
            <w:r>
              <w:rPr>
                <w:sz w:val="20"/>
              </w:rPr>
              <w:t>0.254</w:t>
            </w:r>
          </w:p>
        </w:tc>
        <w:tc>
          <w:tcPr>
            <w:tcW w:w="1043" w:type="dxa"/>
          </w:tcPr>
          <w:p w:rsidR="00DD7756" w:rsidRDefault="00AD1397">
            <w:pPr>
              <w:pStyle w:val="TableParagraph"/>
              <w:ind w:left="255"/>
              <w:jc w:val="left"/>
              <w:rPr>
                <w:sz w:val="20"/>
              </w:rPr>
            </w:pPr>
            <w:r>
              <w:rPr>
                <w:sz w:val="20"/>
              </w:rPr>
              <w:t>0.009</w:t>
            </w:r>
          </w:p>
        </w:tc>
        <w:tc>
          <w:tcPr>
            <w:tcW w:w="1083" w:type="dxa"/>
            <w:tcBorders>
              <w:right w:val="single" w:sz="4" w:space="0" w:color="000000"/>
            </w:tcBorders>
          </w:tcPr>
          <w:p w:rsidR="00DD7756" w:rsidRDefault="00AD1397">
            <w:pPr>
              <w:pStyle w:val="TableParagraph"/>
              <w:ind w:right="289"/>
              <w:rPr>
                <w:sz w:val="20"/>
              </w:rPr>
            </w:pPr>
            <w:r>
              <w:rPr>
                <w:w w:val="95"/>
                <w:sz w:val="20"/>
              </w:rPr>
              <w:t>0.736</w:t>
            </w:r>
          </w:p>
        </w:tc>
        <w:tc>
          <w:tcPr>
            <w:tcW w:w="1202" w:type="dxa"/>
            <w:tcBorders>
              <w:left w:val="single" w:sz="4" w:space="0" w:color="000000"/>
            </w:tcBorders>
          </w:tcPr>
          <w:p w:rsidR="00DD7756" w:rsidRDefault="00AD1397">
            <w:pPr>
              <w:pStyle w:val="TableParagraph"/>
              <w:ind w:right="336"/>
              <w:rPr>
                <w:sz w:val="20"/>
              </w:rPr>
            </w:pPr>
            <w:r>
              <w:rPr>
                <w:w w:val="95"/>
                <w:sz w:val="20"/>
              </w:rPr>
              <w:t>823</w:t>
            </w:r>
          </w:p>
        </w:tc>
        <w:tc>
          <w:tcPr>
            <w:tcW w:w="1101"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9"/>
                <w:sz w:val="20"/>
              </w:rPr>
              <w:t>1</w:t>
            </w:r>
          </w:p>
        </w:tc>
        <w:tc>
          <w:tcPr>
            <w:tcW w:w="1180" w:type="dxa"/>
            <w:tcBorders>
              <w:left w:val="single" w:sz="4" w:space="0" w:color="000000"/>
            </w:tcBorders>
          </w:tcPr>
          <w:p w:rsidR="00DD7756" w:rsidRDefault="00AD1397">
            <w:pPr>
              <w:pStyle w:val="TableParagraph"/>
              <w:ind w:right="313"/>
              <w:rPr>
                <w:sz w:val="20"/>
              </w:rPr>
            </w:pPr>
            <w:r>
              <w:rPr>
                <w:w w:val="95"/>
                <w:sz w:val="20"/>
              </w:rPr>
              <w:t>0.737</w:t>
            </w:r>
          </w:p>
        </w:tc>
        <w:tc>
          <w:tcPr>
            <w:tcW w:w="1101" w:type="dxa"/>
          </w:tcPr>
          <w:p w:rsidR="00DD7756" w:rsidRDefault="00AD1397">
            <w:pPr>
              <w:pStyle w:val="TableParagraph"/>
              <w:ind w:right="368"/>
              <w:rPr>
                <w:sz w:val="20"/>
              </w:rPr>
            </w:pPr>
            <w:r>
              <w:rPr>
                <w:w w:val="99"/>
                <w:sz w:val="20"/>
              </w:rPr>
              <w:t>—</w:t>
            </w:r>
          </w:p>
        </w:tc>
        <w:tc>
          <w:tcPr>
            <w:tcW w:w="835" w:type="dxa"/>
          </w:tcPr>
          <w:p w:rsidR="00DD7756" w:rsidRDefault="00AD1397">
            <w:pPr>
              <w:pStyle w:val="TableParagraph"/>
              <w:ind w:right="47"/>
              <w:rPr>
                <w:sz w:val="20"/>
              </w:rPr>
            </w:pPr>
            <w:r>
              <w:rPr>
                <w:w w:val="95"/>
                <w:sz w:val="20"/>
              </w:rPr>
              <w:t>1.000</w:t>
            </w:r>
          </w:p>
        </w:tc>
      </w:tr>
      <w:tr w:rsidR="00DD7756">
        <w:trPr>
          <w:trHeight w:val="255"/>
        </w:trPr>
        <w:tc>
          <w:tcPr>
            <w:tcW w:w="1032" w:type="dxa"/>
            <w:tcBorders>
              <w:right w:val="single" w:sz="4" w:space="0" w:color="000000"/>
            </w:tcBorders>
          </w:tcPr>
          <w:p w:rsidR="00DD7756" w:rsidRDefault="00AD1397">
            <w:pPr>
              <w:pStyle w:val="TableParagraph"/>
              <w:spacing w:line="240" w:lineRule="auto"/>
              <w:ind w:left="50"/>
              <w:jc w:val="left"/>
              <w:rPr>
                <w:sz w:val="20"/>
              </w:rPr>
            </w:pPr>
            <w:r>
              <w:rPr>
                <w:sz w:val="20"/>
              </w:rPr>
              <w:t>important</w:t>
            </w:r>
          </w:p>
        </w:tc>
        <w:tc>
          <w:tcPr>
            <w:tcW w:w="706" w:type="dxa"/>
            <w:tcBorders>
              <w:left w:val="single" w:sz="4" w:space="0" w:color="000000"/>
            </w:tcBorders>
          </w:tcPr>
          <w:p w:rsidR="00DD7756" w:rsidRDefault="00AD1397">
            <w:pPr>
              <w:pStyle w:val="TableParagraph"/>
              <w:spacing w:line="240" w:lineRule="auto"/>
              <w:ind w:left="131" w:right="67"/>
              <w:jc w:val="center"/>
              <w:rPr>
                <w:sz w:val="20"/>
              </w:rPr>
            </w:pPr>
            <w:r>
              <w:rPr>
                <w:sz w:val="20"/>
              </w:rPr>
              <w:t>590</w:t>
            </w:r>
          </w:p>
        </w:tc>
        <w:tc>
          <w:tcPr>
            <w:tcW w:w="850" w:type="dxa"/>
          </w:tcPr>
          <w:p w:rsidR="00DD7756" w:rsidRDefault="00AD1397">
            <w:pPr>
              <w:pStyle w:val="TableParagraph"/>
              <w:spacing w:line="240" w:lineRule="auto"/>
              <w:ind w:left="178"/>
              <w:jc w:val="left"/>
              <w:rPr>
                <w:sz w:val="20"/>
              </w:rPr>
            </w:pPr>
            <w:r>
              <w:rPr>
                <w:sz w:val="20"/>
              </w:rPr>
              <w:t>0.181</w:t>
            </w:r>
          </w:p>
        </w:tc>
        <w:tc>
          <w:tcPr>
            <w:tcW w:w="1043" w:type="dxa"/>
          </w:tcPr>
          <w:p w:rsidR="00DD7756" w:rsidRDefault="00AD1397">
            <w:pPr>
              <w:pStyle w:val="TableParagraph"/>
              <w:spacing w:line="240" w:lineRule="auto"/>
              <w:ind w:left="255"/>
              <w:jc w:val="left"/>
              <w:rPr>
                <w:sz w:val="20"/>
              </w:rPr>
            </w:pPr>
            <w:r>
              <w:rPr>
                <w:sz w:val="20"/>
              </w:rPr>
              <w:t>0.063</w:t>
            </w:r>
          </w:p>
        </w:tc>
        <w:tc>
          <w:tcPr>
            <w:tcW w:w="1083" w:type="dxa"/>
            <w:tcBorders>
              <w:right w:val="single" w:sz="4" w:space="0" w:color="000000"/>
            </w:tcBorders>
          </w:tcPr>
          <w:p w:rsidR="00DD7756" w:rsidRDefault="00AD1397">
            <w:pPr>
              <w:pStyle w:val="TableParagraph"/>
              <w:spacing w:line="240" w:lineRule="auto"/>
              <w:ind w:right="289"/>
              <w:rPr>
                <w:sz w:val="20"/>
              </w:rPr>
            </w:pPr>
            <w:r>
              <w:rPr>
                <w:w w:val="95"/>
                <w:sz w:val="20"/>
              </w:rPr>
              <w:t>0.839</w:t>
            </w:r>
          </w:p>
        </w:tc>
        <w:tc>
          <w:tcPr>
            <w:tcW w:w="1202" w:type="dxa"/>
            <w:tcBorders>
              <w:left w:val="single" w:sz="4" w:space="0" w:color="000000"/>
            </w:tcBorders>
          </w:tcPr>
          <w:p w:rsidR="00DD7756" w:rsidRDefault="00AD1397">
            <w:pPr>
              <w:pStyle w:val="TableParagraph"/>
              <w:spacing w:line="240" w:lineRule="auto"/>
              <w:ind w:right="336"/>
              <w:rPr>
                <w:sz w:val="20"/>
              </w:rPr>
            </w:pPr>
            <w:r>
              <w:rPr>
                <w:w w:val="99"/>
                <w:sz w:val="20"/>
              </w:rPr>
              <w:t>2</w:t>
            </w:r>
          </w:p>
        </w:tc>
        <w:tc>
          <w:tcPr>
            <w:tcW w:w="1101" w:type="dxa"/>
          </w:tcPr>
          <w:p w:rsidR="00DD7756" w:rsidRDefault="00AD1397">
            <w:pPr>
              <w:pStyle w:val="TableParagraph"/>
              <w:spacing w:line="240" w:lineRule="auto"/>
              <w:ind w:right="391"/>
              <w:rPr>
                <w:sz w:val="20"/>
              </w:rPr>
            </w:pPr>
            <w:r>
              <w:rPr>
                <w:w w:val="99"/>
                <w:sz w:val="20"/>
              </w:rPr>
              <w:t>0</w:t>
            </w:r>
          </w:p>
        </w:tc>
        <w:tc>
          <w:tcPr>
            <w:tcW w:w="827" w:type="dxa"/>
            <w:tcBorders>
              <w:right w:val="single" w:sz="4" w:space="0" w:color="000000"/>
            </w:tcBorders>
          </w:tcPr>
          <w:p w:rsidR="00DD7756" w:rsidRDefault="00AD1397">
            <w:pPr>
              <w:pStyle w:val="TableParagraph"/>
              <w:spacing w:line="240" w:lineRule="auto"/>
              <w:ind w:right="56"/>
              <w:rPr>
                <w:sz w:val="20"/>
              </w:rPr>
            </w:pPr>
            <w:r>
              <w:rPr>
                <w:w w:val="95"/>
                <w:sz w:val="20"/>
              </w:rPr>
              <w:t>151</w:t>
            </w:r>
          </w:p>
        </w:tc>
        <w:tc>
          <w:tcPr>
            <w:tcW w:w="1180" w:type="dxa"/>
            <w:tcBorders>
              <w:left w:val="single" w:sz="4" w:space="0" w:color="000000"/>
            </w:tcBorders>
          </w:tcPr>
          <w:p w:rsidR="00DD7756" w:rsidRDefault="00AD1397">
            <w:pPr>
              <w:pStyle w:val="TableParagraph"/>
              <w:spacing w:line="240" w:lineRule="auto"/>
              <w:ind w:right="313"/>
              <w:rPr>
                <w:sz w:val="20"/>
              </w:rPr>
            </w:pPr>
            <w:r>
              <w:rPr>
                <w:w w:val="95"/>
                <w:sz w:val="20"/>
              </w:rPr>
              <w:t>0.999</w:t>
            </w:r>
          </w:p>
        </w:tc>
        <w:tc>
          <w:tcPr>
            <w:tcW w:w="1101" w:type="dxa"/>
          </w:tcPr>
          <w:p w:rsidR="00DD7756" w:rsidRDefault="00AD1397">
            <w:pPr>
              <w:pStyle w:val="TableParagraph"/>
              <w:spacing w:line="240" w:lineRule="auto"/>
              <w:ind w:right="368"/>
              <w:rPr>
                <w:sz w:val="20"/>
              </w:rPr>
            </w:pPr>
            <w:r>
              <w:rPr>
                <w:w w:val="99"/>
                <w:sz w:val="20"/>
              </w:rPr>
              <w:t>—</w:t>
            </w:r>
          </w:p>
        </w:tc>
        <w:tc>
          <w:tcPr>
            <w:tcW w:w="835" w:type="dxa"/>
          </w:tcPr>
          <w:p w:rsidR="00DD7756" w:rsidRDefault="00AD1397">
            <w:pPr>
              <w:pStyle w:val="TableParagraph"/>
              <w:spacing w:line="240" w:lineRule="auto"/>
              <w:ind w:right="47"/>
              <w:rPr>
                <w:sz w:val="20"/>
              </w:rPr>
            </w:pPr>
            <w:r>
              <w:rPr>
                <w:w w:val="95"/>
                <w:sz w:val="20"/>
              </w:rPr>
              <w:t>0.942</w:t>
            </w:r>
          </w:p>
        </w:tc>
      </w:tr>
    </w:tbl>
    <w:p w:rsidR="00DD7756" w:rsidRDefault="00DD7756">
      <w:pPr>
        <w:rPr>
          <w:sz w:val="20"/>
        </w:rPr>
        <w:sectPr w:rsidR="00DD7756">
          <w:footerReference w:type="default" r:id="rId93"/>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83" type="#_x0000_t202" style="position:absolute;margin-left:38.15pt;margin-top:89pt;width:15.65pt;height:135.4pt;z-index:15781888;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82" type="#_x0000_t202" style="position:absolute;margin-left:38.15pt;margin-top:305.65pt;width:15.65pt;height:18.7pt;z-index:15782400;mso-position-horizontal-relative:page;mso-position-vertical-relative:page" filled="f" stroked="f">
            <v:textbox style="layout-flow:vertical" inset="0,0,0,0">
              <w:txbxContent>
                <w:p w:rsidR="00AD1397" w:rsidRDefault="00AD1397">
                  <w:pPr>
                    <w:pStyle w:val="BodyText"/>
                    <w:spacing w:before="19"/>
                    <w:ind w:left="20"/>
                  </w:pPr>
                  <w:r>
                    <w:t>144</w:t>
                  </w:r>
                </w:p>
              </w:txbxContent>
            </v:textbox>
            <w10:wrap anchorx="page" anchory="page"/>
          </v:shape>
        </w:pict>
      </w:r>
      <w:r w:rsidRPr="00DD7756">
        <w:pict>
          <v:shape id="_x0000_s1081" type="#_x0000_t202" style="position:absolute;margin-left:38.15pt;margin-top:511.15pt;width:15.65pt;height:29.9pt;z-index:15782912;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spacing w:before="6"/>
        <w:rPr>
          <w:sz w:val="25"/>
        </w:rPr>
      </w:pPr>
    </w:p>
    <w:p w:rsidR="00DD7756" w:rsidRDefault="00AD1397">
      <w:pPr>
        <w:spacing w:before="99"/>
        <w:ind w:left="3937"/>
      </w:pPr>
      <w:r>
        <w:rPr>
          <w:b/>
        </w:rPr>
        <w:t xml:space="preserve">Table B.1: </w:t>
      </w:r>
      <w:r>
        <w:t>Corpus statistics for the 100-item English sample</w:t>
      </w:r>
    </w:p>
    <w:p w:rsidR="00DD7756" w:rsidRDefault="00DD7756">
      <w:pPr>
        <w:pStyle w:val="BodyText"/>
        <w:spacing w:before="4"/>
        <w:rPr>
          <w:sz w:val="16"/>
        </w:rPr>
      </w:pPr>
      <w:r w:rsidRPr="00DD7756">
        <w:pict>
          <v:shape id="_x0000_s1080" style="position:absolute;margin-left:121.5pt;margin-top:11.8pt;width:549.05pt;height:.1pt;z-index:-15675904;mso-wrap-distance-left:0;mso-wrap-distance-right:0;mso-position-horizontal-relative:page" coordorigin="2430,236" coordsize="10981,0" path="m2430,236r10980,e" filled="f" strokeweight=".33739mm">
            <v:path arrowok="t"/>
            <w10:wrap type="topAndBottom" anchorx="page"/>
          </v:shape>
        </w:pict>
      </w:r>
    </w:p>
    <w:p w:rsidR="00DD7756" w:rsidRDefault="00DD775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41"/>
        <w:gridCol w:w="3681"/>
        <w:gridCol w:w="3130"/>
        <w:gridCol w:w="3126"/>
      </w:tblGrid>
      <w:tr w:rsidR="00DD7756">
        <w:trPr>
          <w:trHeight w:val="517"/>
        </w:trPr>
        <w:tc>
          <w:tcPr>
            <w:tcW w:w="1041"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rsidR="00DD7756" w:rsidRDefault="00AD1397">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rsidR="00DD7756" w:rsidRDefault="00AD1397">
            <w:pPr>
              <w:pStyle w:val="TableParagraph"/>
              <w:spacing w:before="0" w:line="217" w:lineRule="exact"/>
              <w:ind w:left="108" w:right="93"/>
              <w:jc w:val="center"/>
              <w:rPr>
                <w:sz w:val="20"/>
              </w:rPr>
            </w:pPr>
            <w:r>
              <w:rPr>
                <w:sz w:val="20"/>
              </w:rPr>
              <w:t>Frequencies</w:t>
            </w:r>
          </w:p>
          <w:p w:rsidR="00DD7756" w:rsidRDefault="00AD1397">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rsidR="00DD7756" w:rsidRDefault="00AD1397">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2"/>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127" w:type="dxa"/>
        <w:tblLayout w:type="fixed"/>
        <w:tblCellMar>
          <w:left w:w="0" w:type="dxa"/>
          <w:right w:w="0" w:type="dxa"/>
        </w:tblCellMar>
        <w:tblLook w:val="01E0"/>
      </w:tblPr>
      <w:tblGrid>
        <w:gridCol w:w="1032"/>
        <w:gridCol w:w="660"/>
        <w:gridCol w:w="896"/>
        <w:gridCol w:w="1043"/>
        <w:gridCol w:w="1083"/>
        <w:gridCol w:w="1156"/>
        <w:gridCol w:w="1148"/>
        <w:gridCol w:w="827"/>
        <w:gridCol w:w="1180"/>
        <w:gridCol w:w="1101"/>
        <w:gridCol w:w="835"/>
      </w:tblGrid>
      <w:tr w:rsidR="00DD7756">
        <w:trPr>
          <w:trHeight w:val="233"/>
        </w:trPr>
        <w:tc>
          <w:tcPr>
            <w:tcW w:w="1032" w:type="dxa"/>
            <w:tcBorders>
              <w:right w:val="single" w:sz="4" w:space="0" w:color="000000"/>
            </w:tcBorders>
          </w:tcPr>
          <w:p w:rsidR="00DD7756" w:rsidRDefault="00AD1397">
            <w:pPr>
              <w:pStyle w:val="TableParagraph"/>
              <w:spacing w:before="0" w:line="213" w:lineRule="exact"/>
              <w:ind w:left="50"/>
              <w:jc w:val="left"/>
              <w:rPr>
                <w:sz w:val="20"/>
              </w:rPr>
            </w:pPr>
            <w:r>
              <w:rPr>
                <w:sz w:val="20"/>
              </w:rPr>
              <w:t>job</w:t>
            </w:r>
          </w:p>
        </w:tc>
        <w:tc>
          <w:tcPr>
            <w:tcW w:w="660" w:type="dxa"/>
            <w:tcBorders>
              <w:left w:val="single" w:sz="4" w:space="0" w:color="000000"/>
            </w:tcBorders>
          </w:tcPr>
          <w:p w:rsidR="00DD7756" w:rsidRDefault="00AD1397">
            <w:pPr>
              <w:pStyle w:val="TableParagraph"/>
              <w:spacing w:before="0" w:line="213" w:lineRule="exact"/>
              <w:ind w:right="131"/>
              <w:rPr>
                <w:sz w:val="20"/>
              </w:rPr>
            </w:pPr>
            <w:r>
              <w:rPr>
                <w:w w:val="95"/>
                <w:sz w:val="20"/>
              </w:rPr>
              <w:t>1283</w:t>
            </w:r>
          </w:p>
        </w:tc>
        <w:tc>
          <w:tcPr>
            <w:tcW w:w="896" w:type="dxa"/>
          </w:tcPr>
          <w:p w:rsidR="00DD7756" w:rsidRDefault="00AD1397">
            <w:pPr>
              <w:pStyle w:val="TableParagraph"/>
              <w:spacing w:before="0" w:line="213" w:lineRule="exact"/>
              <w:ind w:right="254"/>
              <w:rPr>
                <w:sz w:val="20"/>
              </w:rPr>
            </w:pPr>
            <w:r>
              <w:rPr>
                <w:w w:val="95"/>
                <w:sz w:val="20"/>
              </w:rPr>
              <w:t>0.394</w:t>
            </w:r>
          </w:p>
        </w:tc>
        <w:tc>
          <w:tcPr>
            <w:tcW w:w="1043" w:type="dxa"/>
          </w:tcPr>
          <w:p w:rsidR="00DD7756" w:rsidRDefault="00AD1397">
            <w:pPr>
              <w:pStyle w:val="TableParagraph"/>
              <w:spacing w:before="0" w:line="213" w:lineRule="exact"/>
              <w:ind w:left="255"/>
              <w:jc w:val="left"/>
              <w:rPr>
                <w:sz w:val="20"/>
              </w:rPr>
            </w:pPr>
            <w:r>
              <w:rPr>
                <w:sz w:val="20"/>
              </w:rPr>
              <w:t>0.239</w:t>
            </w:r>
          </w:p>
        </w:tc>
        <w:tc>
          <w:tcPr>
            <w:tcW w:w="1083" w:type="dxa"/>
            <w:tcBorders>
              <w:right w:val="single" w:sz="4" w:space="0" w:color="000000"/>
            </w:tcBorders>
          </w:tcPr>
          <w:p w:rsidR="00DD7756" w:rsidRDefault="00AD1397">
            <w:pPr>
              <w:pStyle w:val="TableParagraph"/>
              <w:spacing w:before="0" w:line="213" w:lineRule="exact"/>
              <w:ind w:right="289"/>
              <w:rPr>
                <w:sz w:val="20"/>
              </w:rPr>
            </w:pPr>
            <w:r>
              <w:rPr>
                <w:w w:val="95"/>
                <w:sz w:val="20"/>
              </w:rPr>
              <w:t>0.693</w:t>
            </w:r>
          </w:p>
        </w:tc>
        <w:tc>
          <w:tcPr>
            <w:tcW w:w="1156" w:type="dxa"/>
            <w:tcBorders>
              <w:left w:val="single" w:sz="4" w:space="0" w:color="000000"/>
            </w:tcBorders>
          </w:tcPr>
          <w:p w:rsidR="00DD7756" w:rsidRDefault="00AD1397">
            <w:pPr>
              <w:pStyle w:val="TableParagraph"/>
              <w:spacing w:before="0" w:line="213" w:lineRule="exact"/>
              <w:ind w:right="290"/>
              <w:rPr>
                <w:sz w:val="20"/>
              </w:rPr>
            </w:pPr>
            <w:r>
              <w:rPr>
                <w:w w:val="95"/>
                <w:sz w:val="20"/>
              </w:rPr>
              <w:t>1185</w:t>
            </w:r>
          </w:p>
        </w:tc>
        <w:tc>
          <w:tcPr>
            <w:tcW w:w="1148" w:type="dxa"/>
          </w:tcPr>
          <w:p w:rsidR="00DD7756" w:rsidRDefault="00AD1397">
            <w:pPr>
              <w:pStyle w:val="TableParagraph"/>
              <w:spacing w:before="0" w:line="213" w:lineRule="exact"/>
              <w:ind w:right="392"/>
              <w:rPr>
                <w:sz w:val="20"/>
              </w:rPr>
            </w:pPr>
            <w:r>
              <w:rPr>
                <w:w w:val="99"/>
                <w:sz w:val="20"/>
              </w:rPr>
              <w:t>0</w:t>
            </w:r>
          </w:p>
        </w:tc>
        <w:tc>
          <w:tcPr>
            <w:tcW w:w="827" w:type="dxa"/>
            <w:tcBorders>
              <w:right w:val="single" w:sz="4" w:space="0" w:color="000000"/>
            </w:tcBorders>
          </w:tcPr>
          <w:p w:rsidR="00DD7756" w:rsidRDefault="00AD1397">
            <w:pPr>
              <w:pStyle w:val="TableParagraph"/>
              <w:spacing w:before="0" w:line="213" w:lineRule="exact"/>
              <w:ind w:right="57"/>
              <w:rPr>
                <w:sz w:val="20"/>
              </w:rPr>
            </w:pPr>
            <w:r>
              <w:rPr>
                <w:w w:val="95"/>
                <w:sz w:val="20"/>
              </w:rPr>
              <w:t>94</w:t>
            </w:r>
          </w:p>
        </w:tc>
        <w:tc>
          <w:tcPr>
            <w:tcW w:w="1180" w:type="dxa"/>
            <w:tcBorders>
              <w:left w:val="single" w:sz="4" w:space="0" w:color="000000"/>
            </w:tcBorders>
          </w:tcPr>
          <w:p w:rsidR="00DD7756" w:rsidRDefault="00AD1397">
            <w:pPr>
              <w:pStyle w:val="TableParagraph"/>
              <w:spacing w:before="0" w:line="213" w:lineRule="exact"/>
              <w:ind w:right="314"/>
              <w:rPr>
                <w:sz w:val="20"/>
              </w:rPr>
            </w:pPr>
            <w:r>
              <w:rPr>
                <w:w w:val="95"/>
                <w:sz w:val="20"/>
              </w:rPr>
              <w:t>0.701</w:t>
            </w:r>
          </w:p>
        </w:tc>
        <w:tc>
          <w:tcPr>
            <w:tcW w:w="1101" w:type="dxa"/>
          </w:tcPr>
          <w:p w:rsidR="00DD7756" w:rsidRDefault="00AD1397">
            <w:pPr>
              <w:pStyle w:val="TableParagraph"/>
              <w:spacing w:before="0" w:line="213" w:lineRule="exact"/>
              <w:ind w:right="369"/>
              <w:rPr>
                <w:sz w:val="20"/>
              </w:rPr>
            </w:pPr>
            <w:r>
              <w:rPr>
                <w:w w:val="99"/>
                <w:sz w:val="20"/>
              </w:rPr>
              <w:t>—</w:t>
            </w:r>
          </w:p>
        </w:tc>
        <w:tc>
          <w:tcPr>
            <w:tcW w:w="835" w:type="dxa"/>
          </w:tcPr>
          <w:p w:rsidR="00DD7756" w:rsidRDefault="00AD1397">
            <w:pPr>
              <w:pStyle w:val="TableParagraph"/>
              <w:spacing w:before="0" w:line="213" w:lineRule="exact"/>
              <w:ind w:right="48"/>
              <w:rPr>
                <w:sz w:val="20"/>
              </w:rPr>
            </w:pPr>
            <w:r>
              <w:rPr>
                <w:w w:val="95"/>
                <w:sz w:val="20"/>
              </w:rPr>
              <w:t>0.971</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know</w:t>
            </w:r>
          </w:p>
        </w:tc>
        <w:tc>
          <w:tcPr>
            <w:tcW w:w="660" w:type="dxa"/>
            <w:tcBorders>
              <w:left w:val="single" w:sz="4" w:space="0" w:color="000000"/>
            </w:tcBorders>
          </w:tcPr>
          <w:p w:rsidR="00DD7756" w:rsidRDefault="00AD1397">
            <w:pPr>
              <w:pStyle w:val="TableParagraph"/>
              <w:ind w:right="131"/>
              <w:rPr>
                <w:sz w:val="20"/>
              </w:rPr>
            </w:pPr>
            <w:r>
              <w:rPr>
                <w:w w:val="95"/>
                <w:sz w:val="20"/>
              </w:rPr>
              <w:t>44687</w:t>
            </w:r>
          </w:p>
        </w:tc>
        <w:tc>
          <w:tcPr>
            <w:tcW w:w="896" w:type="dxa"/>
          </w:tcPr>
          <w:p w:rsidR="00DD7756" w:rsidRDefault="00AD1397">
            <w:pPr>
              <w:pStyle w:val="TableParagraph"/>
              <w:ind w:right="254"/>
              <w:rPr>
                <w:sz w:val="20"/>
              </w:rPr>
            </w:pPr>
            <w:r>
              <w:rPr>
                <w:w w:val="95"/>
                <w:sz w:val="20"/>
              </w:rPr>
              <w:t>13.729</w:t>
            </w:r>
          </w:p>
        </w:tc>
        <w:tc>
          <w:tcPr>
            <w:tcW w:w="1043" w:type="dxa"/>
          </w:tcPr>
          <w:p w:rsidR="00DD7756" w:rsidRDefault="00AD1397">
            <w:pPr>
              <w:pStyle w:val="TableParagraph"/>
              <w:ind w:left="255"/>
              <w:jc w:val="left"/>
              <w:rPr>
                <w:sz w:val="20"/>
              </w:rPr>
            </w:pPr>
            <w:r>
              <w:rPr>
                <w:sz w:val="20"/>
              </w:rPr>
              <w:t>0.030</w:t>
            </w:r>
          </w:p>
        </w:tc>
        <w:tc>
          <w:tcPr>
            <w:tcW w:w="1083" w:type="dxa"/>
            <w:tcBorders>
              <w:right w:val="single" w:sz="4" w:space="0" w:color="000000"/>
            </w:tcBorders>
          </w:tcPr>
          <w:p w:rsidR="00DD7756" w:rsidRDefault="00AD1397">
            <w:pPr>
              <w:pStyle w:val="TableParagraph"/>
              <w:ind w:right="289"/>
              <w:rPr>
                <w:sz w:val="20"/>
              </w:rPr>
            </w:pPr>
            <w:r>
              <w:rPr>
                <w:w w:val="95"/>
                <w:sz w:val="20"/>
              </w:rPr>
              <w:t>0.214</w:t>
            </w:r>
          </w:p>
        </w:tc>
        <w:tc>
          <w:tcPr>
            <w:tcW w:w="1156" w:type="dxa"/>
            <w:tcBorders>
              <w:left w:val="single" w:sz="4" w:space="0" w:color="000000"/>
            </w:tcBorders>
          </w:tcPr>
          <w:p w:rsidR="00DD7756" w:rsidRDefault="00AD1397">
            <w:pPr>
              <w:pStyle w:val="TableParagraph"/>
              <w:ind w:right="290"/>
              <w:rPr>
                <w:sz w:val="20"/>
              </w:rPr>
            </w:pPr>
            <w:r>
              <w:rPr>
                <w:w w:val="99"/>
                <w:sz w:val="20"/>
              </w:rPr>
              <w:t>7</w:t>
            </w:r>
          </w:p>
        </w:tc>
        <w:tc>
          <w:tcPr>
            <w:tcW w:w="1148" w:type="dxa"/>
          </w:tcPr>
          <w:p w:rsidR="00DD7756" w:rsidRDefault="00AD1397">
            <w:pPr>
              <w:pStyle w:val="TableParagraph"/>
              <w:ind w:right="392"/>
              <w:rPr>
                <w:sz w:val="20"/>
              </w:rPr>
            </w:pPr>
            <w:r>
              <w:rPr>
                <w:w w:val="95"/>
                <w:sz w:val="20"/>
              </w:rPr>
              <w:t>11496</w:t>
            </w:r>
          </w:p>
        </w:tc>
        <w:tc>
          <w:tcPr>
            <w:tcW w:w="827" w:type="dxa"/>
            <w:tcBorders>
              <w:right w:val="single" w:sz="4" w:space="0" w:color="000000"/>
            </w:tcBorders>
          </w:tcPr>
          <w:p w:rsidR="00DD7756" w:rsidRDefault="00AD1397">
            <w:pPr>
              <w:pStyle w:val="TableParagraph"/>
              <w:ind w:right="57"/>
              <w:rPr>
                <w:sz w:val="20"/>
              </w:rPr>
            </w:pPr>
            <w:r>
              <w:rPr>
                <w:w w:val="95"/>
                <w:sz w:val="20"/>
              </w:rPr>
              <w:t>51</w:t>
            </w:r>
          </w:p>
        </w:tc>
        <w:tc>
          <w:tcPr>
            <w:tcW w:w="1180" w:type="dxa"/>
            <w:tcBorders>
              <w:left w:val="single" w:sz="4" w:space="0" w:color="000000"/>
            </w:tcBorders>
          </w:tcPr>
          <w:p w:rsidR="00DD7756" w:rsidRDefault="00AD1397">
            <w:pPr>
              <w:pStyle w:val="TableParagraph"/>
              <w:ind w:right="314"/>
              <w:rPr>
                <w:sz w:val="20"/>
              </w:rPr>
            </w:pPr>
            <w:r>
              <w:rPr>
                <w:w w:val="95"/>
                <w:sz w:val="20"/>
              </w:rPr>
              <w:t>0.998</w:t>
            </w:r>
          </w:p>
        </w:tc>
        <w:tc>
          <w:tcPr>
            <w:tcW w:w="1101" w:type="dxa"/>
          </w:tcPr>
          <w:p w:rsidR="00DD7756" w:rsidRDefault="00AD1397">
            <w:pPr>
              <w:pStyle w:val="TableParagraph"/>
              <w:ind w:right="369"/>
              <w:rPr>
                <w:sz w:val="20"/>
              </w:rPr>
            </w:pPr>
            <w:r>
              <w:rPr>
                <w:w w:val="95"/>
                <w:sz w:val="20"/>
              </w:rPr>
              <w:t>0.265</w:t>
            </w:r>
          </w:p>
        </w:tc>
        <w:tc>
          <w:tcPr>
            <w:tcW w:w="835" w:type="dxa"/>
          </w:tcPr>
          <w:p w:rsidR="00DD7756" w:rsidRDefault="00AD1397">
            <w:pPr>
              <w:pStyle w:val="TableParagraph"/>
              <w:ind w:right="48"/>
              <w:rPr>
                <w:sz w:val="20"/>
              </w:rPr>
            </w:pPr>
            <w:r>
              <w:rPr>
                <w:w w:val="95"/>
                <w:sz w:val="20"/>
              </w:rPr>
              <w:t>0.977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large</w:t>
            </w:r>
          </w:p>
        </w:tc>
        <w:tc>
          <w:tcPr>
            <w:tcW w:w="660" w:type="dxa"/>
            <w:tcBorders>
              <w:left w:val="single" w:sz="4" w:space="0" w:color="000000"/>
            </w:tcBorders>
          </w:tcPr>
          <w:p w:rsidR="00DD7756" w:rsidRDefault="00AD1397">
            <w:pPr>
              <w:pStyle w:val="TableParagraph"/>
              <w:ind w:right="131"/>
              <w:rPr>
                <w:sz w:val="20"/>
              </w:rPr>
            </w:pPr>
            <w:r>
              <w:rPr>
                <w:w w:val="95"/>
                <w:sz w:val="20"/>
              </w:rPr>
              <w:t>509</w:t>
            </w:r>
          </w:p>
        </w:tc>
        <w:tc>
          <w:tcPr>
            <w:tcW w:w="896" w:type="dxa"/>
          </w:tcPr>
          <w:p w:rsidR="00DD7756" w:rsidRDefault="00AD1397">
            <w:pPr>
              <w:pStyle w:val="TableParagraph"/>
              <w:ind w:right="254"/>
              <w:rPr>
                <w:sz w:val="20"/>
              </w:rPr>
            </w:pPr>
            <w:r>
              <w:rPr>
                <w:w w:val="95"/>
                <w:sz w:val="20"/>
              </w:rPr>
              <w:t>0.156</w:t>
            </w:r>
          </w:p>
        </w:tc>
        <w:tc>
          <w:tcPr>
            <w:tcW w:w="1043" w:type="dxa"/>
          </w:tcPr>
          <w:p w:rsidR="00DD7756" w:rsidRDefault="00AD1397">
            <w:pPr>
              <w:pStyle w:val="TableParagraph"/>
              <w:ind w:left="255"/>
              <w:jc w:val="left"/>
              <w:rPr>
                <w:sz w:val="20"/>
              </w:rPr>
            </w:pPr>
            <w:r>
              <w:rPr>
                <w:sz w:val="20"/>
              </w:rPr>
              <w:t>0.042</w:t>
            </w:r>
          </w:p>
        </w:tc>
        <w:tc>
          <w:tcPr>
            <w:tcW w:w="1083" w:type="dxa"/>
            <w:tcBorders>
              <w:right w:val="single" w:sz="4" w:space="0" w:color="000000"/>
            </w:tcBorders>
          </w:tcPr>
          <w:p w:rsidR="00DD7756" w:rsidRDefault="00AD1397">
            <w:pPr>
              <w:pStyle w:val="TableParagraph"/>
              <w:ind w:right="289"/>
              <w:rPr>
                <w:sz w:val="20"/>
              </w:rPr>
            </w:pPr>
            <w:r>
              <w:rPr>
                <w:w w:val="95"/>
                <w:sz w:val="20"/>
              </w:rPr>
              <w:t>0.845</w:t>
            </w:r>
          </w:p>
        </w:tc>
        <w:tc>
          <w:tcPr>
            <w:tcW w:w="1156" w:type="dxa"/>
            <w:tcBorders>
              <w:left w:val="single" w:sz="4" w:space="0" w:color="000000"/>
            </w:tcBorders>
          </w:tcPr>
          <w:p w:rsidR="00DD7756" w:rsidRDefault="00AD1397">
            <w:pPr>
              <w:pStyle w:val="TableParagraph"/>
              <w:ind w:right="290"/>
              <w:rPr>
                <w:sz w:val="20"/>
              </w:rPr>
            </w:pPr>
            <w:r>
              <w:rPr>
                <w:w w:val="99"/>
                <w:sz w:val="20"/>
              </w:rPr>
              <w:t>2</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5"/>
                <w:sz w:val="20"/>
              </w:rPr>
              <w:t>428</w:t>
            </w:r>
          </w:p>
        </w:tc>
        <w:tc>
          <w:tcPr>
            <w:tcW w:w="1180" w:type="dxa"/>
            <w:tcBorders>
              <w:left w:val="single" w:sz="4" w:space="0" w:color="000000"/>
            </w:tcBorders>
          </w:tcPr>
          <w:p w:rsidR="00DD7756" w:rsidRDefault="00AD1397">
            <w:pPr>
              <w:pStyle w:val="TableParagraph"/>
              <w:ind w:right="314"/>
              <w:rPr>
                <w:sz w:val="20"/>
              </w:rPr>
            </w:pPr>
            <w:r>
              <w:rPr>
                <w:w w:val="95"/>
                <w:sz w:val="20"/>
              </w:rPr>
              <w:t>0.999</w:t>
            </w:r>
          </w:p>
        </w:tc>
        <w:tc>
          <w:tcPr>
            <w:tcW w:w="1101" w:type="dxa"/>
          </w:tcPr>
          <w:p w:rsidR="00DD7756" w:rsidRDefault="00AD1397">
            <w:pPr>
              <w:pStyle w:val="TableParagraph"/>
              <w:ind w:right="369"/>
              <w:rPr>
                <w:sz w:val="20"/>
              </w:rPr>
            </w:pPr>
            <w:r>
              <w:rPr>
                <w:w w:val="95"/>
                <w:sz w:val="20"/>
              </w:rPr>
              <w:t>0.999</w:t>
            </w:r>
          </w:p>
        </w:tc>
        <w:tc>
          <w:tcPr>
            <w:tcW w:w="835" w:type="dxa"/>
          </w:tcPr>
          <w:p w:rsidR="00DD7756" w:rsidRDefault="00AD1397">
            <w:pPr>
              <w:pStyle w:val="TableParagraph"/>
              <w:ind w:right="48"/>
              <w:rPr>
                <w:sz w:val="20"/>
              </w:rPr>
            </w:pPr>
            <w:r>
              <w:rPr>
                <w:w w:val="95"/>
                <w:sz w:val="20"/>
              </w:rPr>
              <w:t>0.868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like</w:t>
            </w:r>
          </w:p>
        </w:tc>
        <w:tc>
          <w:tcPr>
            <w:tcW w:w="660" w:type="dxa"/>
            <w:tcBorders>
              <w:left w:val="single" w:sz="4" w:space="0" w:color="000000"/>
            </w:tcBorders>
          </w:tcPr>
          <w:p w:rsidR="00DD7756" w:rsidRDefault="00AD1397">
            <w:pPr>
              <w:pStyle w:val="TableParagraph"/>
              <w:ind w:right="131"/>
              <w:rPr>
                <w:sz w:val="20"/>
              </w:rPr>
            </w:pPr>
            <w:r>
              <w:rPr>
                <w:w w:val="95"/>
                <w:sz w:val="20"/>
              </w:rPr>
              <w:t>3768</w:t>
            </w:r>
          </w:p>
        </w:tc>
        <w:tc>
          <w:tcPr>
            <w:tcW w:w="896" w:type="dxa"/>
          </w:tcPr>
          <w:p w:rsidR="00DD7756" w:rsidRDefault="00AD1397">
            <w:pPr>
              <w:pStyle w:val="TableParagraph"/>
              <w:ind w:right="254"/>
              <w:rPr>
                <w:sz w:val="20"/>
              </w:rPr>
            </w:pPr>
            <w:r>
              <w:rPr>
                <w:w w:val="95"/>
                <w:sz w:val="20"/>
              </w:rPr>
              <w:t>1.158</w:t>
            </w:r>
          </w:p>
        </w:tc>
        <w:tc>
          <w:tcPr>
            <w:tcW w:w="1043" w:type="dxa"/>
          </w:tcPr>
          <w:p w:rsidR="00DD7756" w:rsidRDefault="00AD1397">
            <w:pPr>
              <w:pStyle w:val="TableParagraph"/>
              <w:ind w:left="255"/>
              <w:jc w:val="left"/>
              <w:rPr>
                <w:sz w:val="20"/>
              </w:rPr>
            </w:pPr>
            <w:r>
              <w:rPr>
                <w:sz w:val="20"/>
              </w:rPr>
              <w:t>0.003</w:t>
            </w:r>
          </w:p>
        </w:tc>
        <w:tc>
          <w:tcPr>
            <w:tcW w:w="1083" w:type="dxa"/>
            <w:tcBorders>
              <w:right w:val="single" w:sz="4" w:space="0" w:color="000000"/>
            </w:tcBorders>
          </w:tcPr>
          <w:p w:rsidR="00DD7756" w:rsidRDefault="00AD1397">
            <w:pPr>
              <w:pStyle w:val="TableParagraph"/>
              <w:ind w:right="289"/>
              <w:rPr>
                <w:sz w:val="20"/>
              </w:rPr>
            </w:pPr>
            <w:r>
              <w:rPr>
                <w:w w:val="95"/>
                <w:sz w:val="20"/>
              </w:rPr>
              <w:t>0.447</w:t>
            </w:r>
          </w:p>
        </w:tc>
        <w:tc>
          <w:tcPr>
            <w:tcW w:w="1156" w:type="dxa"/>
            <w:tcBorders>
              <w:left w:val="single" w:sz="4" w:space="0" w:color="000000"/>
            </w:tcBorders>
          </w:tcPr>
          <w:p w:rsidR="00DD7756" w:rsidRDefault="00AD1397">
            <w:pPr>
              <w:pStyle w:val="TableParagraph"/>
              <w:ind w:right="290"/>
              <w:rPr>
                <w:sz w:val="20"/>
              </w:rPr>
            </w:pPr>
            <w:r>
              <w:rPr>
                <w:w w:val="99"/>
                <w:sz w:val="20"/>
              </w:rPr>
              <w:t>1</w:t>
            </w:r>
          </w:p>
        </w:tc>
        <w:tc>
          <w:tcPr>
            <w:tcW w:w="1148" w:type="dxa"/>
          </w:tcPr>
          <w:p w:rsidR="00DD7756" w:rsidRDefault="00AD1397">
            <w:pPr>
              <w:pStyle w:val="TableParagraph"/>
              <w:ind w:right="392"/>
              <w:rPr>
                <w:sz w:val="20"/>
              </w:rPr>
            </w:pPr>
            <w:r>
              <w:rPr>
                <w:w w:val="95"/>
                <w:sz w:val="20"/>
              </w:rPr>
              <w:t>3105</w:t>
            </w:r>
          </w:p>
        </w:tc>
        <w:tc>
          <w:tcPr>
            <w:tcW w:w="827" w:type="dxa"/>
            <w:tcBorders>
              <w:right w:val="single" w:sz="4" w:space="0" w:color="000000"/>
            </w:tcBorders>
          </w:tcPr>
          <w:p w:rsidR="00DD7756" w:rsidRDefault="00AD1397">
            <w:pPr>
              <w:pStyle w:val="TableParagraph"/>
              <w:ind w:right="57"/>
              <w:rPr>
                <w:sz w:val="20"/>
              </w:rPr>
            </w:pPr>
            <w:r>
              <w:rPr>
                <w:w w:val="99"/>
                <w:sz w:val="20"/>
              </w:rPr>
              <w:t>0</w:t>
            </w:r>
          </w:p>
        </w:tc>
        <w:tc>
          <w:tcPr>
            <w:tcW w:w="1180" w:type="dxa"/>
            <w:tcBorders>
              <w:left w:val="single" w:sz="4" w:space="0" w:color="000000"/>
            </w:tcBorders>
          </w:tcPr>
          <w:p w:rsidR="00DD7756" w:rsidRDefault="00AD1397">
            <w:pPr>
              <w:pStyle w:val="TableParagraph"/>
              <w:ind w:right="314"/>
              <w:rPr>
                <w:sz w:val="20"/>
              </w:rPr>
            </w:pPr>
            <w:r>
              <w:rPr>
                <w:w w:val="95"/>
                <w:sz w:val="20"/>
              </w:rPr>
              <w:t>0.999</w:t>
            </w:r>
          </w:p>
        </w:tc>
        <w:tc>
          <w:tcPr>
            <w:tcW w:w="1101" w:type="dxa"/>
          </w:tcPr>
          <w:p w:rsidR="00DD7756" w:rsidRDefault="00AD1397">
            <w:pPr>
              <w:pStyle w:val="TableParagraph"/>
              <w:ind w:right="369"/>
              <w:rPr>
                <w:sz w:val="20"/>
              </w:rPr>
            </w:pPr>
            <w:r>
              <w:rPr>
                <w:w w:val="95"/>
                <w:sz w:val="20"/>
              </w:rPr>
              <w:t>0.505</w:t>
            </w:r>
          </w:p>
        </w:tc>
        <w:tc>
          <w:tcPr>
            <w:tcW w:w="835" w:type="dxa"/>
          </w:tcPr>
          <w:p w:rsidR="00DD7756" w:rsidRDefault="00AD1397">
            <w:pPr>
              <w:pStyle w:val="TableParagraph"/>
              <w:ind w:right="48"/>
              <w:rPr>
                <w:sz w:val="20"/>
              </w:rPr>
            </w:pPr>
            <w:r>
              <w:rPr>
                <w:w w:val="99"/>
                <w:sz w:val="20"/>
              </w:rPr>
              <w:t>—</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little</w:t>
            </w:r>
          </w:p>
        </w:tc>
        <w:tc>
          <w:tcPr>
            <w:tcW w:w="660" w:type="dxa"/>
            <w:tcBorders>
              <w:left w:val="single" w:sz="4" w:space="0" w:color="000000"/>
            </w:tcBorders>
          </w:tcPr>
          <w:p w:rsidR="00DD7756" w:rsidRDefault="00AD1397">
            <w:pPr>
              <w:pStyle w:val="TableParagraph"/>
              <w:ind w:right="131"/>
              <w:rPr>
                <w:sz w:val="20"/>
              </w:rPr>
            </w:pPr>
            <w:r>
              <w:rPr>
                <w:w w:val="95"/>
                <w:sz w:val="20"/>
              </w:rPr>
              <w:t>5657</w:t>
            </w:r>
          </w:p>
        </w:tc>
        <w:tc>
          <w:tcPr>
            <w:tcW w:w="896" w:type="dxa"/>
          </w:tcPr>
          <w:p w:rsidR="00DD7756" w:rsidRDefault="00AD1397">
            <w:pPr>
              <w:pStyle w:val="TableParagraph"/>
              <w:ind w:right="254"/>
              <w:rPr>
                <w:sz w:val="20"/>
              </w:rPr>
            </w:pPr>
            <w:r>
              <w:rPr>
                <w:w w:val="95"/>
                <w:sz w:val="20"/>
              </w:rPr>
              <w:t>1.738</w:t>
            </w:r>
          </w:p>
        </w:tc>
        <w:tc>
          <w:tcPr>
            <w:tcW w:w="1043" w:type="dxa"/>
          </w:tcPr>
          <w:p w:rsidR="00DD7756" w:rsidRDefault="00AD1397">
            <w:pPr>
              <w:pStyle w:val="TableParagraph"/>
              <w:ind w:left="255"/>
              <w:jc w:val="left"/>
              <w:rPr>
                <w:sz w:val="20"/>
              </w:rPr>
            </w:pPr>
            <w:r>
              <w:rPr>
                <w:sz w:val="20"/>
              </w:rPr>
              <w:t>0.511</w:t>
            </w:r>
          </w:p>
        </w:tc>
        <w:tc>
          <w:tcPr>
            <w:tcW w:w="1083" w:type="dxa"/>
            <w:tcBorders>
              <w:right w:val="single" w:sz="4" w:space="0" w:color="000000"/>
            </w:tcBorders>
          </w:tcPr>
          <w:p w:rsidR="00DD7756" w:rsidRDefault="00AD1397">
            <w:pPr>
              <w:pStyle w:val="TableParagraph"/>
              <w:ind w:right="289"/>
              <w:rPr>
                <w:sz w:val="20"/>
              </w:rPr>
            </w:pPr>
            <w:r>
              <w:rPr>
                <w:w w:val="95"/>
                <w:sz w:val="20"/>
              </w:rPr>
              <w:t>0.362</w:t>
            </w:r>
          </w:p>
        </w:tc>
        <w:tc>
          <w:tcPr>
            <w:tcW w:w="1156" w:type="dxa"/>
            <w:tcBorders>
              <w:left w:val="single" w:sz="4" w:space="0" w:color="000000"/>
            </w:tcBorders>
          </w:tcPr>
          <w:p w:rsidR="00DD7756" w:rsidRDefault="00AD1397">
            <w:pPr>
              <w:pStyle w:val="TableParagraph"/>
              <w:ind w:right="290"/>
              <w:rPr>
                <w:sz w:val="20"/>
              </w:rPr>
            </w:pPr>
            <w:r>
              <w:rPr>
                <w:w w:val="95"/>
                <w:sz w:val="20"/>
              </w:rPr>
              <w:t>1345</w:t>
            </w:r>
          </w:p>
        </w:tc>
        <w:tc>
          <w:tcPr>
            <w:tcW w:w="1148" w:type="dxa"/>
          </w:tcPr>
          <w:p w:rsidR="00DD7756" w:rsidRDefault="00AD1397">
            <w:pPr>
              <w:pStyle w:val="TableParagraph"/>
              <w:ind w:right="392"/>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5"/>
                <w:sz w:val="20"/>
              </w:rPr>
              <w:t>4062</w:t>
            </w:r>
          </w:p>
        </w:tc>
        <w:tc>
          <w:tcPr>
            <w:tcW w:w="1180" w:type="dxa"/>
            <w:tcBorders>
              <w:left w:val="single" w:sz="4" w:space="0" w:color="000000"/>
            </w:tcBorders>
          </w:tcPr>
          <w:p w:rsidR="00DD7756" w:rsidRDefault="00AD1397">
            <w:pPr>
              <w:pStyle w:val="TableParagraph"/>
              <w:ind w:right="314"/>
              <w:rPr>
                <w:sz w:val="20"/>
              </w:rPr>
            </w:pPr>
            <w:r>
              <w:rPr>
                <w:w w:val="95"/>
                <w:sz w:val="20"/>
              </w:rPr>
              <w:t>0.610</w:t>
            </w:r>
          </w:p>
        </w:tc>
        <w:tc>
          <w:tcPr>
            <w:tcW w:w="1101" w:type="dxa"/>
          </w:tcPr>
          <w:p w:rsidR="00DD7756" w:rsidRDefault="00AD1397">
            <w:pPr>
              <w:pStyle w:val="TableParagraph"/>
              <w:ind w:right="369"/>
              <w:rPr>
                <w:sz w:val="20"/>
              </w:rPr>
            </w:pPr>
            <w:r>
              <w:rPr>
                <w:w w:val="99"/>
                <w:sz w:val="20"/>
              </w:rPr>
              <w:t>—</w:t>
            </w:r>
          </w:p>
        </w:tc>
        <w:tc>
          <w:tcPr>
            <w:tcW w:w="835" w:type="dxa"/>
          </w:tcPr>
          <w:p w:rsidR="00DD7756" w:rsidRDefault="00AD1397">
            <w:pPr>
              <w:pStyle w:val="TableParagraph"/>
              <w:ind w:right="48"/>
              <w:rPr>
                <w:sz w:val="20"/>
              </w:rPr>
            </w:pPr>
            <w:r>
              <w:rPr>
                <w:w w:val="95"/>
                <w:sz w:val="20"/>
              </w:rPr>
              <w:t>0.409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live</w:t>
            </w:r>
          </w:p>
        </w:tc>
        <w:tc>
          <w:tcPr>
            <w:tcW w:w="660" w:type="dxa"/>
            <w:tcBorders>
              <w:left w:val="single" w:sz="4" w:space="0" w:color="000000"/>
            </w:tcBorders>
          </w:tcPr>
          <w:p w:rsidR="00DD7756" w:rsidRDefault="00AD1397">
            <w:pPr>
              <w:pStyle w:val="TableParagraph"/>
              <w:ind w:right="131"/>
              <w:rPr>
                <w:sz w:val="20"/>
              </w:rPr>
            </w:pPr>
            <w:r>
              <w:rPr>
                <w:w w:val="95"/>
                <w:sz w:val="20"/>
              </w:rPr>
              <w:t>3399</w:t>
            </w:r>
          </w:p>
        </w:tc>
        <w:tc>
          <w:tcPr>
            <w:tcW w:w="896" w:type="dxa"/>
          </w:tcPr>
          <w:p w:rsidR="00DD7756" w:rsidRDefault="00AD1397">
            <w:pPr>
              <w:pStyle w:val="TableParagraph"/>
              <w:ind w:right="254"/>
              <w:rPr>
                <w:sz w:val="20"/>
              </w:rPr>
            </w:pPr>
            <w:r>
              <w:rPr>
                <w:w w:val="95"/>
                <w:sz w:val="20"/>
              </w:rPr>
              <w:t>1.044</w:t>
            </w:r>
          </w:p>
        </w:tc>
        <w:tc>
          <w:tcPr>
            <w:tcW w:w="1043" w:type="dxa"/>
          </w:tcPr>
          <w:p w:rsidR="00DD7756" w:rsidRDefault="00AD1397">
            <w:pPr>
              <w:pStyle w:val="TableParagraph"/>
              <w:ind w:left="255"/>
              <w:jc w:val="left"/>
              <w:rPr>
                <w:sz w:val="20"/>
              </w:rPr>
            </w:pPr>
            <w:r>
              <w:rPr>
                <w:sz w:val="20"/>
              </w:rPr>
              <w:t>0.349</w:t>
            </w:r>
          </w:p>
        </w:tc>
        <w:tc>
          <w:tcPr>
            <w:tcW w:w="1083" w:type="dxa"/>
            <w:tcBorders>
              <w:right w:val="single" w:sz="4" w:space="0" w:color="000000"/>
            </w:tcBorders>
          </w:tcPr>
          <w:p w:rsidR="00DD7756" w:rsidRDefault="00AD1397">
            <w:pPr>
              <w:pStyle w:val="TableParagraph"/>
              <w:ind w:right="289"/>
              <w:rPr>
                <w:sz w:val="20"/>
              </w:rPr>
            </w:pPr>
            <w:r>
              <w:rPr>
                <w:w w:val="95"/>
                <w:sz w:val="20"/>
              </w:rPr>
              <w:t>0.480</w:t>
            </w:r>
          </w:p>
        </w:tc>
        <w:tc>
          <w:tcPr>
            <w:tcW w:w="1156" w:type="dxa"/>
            <w:tcBorders>
              <w:left w:val="single" w:sz="4" w:space="0" w:color="000000"/>
            </w:tcBorders>
          </w:tcPr>
          <w:p w:rsidR="00DD7756" w:rsidRDefault="00AD1397">
            <w:pPr>
              <w:pStyle w:val="TableParagraph"/>
              <w:ind w:right="290"/>
              <w:rPr>
                <w:sz w:val="20"/>
              </w:rPr>
            </w:pPr>
            <w:r>
              <w:rPr>
                <w:w w:val="95"/>
                <w:sz w:val="20"/>
              </w:rPr>
              <w:t>132</w:t>
            </w:r>
          </w:p>
        </w:tc>
        <w:tc>
          <w:tcPr>
            <w:tcW w:w="1148" w:type="dxa"/>
          </w:tcPr>
          <w:p w:rsidR="00DD7756" w:rsidRDefault="00AD1397">
            <w:pPr>
              <w:pStyle w:val="TableParagraph"/>
              <w:ind w:right="392"/>
              <w:rPr>
                <w:sz w:val="20"/>
              </w:rPr>
            </w:pPr>
            <w:r>
              <w:rPr>
                <w:w w:val="95"/>
                <w:sz w:val="20"/>
              </w:rPr>
              <w:t>2626</w:t>
            </w:r>
          </w:p>
        </w:tc>
        <w:tc>
          <w:tcPr>
            <w:tcW w:w="827" w:type="dxa"/>
            <w:tcBorders>
              <w:right w:val="single" w:sz="4" w:space="0" w:color="000000"/>
            </w:tcBorders>
          </w:tcPr>
          <w:p w:rsidR="00DD7756" w:rsidRDefault="00AD1397">
            <w:pPr>
              <w:pStyle w:val="TableParagraph"/>
              <w:ind w:right="57"/>
              <w:rPr>
                <w:sz w:val="20"/>
              </w:rPr>
            </w:pPr>
            <w:r>
              <w:rPr>
                <w:w w:val="95"/>
                <w:sz w:val="20"/>
              </w:rPr>
              <w:t>148</w:t>
            </w:r>
          </w:p>
        </w:tc>
        <w:tc>
          <w:tcPr>
            <w:tcW w:w="1180" w:type="dxa"/>
            <w:tcBorders>
              <w:left w:val="single" w:sz="4" w:space="0" w:color="000000"/>
            </w:tcBorders>
          </w:tcPr>
          <w:p w:rsidR="00DD7756" w:rsidRDefault="00AD1397">
            <w:pPr>
              <w:pStyle w:val="TableParagraph"/>
              <w:ind w:right="314"/>
              <w:rPr>
                <w:sz w:val="20"/>
              </w:rPr>
            </w:pPr>
            <w:r>
              <w:rPr>
                <w:w w:val="95"/>
                <w:sz w:val="20"/>
              </w:rPr>
              <w:t>0.946</w:t>
            </w:r>
          </w:p>
        </w:tc>
        <w:tc>
          <w:tcPr>
            <w:tcW w:w="1101" w:type="dxa"/>
          </w:tcPr>
          <w:p w:rsidR="00DD7756" w:rsidRDefault="00AD1397">
            <w:pPr>
              <w:pStyle w:val="TableParagraph"/>
              <w:ind w:right="369"/>
              <w:rPr>
                <w:sz w:val="20"/>
              </w:rPr>
            </w:pPr>
            <w:r>
              <w:rPr>
                <w:w w:val="95"/>
                <w:sz w:val="20"/>
              </w:rPr>
              <w:t>0.529</w:t>
            </w:r>
          </w:p>
        </w:tc>
        <w:tc>
          <w:tcPr>
            <w:tcW w:w="835" w:type="dxa"/>
          </w:tcPr>
          <w:p w:rsidR="00DD7756" w:rsidRDefault="00AD1397">
            <w:pPr>
              <w:pStyle w:val="TableParagraph"/>
              <w:ind w:right="48"/>
              <w:rPr>
                <w:sz w:val="20"/>
              </w:rPr>
            </w:pPr>
            <w:r>
              <w:rPr>
                <w:w w:val="95"/>
                <w:sz w:val="20"/>
              </w:rPr>
              <w:t>0.938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look</w:t>
            </w:r>
          </w:p>
        </w:tc>
        <w:tc>
          <w:tcPr>
            <w:tcW w:w="660" w:type="dxa"/>
            <w:tcBorders>
              <w:left w:val="single" w:sz="4" w:space="0" w:color="000000"/>
            </w:tcBorders>
          </w:tcPr>
          <w:p w:rsidR="00DD7756" w:rsidRDefault="00AD1397">
            <w:pPr>
              <w:pStyle w:val="TableParagraph"/>
              <w:ind w:right="131"/>
              <w:rPr>
                <w:sz w:val="20"/>
              </w:rPr>
            </w:pPr>
            <w:r>
              <w:rPr>
                <w:w w:val="95"/>
                <w:sz w:val="20"/>
              </w:rPr>
              <w:t>3614</w:t>
            </w:r>
          </w:p>
        </w:tc>
        <w:tc>
          <w:tcPr>
            <w:tcW w:w="896" w:type="dxa"/>
          </w:tcPr>
          <w:p w:rsidR="00DD7756" w:rsidRDefault="00AD1397">
            <w:pPr>
              <w:pStyle w:val="TableParagraph"/>
              <w:ind w:right="254"/>
              <w:rPr>
                <w:sz w:val="20"/>
              </w:rPr>
            </w:pPr>
            <w:r>
              <w:rPr>
                <w:w w:val="95"/>
                <w:sz w:val="20"/>
              </w:rPr>
              <w:t>1.110</w:t>
            </w:r>
          </w:p>
        </w:tc>
        <w:tc>
          <w:tcPr>
            <w:tcW w:w="1043" w:type="dxa"/>
          </w:tcPr>
          <w:p w:rsidR="00DD7756" w:rsidRDefault="00AD1397">
            <w:pPr>
              <w:pStyle w:val="TableParagraph"/>
              <w:ind w:left="255"/>
              <w:jc w:val="left"/>
              <w:rPr>
                <w:sz w:val="20"/>
              </w:rPr>
            </w:pPr>
            <w:r>
              <w:rPr>
                <w:sz w:val="20"/>
              </w:rPr>
              <w:t>0.263</w:t>
            </w:r>
          </w:p>
        </w:tc>
        <w:tc>
          <w:tcPr>
            <w:tcW w:w="1083" w:type="dxa"/>
            <w:tcBorders>
              <w:right w:val="single" w:sz="4" w:space="0" w:color="000000"/>
            </w:tcBorders>
          </w:tcPr>
          <w:p w:rsidR="00DD7756" w:rsidRDefault="00AD1397">
            <w:pPr>
              <w:pStyle w:val="TableParagraph"/>
              <w:ind w:right="289"/>
              <w:rPr>
                <w:sz w:val="20"/>
              </w:rPr>
            </w:pPr>
            <w:r>
              <w:rPr>
                <w:w w:val="95"/>
                <w:sz w:val="20"/>
              </w:rPr>
              <w:t>0.432</w:t>
            </w:r>
          </w:p>
        </w:tc>
        <w:tc>
          <w:tcPr>
            <w:tcW w:w="1156" w:type="dxa"/>
            <w:tcBorders>
              <w:left w:val="single" w:sz="4" w:space="0" w:color="000000"/>
            </w:tcBorders>
          </w:tcPr>
          <w:p w:rsidR="00DD7756" w:rsidRDefault="00AD1397">
            <w:pPr>
              <w:pStyle w:val="TableParagraph"/>
              <w:ind w:right="290"/>
              <w:rPr>
                <w:sz w:val="20"/>
              </w:rPr>
            </w:pPr>
            <w:r>
              <w:rPr>
                <w:w w:val="95"/>
                <w:sz w:val="20"/>
              </w:rPr>
              <w:t>89</w:t>
            </w:r>
          </w:p>
        </w:tc>
        <w:tc>
          <w:tcPr>
            <w:tcW w:w="1148" w:type="dxa"/>
          </w:tcPr>
          <w:p w:rsidR="00DD7756" w:rsidRDefault="00AD1397">
            <w:pPr>
              <w:pStyle w:val="TableParagraph"/>
              <w:ind w:right="392"/>
              <w:rPr>
                <w:sz w:val="20"/>
              </w:rPr>
            </w:pPr>
            <w:r>
              <w:rPr>
                <w:w w:val="95"/>
                <w:sz w:val="20"/>
              </w:rPr>
              <w:t>2713</w:t>
            </w:r>
          </w:p>
        </w:tc>
        <w:tc>
          <w:tcPr>
            <w:tcW w:w="827" w:type="dxa"/>
            <w:tcBorders>
              <w:right w:val="single" w:sz="4" w:space="0" w:color="000000"/>
            </w:tcBorders>
          </w:tcPr>
          <w:p w:rsidR="00DD7756" w:rsidRDefault="00AD1397">
            <w:pPr>
              <w:pStyle w:val="TableParagraph"/>
              <w:ind w:right="57"/>
              <w:rPr>
                <w:sz w:val="20"/>
              </w:rPr>
            </w:pPr>
            <w:r>
              <w:rPr>
                <w:w w:val="95"/>
                <w:sz w:val="20"/>
              </w:rPr>
              <w:t>103</w:t>
            </w:r>
          </w:p>
        </w:tc>
        <w:tc>
          <w:tcPr>
            <w:tcW w:w="1180" w:type="dxa"/>
            <w:tcBorders>
              <w:left w:val="single" w:sz="4" w:space="0" w:color="000000"/>
            </w:tcBorders>
          </w:tcPr>
          <w:p w:rsidR="00DD7756" w:rsidRDefault="00AD1397">
            <w:pPr>
              <w:pStyle w:val="TableParagraph"/>
              <w:ind w:right="314"/>
              <w:rPr>
                <w:sz w:val="20"/>
              </w:rPr>
            </w:pPr>
            <w:r>
              <w:rPr>
                <w:w w:val="95"/>
                <w:sz w:val="20"/>
              </w:rPr>
              <w:t>0.965</w:t>
            </w:r>
          </w:p>
        </w:tc>
        <w:tc>
          <w:tcPr>
            <w:tcW w:w="1101" w:type="dxa"/>
          </w:tcPr>
          <w:p w:rsidR="00DD7756" w:rsidRDefault="00AD1397">
            <w:pPr>
              <w:pStyle w:val="TableParagraph"/>
              <w:ind w:right="369"/>
              <w:rPr>
                <w:sz w:val="20"/>
              </w:rPr>
            </w:pPr>
            <w:r>
              <w:rPr>
                <w:w w:val="95"/>
                <w:sz w:val="20"/>
              </w:rPr>
              <w:t>0.470</w:t>
            </w:r>
          </w:p>
        </w:tc>
        <w:tc>
          <w:tcPr>
            <w:tcW w:w="835" w:type="dxa"/>
          </w:tcPr>
          <w:p w:rsidR="00DD7756" w:rsidRDefault="00AD1397">
            <w:pPr>
              <w:pStyle w:val="TableParagraph"/>
              <w:ind w:right="48"/>
              <w:rPr>
                <w:sz w:val="20"/>
              </w:rPr>
            </w:pPr>
            <w:r>
              <w:rPr>
                <w:w w:val="95"/>
                <w:sz w:val="20"/>
              </w:rPr>
              <w:t>0.945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make</w:t>
            </w:r>
          </w:p>
        </w:tc>
        <w:tc>
          <w:tcPr>
            <w:tcW w:w="660" w:type="dxa"/>
            <w:tcBorders>
              <w:left w:val="single" w:sz="4" w:space="0" w:color="000000"/>
            </w:tcBorders>
          </w:tcPr>
          <w:p w:rsidR="00DD7756" w:rsidRDefault="00AD1397">
            <w:pPr>
              <w:pStyle w:val="TableParagraph"/>
              <w:ind w:right="131"/>
              <w:rPr>
                <w:sz w:val="20"/>
              </w:rPr>
            </w:pPr>
            <w:r>
              <w:rPr>
                <w:w w:val="95"/>
                <w:sz w:val="20"/>
              </w:rPr>
              <w:t>5712</w:t>
            </w:r>
          </w:p>
        </w:tc>
        <w:tc>
          <w:tcPr>
            <w:tcW w:w="896" w:type="dxa"/>
          </w:tcPr>
          <w:p w:rsidR="00DD7756" w:rsidRDefault="00AD1397">
            <w:pPr>
              <w:pStyle w:val="TableParagraph"/>
              <w:ind w:right="254"/>
              <w:rPr>
                <w:sz w:val="20"/>
              </w:rPr>
            </w:pPr>
            <w:r>
              <w:rPr>
                <w:w w:val="95"/>
                <w:sz w:val="20"/>
              </w:rPr>
              <w:t>1.755</w:t>
            </w:r>
          </w:p>
        </w:tc>
        <w:tc>
          <w:tcPr>
            <w:tcW w:w="1043" w:type="dxa"/>
          </w:tcPr>
          <w:p w:rsidR="00DD7756" w:rsidRDefault="00AD1397">
            <w:pPr>
              <w:pStyle w:val="TableParagraph"/>
              <w:ind w:left="255"/>
              <w:jc w:val="left"/>
              <w:rPr>
                <w:sz w:val="20"/>
              </w:rPr>
            </w:pPr>
            <w:r>
              <w:rPr>
                <w:sz w:val="20"/>
              </w:rPr>
              <w:t>0.129</w:t>
            </w:r>
          </w:p>
        </w:tc>
        <w:tc>
          <w:tcPr>
            <w:tcW w:w="1083" w:type="dxa"/>
            <w:tcBorders>
              <w:right w:val="single" w:sz="4" w:space="0" w:color="000000"/>
            </w:tcBorders>
          </w:tcPr>
          <w:p w:rsidR="00DD7756" w:rsidRDefault="00AD1397">
            <w:pPr>
              <w:pStyle w:val="TableParagraph"/>
              <w:ind w:right="289"/>
              <w:rPr>
                <w:sz w:val="20"/>
              </w:rPr>
            </w:pPr>
            <w:r>
              <w:rPr>
                <w:w w:val="95"/>
                <w:sz w:val="20"/>
              </w:rPr>
              <w:t>0.352</w:t>
            </w:r>
          </w:p>
        </w:tc>
        <w:tc>
          <w:tcPr>
            <w:tcW w:w="1156" w:type="dxa"/>
            <w:tcBorders>
              <w:left w:val="single" w:sz="4" w:space="0" w:color="000000"/>
            </w:tcBorders>
          </w:tcPr>
          <w:p w:rsidR="00DD7756" w:rsidRDefault="00AD1397">
            <w:pPr>
              <w:pStyle w:val="TableParagraph"/>
              <w:ind w:right="290"/>
              <w:rPr>
                <w:sz w:val="20"/>
              </w:rPr>
            </w:pPr>
            <w:r>
              <w:rPr>
                <w:w w:val="95"/>
                <w:sz w:val="20"/>
              </w:rPr>
              <w:t>25</w:t>
            </w:r>
          </w:p>
        </w:tc>
        <w:tc>
          <w:tcPr>
            <w:tcW w:w="1148" w:type="dxa"/>
          </w:tcPr>
          <w:p w:rsidR="00DD7756" w:rsidRDefault="00AD1397">
            <w:pPr>
              <w:pStyle w:val="TableParagraph"/>
              <w:ind w:right="392"/>
              <w:rPr>
                <w:sz w:val="20"/>
              </w:rPr>
            </w:pPr>
            <w:r>
              <w:rPr>
                <w:w w:val="95"/>
                <w:sz w:val="20"/>
              </w:rPr>
              <w:t>4029</w:t>
            </w:r>
          </w:p>
        </w:tc>
        <w:tc>
          <w:tcPr>
            <w:tcW w:w="827" w:type="dxa"/>
            <w:tcBorders>
              <w:right w:val="single" w:sz="4" w:space="0" w:color="000000"/>
            </w:tcBorders>
          </w:tcPr>
          <w:p w:rsidR="00DD7756" w:rsidRDefault="00AD1397">
            <w:pPr>
              <w:pStyle w:val="TableParagraph"/>
              <w:ind w:right="57"/>
              <w:rPr>
                <w:sz w:val="20"/>
              </w:rPr>
            </w:pPr>
            <w:r>
              <w:rPr>
                <w:w w:val="95"/>
                <w:sz w:val="20"/>
              </w:rPr>
              <w:t>91</w:t>
            </w:r>
          </w:p>
        </w:tc>
        <w:tc>
          <w:tcPr>
            <w:tcW w:w="1180" w:type="dxa"/>
            <w:tcBorders>
              <w:left w:val="single" w:sz="4" w:space="0" w:color="000000"/>
            </w:tcBorders>
          </w:tcPr>
          <w:p w:rsidR="00DD7756" w:rsidRDefault="00AD1397">
            <w:pPr>
              <w:pStyle w:val="TableParagraph"/>
              <w:ind w:right="314"/>
              <w:rPr>
                <w:sz w:val="20"/>
              </w:rPr>
            </w:pPr>
            <w:r>
              <w:rPr>
                <w:w w:val="95"/>
                <w:sz w:val="20"/>
              </w:rPr>
              <w:t>0.991</w:t>
            </w:r>
          </w:p>
        </w:tc>
        <w:tc>
          <w:tcPr>
            <w:tcW w:w="1101" w:type="dxa"/>
          </w:tcPr>
          <w:p w:rsidR="00DD7756" w:rsidRDefault="00AD1397">
            <w:pPr>
              <w:pStyle w:val="TableParagraph"/>
              <w:ind w:right="369"/>
              <w:rPr>
                <w:sz w:val="20"/>
              </w:rPr>
            </w:pPr>
            <w:r>
              <w:rPr>
                <w:w w:val="95"/>
                <w:sz w:val="20"/>
              </w:rPr>
              <w:t>0.387</w:t>
            </w:r>
          </w:p>
        </w:tc>
        <w:tc>
          <w:tcPr>
            <w:tcW w:w="835" w:type="dxa"/>
          </w:tcPr>
          <w:p w:rsidR="00DD7756" w:rsidRDefault="00AD1397">
            <w:pPr>
              <w:pStyle w:val="TableParagraph"/>
              <w:ind w:right="48"/>
              <w:rPr>
                <w:sz w:val="20"/>
              </w:rPr>
            </w:pPr>
            <w:r>
              <w:rPr>
                <w:w w:val="95"/>
                <w:sz w:val="20"/>
              </w:rPr>
              <w:t>0.960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man</w:t>
            </w:r>
          </w:p>
        </w:tc>
        <w:tc>
          <w:tcPr>
            <w:tcW w:w="660" w:type="dxa"/>
            <w:tcBorders>
              <w:left w:val="single" w:sz="4" w:space="0" w:color="000000"/>
            </w:tcBorders>
          </w:tcPr>
          <w:p w:rsidR="00DD7756" w:rsidRDefault="00AD1397">
            <w:pPr>
              <w:pStyle w:val="TableParagraph"/>
              <w:ind w:right="131"/>
              <w:rPr>
                <w:sz w:val="20"/>
              </w:rPr>
            </w:pPr>
            <w:r>
              <w:rPr>
                <w:w w:val="95"/>
                <w:sz w:val="20"/>
              </w:rPr>
              <w:t>933</w:t>
            </w:r>
          </w:p>
        </w:tc>
        <w:tc>
          <w:tcPr>
            <w:tcW w:w="896" w:type="dxa"/>
          </w:tcPr>
          <w:p w:rsidR="00DD7756" w:rsidRDefault="00AD1397">
            <w:pPr>
              <w:pStyle w:val="TableParagraph"/>
              <w:ind w:right="254"/>
              <w:rPr>
                <w:sz w:val="20"/>
              </w:rPr>
            </w:pPr>
            <w:r>
              <w:rPr>
                <w:w w:val="95"/>
                <w:sz w:val="20"/>
              </w:rPr>
              <w:t>0.287</w:t>
            </w:r>
          </w:p>
        </w:tc>
        <w:tc>
          <w:tcPr>
            <w:tcW w:w="1043" w:type="dxa"/>
          </w:tcPr>
          <w:p w:rsidR="00DD7756" w:rsidRDefault="00AD1397">
            <w:pPr>
              <w:pStyle w:val="TableParagraph"/>
              <w:ind w:left="255"/>
              <w:jc w:val="left"/>
              <w:rPr>
                <w:sz w:val="20"/>
              </w:rPr>
            </w:pPr>
            <w:r>
              <w:rPr>
                <w:sz w:val="20"/>
              </w:rPr>
              <w:t>0.101</w:t>
            </w:r>
          </w:p>
        </w:tc>
        <w:tc>
          <w:tcPr>
            <w:tcW w:w="1083" w:type="dxa"/>
            <w:tcBorders>
              <w:right w:val="single" w:sz="4" w:space="0" w:color="000000"/>
            </w:tcBorders>
          </w:tcPr>
          <w:p w:rsidR="00DD7756" w:rsidRDefault="00AD1397">
            <w:pPr>
              <w:pStyle w:val="TableParagraph"/>
              <w:ind w:right="289"/>
              <w:rPr>
                <w:sz w:val="20"/>
              </w:rPr>
            </w:pPr>
            <w:r>
              <w:rPr>
                <w:w w:val="95"/>
                <w:sz w:val="20"/>
              </w:rPr>
              <w:t>0.765</w:t>
            </w:r>
          </w:p>
        </w:tc>
        <w:tc>
          <w:tcPr>
            <w:tcW w:w="1156" w:type="dxa"/>
            <w:tcBorders>
              <w:left w:val="single" w:sz="4" w:space="0" w:color="000000"/>
            </w:tcBorders>
          </w:tcPr>
          <w:p w:rsidR="00DD7756" w:rsidRDefault="00AD1397">
            <w:pPr>
              <w:pStyle w:val="TableParagraph"/>
              <w:ind w:right="290"/>
              <w:rPr>
                <w:sz w:val="20"/>
              </w:rPr>
            </w:pPr>
            <w:r>
              <w:rPr>
                <w:w w:val="95"/>
                <w:sz w:val="20"/>
              </w:rPr>
              <w:t>752</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5"/>
                <w:sz w:val="20"/>
              </w:rPr>
              <w:t>16</w:t>
            </w:r>
          </w:p>
        </w:tc>
        <w:tc>
          <w:tcPr>
            <w:tcW w:w="1180" w:type="dxa"/>
            <w:tcBorders>
              <w:left w:val="single" w:sz="4" w:space="0" w:color="000000"/>
            </w:tcBorders>
          </w:tcPr>
          <w:p w:rsidR="00DD7756" w:rsidRDefault="00AD1397">
            <w:pPr>
              <w:pStyle w:val="TableParagraph"/>
              <w:ind w:right="314"/>
              <w:rPr>
                <w:sz w:val="20"/>
              </w:rPr>
            </w:pPr>
            <w:r>
              <w:rPr>
                <w:w w:val="95"/>
                <w:sz w:val="20"/>
              </w:rPr>
              <w:t>0.805</w:t>
            </w:r>
          </w:p>
        </w:tc>
        <w:tc>
          <w:tcPr>
            <w:tcW w:w="1101" w:type="dxa"/>
          </w:tcPr>
          <w:p w:rsidR="00DD7756" w:rsidRDefault="00AD1397">
            <w:pPr>
              <w:pStyle w:val="TableParagraph"/>
              <w:ind w:right="369"/>
              <w:rPr>
                <w:sz w:val="20"/>
              </w:rPr>
            </w:pPr>
            <w:r>
              <w:rPr>
                <w:w w:val="95"/>
                <w:sz w:val="20"/>
              </w:rPr>
              <w:t>0.999</w:t>
            </w:r>
          </w:p>
        </w:tc>
        <w:tc>
          <w:tcPr>
            <w:tcW w:w="835" w:type="dxa"/>
          </w:tcPr>
          <w:p w:rsidR="00DD7756" w:rsidRDefault="00AD1397">
            <w:pPr>
              <w:pStyle w:val="TableParagraph"/>
              <w:ind w:right="48"/>
              <w:rPr>
                <w:sz w:val="20"/>
              </w:rPr>
            </w:pPr>
            <w:r>
              <w:rPr>
                <w:w w:val="95"/>
                <w:sz w:val="20"/>
              </w:rPr>
              <w:t>0.994</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manage</w:t>
            </w:r>
          </w:p>
        </w:tc>
        <w:tc>
          <w:tcPr>
            <w:tcW w:w="660" w:type="dxa"/>
            <w:tcBorders>
              <w:left w:val="single" w:sz="4" w:space="0" w:color="000000"/>
            </w:tcBorders>
          </w:tcPr>
          <w:p w:rsidR="00DD7756" w:rsidRDefault="00AD1397">
            <w:pPr>
              <w:pStyle w:val="TableParagraph"/>
              <w:ind w:right="131"/>
              <w:rPr>
                <w:sz w:val="20"/>
              </w:rPr>
            </w:pPr>
            <w:r>
              <w:rPr>
                <w:w w:val="95"/>
                <w:sz w:val="20"/>
              </w:rPr>
              <w:t>150</w:t>
            </w:r>
          </w:p>
        </w:tc>
        <w:tc>
          <w:tcPr>
            <w:tcW w:w="896" w:type="dxa"/>
          </w:tcPr>
          <w:p w:rsidR="00DD7756" w:rsidRDefault="00AD1397">
            <w:pPr>
              <w:pStyle w:val="TableParagraph"/>
              <w:ind w:right="254"/>
              <w:rPr>
                <w:sz w:val="20"/>
              </w:rPr>
            </w:pPr>
            <w:r>
              <w:rPr>
                <w:w w:val="95"/>
                <w:sz w:val="20"/>
              </w:rPr>
              <w:t>0.046</w:t>
            </w:r>
          </w:p>
        </w:tc>
        <w:tc>
          <w:tcPr>
            <w:tcW w:w="1043" w:type="dxa"/>
          </w:tcPr>
          <w:p w:rsidR="00DD7756" w:rsidRDefault="00AD1397">
            <w:pPr>
              <w:pStyle w:val="TableParagraph"/>
              <w:ind w:left="255"/>
              <w:jc w:val="left"/>
              <w:rPr>
                <w:sz w:val="20"/>
              </w:rPr>
            </w:pPr>
            <w:r>
              <w:rPr>
                <w:sz w:val="20"/>
              </w:rPr>
              <w:t>0.195</w:t>
            </w:r>
          </w:p>
        </w:tc>
        <w:tc>
          <w:tcPr>
            <w:tcW w:w="1083" w:type="dxa"/>
            <w:tcBorders>
              <w:right w:val="single" w:sz="4" w:space="0" w:color="000000"/>
            </w:tcBorders>
          </w:tcPr>
          <w:p w:rsidR="00DD7756" w:rsidRDefault="00AD1397">
            <w:pPr>
              <w:pStyle w:val="TableParagraph"/>
              <w:ind w:right="289"/>
              <w:rPr>
                <w:sz w:val="20"/>
              </w:rPr>
            </w:pPr>
            <w:r>
              <w:rPr>
                <w:w w:val="95"/>
                <w:sz w:val="20"/>
              </w:rPr>
              <w:t>0.943</w:t>
            </w:r>
          </w:p>
        </w:tc>
        <w:tc>
          <w:tcPr>
            <w:tcW w:w="1156" w:type="dxa"/>
            <w:tcBorders>
              <w:left w:val="single" w:sz="4" w:space="0" w:color="000000"/>
            </w:tcBorders>
          </w:tcPr>
          <w:p w:rsidR="00DD7756" w:rsidRDefault="00AD1397">
            <w:pPr>
              <w:pStyle w:val="TableParagraph"/>
              <w:ind w:right="290"/>
              <w:rPr>
                <w:sz w:val="20"/>
              </w:rPr>
            </w:pPr>
            <w:r>
              <w:rPr>
                <w:w w:val="99"/>
                <w:sz w:val="20"/>
              </w:rPr>
              <w:t>1</w:t>
            </w:r>
          </w:p>
        </w:tc>
        <w:tc>
          <w:tcPr>
            <w:tcW w:w="1148" w:type="dxa"/>
          </w:tcPr>
          <w:p w:rsidR="00DD7756" w:rsidRDefault="00AD1397">
            <w:pPr>
              <w:pStyle w:val="TableParagraph"/>
              <w:ind w:right="392"/>
              <w:rPr>
                <w:sz w:val="20"/>
              </w:rPr>
            </w:pPr>
            <w:r>
              <w:rPr>
                <w:w w:val="95"/>
                <w:sz w:val="20"/>
              </w:rPr>
              <w:t>119</w:t>
            </w:r>
          </w:p>
        </w:tc>
        <w:tc>
          <w:tcPr>
            <w:tcW w:w="827" w:type="dxa"/>
            <w:tcBorders>
              <w:right w:val="single" w:sz="4" w:space="0" w:color="000000"/>
            </w:tcBorders>
          </w:tcPr>
          <w:p w:rsidR="00DD7756" w:rsidRDefault="00AD1397">
            <w:pPr>
              <w:pStyle w:val="TableParagraph"/>
              <w:ind w:right="57"/>
              <w:rPr>
                <w:sz w:val="20"/>
              </w:rPr>
            </w:pPr>
            <w:r>
              <w:rPr>
                <w:w w:val="99"/>
                <w:sz w:val="20"/>
              </w:rPr>
              <w:t>5</w:t>
            </w:r>
          </w:p>
        </w:tc>
        <w:tc>
          <w:tcPr>
            <w:tcW w:w="1180" w:type="dxa"/>
            <w:tcBorders>
              <w:left w:val="single" w:sz="4" w:space="0" w:color="000000"/>
            </w:tcBorders>
          </w:tcPr>
          <w:p w:rsidR="00DD7756" w:rsidRDefault="00AD1397">
            <w:pPr>
              <w:pStyle w:val="TableParagraph"/>
              <w:ind w:right="314"/>
              <w:rPr>
                <w:sz w:val="20"/>
              </w:rPr>
            </w:pPr>
            <w:r>
              <w:rPr>
                <w:w w:val="95"/>
                <w:sz w:val="20"/>
              </w:rPr>
              <w:t>0.999</w:t>
            </w:r>
          </w:p>
        </w:tc>
        <w:tc>
          <w:tcPr>
            <w:tcW w:w="1101" w:type="dxa"/>
          </w:tcPr>
          <w:p w:rsidR="00DD7756" w:rsidRDefault="00AD1397">
            <w:pPr>
              <w:pStyle w:val="TableParagraph"/>
              <w:ind w:right="369"/>
              <w:rPr>
                <w:sz w:val="20"/>
              </w:rPr>
            </w:pPr>
            <w:r>
              <w:rPr>
                <w:w w:val="95"/>
                <w:sz w:val="20"/>
              </w:rPr>
              <w:t>0.953</w:t>
            </w:r>
          </w:p>
        </w:tc>
        <w:tc>
          <w:tcPr>
            <w:tcW w:w="835" w:type="dxa"/>
          </w:tcPr>
          <w:p w:rsidR="00DD7756" w:rsidRDefault="00AD1397">
            <w:pPr>
              <w:pStyle w:val="TableParagraph"/>
              <w:ind w:right="48"/>
              <w:rPr>
                <w:sz w:val="20"/>
              </w:rPr>
            </w:pPr>
            <w:r>
              <w:rPr>
                <w:w w:val="95"/>
                <w:sz w:val="20"/>
              </w:rPr>
              <w:t>0.997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money</w:t>
            </w:r>
          </w:p>
        </w:tc>
        <w:tc>
          <w:tcPr>
            <w:tcW w:w="660" w:type="dxa"/>
            <w:tcBorders>
              <w:left w:val="single" w:sz="4" w:space="0" w:color="000000"/>
            </w:tcBorders>
          </w:tcPr>
          <w:p w:rsidR="00DD7756" w:rsidRDefault="00AD1397">
            <w:pPr>
              <w:pStyle w:val="TableParagraph"/>
              <w:ind w:right="131"/>
              <w:rPr>
                <w:sz w:val="20"/>
              </w:rPr>
            </w:pPr>
            <w:r>
              <w:rPr>
                <w:w w:val="95"/>
                <w:sz w:val="20"/>
              </w:rPr>
              <w:t>2293</w:t>
            </w:r>
          </w:p>
        </w:tc>
        <w:tc>
          <w:tcPr>
            <w:tcW w:w="896" w:type="dxa"/>
          </w:tcPr>
          <w:p w:rsidR="00DD7756" w:rsidRDefault="00AD1397">
            <w:pPr>
              <w:pStyle w:val="TableParagraph"/>
              <w:ind w:right="254"/>
              <w:rPr>
                <w:sz w:val="20"/>
              </w:rPr>
            </w:pPr>
            <w:r>
              <w:rPr>
                <w:w w:val="95"/>
                <w:sz w:val="20"/>
              </w:rPr>
              <w:t>0.704</w:t>
            </w:r>
          </w:p>
        </w:tc>
        <w:tc>
          <w:tcPr>
            <w:tcW w:w="1043" w:type="dxa"/>
          </w:tcPr>
          <w:p w:rsidR="00DD7756" w:rsidRDefault="00AD1397">
            <w:pPr>
              <w:pStyle w:val="TableParagraph"/>
              <w:ind w:left="255"/>
              <w:jc w:val="left"/>
              <w:rPr>
                <w:sz w:val="20"/>
              </w:rPr>
            </w:pPr>
            <w:r>
              <w:rPr>
                <w:sz w:val="20"/>
              </w:rPr>
              <w:t>0.066</w:t>
            </w:r>
          </w:p>
        </w:tc>
        <w:tc>
          <w:tcPr>
            <w:tcW w:w="1083" w:type="dxa"/>
            <w:tcBorders>
              <w:right w:val="single" w:sz="4" w:space="0" w:color="000000"/>
            </w:tcBorders>
          </w:tcPr>
          <w:p w:rsidR="00DD7756" w:rsidRDefault="00AD1397">
            <w:pPr>
              <w:pStyle w:val="TableParagraph"/>
              <w:ind w:right="289"/>
              <w:rPr>
                <w:sz w:val="20"/>
              </w:rPr>
            </w:pPr>
            <w:r>
              <w:rPr>
                <w:w w:val="95"/>
                <w:sz w:val="20"/>
              </w:rPr>
              <w:t>0.622</w:t>
            </w:r>
          </w:p>
        </w:tc>
        <w:tc>
          <w:tcPr>
            <w:tcW w:w="1156" w:type="dxa"/>
            <w:tcBorders>
              <w:left w:val="single" w:sz="4" w:space="0" w:color="000000"/>
            </w:tcBorders>
          </w:tcPr>
          <w:p w:rsidR="00DD7756" w:rsidRDefault="00AD1397">
            <w:pPr>
              <w:pStyle w:val="TableParagraph"/>
              <w:ind w:right="290"/>
              <w:rPr>
                <w:sz w:val="20"/>
              </w:rPr>
            </w:pPr>
            <w:r>
              <w:rPr>
                <w:w w:val="95"/>
                <w:sz w:val="20"/>
              </w:rPr>
              <w:t>2220</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5"/>
                <w:sz w:val="20"/>
              </w:rPr>
              <w:t>29</w:t>
            </w:r>
          </w:p>
        </w:tc>
        <w:tc>
          <w:tcPr>
            <w:tcW w:w="1180" w:type="dxa"/>
            <w:tcBorders>
              <w:left w:val="single" w:sz="4" w:space="0" w:color="000000"/>
            </w:tcBorders>
          </w:tcPr>
          <w:p w:rsidR="00DD7756" w:rsidRDefault="00AD1397">
            <w:pPr>
              <w:pStyle w:val="TableParagraph"/>
              <w:ind w:right="314"/>
              <w:rPr>
                <w:sz w:val="20"/>
              </w:rPr>
            </w:pPr>
            <w:r>
              <w:rPr>
                <w:w w:val="95"/>
                <w:sz w:val="20"/>
              </w:rPr>
              <w:t>0.625</w:t>
            </w:r>
          </w:p>
        </w:tc>
        <w:tc>
          <w:tcPr>
            <w:tcW w:w="1101" w:type="dxa"/>
          </w:tcPr>
          <w:p w:rsidR="00DD7756" w:rsidRDefault="00AD1397">
            <w:pPr>
              <w:pStyle w:val="TableParagraph"/>
              <w:ind w:right="369"/>
              <w:rPr>
                <w:sz w:val="20"/>
              </w:rPr>
            </w:pPr>
            <w:r>
              <w:rPr>
                <w:w w:val="95"/>
                <w:sz w:val="20"/>
              </w:rPr>
              <w:t>1.000</w:t>
            </w:r>
          </w:p>
        </w:tc>
        <w:tc>
          <w:tcPr>
            <w:tcW w:w="835" w:type="dxa"/>
          </w:tcPr>
          <w:p w:rsidR="00DD7756" w:rsidRDefault="00AD1397">
            <w:pPr>
              <w:pStyle w:val="TableParagraph"/>
              <w:ind w:right="48"/>
              <w:rPr>
                <w:sz w:val="20"/>
              </w:rPr>
            </w:pPr>
            <w:r>
              <w:rPr>
                <w:w w:val="95"/>
                <w:sz w:val="20"/>
              </w:rPr>
              <w:t>0.988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more</w:t>
            </w:r>
          </w:p>
        </w:tc>
        <w:tc>
          <w:tcPr>
            <w:tcW w:w="660" w:type="dxa"/>
            <w:tcBorders>
              <w:left w:val="single" w:sz="4" w:space="0" w:color="000000"/>
            </w:tcBorders>
          </w:tcPr>
          <w:p w:rsidR="00DD7756" w:rsidRDefault="00AD1397">
            <w:pPr>
              <w:pStyle w:val="TableParagraph"/>
              <w:ind w:right="131"/>
              <w:rPr>
                <w:sz w:val="20"/>
              </w:rPr>
            </w:pPr>
            <w:r>
              <w:rPr>
                <w:w w:val="95"/>
                <w:sz w:val="20"/>
              </w:rPr>
              <w:t>6191</w:t>
            </w:r>
          </w:p>
        </w:tc>
        <w:tc>
          <w:tcPr>
            <w:tcW w:w="896" w:type="dxa"/>
          </w:tcPr>
          <w:p w:rsidR="00DD7756" w:rsidRDefault="00AD1397">
            <w:pPr>
              <w:pStyle w:val="TableParagraph"/>
              <w:ind w:right="254"/>
              <w:rPr>
                <w:sz w:val="20"/>
              </w:rPr>
            </w:pPr>
            <w:r>
              <w:rPr>
                <w:w w:val="95"/>
                <w:sz w:val="20"/>
              </w:rPr>
              <w:t>1.902</w:t>
            </w:r>
          </w:p>
        </w:tc>
        <w:tc>
          <w:tcPr>
            <w:tcW w:w="1043" w:type="dxa"/>
          </w:tcPr>
          <w:p w:rsidR="00DD7756" w:rsidRDefault="00AD1397">
            <w:pPr>
              <w:pStyle w:val="TableParagraph"/>
              <w:ind w:left="255"/>
              <w:jc w:val="left"/>
              <w:rPr>
                <w:sz w:val="20"/>
              </w:rPr>
            </w:pPr>
            <w:r>
              <w:rPr>
                <w:sz w:val="20"/>
              </w:rPr>
              <w:t>0.545</w:t>
            </w:r>
          </w:p>
        </w:tc>
        <w:tc>
          <w:tcPr>
            <w:tcW w:w="1083" w:type="dxa"/>
            <w:tcBorders>
              <w:right w:val="single" w:sz="4" w:space="0" w:color="000000"/>
            </w:tcBorders>
          </w:tcPr>
          <w:p w:rsidR="00DD7756" w:rsidRDefault="00AD1397">
            <w:pPr>
              <w:pStyle w:val="TableParagraph"/>
              <w:ind w:right="289"/>
              <w:rPr>
                <w:sz w:val="20"/>
              </w:rPr>
            </w:pPr>
            <w:r>
              <w:rPr>
                <w:w w:val="95"/>
                <w:sz w:val="20"/>
              </w:rPr>
              <w:t>0.355</w:t>
            </w:r>
          </w:p>
        </w:tc>
        <w:tc>
          <w:tcPr>
            <w:tcW w:w="1156" w:type="dxa"/>
            <w:tcBorders>
              <w:left w:val="single" w:sz="4" w:space="0" w:color="000000"/>
            </w:tcBorders>
          </w:tcPr>
          <w:p w:rsidR="00DD7756" w:rsidRDefault="00AD1397">
            <w:pPr>
              <w:pStyle w:val="TableParagraph"/>
              <w:ind w:right="290"/>
              <w:rPr>
                <w:sz w:val="20"/>
              </w:rPr>
            </w:pPr>
            <w:r>
              <w:rPr>
                <w:w w:val="95"/>
                <w:sz w:val="20"/>
              </w:rPr>
              <w:t>1294</w:t>
            </w:r>
          </w:p>
        </w:tc>
        <w:tc>
          <w:tcPr>
            <w:tcW w:w="1148" w:type="dxa"/>
          </w:tcPr>
          <w:p w:rsidR="00DD7756" w:rsidRDefault="00AD1397">
            <w:pPr>
              <w:pStyle w:val="TableParagraph"/>
              <w:ind w:right="392"/>
              <w:rPr>
                <w:sz w:val="20"/>
              </w:rPr>
            </w:pPr>
            <w:r>
              <w:rPr>
                <w:w w:val="95"/>
                <w:sz w:val="20"/>
              </w:rPr>
              <w:t>12</w:t>
            </w:r>
          </w:p>
        </w:tc>
        <w:tc>
          <w:tcPr>
            <w:tcW w:w="827" w:type="dxa"/>
            <w:tcBorders>
              <w:right w:val="single" w:sz="4" w:space="0" w:color="000000"/>
            </w:tcBorders>
          </w:tcPr>
          <w:p w:rsidR="00DD7756" w:rsidRDefault="00AD1397">
            <w:pPr>
              <w:pStyle w:val="TableParagraph"/>
              <w:ind w:right="57"/>
              <w:rPr>
                <w:sz w:val="20"/>
              </w:rPr>
            </w:pPr>
            <w:r>
              <w:rPr>
                <w:w w:val="95"/>
                <w:sz w:val="20"/>
              </w:rPr>
              <w:t>3500</w:t>
            </w:r>
          </w:p>
        </w:tc>
        <w:tc>
          <w:tcPr>
            <w:tcW w:w="1180" w:type="dxa"/>
            <w:tcBorders>
              <w:left w:val="single" w:sz="4" w:space="0" w:color="000000"/>
            </w:tcBorders>
          </w:tcPr>
          <w:p w:rsidR="00DD7756" w:rsidRDefault="00AD1397">
            <w:pPr>
              <w:pStyle w:val="TableParagraph"/>
              <w:ind w:right="314"/>
              <w:rPr>
                <w:sz w:val="20"/>
              </w:rPr>
            </w:pPr>
            <w:r>
              <w:rPr>
                <w:w w:val="95"/>
                <w:sz w:val="20"/>
              </w:rPr>
              <w:t>0.606</w:t>
            </w:r>
          </w:p>
        </w:tc>
        <w:tc>
          <w:tcPr>
            <w:tcW w:w="1101" w:type="dxa"/>
          </w:tcPr>
          <w:p w:rsidR="00DD7756" w:rsidRDefault="00AD1397">
            <w:pPr>
              <w:pStyle w:val="TableParagraph"/>
              <w:ind w:right="369"/>
              <w:rPr>
                <w:sz w:val="20"/>
              </w:rPr>
            </w:pPr>
            <w:r>
              <w:rPr>
                <w:w w:val="95"/>
                <w:sz w:val="20"/>
              </w:rPr>
              <w:t>0.994</w:t>
            </w:r>
          </w:p>
        </w:tc>
        <w:tc>
          <w:tcPr>
            <w:tcW w:w="835" w:type="dxa"/>
          </w:tcPr>
          <w:p w:rsidR="00DD7756" w:rsidRDefault="00AD1397">
            <w:pPr>
              <w:pStyle w:val="TableParagraph"/>
              <w:ind w:right="48"/>
              <w:rPr>
                <w:sz w:val="20"/>
              </w:rPr>
            </w:pPr>
            <w:r>
              <w:rPr>
                <w:w w:val="95"/>
                <w:sz w:val="20"/>
              </w:rPr>
              <w:t>0.429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move</w:t>
            </w:r>
          </w:p>
        </w:tc>
        <w:tc>
          <w:tcPr>
            <w:tcW w:w="660" w:type="dxa"/>
            <w:tcBorders>
              <w:left w:val="single" w:sz="4" w:space="0" w:color="000000"/>
            </w:tcBorders>
          </w:tcPr>
          <w:p w:rsidR="00DD7756" w:rsidRDefault="00AD1397">
            <w:pPr>
              <w:pStyle w:val="TableParagraph"/>
              <w:ind w:right="131"/>
              <w:rPr>
                <w:sz w:val="20"/>
              </w:rPr>
            </w:pPr>
            <w:r>
              <w:rPr>
                <w:w w:val="95"/>
                <w:sz w:val="20"/>
              </w:rPr>
              <w:t>1267</w:t>
            </w:r>
          </w:p>
        </w:tc>
        <w:tc>
          <w:tcPr>
            <w:tcW w:w="896" w:type="dxa"/>
          </w:tcPr>
          <w:p w:rsidR="00DD7756" w:rsidRDefault="00AD1397">
            <w:pPr>
              <w:pStyle w:val="TableParagraph"/>
              <w:ind w:right="254"/>
              <w:rPr>
                <w:sz w:val="20"/>
              </w:rPr>
            </w:pPr>
            <w:r>
              <w:rPr>
                <w:w w:val="95"/>
                <w:sz w:val="20"/>
              </w:rPr>
              <w:t>0.389</w:t>
            </w:r>
          </w:p>
        </w:tc>
        <w:tc>
          <w:tcPr>
            <w:tcW w:w="1043" w:type="dxa"/>
          </w:tcPr>
          <w:p w:rsidR="00DD7756" w:rsidRDefault="00AD1397">
            <w:pPr>
              <w:pStyle w:val="TableParagraph"/>
              <w:ind w:left="255"/>
              <w:jc w:val="left"/>
              <w:rPr>
                <w:sz w:val="20"/>
              </w:rPr>
            </w:pPr>
            <w:r>
              <w:rPr>
                <w:sz w:val="20"/>
              </w:rPr>
              <w:t>0.236</w:t>
            </w:r>
          </w:p>
        </w:tc>
        <w:tc>
          <w:tcPr>
            <w:tcW w:w="1083" w:type="dxa"/>
            <w:tcBorders>
              <w:right w:val="single" w:sz="4" w:space="0" w:color="000000"/>
            </w:tcBorders>
          </w:tcPr>
          <w:p w:rsidR="00DD7756" w:rsidRDefault="00AD1397">
            <w:pPr>
              <w:pStyle w:val="TableParagraph"/>
              <w:ind w:right="289"/>
              <w:rPr>
                <w:sz w:val="20"/>
              </w:rPr>
            </w:pPr>
            <w:r>
              <w:rPr>
                <w:w w:val="95"/>
                <w:sz w:val="20"/>
              </w:rPr>
              <w:t>0.678</w:t>
            </w:r>
          </w:p>
        </w:tc>
        <w:tc>
          <w:tcPr>
            <w:tcW w:w="1156" w:type="dxa"/>
            <w:tcBorders>
              <w:left w:val="single" w:sz="4" w:space="0" w:color="000000"/>
            </w:tcBorders>
          </w:tcPr>
          <w:p w:rsidR="00DD7756" w:rsidRDefault="00AD1397">
            <w:pPr>
              <w:pStyle w:val="TableParagraph"/>
              <w:ind w:right="290"/>
              <w:rPr>
                <w:sz w:val="20"/>
              </w:rPr>
            </w:pPr>
            <w:r>
              <w:rPr>
                <w:w w:val="95"/>
                <w:sz w:val="20"/>
              </w:rPr>
              <w:t>41</w:t>
            </w:r>
          </w:p>
        </w:tc>
        <w:tc>
          <w:tcPr>
            <w:tcW w:w="1148" w:type="dxa"/>
          </w:tcPr>
          <w:p w:rsidR="00DD7756" w:rsidRDefault="00AD1397">
            <w:pPr>
              <w:pStyle w:val="TableParagraph"/>
              <w:ind w:right="392"/>
              <w:rPr>
                <w:sz w:val="20"/>
              </w:rPr>
            </w:pPr>
            <w:r>
              <w:rPr>
                <w:w w:val="95"/>
                <w:sz w:val="20"/>
              </w:rPr>
              <w:t>948</w:t>
            </w:r>
          </w:p>
        </w:tc>
        <w:tc>
          <w:tcPr>
            <w:tcW w:w="827" w:type="dxa"/>
            <w:tcBorders>
              <w:right w:val="single" w:sz="4" w:space="0" w:color="000000"/>
            </w:tcBorders>
          </w:tcPr>
          <w:p w:rsidR="00DD7756" w:rsidRDefault="00AD1397">
            <w:pPr>
              <w:pStyle w:val="TableParagraph"/>
              <w:ind w:right="57"/>
              <w:rPr>
                <w:sz w:val="20"/>
              </w:rPr>
            </w:pPr>
            <w:r>
              <w:rPr>
                <w:w w:val="95"/>
                <w:sz w:val="20"/>
              </w:rPr>
              <w:t>18</w:t>
            </w:r>
          </w:p>
        </w:tc>
        <w:tc>
          <w:tcPr>
            <w:tcW w:w="1180" w:type="dxa"/>
            <w:tcBorders>
              <w:left w:val="single" w:sz="4" w:space="0" w:color="000000"/>
            </w:tcBorders>
          </w:tcPr>
          <w:p w:rsidR="00DD7756" w:rsidRDefault="00AD1397">
            <w:pPr>
              <w:pStyle w:val="TableParagraph"/>
              <w:ind w:right="314"/>
              <w:rPr>
                <w:sz w:val="20"/>
              </w:rPr>
            </w:pPr>
            <w:r>
              <w:rPr>
                <w:w w:val="95"/>
                <w:sz w:val="20"/>
              </w:rPr>
              <w:t>0.982</w:t>
            </w:r>
          </w:p>
        </w:tc>
        <w:tc>
          <w:tcPr>
            <w:tcW w:w="1101" w:type="dxa"/>
          </w:tcPr>
          <w:p w:rsidR="00DD7756" w:rsidRDefault="00AD1397">
            <w:pPr>
              <w:pStyle w:val="TableParagraph"/>
              <w:ind w:right="369"/>
              <w:rPr>
                <w:sz w:val="20"/>
              </w:rPr>
            </w:pPr>
            <w:r>
              <w:rPr>
                <w:w w:val="95"/>
                <w:sz w:val="20"/>
              </w:rPr>
              <w:t>0.738</w:t>
            </w:r>
          </w:p>
        </w:tc>
        <w:tc>
          <w:tcPr>
            <w:tcW w:w="835" w:type="dxa"/>
          </w:tcPr>
          <w:p w:rsidR="00DD7756" w:rsidRDefault="00AD1397">
            <w:pPr>
              <w:pStyle w:val="TableParagraph"/>
              <w:ind w:right="48"/>
              <w:rPr>
                <w:sz w:val="20"/>
              </w:rPr>
            </w:pPr>
            <w:r>
              <w:rPr>
                <w:w w:val="95"/>
                <w:sz w:val="20"/>
              </w:rPr>
              <w:t>0.994</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much</w:t>
            </w:r>
          </w:p>
        </w:tc>
        <w:tc>
          <w:tcPr>
            <w:tcW w:w="660" w:type="dxa"/>
            <w:tcBorders>
              <w:left w:val="single" w:sz="4" w:space="0" w:color="000000"/>
            </w:tcBorders>
          </w:tcPr>
          <w:p w:rsidR="00DD7756" w:rsidRDefault="00AD1397">
            <w:pPr>
              <w:pStyle w:val="TableParagraph"/>
              <w:ind w:right="131"/>
              <w:rPr>
                <w:sz w:val="20"/>
              </w:rPr>
            </w:pPr>
            <w:r>
              <w:rPr>
                <w:w w:val="95"/>
                <w:sz w:val="20"/>
              </w:rPr>
              <w:t>5470</w:t>
            </w:r>
          </w:p>
        </w:tc>
        <w:tc>
          <w:tcPr>
            <w:tcW w:w="896" w:type="dxa"/>
          </w:tcPr>
          <w:p w:rsidR="00DD7756" w:rsidRDefault="00AD1397">
            <w:pPr>
              <w:pStyle w:val="TableParagraph"/>
              <w:ind w:right="254"/>
              <w:rPr>
                <w:sz w:val="20"/>
              </w:rPr>
            </w:pPr>
            <w:r>
              <w:rPr>
                <w:w w:val="95"/>
                <w:sz w:val="20"/>
              </w:rPr>
              <w:t>1.680</w:t>
            </w:r>
          </w:p>
        </w:tc>
        <w:tc>
          <w:tcPr>
            <w:tcW w:w="1043" w:type="dxa"/>
          </w:tcPr>
          <w:p w:rsidR="00DD7756" w:rsidRDefault="00AD1397">
            <w:pPr>
              <w:pStyle w:val="TableParagraph"/>
              <w:ind w:left="255"/>
              <w:jc w:val="left"/>
              <w:rPr>
                <w:sz w:val="20"/>
              </w:rPr>
            </w:pPr>
            <w:r>
              <w:rPr>
                <w:sz w:val="20"/>
              </w:rPr>
              <w:t>0.429</w:t>
            </w:r>
          </w:p>
        </w:tc>
        <w:tc>
          <w:tcPr>
            <w:tcW w:w="1083" w:type="dxa"/>
            <w:tcBorders>
              <w:right w:val="single" w:sz="4" w:space="0" w:color="000000"/>
            </w:tcBorders>
          </w:tcPr>
          <w:p w:rsidR="00DD7756" w:rsidRDefault="00AD1397">
            <w:pPr>
              <w:pStyle w:val="TableParagraph"/>
              <w:ind w:right="289"/>
              <w:rPr>
                <w:sz w:val="20"/>
              </w:rPr>
            </w:pPr>
            <w:r>
              <w:rPr>
                <w:w w:val="95"/>
                <w:sz w:val="20"/>
              </w:rPr>
              <w:t>0.330</w:t>
            </w:r>
          </w:p>
        </w:tc>
        <w:tc>
          <w:tcPr>
            <w:tcW w:w="1156" w:type="dxa"/>
            <w:tcBorders>
              <w:left w:val="single" w:sz="4" w:space="0" w:color="000000"/>
            </w:tcBorders>
          </w:tcPr>
          <w:p w:rsidR="00DD7756" w:rsidRDefault="00AD1397">
            <w:pPr>
              <w:pStyle w:val="TableParagraph"/>
              <w:ind w:right="290"/>
              <w:rPr>
                <w:sz w:val="20"/>
              </w:rPr>
            </w:pPr>
            <w:r>
              <w:rPr>
                <w:w w:val="95"/>
                <w:sz w:val="20"/>
              </w:rPr>
              <w:t>3240</w:t>
            </w:r>
          </w:p>
        </w:tc>
        <w:tc>
          <w:tcPr>
            <w:tcW w:w="1148" w:type="dxa"/>
          </w:tcPr>
          <w:p w:rsidR="00DD7756" w:rsidRDefault="00AD1397">
            <w:pPr>
              <w:pStyle w:val="TableParagraph"/>
              <w:ind w:right="392"/>
              <w:rPr>
                <w:sz w:val="20"/>
              </w:rPr>
            </w:pPr>
            <w:r>
              <w:rPr>
                <w:w w:val="95"/>
                <w:sz w:val="20"/>
              </w:rPr>
              <w:t>15</w:t>
            </w:r>
          </w:p>
        </w:tc>
        <w:tc>
          <w:tcPr>
            <w:tcW w:w="827" w:type="dxa"/>
            <w:tcBorders>
              <w:right w:val="single" w:sz="4" w:space="0" w:color="000000"/>
            </w:tcBorders>
          </w:tcPr>
          <w:p w:rsidR="00DD7756" w:rsidRDefault="00AD1397">
            <w:pPr>
              <w:pStyle w:val="TableParagraph"/>
              <w:ind w:right="57"/>
              <w:rPr>
                <w:sz w:val="20"/>
              </w:rPr>
            </w:pPr>
            <w:r>
              <w:rPr>
                <w:w w:val="95"/>
                <w:sz w:val="20"/>
              </w:rPr>
              <w:t>640</w:t>
            </w:r>
          </w:p>
        </w:tc>
        <w:tc>
          <w:tcPr>
            <w:tcW w:w="1180" w:type="dxa"/>
            <w:tcBorders>
              <w:left w:val="single" w:sz="4" w:space="0" w:color="000000"/>
            </w:tcBorders>
          </w:tcPr>
          <w:p w:rsidR="00DD7756" w:rsidRDefault="00AD1397">
            <w:pPr>
              <w:pStyle w:val="TableParagraph"/>
              <w:ind w:right="314"/>
              <w:rPr>
                <w:sz w:val="20"/>
              </w:rPr>
            </w:pPr>
            <w:r>
              <w:rPr>
                <w:w w:val="95"/>
                <w:sz w:val="20"/>
              </w:rPr>
              <w:t>0.406</w:t>
            </w:r>
          </w:p>
        </w:tc>
        <w:tc>
          <w:tcPr>
            <w:tcW w:w="1101" w:type="dxa"/>
          </w:tcPr>
          <w:p w:rsidR="00DD7756" w:rsidRDefault="00AD1397">
            <w:pPr>
              <w:pStyle w:val="TableParagraph"/>
              <w:ind w:right="369"/>
              <w:rPr>
                <w:sz w:val="20"/>
              </w:rPr>
            </w:pPr>
            <w:r>
              <w:rPr>
                <w:w w:val="95"/>
                <w:sz w:val="20"/>
              </w:rPr>
              <w:t>0.993</w:t>
            </w:r>
          </w:p>
        </w:tc>
        <w:tc>
          <w:tcPr>
            <w:tcW w:w="835" w:type="dxa"/>
          </w:tcPr>
          <w:p w:rsidR="00DD7756" w:rsidRDefault="00AD1397">
            <w:pPr>
              <w:pStyle w:val="TableParagraph"/>
              <w:ind w:right="48"/>
              <w:rPr>
                <w:sz w:val="20"/>
              </w:rPr>
            </w:pPr>
            <w:r>
              <w:rPr>
                <w:w w:val="95"/>
                <w:sz w:val="20"/>
              </w:rPr>
              <w:t>0.765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name</w:t>
            </w:r>
          </w:p>
        </w:tc>
        <w:tc>
          <w:tcPr>
            <w:tcW w:w="660" w:type="dxa"/>
            <w:tcBorders>
              <w:left w:val="single" w:sz="4" w:space="0" w:color="000000"/>
            </w:tcBorders>
          </w:tcPr>
          <w:p w:rsidR="00DD7756" w:rsidRDefault="00AD1397">
            <w:pPr>
              <w:pStyle w:val="TableParagraph"/>
              <w:ind w:right="131"/>
              <w:rPr>
                <w:sz w:val="20"/>
              </w:rPr>
            </w:pPr>
            <w:r>
              <w:rPr>
                <w:w w:val="95"/>
                <w:sz w:val="20"/>
              </w:rPr>
              <w:t>922</w:t>
            </w:r>
          </w:p>
        </w:tc>
        <w:tc>
          <w:tcPr>
            <w:tcW w:w="896" w:type="dxa"/>
          </w:tcPr>
          <w:p w:rsidR="00DD7756" w:rsidRDefault="00AD1397">
            <w:pPr>
              <w:pStyle w:val="TableParagraph"/>
              <w:ind w:right="254"/>
              <w:rPr>
                <w:sz w:val="20"/>
              </w:rPr>
            </w:pPr>
            <w:r>
              <w:rPr>
                <w:w w:val="95"/>
                <w:sz w:val="20"/>
              </w:rPr>
              <w:t>0.283</w:t>
            </w:r>
          </w:p>
        </w:tc>
        <w:tc>
          <w:tcPr>
            <w:tcW w:w="1043" w:type="dxa"/>
          </w:tcPr>
          <w:p w:rsidR="00DD7756" w:rsidRDefault="00AD1397">
            <w:pPr>
              <w:pStyle w:val="TableParagraph"/>
              <w:ind w:left="255"/>
              <w:jc w:val="left"/>
              <w:rPr>
                <w:sz w:val="20"/>
              </w:rPr>
            </w:pPr>
            <w:r>
              <w:rPr>
                <w:sz w:val="20"/>
              </w:rPr>
              <w:t>0.485</w:t>
            </w:r>
          </w:p>
        </w:tc>
        <w:tc>
          <w:tcPr>
            <w:tcW w:w="1083" w:type="dxa"/>
            <w:tcBorders>
              <w:right w:val="single" w:sz="4" w:space="0" w:color="000000"/>
            </w:tcBorders>
          </w:tcPr>
          <w:p w:rsidR="00DD7756" w:rsidRDefault="00AD1397">
            <w:pPr>
              <w:pStyle w:val="TableParagraph"/>
              <w:ind w:right="289"/>
              <w:rPr>
                <w:sz w:val="20"/>
              </w:rPr>
            </w:pPr>
            <w:r>
              <w:rPr>
                <w:w w:val="95"/>
                <w:sz w:val="20"/>
              </w:rPr>
              <w:t>0.755</w:t>
            </w:r>
          </w:p>
        </w:tc>
        <w:tc>
          <w:tcPr>
            <w:tcW w:w="1156" w:type="dxa"/>
            <w:tcBorders>
              <w:left w:val="single" w:sz="4" w:space="0" w:color="000000"/>
            </w:tcBorders>
          </w:tcPr>
          <w:p w:rsidR="00DD7756" w:rsidRDefault="00AD1397">
            <w:pPr>
              <w:pStyle w:val="TableParagraph"/>
              <w:ind w:right="290"/>
              <w:rPr>
                <w:sz w:val="20"/>
              </w:rPr>
            </w:pPr>
            <w:r>
              <w:rPr>
                <w:w w:val="95"/>
                <w:sz w:val="20"/>
              </w:rPr>
              <w:t>755</w:t>
            </w:r>
          </w:p>
        </w:tc>
        <w:tc>
          <w:tcPr>
            <w:tcW w:w="1148" w:type="dxa"/>
          </w:tcPr>
          <w:p w:rsidR="00DD7756" w:rsidRDefault="00AD1397">
            <w:pPr>
              <w:pStyle w:val="TableParagraph"/>
              <w:ind w:right="392"/>
              <w:rPr>
                <w:sz w:val="20"/>
              </w:rPr>
            </w:pPr>
            <w:r>
              <w:rPr>
                <w:w w:val="95"/>
                <w:sz w:val="20"/>
              </w:rPr>
              <w:t>66</w:t>
            </w:r>
          </w:p>
        </w:tc>
        <w:tc>
          <w:tcPr>
            <w:tcW w:w="827" w:type="dxa"/>
            <w:tcBorders>
              <w:right w:val="single" w:sz="4" w:space="0" w:color="000000"/>
            </w:tcBorders>
          </w:tcPr>
          <w:p w:rsidR="00DD7756" w:rsidRDefault="00AD1397">
            <w:pPr>
              <w:pStyle w:val="TableParagraph"/>
              <w:ind w:right="57"/>
              <w:rPr>
                <w:sz w:val="20"/>
              </w:rPr>
            </w:pPr>
            <w:r>
              <w:rPr>
                <w:w w:val="95"/>
                <w:sz w:val="20"/>
              </w:rPr>
              <w:t>70</w:t>
            </w:r>
          </w:p>
        </w:tc>
        <w:tc>
          <w:tcPr>
            <w:tcW w:w="1180" w:type="dxa"/>
            <w:tcBorders>
              <w:left w:val="single" w:sz="4" w:space="0" w:color="000000"/>
            </w:tcBorders>
          </w:tcPr>
          <w:p w:rsidR="00DD7756" w:rsidRDefault="00AD1397">
            <w:pPr>
              <w:pStyle w:val="TableParagraph"/>
              <w:ind w:right="314"/>
              <w:rPr>
                <w:sz w:val="20"/>
              </w:rPr>
            </w:pPr>
            <w:r>
              <w:rPr>
                <w:w w:val="95"/>
                <w:sz w:val="20"/>
              </w:rPr>
              <w:t>0.781</w:t>
            </w:r>
          </w:p>
        </w:tc>
        <w:tc>
          <w:tcPr>
            <w:tcW w:w="1101" w:type="dxa"/>
          </w:tcPr>
          <w:p w:rsidR="00DD7756" w:rsidRDefault="00AD1397">
            <w:pPr>
              <w:pStyle w:val="TableParagraph"/>
              <w:ind w:right="369"/>
              <w:rPr>
                <w:sz w:val="20"/>
              </w:rPr>
            </w:pPr>
            <w:r>
              <w:rPr>
                <w:w w:val="95"/>
                <w:sz w:val="20"/>
              </w:rPr>
              <w:t>0.971</w:t>
            </w:r>
          </w:p>
        </w:tc>
        <w:tc>
          <w:tcPr>
            <w:tcW w:w="835" w:type="dxa"/>
          </w:tcPr>
          <w:p w:rsidR="00DD7756" w:rsidRDefault="00AD1397">
            <w:pPr>
              <w:pStyle w:val="TableParagraph"/>
              <w:ind w:right="48"/>
              <w:rPr>
                <w:sz w:val="20"/>
              </w:rPr>
            </w:pPr>
            <w:r>
              <w:rPr>
                <w:w w:val="95"/>
                <w:sz w:val="20"/>
              </w:rPr>
              <w:t>0.969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need</w:t>
            </w:r>
          </w:p>
        </w:tc>
        <w:tc>
          <w:tcPr>
            <w:tcW w:w="660" w:type="dxa"/>
            <w:tcBorders>
              <w:left w:val="single" w:sz="4" w:space="0" w:color="000000"/>
            </w:tcBorders>
          </w:tcPr>
          <w:p w:rsidR="00DD7756" w:rsidRDefault="00AD1397">
            <w:pPr>
              <w:pStyle w:val="TableParagraph"/>
              <w:ind w:right="131"/>
              <w:rPr>
                <w:sz w:val="20"/>
              </w:rPr>
            </w:pPr>
            <w:r>
              <w:rPr>
                <w:w w:val="95"/>
                <w:sz w:val="20"/>
              </w:rPr>
              <w:t>2711</w:t>
            </w:r>
          </w:p>
        </w:tc>
        <w:tc>
          <w:tcPr>
            <w:tcW w:w="896" w:type="dxa"/>
          </w:tcPr>
          <w:p w:rsidR="00DD7756" w:rsidRDefault="00AD1397">
            <w:pPr>
              <w:pStyle w:val="TableParagraph"/>
              <w:ind w:right="254"/>
              <w:rPr>
                <w:sz w:val="20"/>
              </w:rPr>
            </w:pPr>
            <w:r>
              <w:rPr>
                <w:w w:val="95"/>
                <w:sz w:val="20"/>
              </w:rPr>
              <w:t>0.833</w:t>
            </w:r>
          </w:p>
        </w:tc>
        <w:tc>
          <w:tcPr>
            <w:tcW w:w="1043" w:type="dxa"/>
          </w:tcPr>
          <w:p w:rsidR="00DD7756" w:rsidRDefault="00AD1397">
            <w:pPr>
              <w:pStyle w:val="TableParagraph"/>
              <w:ind w:left="255"/>
              <w:jc w:val="left"/>
              <w:rPr>
                <w:sz w:val="20"/>
              </w:rPr>
            </w:pPr>
            <w:r>
              <w:rPr>
                <w:sz w:val="20"/>
              </w:rPr>
              <w:t>0.220</w:t>
            </w:r>
          </w:p>
        </w:tc>
        <w:tc>
          <w:tcPr>
            <w:tcW w:w="1083" w:type="dxa"/>
            <w:tcBorders>
              <w:right w:val="single" w:sz="4" w:space="0" w:color="000000"/>
            </w:tcBorders>
          </w:tcPr>
          <w:p w:rsidR="00DD7756" w:rsidRDefault="00AD1397">
            <w:pPr>
              <w:pStyle w:val="TableParagraph"/>
              <w:ind w:right="289"/>
              <w:rPr>
                <w:sz w:val="20"/>
              </w:rPr>
            </w:pPr>
            <w:r>
              <w:rPr>
                <w:w w:val="95"/>
                <w:sz w:val="20"/>
              </w:rPr>
              <w:t>0.501</w:t>
            </w:r>
          </w:p>
        </w:tc>
        <w:tc>
          <w:tcPr>
            <w:tcW w:w="1156" w:type="dxa"/>
            <w:tcBorders>
              <w:left w:val="single" w:sz="4" w:space="0" w:color="000000"/>
            </w:tcBorders>
          </w:tcPr>
          <w:p w:rsidR="00DD7756" w:rsidRDefault="00AD1397">
            <w:pPr>
              <w:pStyle w:val="TableParagraph"/>
              <w:ind w:right="290"/>
              <w:rPr>
                <w:sz w:val="20"/>
              </w:rPr>
            </w:pPr>
            <w:r>
              <w:rPr>
                <w:w w:val="95"/>
                <w:sz w:val="20"/>
              </w:rPr>
              <w:t>164</w:t>
            </w:r>
          </w:p>
        </w:tc>
        <w:tc>
          <w:tcPr>
            <w:tcW w:w="1148" w:type="dxa"/>
          </w:tcPr>
          <w:p w:rsidR="00DD7756" w:rsidRDefault="00AD1397">
            <w:pPr>
              <w:pStyle w:val="TableParagraph"/>
              <w:ind w:right="392"/>
              <w:rPr>
                <w:sz w:val="20"/>
              </w:rPr>
            </w:pPr>
            <w:r>
              <w:rPr>
                <w:w w:val="95"/>
                <w:sz w:val="20"/>
              </w:rPr>
              <w:t>2475</w:t>
            </w:r>
          </w:p>
        </w:tc>
        <w:tc>
          <w:tcPr>
            <w:tcW w:w="827" w:type="dxa"/>
            <w:tcBorders>
              <w:right w:val="single" w:sz="4" w:space="0" w:color="000000"/>
            </w:tcBorders>
          </w:tcPr>
          <w:p w:rsidR="00DD7756" w:rsidRDefault="00AD1397">
            <w:pPr>
              <w:pStyle w:val="TableParagraph"/>
              <w:ind w:right="57"/>
              <w:rPr>
                <w:sz w:val="20"/>
              </w:rPr>
            </w:pPr>
            <w:r>
              <w:rPr>
                <w:w w:val="99"/>
                <w:sz w:val="20"/>
              </w:rPr>
              <w:t>3</w:t>
            </w:r>
          </w:p>
        </w:tc>
        <w:tc>
          <w:tcPr>
            <w:tcW w:w="1180" w:type="dxa"/>
            <w:tcBorders>
              <w:left w:val="single" w:sz="4" w:space="0" w:color="000000"/>
            </w:tcBorders>
          </w:tcPr>
          <w:p w:rsidR="00DD7756" w:rsidRDefault="00AD1397">
            <w:pPr>
              <w:pStyle w:val="TableParagraph"/>
              <w:ind w:right="314"/>
              <w:rPr>
                <w:sz w:val="20"/>
              </w:rPr>
            </w:pPr>
            <w:r>
              <w:rPr>
                <w:w w:val="95"/>
                <w:sz w:val="20"/>
              </w:rPr>
              <w:t>0.943</w:t>
            </w:r>
          </w:p>
        </w:tc>
        <w:tc>
          <w:tcPr>
            <w:tcW w:w="1101" w:type="dxa"/>
          </w:tcPr>
          <w:p w:rsidR="00DD7756" w:rsidRDefault="00AD1397">
            <w:pPr>
              <w:pStyle w:val="TableParagraph"/>
              <w:ind w:right="369"/>
              <w:rPr>
                <w:sz w:val="20"/>
              </w:rPr>
            </w:pPr>
            <w:r>
              <w:rPr>
                <w:w w:val="95"/>
                <w:sz w:val="20"/>
              </w:rPr>
              <w:t>0.517</w:t>
            </w:r>
          </w:p>
        </w:tc>
        <w:tc>
          <w:tcPr>
            <w:tcW w:w="835" w:type="dxa"/>
          </w:tcPr>
          <w:p w:rsidR="00DD7756" w:rsidRDefault="00AD1397">
            <w:pPr>
              <w:pStyle w:val="TableParagraph"/>
              <w:ind w:right="48"/>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never</w:t>
            </w:r>
          </w:p>
        </w:tc>
        <w:tc>
          <w:tcPr>
            <w:tcW w:w="660" w:type="dxa"/>
            <w:tcBorders>
              <w:left w:val="single" w:sz="4" w:space="0" w:color="000000"/>
            </w:tcBorders>
          </w:tcPr>
          <w:p w:rsidR="00DD7756" w:rsidRDefault="00AD1397">
            <w:pPr>
              <w:pStyle w:val="TableParagraph"/>
              <w:ind w:right="131"/>
              <w:rPr>
                <w:sz w:val="20"/>
              </w:rPr>
            </w:pPr>
            <w:r>
              <w:rPr>
                <w:w w:val="95"/>
                <w:sz w:val="20"/>
              </w:rPr>
              <w:t>3024</w:t>
            </w:r>
          </w:p>
        </w:tc>
        <w:tc>
          <w:tcPr>
            <w:tcW w:w="896" w:type="dxa"/>
          </w:tcPr>
          <w:p w:rsidR="00DD7756" w:rsidRDefault="00AD1397">
            <w:pPr>
              <w:pStyle w:val="TableParagraph"/>
              <w:ind w:right="254"/>
              <w:rPr>
                <w:sz w:val="20"/>
              </w:rPr>
            </w:pPr>
            <w:r>
              <w:rPr>
                <w:w w:val="95"/>
                <w:sz w:val="20"/>
              </w:rPr>
              <w:t>0.929</w:t>
            </w:r>
          </w:p>
        </w:tc>
        <w:tc>
          <w:tcPr>
            <w:tcW w:w="1043" w:type="dxa"/>
          </w:tcPr>
          <w:p w:rsidR="00DD7756" w:rsidRDefault="00AD1397">
            <w:pPr>
              <w:pStyle w:val="TableParagraph"/>
              <w:ind w:left="255"/>
              <w:jc w:val="left"/>
              <w:rPr>
                <w:sz w:val="20"/>
              </w:rPr>
            </w:pPr>
            <w:r>
              <w:rPr>
                <w:sz w:val="20"/>
              </w:rPr>
              <w:t>0.725</w:t>
            </w:r>
          </w:p>
        </w:tc>
        <w:tc>
          <w:tcPr>
            <w:tcW w:w="1083" w:type="dxa"/>
            <w:tcBorders>
              <w:right w:val="single" w:sz="4" w:space="0" w:color="000000"/>
            </w:tcBorders>
          </w:tcPr>
          <w:p w:rsidR="00DD7756" w:rsidRDefault="00AD1397">
            <w:pPr>
              <w:pStyle w:val="TableParagraph"/>
              <w:ind w:right="289"/>
              <w:rPr>
                <w:sz w:val="20"/>
              </w:rPr>
            </w:pPr>
            <w:r>
              <w:rPr>
                <w:w w:val="95"/>
                <w:sz w:val="20"/>
              </w:rPr>
              <w:t>0.441</w:t>
            </w:r>
          </w:p>
        </w:tc>
        <w:tc>
          <w:tcPr>
            <w:tcW w:w="1156" w:type="dxa"/>
            <w:tcBorders>
              <w:left w:val="single" w:sz="4" w:space="0" w:color="000000"/>
            </w:tcBorders>
          </w:tcPr>
          <w:p w:rsidR="00DD7756" w:rsidRDefault="00AD1397">
            <w:pPr>
              <w:pStyle w:val="TableParagraph"/>
              <w:ind w:right="290"/>
              <w:rPr>
                <w:sz w:val="20"/>
              </w:rPr>
            </w:pPr>
            <w:r>
              <w:rPr>
                <w:w w:val="99"/>
                <w:sz w:val="20"/>
              </w:rPr>
              <w:t>2</w:t>
            </w:r>
          </w:p>
        </w:tc>
        <w:tc>
          <w:tcPr>
            <w:tcW w:w="1148" w:type="dxa"/>
          </w:tcPr>
          <w:p w:rsidR="00DD7756" w:rsidRDefault="00AD1397">
            <w:pPr>
              <w:pStyle w:val="TableParagraph"/>
              <w:ind w:right="392"/>
              <w:rPr>
                <w:sz w:val="20"/>
              </w:rPr>
            </w:pPr>
            <w:r>
              <w:rPr>
                <w:w w:val="95"/>
                <w:sz w:val="20"/>
              </w:rPr>
              <w:t>10</w:t>
            </w:r>
          </w:p>
        </w:tc>
        <w:tc>
          <w:tcPr>
            <w:tcW w:w="827" w:type="dxa"/>
            <w:tcBorders>
              <w:right w:val="single" w:sz="4" w:space="0" w:color="000000"/>
            </w:tcBorders>
          </w:tcPr>
          <w:p w:rsidR="00DD7756" w:rsidRDefault="00AD1397">
            <w:pPr>
              <w:pStyle w:val="TableParagraph"/>
              <w:ind w:right="57"/>
              <w:rPr>
                <w:sz w:val="20"/>
              </w:rPr>
            </w:pPr>
            <w:r>
              <w:rPr>
                <w:w w:val="99"/>
                <w:sz w:val="20"/>
              </w:rPr>
              <w:t>2</w:t>
            </w:r>
          </w:p>
        </w:tc>
        <w:tc>
          <w:tcPr>
            <w:tcW w:w="1180" w:type="dxa"/>
            <w:tcBorders>
              <w:left w:val="single" w:sz="4" w:space="0" w:color="000000"/>
            </w:tcBorders>
          </w:tcPr>
          <w:p w:rsidR="00DD7756" w:rsidRDefault="00AD1397">
            <w:pPr>
              <w:pStyle w:val="TableParagraph"/>
              <w:ind w:right="314"/>
              <w:rPr>
                <w:sz w:val="20"/>
              </w:rPr>
            </w:pPr>
            <w:r>
              <w:rPr>
                <w:w w:val="95"/>
                <w:sz w:val="20"/>
              </w:rPr>
              <w:t>0.999</w:t>
            </w:r>
          </w:p>
        </w:tc>
        <w:tc>
          <w:tcPr>
            <w:tcW w:w="1101" w:type="dxa"/>
          </w:tcPr>
          <w:p w:rsidR="00DD7756" w:rsidRDefault="00AD1397">
            <w:pPr>
              <w:pStyle w:val="TableParagraph"/>
              <w:ind w:right="369"/>
              <w:rPr>
                <w:sz w:val="20"/>
              </w:rPr>
            </w:pPr>
            <w:r>
              <w:rPr>
                <w:w w:val="95"/>
                <w:sz w:val="20"/>
              </w:rPr>
              <w:t>0.995</w:t>
            </w:r>
          </w:p>
        </w:tc>
        <w:tc>
          <w:tcPr>
            <w:tcW w:w="835" w:type="dxa"/>
          </w:tcPr>
          <w:p w:rsidR="00DD7756" w:rsidRDefault="00AD1397">
            <w:pPr>
              <w:pStyle w:val="TableParagraph"/>
              <w:ind w:right="48"/>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old</w:t>
            </w:r>
          </w:p>
        </w:tc>
        <w:tc>
          <w:tcPr>
            <w:tcW w:w="660" w:type="dxa"/>
            <w:tcBorders>
              <w:left w:val="single" w:sz="4" w:space="0" w:color="000000"/>
            </w:tcBorders>
          </w:tcPr>
          <w:p w:rsidR="00DD7756" w:rsidRDefault="00AD1397">
            <w:pPr>
              <w:pStyle w:val="TableParagraph"/>
              <w:ind w:right="131"/>
              <w:rPr>
                <w:sz w:val="20"/>
              </w:rPr>
            </w:pPr>
            <w:r>
              <w:rPr>
                <w:w w:val="95"/>
                <w:sz w:val="20"/>
              </w:rPr>
              <w:t>1977</w:t>
            </w:r>
          </w:p>
        </w:tc>
        <w:tc>
          <w:tcPr>
            <w:tcW w:w="896" w:type="dxa"/>
          </w:tcPr>
          <w:p w:rsidR="00DD7756" w:rsidRDefault="00AD1397">
            <w:pPr>
              <w:pStyle w:val="TableParagraph"/>
              <w:ind w:right="254"/>
              <w:rPr>
                <w:sz w:val="20"/>
              </w:rPr>
            </w:pPr>
            <w:r>
              <w:rPr>
                <w:w w:val="95"/>
                <w:sz w:val="20"/>
              </w:rPr>
              <w:t>0.607</w:t>
            </w:r>
          </w:p>
        </w:tc>
        <w:tc>
          <w:tcPr>
            <w:tcW w:w="1043" w:type="dxa"/>
          </w:tcPr>
          <w:p w:rsidR="00DD7756" w:rsidRDefault="00AD1397">
            <w:pPr>
              <w:pStyle w:val="TableParagraph"/>
              <w:ind w:left="255"/>
              <w:jc w:val="left"/>
              <w:rPr>
                <w:sz w:val="20"/>
              </w:rPr>
            </w:pPr>
            <w:r>
              <w:rPr>
                <w:sz w:val="20"/>
              </w:rPr>
              <w:t>0.054</w:t>
            </w:r>
          </w:p>
        </w:tc>
        <w:tc>
          <w:tcPr>
            <w:tcW w:w="1083" w:type="dxa"/>
            <w:tcBorders>
              <w:right w:val="single" w:sz="4" w:space="0" w:color="000000"/>
            </w:tcBorders>
          </w:tcPr>
          <w:p w:rsidR="00DD7756" w:rsidRDefault="00AD1397">
            <w:pPr>
              <w:pStyle w:val="TableParagraph"/>
              <w:ind w:right="289"/>
              <w:rPr>
                <w:sz w:val="20"/>
              </w:rPr>
            </w:pPr>
            <w:r>
              <w:rPr>
                <w:w w:val="95"/>
                <w:sz w:val="20"/>
              </w:rPr>
              <w:t>0.565</w:t>
            </w:r>
          </w:p>
        </w:tc>
        <w:tc>
          <w:tcPr>
            <w:tcW w:w="1156" w:type="dxa"/>
            <w:tcBorders>
              <w:left w:val="single" w:sz="4" w:space="0" w:color="000000"/>
            </w:tcBorders>
          </w:tcPr>
          <w:p w:rsidR="00DD7756" w:rsidRDefault="00AD1397">
            <w:pPr>
              <w:pStyle w:val="TableParagraph"/>
              <w:ind w:right="290"/>
              <w:rPr>
                <w:sz w:val="20"/>
              </w:rPr>
            </w:pPr>
            <w:r>
              <w:rPr>
                <w:w w:val="99"/>
                <w:sz w:val="20"/>
              </w:rPr>
              <w:t>5</w:t>
            </w:r>
          </w:p>
        </w:tc>
        <w:tc>
          <w:tcPr>
            <w:tcW w:w="1148" w:type="dxa"/>
          </w:tcPr>
          <w:p w:rsidR="00DD7756" w:rsidRDefault="00AD1397">
            <w:pPr>
              <w:pStyle w:val="TableParagraph"/>
              <w:ind w:right="392"/>
              <w:rPr>
                <w:sz w:val="20"/>
              </w:rPr>
            </w:pPr>
            <w:r>
              <w:rPr>
                <w:w w:val="99"/>
                <w:sz w:val="20"/>
              </w:rPr>
              <w:t>3</w:t>
            </w:r>
          </w:p>
        </w:tc>
        <w:tc>
          <w:tcPr>
            <w:tcW w:w="827" w:type="dxa"/>
            <w:tcBorders>
              <w:right w:val="single" w:sz="4" w:space="0" w:color="000000"/>
            </w:tcBorders>
          </w:tcPr>
          <w:p w:rsidR="00DD7756" w:rsidRDefault="00AD1397">
            <w:pPr>
              <w:pStyle w:val="TableParagraph"/>
              <w:ind w:right="57"/>
              <w:rPr>
                <w:sz w:val="20"/>
              </w:rPr>
            </w:pPr>
            <w:r>
              <w:rPr>
                <w:w w:val="95"/>
                <w:sz w:val="20"/>
              </w:rPr>
              <w:t>838</w:t>
            </w:r>
          </w:p>
        </w:tc>
        <w:tc>
          <w:tcPr>
            <w:tcW w:w="1180" w:type="dxa"/>
            <w:tcBorders>
              <w:left w:val="single" w:sz="4" w:space="0" w:color="000000"/>
            </w:tcBorders>
          </w:tcPr>
          <w:p w:rsidR="00DD7756" w:rsidRDefault="00AD1397">
            <w:pPr>
              <w:pStyle w:val="TableParagraph"/>
              <w:ind w:right="314"/>
              <w:rPr>
                <w:sz w:val="20"/>
              </w:rPr>
            </w:pPr>
            <w:r>
              <w:rPr>
                <w:w w:val="95"/>
                <w:sz w:val="20"/>
              </w:rPr>
              <w:t>0.998</w:t>
            </w:r>
          </w:p>
        </w:tc>
        <w:tc>
          <w:tcPr>
            <w:tcW w:w="1101" w:type="dxa"/>
          </w:tcPr>
          <w:p w:rsidR="00DD7756" w:rsidRDefault="00AD1397">
            <w:pPr>
              <w:pStyle w:val="TableParagraph"/>
              <w:ind w:right="369"/>
              <w:rPr>
                <w:sz w:val="20"/>
              </w:rPr>
            </w:pPr>
            <w:r>
              <w:rPr>
                <w:w w:val="95"/>
                <w:sz w:val="20"/>
              </w:rPr>
              <w:t>0.998</w:t>
            </w:r>
          </w:p>
        </w:tc>
        <w:tc>
          <w:tcPr>
            <w:tcW w:w="835" w:type="dxa"/>
          </w:tcPr>
          <w:p w:rsidR="00DD7756" w:rsidRDefault="00AD1397">
            <w:pPr>
              <w:pStyle w:val="TableParagraph"/>
              <w:ind w:right="48"/>
              <w:rPr>
                <w:sz w:val="20"/>
              </w:rPr>
            </w:pPr>
            <w:r>
              <w:rPr>
                <w:w w:val="95"/>
                <w:sz w:val="20"/>
              </w:rPr>
              <w:t>0.749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one</w:t>
            </w:r>
          </w:p>
        </w:tc>
        <w:tc>
          <w:tcPr>
            <w:tcW w:w="660" w:type="dxa"/>
            <w:tcBorders>
              <w:left w:val="single" w:sz="4" w:space="0" w:color="000000"/>
            </w:tcBorders>
          </w:tcPr>
          <w:p w:rsidR="00DD7756" w:rsidRDefault="00AD1397">
            <w:pPr>
              <w:pStyle w:val="TableParagraph"/>
              <w:ind w:right="131"/>
              <w:rPr>
                <w:sz w:val="20"/>
              </w:rPr>
            </w:pPr>
            <w:r>
              <w:rPr>
                <w:w w:val="95"/>
                <w:sz w:val="20"/>
              </w:rPr>
              <w:t>13052</w:t>
            </w:r>
          </w:p>
        </w:tc>
        <w:tc>
          <w:tcPr>
            <w:tcW w:w="896" w:type="dxa"/>
          </w:tcPr>
          <w:p w:rsidR="00DD7756" w:rsidRDefault="00AD1397">
            <w:pPr>
              <w:pStyle w:val="TableParagraph"/>
              <w:ind w:right="254"/>
              <w:rPr>
                <w:sz w:val="20"/>
              </w:rPr>
            </w:pPr>
            <w:r>
              <w:rPr>
                <w:w w:val="95"/>
                <w:sz w:val="20"/>
              </w:rPr>
              <w:t>4.010</w:t>
            </w:r>
          </w:p>
        </w:tc>
        <w:tc>
          <w:tcPr>
            <w:tcW w:w="1043" w:type="dxa"/>
          </w:tcPr>
          <w:p w:rsidR="00DD7756" w:rsidRDefault="00AD1397">
            <w:pPr>
              <w:pStyle w:val="TableParagraph"/>
              <w:ind w:left="255"/>
              <w:jc w:val="left"/>
              <w:rPr>
                <w:sz w:val="20"/>
              </w:rPr>
            </w:pPr>
            <w:r>
              <w:rPr>
                <w:sz w:val="20"/>
              </w:rPr>
              <w:t>0.571</w:t>
            </w:r>
          </w:p>
        </w:tc>
        <w:tc>
          <w:tcPr>
            <w:tcW w:w="1083" w:type="dxa"/>
            <w:tcBorders>
              <w:right w:val="single" w:sz="4" w:space="0" w:color="000000"/>
            </w:tcBorders>
          </w:tcPr>
          <w:p w:rsidR="00DD7756" w:rsidRDefault="00AD1397">
            <w:pPr>
              <w:pStyle w:val="TableParagraph"/>
              <w:ind w:right="289"/>
              <w:rPr>
                <w:sz w:val="20"/>
              </w:rPr>
            </w:pPr>
            <w:r>
              <w:rPr>
                <w:w w:val="95"/>
                <w:sz w:val="20"/>
              </w:rPr>
              <w:t>0.245</w:t>
            </w:r>
          </w:p>
        </w:tc>
        <w:tc>
          <w:tcPr>
            <w:tcW w:w="1156" w:type="dxa"/>
            <w:tcBorders>
              <w:left w:val="single" w:sz="4" w:space="0" w:color="000000"/>
            </w:tcBorders>
          </w:tcPr>
          <w:p w:rsidR="00DD7756" w:rsidRDefault="00AD1397">
            <w:pPr>
              <w:pStyle w:val="TableParagraph"/>
              <w:ind w:right="290"/>
              <w:rPr>
                <w:sz w:val="20"/>
              </w:rPr>
            </w:pPr>
            <w:r>
              <w:rPr>
                <w:w w:val="95"/>
                <w:sz w:val="20"/>
              </w:rPr>
              <w:t>8384</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5"/>
                <w:sz w:val="20"/>
              </w:rPr>
              <w:t>3944</w:t>
            </w:r>
          </w:p>
        </w:tc>
        <w:tc>
          <w:tcPr>
            <w:tcW w:w="1180" w:type="dxa"/>
            <w:tcBorders>
              <w:left w:val="single" w:sz="4" w:space="0" w:color="000000"/>
            </w:tcBorders>
          </w:tcPr>
          <w:p w:rsidR="00DD7756" w:rsidRDefault="00AD1397">
            <w:pPr>
              <w:pStyle w:val="TableParagraph"/>
              <w:ind w:right="314"/>
              <w:rPr>
                <w:sz w:val="20"/>
              </w:rPr>
            </w:pPr>
            <w:r>
              <w:rPr>
                <w:w w:val="95"/>
                <w:sz w:val="20"/>
              </w:rPr>
              <w:t>0.310</w:t>
            </w:r>
          </w:p>
        </w:tc>
        <w:tc>
          <w:tcPr>
            <w:tcW w:w="1101" w:type="dxa"/>
          </w:tcPr>
          <w:p w:rsidR="00DD7756" w:rsidRDefault="00AD1397">
            <w:pPr>
              <w:pStyle w:val="TableParagraph"/>
              <w:ind w:right="369"/>
              <w:rPr>
                <w:sz w:val="20"/>
              </w:rPr>
            </w:pPr>
            <w:r>
              <w:rPr>
                <w:w w:val="95"/>
                <w:sz w:val="20"/>
              </w:rPr>
              <w:t>1.000</w:t>
            </w:r>
          </w:p>
        </w:tc>
        <w:tc>
          <w:tcPr>
            <w:tcW w:w="835" w:type="dxa"/>
          </w:tcPr>
          <w:p w:rsidR="00DD7756" w:rsidRDefault="00AD1397">
            <w:pPr>
              <w:pStyle w:val="TableParagraph"/>
              <w:ind w:right="48"/>
              <w:rPr>
                <w:sz w:val="20"/>
              </w:rPr>
            </w:pPr>
            <w:r>
              <w:rPr>
                <w:w w:val="95"/>
                <w:sz w:val="20"/>
              </w:rPr>
              <w:t>0.368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order</w:t>
            </w:r>
          </w:p>
        </w:tc>
        <w:tc>
          <w:tcPr>
            <w:tcW w:w="660" w:type="dxa"/>
            <w:tcBorders>
              <w:left w:val="single" w:sz="4" w:space="0" w:color="000000"/>
            </w:tcBorders>
          </w:tcPr>
          <w:p w:rsidR="00DD7756" w:rsidRDefault="00AD1397">
            <w:pPr>
              <w:pStyle w:val="TableParagraph"/>
              <w:ind w:right="131"/>
              <w:rPr>
                <w:sz w:val="20"/>
              </w:rPr>
            </w:pPr>
            <w:r>
              <w:rPr>
                <w:w w:val="95"/>
                <w:sz w:val="20"/>
              </w:rPr>
              <w:t>300</w:t>
            </w:r>
          </w:p>
        </w:tc>
        <w:tc>
          <w:tcPr>
            <w:tcW w:w="896" w:type="dxa"/>
          </w:tcPr>
          <w:p w:rsidR="00DD7756" w:rsidRDefault="00AD1397">
            <w:pPr>
              <w:pStyle w:val="TableParagraph"/>
              <w:ind w:right="254"/>
              <w:rPr>
                <w:sz w:val="20"/>
              </w:rPr>
            </w:pPr>
            <w:r>
              <w:rPr>
                <w:w w:val="95"/>
                <w:sz w:val="20"/>
              </w:rPr>
              <w:t>0.092</w:t>
            </w:r>
          </w:p>
        </w:tc>
        <w:tc>
          <w:tcPr>
            <w:tcW w:w="1043" w:type="dxa"/>
          </w:tcPr>
          <w:p w:rsidR="00DD7756" w:rsidRDefault="00AD1397">
            <w:pPr>
              <w:pStyle w:val="TableParagraph"/>
              <w:ind w:left="255"/>
              <w:jc w:val="left"/>
              <w:rPr>
                <w:sz w:val="20"/>
              </w:rPr>
            </w:pPr>
            <w:r>
              <w:rPr>
                <w:sz w:val="20"/>
              </w:rPr>
              <w:t>0.691</w:t>
            </w:r>
          </w:p>
        </w:tc>
        <w:tc>
          <w:tcPr>
            <w:tcW w:w="1083" w:type="dxa"/>
            <w:tcBorders>
              <w:right w:val="single" w:sz="4" w:space="0" w:color="000000"/>
            </w:tcBorders>
          </w:tcPr>
          <w:p w:rsidR="00DD7756" w:rsidRDefault="00AD1397">
            <w:pPr>
              <w:pStyle w:val="TableParagraph"/>
              <w:ind w:right="289"/>
              <w:rPr>
                <w:sz w:val="20"/>
              </w:rPr>
            </w:pPr>
            <w:r>
              <w:rPr>
                <w:w w:val="95"/>
                <w:sz w:val="20"/>
              </w:rPr>
              <w:t>0.893</w:t>
            </w:r>
          </w:p>
        </w:tc>
        <w:tc>
          <w:tcPr>
            <w:tcW w:w="1156" w:type="dxa"/>
            <w:tcBorders>
              <w:left w:val="single" w:sz="4" w:space="0" w:color="000000"/>
            </w:tcBorders>
          </w:tcPr>
          <w:p w:rsidR="00DD7756" w:rsidRDefault="00AD1397">
            <w:pPr>
              <w:pStyle w:val="TableParagraph"/>
              <w:ind w:right="290"/>
              <w:rPr>
                <w:sz w:val="20"/>
              </w:rPr>
            </w:pPr>
            <w:r>
              <w:rPr>
                <w:w w:val="95"/>
                <w:sz w:val="20"/>
              </w:rPr>
              <w:t>92</w:t>
            </w:r>
          </w:p>
        </w:tc>
        <w:tc>
          <w:tcPr>
            <w:tcW w:w="1148" w:type="dxa"/>
          </w:tcPr>
          <w:p w:rsidR="00DD7756" w:rsidRDefault="00AD1397">
            <w:pPr>
              <w:pStyle w:val="TableParagraph"/>
              <w:ind w:right="392"/>
              <w:rPr>
                <w:sz w:val="20"/>
              </w:rPr>
            </w:pPr>
            <w:r>
              <w:rPr>
                <w:w w:val="95"/>
                <w:sz w:val="20"/>
              </w:rPr>
              <w:t>65</w:t>
            </w:r>
          </w:p>
        </w:tc>
        <w:tc>
          <w:tcPr>
            <w:tcW w:w="827" w:type="dxa"/>
            <w:tcBorders>
              <w:right w:val="single" w:sz="4" w:space="0" w:color="000000"/>
            </w:tcBorders>
          </w:tcPr>
          <w:p w:rsidR="00DD7756" w:rsidRDefault="00AD1397">
            <w:pPr>
              <w:pStyle w:val="TableParagraph"/>
              <w:ind w:right="57"/>
              <w:rPr>
                <w:sz w:val="20"/>
              </w:rPr>
            </w:pPr>
            <w:r>
              <w:rPr>
                <w:w w:val="99"/>
                <w:sz w:val="20"/>
              </w:rPr>
              <w:t>3</w:t>
            </w:r>
          </w:p>
        </w:tc>
        <w:tc>
          <w:tcPr>
            <w:tcW w:w="1180" w:type="dxa"/>
            <w:tcBorders>
              <w:left w:val="single" w:sz="4" w:space="0" w:color="000000"/>
            </w:tcBorders>
          </w:tcPr>
          <w:p w:rsidR="00DD7756" w:rsidRDefault="00AD1397">
            <w:pPr>
              <w:pStyle w:val="TableParagraph"/>
              <w:ind w:right="314"/>
              <w:rPr>
                <w:sz w:val="20"/>
              </w:rPr>
            </w:pPr>
            <w:r>
              <w:rPr>
                <w:w w:val="95"/>
                <w:sz w:val="20"/>
              </w:rPr>
              <w:t>0.969</w:t>
            </w:r>
          </w:p>
        </w:tc>
        <w:tc>
          <w:tcPr>
            <w:tcW w:w="1101" w:type="dxa"/>
          </w:tcPr>
          <w:p w:rsidR="00DD7756" w:rsidRDefault="00AD1397">
            <w:pPr>
              <w:pStyle w:val="TableParagraph"/>
              <w:ind w:right="369"/>
              <w:rPr>
                <w:sz w:val="20"/>
              </w:rPr>
            </w:pPr>
            <w:r>
              <w:rPr>
                <w:w w:val="95"/>
                <w:sz w:val="20"/>
              </w:rPr>
              <w:t>0.973</w:t>
            </w:r>
          </w:p>
        </w:tc>
        <w:tc>
          <w:tcPr>
            <w:tcW w:w="835" w:type="dxa"/>
          </w:tcPr>
          <w:p w:rsidR="00DD7756" w:rsidRDefault="00AD1397">
            <w:pPr>
              <w:pStyle w:val="TableParagraph"/>
              <w:ind w:right="48"/>
              <w:rPr>
                <w:sz w:val="20"/>
              </w:rPr>
            </w:pPr>
            <w:r>
              <w:rPr>
                <w:w w:val="95"/>
                <w:sz w:val="20"/>
              </w:rPr>
              <w:t>0.999</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other</w:t>
            </w:r>
          </w:p>
        </w:tc>
        <w:tc>
          <w:tcPr>
            <w:tcW w:w="660" w:type="dxa"/>
            <w:tcBorders>
              <w:left w:val="single" w:sz="4" w:space="0" w:color="000000"/>
            </w:tcBorders>
          </w:tcPr>
          <w:p w:rsidR="00DD7756" w:rsidRDefault="00AD1397">
            <w:pPr>
              <w:pStyle w:val="TableParagraph"/>
              <w:ind w:right="131"/>
              <w:rPr>
                <w:sz w:val="20"/>
              </w:rPr>
            </w:pPr>
            <w:r>
              <w:rPr>
                <w:w w:val="95"/>
                <w:sz w:val="20"/>
              </w:rPr>
              <w:t>4845</w:t>
            </w:r>
          </w:p>
        </w:tc>
        <w:tc>
          <w:tcPr>
            <w:tcW w:w="896" w:type="dxa"/>
          </w:tcPr>
          <w:p w:rsidR="00DD7756" w:rsidRDefault="00AD1397">
            <w:pPr>
              <w:pStyle w:val="TableParagraph"/>
              <w:ind w:right="254"/>
              <w:rPr>
                <w:sz w:val="20"/>
              </w:rPr>
            </w:pPr>
            <w:r>
              <w:rPr>
                <w:w w:val="95"/>
                <w:sz w:val="20"/>
              </w:rPr>
              <w:t>1.488</w:t>
            </w:r>
          </w:p>
        </w:tc>
        <w:tc>
          <w:tcPr>
            <w:tcW w:w="1043" w:type="dxa"/>
          </w:tcPr>
          <w:p w:rsidR="00DD7756" w:rsidRDefault="00AD1397">
            <w:pPr>
              <w:pStyle w:val="TableParagraph"/>
              <w:ind w:left="255"/>
              <w:jc w:val="left"/>
              <w:rPr>
                <w:sz w:val="20"/>
              </w:rPr>
            </w:pPr>
            <w:r>
              <w:rPr>
                <w:sz w:val="20"/>
              </w:rPr>
              <w:t>0.441</w:t>
            </w:r>
          </w:p>
        </w:tc>
        <w:tc>
          <w:tcPr>
            <w:tcW w:w="1083" w:type="dxa"/>
            <w:tcBorders>
              <w:right w:val="single" w:sz="4" w:space="0" w:color="000000"/>
            </w:tcBorders>
          </w:tcPr>
          <w:p w:rsidR="00DD7756" w:rsidRDefault="00AD1397">
            <w:pPr>
              <w:pStyle w:val="TableParagraph"/>
              <w:ind w:right="289"/>
              <w:rPr>
                <w:sz w:val="20"/>
              </w:rPr>
            </w:pPr>
            <w:r>
              <w:rPr>
                <w:w w:val="95"/>
                <w:sz w:val="20"/>
              </w:rPr>
              <w:t>0.338</w:t>
            </w:r>
          </w:p>
        </w:tc>
        <w:tc>
          <w:tcPr>
            <w:tcW w:w="1156" w:type="dxa"/>
            <w:tcBorders>
              <w:left w:val="single" w:sz="4" w:space="0" w:color="000000"/>
            </w:tcBorders>
          </w:tcPr>
          <w:p w:rsidR="00DD7756" w:rsidRDefault="00AD1397">
            <w:pPr>
              <w:pStyle w:val="TableParagraph"/>
              <w:ind w:right="290"/>
              <w:rPr>
                <w:sz w:val="20"/>
              </w:rPr>
            </w:pPr>
            <w:r>
              <w:rPr>
                <w:w w:val="95"/>
                <w:sz w:val="20"/>
              </w:rPr>
              <w:t>895</w:t>
            </w:r>
          </w:p>
        </w:tc>
        <w:tc>
          <w:tcPr>
            <w:tcW w:w="1148" w:type="dxa"/>
          </w:tcPr>
          <w:p w:rsidR="00DD7756" w:rsidRDefault="00AD1397">
            <w:pPr>
              <w:pStyle w:val="TableParagraph"/>
              <w:ind w:right="392"/>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5"/>
                <w:sz w:val="20"/>
              </w:rPr>
              <w:t>3841</w:t>
            </w:r>
          </w:p>
        </w:tc>
        <w:tc>
          <w:tcPr>
            <w:tcW w:w="1180" w:type="dxa"/>
            <w:tcBorders>
              <w:left w:val="single" w:sz="4" w:space="0" w:color="000000"/>
            </w:tcBorders>
          </w:tcPr>
          <w:p w:rsidR="00DD7756" w:rsidRDefault="00AD1397">
            <w:pPr>
              <w:pStyle w:val="TableParagraph"/>
              <w:ind w:right="314"/>
              <w:rPr>
                <w:sz w:val="20"/>
              </w:rPr>
            </w:pPr>
            <w:r>
              <w:rPr>
                <w:w w:val="95"/>
                <w:sz w:val="20"/>
              </w:rPr>
              <w:t>0.683</w:t>
            </w:r>
          </w:p>
        </w:tc>
        <w:tc>
          <w:tcPr>
            <w:tcW w:w="1101" w:type="dxa"/>
          </w:tcPr>
          <w:p w:rsidR="00DD7756" w:rsidRDefault="00AD1397">
            <w:pPr>
              <w:pStyle w:val="TableParagraph"/>
              <w:ind w:right="369"/>
              <w:rPr>
                <w:sz w:val="20"/>
              </w:rPr>
            </w:pPr>
            <w:r>
              <w:rPr>
                <w:w w:val="99"/>
                <w:sz w:val="20"/>
              </w:rPr>
              <w:t>—</w:t>
            </w:r>
          </w:p>
        </w:tc>
        <w:tc>
          <w:tcPr>
            <w:tcW w:w="835" w:type="dxa"/>
          </w:tcPr>
          <w:p w:rsidR="00DD7756" w:rsidRDefault="00AD1397">
            <w:pPr>
              <w:pStyle w:val="TableParagraph"/>
              <w:ind w:right="48"/>
              <w:rPr>
                <w:sz w:val="20"/>
              </w:rPr>
            </w:pPr>
            <w:r>
              <w:rPr>
                <w:w w:val="95"/>
                <w:sz w:val="20"/>
              </w:rPr>
              <w:t>0.370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paint</w:t>
            </w:r>
          </w:p>
        </w:tc>
        <w:tc>
          <w:tcPr>
            <w:tcW w:w="660" w:type="dxa"/>
            <w:tcBorders>
              <w:left w:val="single" w:sz="4" w:space="0" w:color="000000"/>
            </w:tcBorders>
          </w:tcPr>
          <w:p w:rsidR="00DD7756" w:rsidRDefault="00AD1397">
            <w:pPr>
              <w:pStyle w:val="TableParagraph"/>
              <w:ind w:right="131"/>
              <w:rPr>
                <w:sz w:val="20"/>
              </w:rPr>
            </w:pPr>
            <w:r>
              <w:rPr>
                <w:w w:val="95"/>
                <w:sz w:val="20"/>
              </w:rPr>
              <w:t>490</w:t>
            </w:r>
          </w:p>
        </w:tc>
        <w:tc>
          <w:tcPr>
            <w:tcW w:w="896" w:type="dxa"/>
          </w:tcPr>
          <w:p w:rsidR="00DD7756" w:rsidRDefault="00AD1397">
            <w:pPr>
              <w:pStyle w:val="TableParagraph"/>
              <w:ind w:right="254"/>
              <w:rPr>
                <w:sz w:val="20"/>
              </w:rPr>
            </w:pPr>
            <w:r>
              <w:rPr>
                <w:w w:val="95"/>
                <w:sz w:val="20"/>
              </w:rPr>
              <w:t>0.151</w:t>
            </w:r>
          </w:p>
        </w:tc>
        <w:tc>
          <w:tcPr>
            <w:tcW w:w="1043" w:type="dxa"/>
          </w:tcPr>
          <w:p w:rsidR="00DD7756" w:rsidRDefault="00AD1397">
            <w:pPr>
              <w:pStyle w:val="TableParagraph"/>
              <w:ind w:left="255"/>
              <w:jc w:val="left"/>
              <w:rPr>
                <w:sz w:val="20"/>
              </w:rPr>
            </w:pPr>
            <w:r>
              <w:rPr>
                <w:sz w:val="20"/>
              </w:rPr>
              <w:t>0.919</w:t>
            </w:r>
          </w:p>
        </w:tc>
        <w:tc>
          <w:tcPr>
            <w:tcW w:w="1083" w:type="dxa"/>
            <w:tcBorders>
              <w:right w:val="single" w:sz="4" w:space="0" w:color="000000"/>
            </w:tcBorders>
          </w:tcPr>
          <w:p w:rsidR="00DD7756" w:rsidRDefault="00AD1397">
            <w:pPr>
              <w:pStyle w:val="TableParagraph"/>
              <w:ind w:right="289"/>
              <w:rPr>
                <w:sz w:val="20"/>
              </w:rPr>
            </w:pPr>
            <w:r>
              <w:rPr>
                <w:w w:val="95"/>
                <w:sz w:val="20"/>
              </w:rPr>
              <w:t>0.954</w:t>
            </w:r>
          </w:p>
        </w:tc>
        <w:tc>
          <w:tcPr>
            <w:tcW w:w="1156" w:type="dxa"/>
            <w:tcBorders>
              <w:left w:val="single" w:sz="4" w:space="0" w:color="000000"/>
            </w:tcBorders>
          </w:tcPr>
          <w:p w:rsidR="00DD7756" w:rsidRDefault="00AD1397">
            <w:pPr>
              <w:pStyle w:val="TableParagraph"/>
              <w:ind w:right="290"/>
              <w:rPr>
                <w:sz w:val="20"/>
              </w:rPr>
            </w:pPr>
            <w:r>
              <w:rPr>
                <w:w w:val="95"/>
                <w:sz w:val="20"/>
              </w:rPr>
              <w:t>131</w:t>
            </w:r>
          </w:p>
        </w:tc>
        <w:tc>
          <w:tcPr>
            <w:tcW w:w="1148" w:type="dxa"/>
          </w:tcPr>
          <w:p w:rsidR="00DD7756" w:rsidRDefault="00AD1397">
            <w:pPr>
              <w:pStyle w:val="TableParagraph"/>
              <w:ind w:right="392"/>
              <w:rPr>
                <w:sz w:val="20"/>
              </w:rPr>
            </w:pPr>
            <w:r>
              <w:rPr>
                <w:w w:val="95"/>
                <w:sz w:val="20"/>
              </w:rPr>
              <w:t>139</w:t>
            </w:r>
          </w:p>
        </w:tc>
        <w:tc>
          <w:tcPr>
            <w:tcW w:w="827" w:type="dxa"/>
            <w:tcBorders>
              <w:right w:val="single" w:sz="4" w:space="0" w:color="000000"/>
            </w:tcBorders>
          </w:tcPr>
          <w:p w:rsidR="00DD7756" w:rsidRDefault="00AD1397">
            <w:pPr>
              <w:pStyle w:val="TableParagraph"/>
              <w:ind w:right="57"/>
              <w:rPr>
                <w:sz w:val="20"/>
              </w:rPr>
            </w:pPr>
            <w:r>
              <w:rPr>
                <w:w w:val="95"/>
                <w:sz w:val="20"/>
              </w:rPr>
              <w:t>47</w:t>
            </w:r>
          </w:p>
        </w:tc>
        <w:tc>
          <w:tcPr>
            <w:tcW w:w="1180" w:type="dxa"/>
            <w:tcBorders>
              <w:left w:val="single" w:sz="4" w:space="0" w:color="000000"/>
            </w:tcBorders>
          </w:tcPr>
          <w:p w:rsidR="00DD7756" w:rsidRDefault="00AD1397">
            <w:pPr>
              <w:pStyle w:val="TableParagraph"/>
              <w:ind w:right="314"/>
              <w:rPr>
                <w:sz w:val="20"/>
              </w:rPr>
            </w:pPr>
            <w:r>
              <w:rPr>
                <w:w w:val="95"/>
                <w:sz w:val="20"/>
              </w:rPr>
              <w:t>0.981</w:t>
            </w:r>
          </w:p>
        </w:tc>
        <w:tc>
          <w:tcPr>
            <w:tcW w:w="1101" w:type="dxa"/>
          </w:tcPr>
          <w:p w:rsidR="00DD7756" w:rsidRDefault="00AD1397">
            <w:pPr>
              <w:pStyle w:val="TableParagraph"/>
              <w:ind w:right="369"/>
              <w:rPr>
                <w:sz w:val="20"/>
              </w:rPr>
            </w:pPr>
            <w:r>
              <w:rPr>
                <w:w w:val="95"/>
                <w:sz w:val="20"/>
              </w:rPr>
              <w:t>0.976</w:t>
            </w:r>
          </w:p>
        </w:tc>
        <w:tc>
          <w:tcPr>
            <w:tcW w:w="835" w:type="dxa"/>
          </w:tcPr>
          <w:p w:rsidR="00DD7756" w:rsidRDefault="00AD1397">
            <w:pPr>
              <w:pStyle w:val="TableParagraph"/>
              <w:ind w:right="48"/>
              <w:rPr>
                <w:sz w:val="20"/>
              </w:rPr>
            </w:pPr>
            <w:r>
              <w:rPr>
                <w:w w:val="95"/>
                <w:sz w:val="20"/>
              </w:rPr>
              <w:t>0.986</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pay</w:t>
            </w:r>
          </w:p>
        </w:tc>
        <w:tc>
          <w:tcPr>
            <w:tcW w:w="660" w:type="dxa"/>
            <w:tcBorders>
              <w:left w:val="single" w:sz="4" w:space="0" w:color="000000"/>
            </w:tcBorders>
          </w:tcPr>
          <w:p w:rsidR="00DD7756" w:rsidRDefault="00AD1397">
            <w:pPr>
              <w:pStyle w:val="TableParagraph"/>
              <w:ind w:right="131"/>
              <w:rPr>
                <w:sz w:val="20"/>
              </w:rPr>
            </w:pPr>
            <w:r>
              <w:rPr>
                <w:w w:val="95"/>
                <w:sz w:val="20"/>
              </w:rPr>
              <w:t>2979</w:t>
            </w:r>
          </w:p>
        </w:tc>
        <w:tc>
          <w:tcPr>
            <w:tcW w:w="896" w:type="dxa"/>
          </w:tcPr>
          <w:p w:rsidR="00DD7756" w:rsidRDefault="00AD1397">
            <w:pPr>
              <w:pStyle w:val="TableParagraph"/>
              <w:ind w:right="254"/>
              <w:rPr>
                <w:sz w:val="20"/>
              </w:rPr>
            </w:pPr>
            <w:r>
              <w:rPr>
                <w:w w:val="95"/>
                <w:sz w:val="20"/>
              </w:rPr>
              <w:t>0.915</w:t>
            </w:r>
          </w:p>
        </w:tc>
        <w:tc>
          <w:tcPr>
            <w:tcW w:w="1043" w:type="dxa"/>
          </w:tcPr>
          <w:p w:rsidR="00DD7756" w:rsidRDefault="00AD1397">
            <w:pPr>
              <w:pStyle w:val="TableParagraph"/>
              <w:ind w:left="255"/>
              <w:jc w:val="left"/>
              <w:rPr>
                <w:sz w:val="20"/>
              </w:rPr>
            </w:pPr>
            <w:r>
              <w:rPr>
                <w:sz w:val="20"/>
              </w:rPr>
              <w:t>0.322</w:t>
            </w:r>
          </w:p>
        </w:tc>
        <w:tc>
          <w:tcPr>
            <w:tcW w:w="1083" w:type="dxa"/>
            <w:tcBorders>
              <w:right w:val="single" w:sz="4" w:space="0" w:color="000000"/>
            </w:tcBorders>
          </w:tcPr>
          <w:p w:rsidR="00DD7756" w:rsidRDefault="00AD1397">
            <w:pPr>
              <w:pStyle w:val="TableParagraph"/>
              <w:ind w:right="289"/>
              <w:rPr>
                <w:sz w:val="20"/>
              </w:rPr>
            </w:pPr>
            <w:r>
              <w:rPr>
                <w:w w:val="95"/>
                <w:sz w:val="20"/>
              </w:rPr>
              <w:t>0.648</w:t>
            </w:r>
          </w:p>
        </w:tc>
        <w:tc>
          <w:tcPr>
            <w:tcW w:w="1156" w:type="dxa"/>
            <w:tcBorders>
              <w:left w:val="single" w:sz="4" w:space="0" w:color="000000"/>
            </w:tcBorders>
          </w:tcPr>
          <w:p w:rsidR="00DD7756" w:rsidRDefault="00AD1397">
            <w:pPr>
              <w:pStyle w:val="TableParagraph"/>
              <w:ind w:right="290"/>
              <w:rPr>
                <w:sz w:val="20"/>
              </w:rPr>
            </w:pPr>
            <w:r>
              <w:rPr>
                <w:w w:val="95"/>
                <w:sz w:val="20"/>
              </w:rPr>
              <w:t>89</w:t>
            </w:r>
          </w:p>
        </w:tc>
        <w:tc>
          <w:tcPr>
            <w:tcW w:w="1148" w:type="dxa"/>
          </w:tcPr>
          <w:p w:rsidR="00DD7756" w:rsidRDefault="00AD1397">
            <w:pPr>
              <w:pStyle w:val="TableParagraph"/>
              <w:ind w:right="392"/>
              <w:rPr>
                <w:sz w:val="20"/>
              </w:rPr>
            </w:pPr>
            <w:r>
              <w:rPr>
                <w:w w:val="95"/>
                <w:sz w:val="20"/>
              </w:rPr>
              <w:t>1789</w:t>
            </w:r>
          </w:p>
        </w:tc>
        <w:tc>
          <w:tcPr>
            <w:tcW w:w="827" w:type="dxa"/>
            <w:tcBorders>
              <w:right w:val="single" w:sz="4" w:space="0" w:color="000000"/>
            </w:tcBorders>
          </w:tcPr>
          <w:p w:rsidR="00DD7756" w:rsidRDefault="00AD1397">
            <w:pPr>
              <w:pStyle w:val="TableParagraph"/>
              <w:ind w:right="57"/>
              <w:rPr>
                <w:sz w:val="20"/>
              </w:rPr>
            </w:pPr>
            <w:r>
              <w:rPr>
                <w:w w:val="95"/>
                <w:sz w:val="20"/>
              </w:rPr>
              <w:t>80</w:t>
            </w:r>
          </w:p>
        </w:tc>
        <w:tc>
          <w:tcPr>
            <w:tcW w:w="1180" w:type="dxa"/>
            <w:tcBorders>
              <w:left w:val="single" w:sz="4" w:space="0" w:color="000000"/>
            </w:tcBorders>
          </w:tcPr>
          <w:p w:rsidR="00DD7756" w:rsidRDefault="00AD1397">
            <w:pPr>
              <w:pStyle w:val="TableParagraph"/>
              <w:ind w:right="314"/>
              <w:rPr>
                <w:sz w:val="20"/>
              </w:rPr>
            </w:pPr>
            <w:r>
              <w:rPr>
                <w:w w:val="95"/>
                <w:sz w:val="20"/>
              </w:rPr>
              <w:t>0.971</w:t>
            </w:r>
          </w:p>
        </w:tc>
        <w:tc>
          <w:tcPr>
            <w:tcW w:w="1101" w:type="dxa"/>
          </w:tcPr>
          <w:p w:rsidR="00DD7756" w:rsidRDefault="00AD1397">
            <w:pPr>
              <w:pStyle w:val="TableParagraph"/>
              <w:ind w:right="369"/>
              <w:rPr>
                <w:sz w:val="20"/>
              </w:rPr>
            </w:pPr>
            <w:r>
              <w:rPr>
                <w:w w:val="95"/>
                <w:sz w:val="20"/>
              </w:rPr>
              <w:t>0.701</w:t>
            </w:r>
          </w:p>
        </w:tc>
        <w:tc>
          <w:tcPr>
            <w:tcW w:w="835" w:type="dxa"/>
          </w:tcPr>
          <w:p w:rsidR="00DD7756" w:rsidRDefault="00AD1397">
            <w:pPr>
              <w:pStyle w:val="TableParagraph"/>
              <w:ind w:right="48"/>
              <w:rPr>
                <w:sz w:val="20"/>
              </w:rPr>
            </w:pPr>
            <w:r>
              <w:rPr>
                <w:w w:val="95"/>
                <w:sz w:val="20"/>
              </w:rPr>
              <w:t>0.975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person</w:t>
            </w:r>
          </w:p>
        </w:tc>
        <w:tc>
          <w:tcPr>
            <w:tcW w:w="660" w:type="dxa"/>
            <w:tcBorders>
              <w:left w:val="single" w:sz="4" w:space="0" w:color="000000"/>
            </w:tcBorders>
          </w:tcPr>
          <w:p w:rsidR="00DD7756" w:rsidRDefault="00AD1397">
            <w:pPr>
              <w:pStyle w:val="TableParagraph"/>
              <w:ind w:right="131"/>
              <w:rPr>
                <w:sz w:val="20"/>
              </w:rPr>
            </w:pPr>
            <w:r>
              <w:rPr>
                <w:w w:val="95"/>
                <w:sz w:val="20"/>
              </w:rPr>
              <w:t>1171</w:t>
            </w:r>
          </w:p>
        </w:tc>
        <w:tc>
          <w:tcPr>
            <w:tcW w:w="896" w:type="dxa"/>
          </w:tcPr>
          <w:p w:rsidR="00DD7756" w:rsidRDefault="00AD1397">
            <w:pPr>
              <w:pStyle w:val="TableParagraph"/>
              <w:ind w:right="254"/>
              <w:rPr>
                <w:sz w:val="20"/>
              </w:rPr>
            </w:pPr>
            <w:r>
              <w:rPr>
                <w:w w:val="95"/>
                <w:sz w:val="20"/>
              </w:rPr>
              <w:t>0.360</w:t>
            </w:r>
          </w:p>
        </w:tc>
        <w:tc>
          <w:tcPr>
            <w:tcW w:w="1043" w:type="dxa"/>
          </w:tcPr>
          <w:p w:rsidR="00DD7756" w:rsidRDefault="00AD1397">
            <w:pPr>
              <w:pStyle w:val="TableParagraph"/>
              <w:ind w:left="255"/>
              <w:jc w:val="left"/>
              <w:rPr>
                <w:sz w:val="20"/>
              </w:rPr>
            </w:pPr>
            <w:r>
              <w:rPr>
                <w:sz w:val="20"/>
              </w:rPr>
              <w:t>0.013</w:t>
            </w:r>
          </w:p>
        </w:tc>
        <w:tc>
          <w:tcPr>
            <w:tcW w:w="1083" w:type="dxa"/>
            <w:tcBorders>
              <w:right w:val="single" w:sz="4" w:space="0" w:color="000000"/>
            </w:tcBorders>
          </w:tcPr>
          <w:p w:rsidR="00DD7756" w:rsidRDefault="00AD1397">
            <w:pPr>
              <w:pStyle w:val="TableParagraph"/>
              <w:ind w:right="289"/>
              <w:rPr>
                <w:sz w:val="20"/>
              </w:rPr>
            </w:pPr>
            <w:r>
              <w:rPr>
                <w:w w:val="95"/>
                <w:sz w:val="20"/>
              </w:rPr>
              <w:t>0.690</w:t>
            </w:r>
          </w:p>
        </w:tc>
        <w:tc>
          <w:tcPr>
            <w:tcW w:w="1156" w:type="dxa"/>
            <w:tcBorders>
              <w:left w:val="single" w:sz="4" w:space="0" w:color="000000"/>
            </w:tcBorders>
          </w:tcPr>
          <w:p w:rsidR="00DD7756" w:rsidRDefault="00AD1397">
            <w:pPr>
              <w:pStyle w:val="TableParagraph"/>
              <w:ind w:right="290"/>
              <w:rPr>
                <w:sz w:val="20"/>
              </w:rPr>
            </w:pPr>
            <w:r>
              <w:rPr>
                <w:w w:val="95"/>
                <w:sz w:val="20"/>
              </w:rPr>
              <w:t>1111</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9"/>
                <w:sz w:val="20"/>
              </w:rPr>
              <w:t>1</w:t>
            </w:r>
          </w:p>
        </w:tc>
        <w:tc>
          <w:tcPr>
            <w:tcW w:w="1180" w:type="dxa"/>
            <w:tcBorders>
              <w:left w:val="single" w:sz="4" w:space="0" w:color="000000"/>
            </w:tcBorders>
          </w:tcPr>
          <w:p w:rsidR="00DD7756" w:rsidRDefault="00AD1397">
            <w:pPr>
              <w:pStyle w:val="TableParagraph"/>
              <w:ind w:right="314"/>
              <w:rPr>
                <w:sz w:val="20"/>
              </w:rPr>
            </w:pPr>
            <w:r>
              <w:rPr>
                <w:w w:val="95"/>
                <w:sz w:val="20"/>
              </w:rPr>
              <w:t>0.698</w:t>
            </w:r>
          </w:p>
        </w:tc>
        <w:tc>
          <w:tcPr>
            <w:tcW w:w="1101" w:type="dxa"/>
          </w:tcPr>
          <w:p w:rsidR="00DD7756" w:rsidRDefault="00AD1397">
            <w:pPr>
              <w:pStyle w:val="TableParagraph"/>
              <w:ind w:right="369"/>
              <w:rPr>
                <w:sz w:val="20"/>
              </w:rPr>
            </w:pPr>
            <w:r>
              <w:rPr>
                <w:w w:val="95"/>
                <w:sz w:val="20"/>
              </w:rPr>
              <w:t>1.000</w:t>
            </w:r>
          </w:p>
        </w:tc>
        <w:tc>
          <w:tcPr>
            <w:tcW w:w="835" w:type="dxa"/>
          </w:tcPr>
          <w:p w:rsidR="00DD7756" w:rsidRDefault="00AD1397">
            <w:pPr>
              <w:pStyle w:val="TableParagraph"/>
              <w:ind w:right="48"/>
              <w:rPr>
                <w:sz w:val="20"/>
              </w:rPr>
            </w:pPr>
            <w:r>
              <w:rPr>
                <w:w w:val="95"/>
                <w:sz w:val="20"/>
              </w:rPr>
              <w:t>1.000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pretty</w:t>
            </w:r>
          </w:p>
        </w:tc>
        <w:tc>
          <w:tcPr>
            <w:tcW w:w="660" w:type="dxa"/>
            <w:tcBorders>
              <w:left w:val="single" w:sz="4" w:space="0" w:color="000000"/>
            </w:tcBorders>
          </w:tcPr>
          <w:p w:rsidR="00DD7756" w:rsidRDefault="00AD1397">
            <w:pPr>
              <w:pStyle w:val="TableParagraph"/>
              <w:ind w:right="131"/>
              <w:rPr>
                <w:sz w:val="20"/>
              </w:rPr>
            </w:pPr>
            <w:r>
              <w:rPr>
                <w:w w:val="95"/>
                <w:sz w:val="20"/>
              </w:rPr>
              <w:t>3808</w:t>
            </w:r>
          </w:p>
        </w:tc>
        <w:tc>
          <w:tcPr>
            <w:tcW w:w="896" w:type="dxa"/>
          </w:tcPr>
          <w:p w:rsidR="00DD7756" w:rsidRDefault="00AD1397">
            <w:pPr>
              <w:pStyle w:val="TableParagraph"/>
              <w:ind w:right="254"/>
              <w:rPr>
                <w:sz w:val="20"/>
              </w:rPr>
            </w:pPr>
            <w:r>
              <w:rPr>
                <w:w w:val="95"/>
                <w:sz w:val="20"/>
              </w:rPr>
              <w:t>1.170</w:t>
            </w:r>
          </w:p>
        </w:tc>
        <w:tc>
          <w:tcPr>
            <w:tcW w:w="1043" w:type="dxa"/>
          </w:tcPr>
          <w:p w:rsidR="00DD7756" w:rsidRDefault="00AD1397">
            <w:pPr>
              <w:pStyle w:val="TableParagraph"/>
              <w:ind w:left="255"/>
              <w:jc w:val="left"/>
              <w:rPr>
                <w:sz w:val="20"/>
              </w:rPr>
            </w:pPr>
            <w:r>
              <w:rPr>
                <w:sz w:val="20"/>
              </w:rPr>
              <w:t>0.170</w:t>
            </w:r>
          </w:p>
        </w:tc>
        <w:tc>
          <w:tcPr>
            <w:tcW w:w="1083" w:type="dxa"/>
            <w:tcBorders>
              <w:right w:val="single" w:sz="4" w:space="0" w:color="000000"/>
            </w:tcBorders>
          </w:tcPr>
          <w:p w:rsidR="00DD7756" w:rsidRDefault="00AD1397">
            <w:pPr>
              <w:pStyle w:val="TableParagraph"/>
              <w:ind w:right="289"/>
              <w:rPr>
                <w:sz w:val="20"/>
              </w:rPr>
            </w:pPr>
            <w:r>
              <w:rPr>
                <w:w w:val="95"/>
                <w:sz w:val="20"/>
              </w:rPr>
              <w:t>0.440</w:t>
            </w:r>
          </w:p>
        </w:tc>
        <w:tc>
          <w:tcPr>
            <w:tcW w:w="1156" w:type="dxa"/>
            <w:tcBorders>
              <w:left w:val="single" w:sz="4" w:space="0" w:color="000000"/>
            </w:tcBorders>
          </w:tcPr>
          <w:p w:rsidR="00DD7756" w:rsidRDefault="00AD1397">
            <w:pPr>
              <w:pStyle w:val="TableParagraph"/>
              <w:ind w:right="290"/>
              <w:rPr>
                <w:sz w:val="20"/>
              </w:rPr>
            </w:pPr>
            <w:r>
              <w:rPr>
                <w:w w:val="99"/>
                <w:sz w:val="20"/>
              </w:rPr>
              <w:t>1</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5"/>
                <w:sz w:val="20"/>
              </w:rPr>
              <w:t>51</w:t>
            </w:r>
          </w:p>
        </w:tc>
        <w:tc>
          <w:tcPr>
            <w:tcW w:w="1180" w:type="dxa"/>
            <w:tcBorders>
              <w:left w:val="single" w:sz="4" w:space="0" w:color="000000"/>
            </w:tcBorders>
          </w:tcPr>
          <w:p w:rsidR="00DD7756" w:rsidRDefault="00AD1397">
            <w:pPr>
              <w:pStyle w:val="TableParagraph"/>
              <w:ind w:right="314"/>
              <w:rPr>
                <w:sz w:val="20"/>
              </w:rPr>
            </w:pPr>
            <w:r>
              <w:rPr>
                <w:w w:val="95"/>
                <w:sz w:val="20"/>
              </w:rPr>
              <w:t>1.000</w:t>
            </w:r>
          </w:p>
        </w:tc>
        <w:tc>
          <w:tcPr>
            <w:tcW w:w="1101" w:type="dxa"/>
          </w:tcPr>
          <w:p w:rsidR="00DD7756" w:rsidRDefault="00AD1397">
            <w:pPr>
              <w:pStyle w:val="TableParagraph"/>
              <w:ind w:right="369"/>
              <w:rPr>
                <w:sz w:val="20"/>
              </w:rPr>
            </w:pPr>
            <w:r>
              <w:rPr>
                <w:w w:val="95"/>
                <w:sz w:val="20"/>
              </w:rPr>
              <w:t>1.000</w:t>
            </w:r>
          </w:p>
        </w:tc>
        <w:tc>
          <w:tcPr>
            <w:tcW w:w="835" w:type="dxa"/>
          </w:tcPr>
          <w:p w:rsidR="00DD7756" w:rsidRDefault="00AD1397">
            <w:pPr>
              <w:pStyle w:val="TableParagraph"/>
              <w:ind w:right="48"/>
              <w:rPr>
                <w:sz w:val="20"/>
              </w:rPr>
            </w:pPr>
            <w:r>
              <w:rPr>
                <w:w w:val="95"/>
                <w:sz w:val="20"/>
              </w:rPr>
              <w:t>0.978</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problem</w:t>
            </w:r>
          </w:p>
        </w:tc>
        <w:tc>
          <w:tcPr>
            <w:tcW w:w="660" w:type="dxa"/>
            <w:tcBorders>
              <w:left w:val="single" w:sz="4" w:space="0" w:color="000000"/>
            </w:tcBorders>
          </w:tcPr>
          <w:p w:rsidR="00DD7756" w:rsidRDefault="00AD1397">
            <w:pPr>
              <w:pStyle w:val="TableParagraph"/>
              <w:ind w:right="131"/>
              <w:rPr>
                <w:sz w:val="20"/>
              </w:rPr>
            </w:pPr>
            <w:r>
              <w:rPr>
                <w:w w:val="95"/>
                <w:sz w:val="20"/>
              </w:rPr>
              <w:t>2429</w:t>
            </w:r>
          </w:p>
        </w:tc>
        <w:tc>
          <w:tcPr>
            <w:tcW w:w="896" w:type="dxa"/>
          </w:tcPr>
          <w:p w:rsidR="00DD7756" w:rsidRDefault="00AD1397">
            <w:pPr>
              <w:pStyle w:val="TableParagraph"/>
              <w:ind w:right="254"/>
              <w:rPr>
                <w:sz w:val="20"/>
              </w:rPr>
            </w:pPr>
            <w:r>
              <w:rPr>
                <w:w w:val="95"/>
                <w:sz w:val="20"/>
              </w:rPr>
              <w:t>0.746</w:t>
            </w:r>
          </w:p>
        </w:tc>
        <w:tc>
          <w:tcPr>
            <w:tcW w:w="1043" w:type="dxa"/>
          </w:tcPr>
          <w:p w:rsidR="00DD7756" w:rsidRDefault="00AD1397">
            <w:pPr>
              <w:pStyle w:val="TableParagraph"/>
              <w:ind w:left="255"/>
              <w:jc w:val="left"/>
              <w:rPr>
                <w:sz w:val="20"/>
              </w:rPr>
            </w:pPr>
            <w:r>
              <w:rPr>
                <w:sz w:val="20"/>
              </w:rPr>
              <w:t>0.016</w:t>
            </w:r>
          </w:p>
        </w:tc>
        <w:tc>
          <w:tcPr>
            <w:tcW w:w="1083" w:type="dxa"/>
            <w:tcBorders>
              <w:right w:val="single" w:sz="4" w:space="0" w:color="000000"/>
            </w:tcBorders>
          </w:tcPr>
          <w:p w:rsidR="00DD7756" w:rsidRDefault="00AD1397">
            <w:pPr>
              <w:pStyle w:val="TableParagraph"/>
              <w:ind w:right="289"/>
              <w:rPr>
                <w:sz w:val="20"/>
              </w:rPr>
            </w:pPr>
            <w:r>
              <w:rPr>
                <w:w w:val="95"/>
                <w:sz w:val="20"/>
              </w:rPr>
              <w:t>0.548</w:t>
            </w:r>
          </w:p>
        </w:tc>
        <w:tc>
          <w:tcPr>
            <w:tcW w:w="1156" w:type="dxa"/>
            <w:tcBorders>
              <w:left w:val="single" w:sz="4" w:space="0" w:color="000000"/>
            </w:tcBorders>
          </w:tcPr>
          <w:p w:rsidR="00DD7756" w:rsidRDefault="00AD1397">
            <w:pPr>
              <w:pStyle w:val="TableParagraph"/>
              <w:ind w:right="290"/>
              <w:rPr>
                <w:sz w:val="20"/>
              </w:rPr>
            </w:pPr>
            <w:r>
              <w:rPr>
                <w:w w:val="95"/>
                <w:sz w:val="20"/>
              </w:rPr>
              <w:t>2422</w:t>
            </w:r>
          </w:p>
        </w:tc>
        <w:tc>
          <w:tcPr>
            <w:tcW w:w="1148" w:type="dxa"/>
          </w:tcPr>
          <w:p w:rsidR="00DD7756" w:rsidRDefault="00AD1397">
            <w:pPr>
              <w:pStyle w:val="TableParagraph"/>
              <w:ind w:right="392"/>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9"/>
                <w:sz w:val="20"/>
              </w:rPr>
              <w:t>6</w:t>
            </w:r>
          </w:p>
        </w:tc>
        <w:tc>
          <w:tcPr>
            <w:tcW w:w="1180" w:type="dxa"/>
            <w:tcBorders>
              <w:left w:val="single" w:sz="4" w:space="0" w:color="000000"/>
            </w:tcBorders>
          </w:tcPr>
          <w:p w:rsidR="00DD7756" w:rsidRDefault="00AD1397">
            <w:pPr>
              <w:pStyle w:val="TableParagraph"/>
              <w:ind w:right="314"/>
              <w:rPr>
                <w:sz w:val="20"/>
              </w:rPr>
            </w:pPr>
            <w:r>
              <w:rPr>
                <w:w w:val="95"/>
                <w:sz w:val="20"/>
              </w:rPr>
              <w:t>0.549</w:t>
            </w:r>
          </w:p>
        </w:tc>
        <w:tc>
          <w:tcPr>
            <w:tcW w:w="1101" w:type="dxa"/>
          </w:tcPr>
          <w:p w:rsidR="00DD7756" w:rsidRDefault="00AD1397">
            <w:pPr>
              <w:pStyle w:val="TableParagraph"/>
              <w:ind w:right="369"/>
              <w:rPr>
                <w:sz w:val="20"/>
              </w:rPr>
            </w:pPr>
            <w:r>
              <w:rPr>
                <w:w w:val="99"/>
                <w:sz w:val="20"/>
              </w:rPr>
              <w:t>—</w:t>
            </w:r>
          </w:p>
        </w:tc>
        <w:tc>
          <w:tcPr>
            <w:tcW w:w="835" w:type="dxa"/>
          </w:tcPr>
          <w:p w:rsidR="00DD7756" w:rsidRDefault="00AD1397">
            <w:pPr>
              <w:pStyle w:val="TableParagraph"/>
              <w:ind w:right="48"/>
              <w:rPr>
                <w:sz w:val="20"/>
              </w:rPr>
            </w:pPr>
            <w:r>
              <w:rPr>
                <w:w w:val="95"/>
                <w:sz w:val="20"/>
              </w:rPr>
              <w:t>0.997</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put</w:t>
            </w:r>
          </w:p>
        </w:tc>
        <w:tc>
          <w:tcPr>
            <w:tcW w:w="660" w:type="dxa"/>
            <w:tcBorders>
              <w:left w:val="single" w:sz="4" w:space="0" w:color="000000"/>
            </w:tcBorders>
          </w:tcPr>
          <w:p w:rsidR="00DD7756" w:rsidRDefault="00AD1397">
            <w:pPr>
              <w:pStyle w:val="TableParagraph"/>
              <w:ind w:right="131"/>
              <w:rPr>
                <w:sz w:val="20"/>
              </w:rPr>
            </w:pPr>
            <w:r>
              <w:rPr>
                <w:w w:val="95"/>
                <w:sz w:val="20"/>
              </w:rPr>
              <w:t>3571</w:t>
            </w:r>
          </w:p>
        </w:tc>
        <w:tc>
          <w:tcPr>
            <w:tcW w:w="896" w:type="dxa"/>
          </w:tcPr>
          <w:p w:rsidR="00DD7756" w:rsidRDefault="00AD1397">
            <w:pPr>
              <w:pStyle w:val="TableParagraph"/>
              <w:ind w:right="254"/>
              <w:rPr>
                <w:sz w:val="20"/>
              </w:rPr>
            </w:pPr>
            <w:r>
              <w:rPr>
                <w:w w:val="95"/>
                <w:sz w:val="20"/>
              </w:rPr>
              <w:t>1.097</w:t>
            </w:r>
          </w:p>
        </w:tc>
        <w:tc>
          <w:tcPr>
            <w:tcW w:w="1043" w:type="dxa"/>
          </w:tcPr>
          <w:p w:rsidR="00DD7756" w:rsidRDefault="00AD1397">
            <w:pPr>
              <w:pStyle w:val="TableParagraph"/>
              <w:ind w:left="255"/>
              <w:jc w:val="left"/>
              <w:rPr>
                <w:sz w:val="20"/>
              </w:rPr>
            </w:pPr>
            <w:r>
              <w:rPr>
                <w:sz w:val="20"/>
              </w:rPr>
              <w:t>0.109</w:t>
            </w:r>
          </w:p>
        </w:tc>
        <w:tc>
          <w:tcPr>
            <w:tcW w:w="1083" w:type="dxa"/>
            <w:tcBorders>
              <w:right w:val="single" w:sz="4" w:space="0" w:color="000000"/>
            </w:tcBorders>
          </w:tcPr>
          <w:p w:rsidR="00DD7756" w:rsidRDefault="00AD1397">
            <w:pPr>
              <w:pStyle w:val="TableParagraph"/>
              <w:ind w:right="289"/>
              <w:rPr>
                <w:sz w:val="20"/>
              </w:rPr>
            </w:pPr>
            <w:r>
              <w:rPr>
                <w:w w:val="95"/>
                <w:sz w:val="20"/>
              </w:rPr>
              <w:t>0.458</w:t>
            </w:r>
          </w:p>
        </w:tc>
        <w:tc>
          <w:tcPr>
            <w:tcW w:w="1156" w:type="dxa"/>
            <w:tcBorders>
              <w:left w:val="single" w:sz="4" w:space="0" w:color="000000"/>
            </w:tcBorders>
          </w:tcPr>
          <w:p w:rsidR="00DD7756" w:rsidRDefault="00AD1397">
            <w:pPr>
              <w:pStyle w:val="TableParagraph"/>
              <w:ind w:right="290"/>
              <w:rPr>
                <w:sz w:val="20"/>
              </w:rPr>
            </w:pPr>
            <w:r>
              <w:rPr>
                <w:w w:val="95"/>
                <w:sz w:val="20"/>
              </w:rPr>
              <w:t>16</w:t>
            </w:r>
          </w:p>
        </w:tc>
        <w:tc>
          <w:tcPr>
            <w:tcW w:w="1148" w:type="dxa"/>
          </w:tcPr>
          <w:p w:rsidR="00DD7756" w:rsidRDefault="00AD1397">
            <w:pPr>
              <w:pStyle w:val="TableParagraph"/>
              <w:ind w:right="392"/>
              <w:rPr>
                <w:sz w:val="20"/>
              </w:rPr>
            </w:pPr>
            <w:r>
              <w:rPr>
                <w:w w:val="95"/>
                <w:sz w:val="20"/>
              </w:rPr>
              <w:t>2288</w:t>
            </w:r>
          </w:p>
        </w:tc>
        <w:tc>
          <w:tcPr>
            <w:tcW w:w="827" w:type="dxa"/>
            <w:tcBorders>
              <w:right w:val="single" w:sz="4" w:space="0" w:color="000000"/>
            </w:tcBorders>
          </w:tcPr>
          <w:p w:rsidR="00DD7756" w:rsidRDefault="00AD1397">
            <w:pPr>
              <w:pStyle w:val="TableParagraph"/>
              <w:ind w:right="57"/>
              <w:rPr>
                <w:sz w:val="20"/>
              </w:rPr>
            </w:pPr>
            <w:r>
              <w:rPr>
                <w:w w:val="95"/>
                <w:sz w:val="20"/>
              </w:rPr>
              <w:t>36</w:t>
            </w:r>
          </w:p>
        </w:tc>
        <w:tc>
          <w:tcPr>
            <w:tcW w:w="1180" w:type="dxa"/>
            <w:tcBorders>
              <w:left w:val="single" w:sz="4" w:space="0" w:color="000000"/>
            </w:tcBorders>
          </w:tcPr>
          <w:p w:rsidR="00DD7756" w:rsidRDefault="00AD1397">
            <w:pPr>
              <w:pStyle w:val="TableParagraph"/>
              <w:ind w:right="314"/>
              <w:rPr>
                <w:sz w:val="20"/>
              </w:rPr>
            </w:pPr>
            <w:r>
              <w:rPr>
                <w:w w:val="95"/>
                <w:sz w:val="20"/>
              </w:rPr>
              <w:t>0.994</w:t>
            </w:r>
          </w:p>
        </w:tc>
        <w:tc>
          <w:tcPr>
            <w:tcW w:w="1101" w:type="dxa"/>
          </w:tcPr>
          <w:p w:rsidR="00DD7756" w:rsidRDefault="00AD1397">
            <w:pPr>
              <w:pStyle w:val="TableParagraph"/>
              <w:ind w:right="369"/>
              <w:rPr>
                <w:sz w:val="20"/>
              </w:rPr>
            </w:pPr>
            <w:r>
              <w:rPr>
                <w:w w:val="95"/>
                <w:sz w:val="20"/>
              </w:rPr>
              <w:t>0.522</w:t>
            </w:r>
          </w:p>
        </w:tc>
        <w:tc>
          <w:tcPr>
            <w:tcW w:w="835" w:type="dxa"/>
          </w:tcPr>
          <w:p w:rsidR="00DD7756" w:rsidRDefault="00AD1397">
            <w:pPr>
              <w:pStyle w:val="TableParagraph"/>
              <w:ind w:right="48"/>
              <w:rPr>
                <w:sz w:val="20"/>
              </w:rPr>
            </w:pPr>
            <w:r>
              <w:rPr>
                <w:w w:val="95"/>
                <w:sz w:val="20"/>
              </w:rPr>
              <w:t>0.980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real</w:t>
            </w:r>
          </w:p>
        </w:tc>
        <w:tc>
          <w:tcPr>
            <w:tcW w:w="660" w:type="dxa"/>
            <w:tcBorders>
              <w:left w:val="single" w:sz="4" w:space="0" w:color="000000"/>
            </w:tcBorders>
          </w:tcPr>
          <w:p w:rsidR="00DD7756" w:rsidRDefault="00AD1397">
            <w:pPr>
              <w:pStyle w:val="TableParagraph"/>
              <w:ind w:right="131"/>
              <w:rPr>
                <w:sz w:val="20"/>
              </w:rPr>
            </w:pPr>
            <w:r>
              <w:rPr>
                <w:w w:val="95"/>
                <w:sz w:val="20"/>
              </w:rPr>
              <w:t>3500</w:t>
            </w:r>
          </w:p>
        </w:tc>
        <w:tc>
          <w:tcPr>
            <w:tcW w:w="896" w:type="dxa"/>
          </w:tcPr>
          <w:p w:rsidR="00DD7756" w:rsidRDefault="00AD1397">
            <w:pPr>
              <w:pStyle w:val="TableParagraph"/>
              <w:ind w:right="254"/>
              <w:rPr>
                <w:sz w:val="20"/>
              </w:rPr>
            </w:pPr>
            <w:r>
              <w:rPr>
                <w:w w:val="95"/>
                <w:sz w:val="20"/>
              </w:rPr>
              <w:t>1.075</w:t>
            </w:r>
          </w:p>
        </w:tc>
        <w:tc>
          <w:tcPr>
            <w:tcW w:w="1043" w:type="dxa"/>
          </w:tcPr>
          <w:p w:rsidR="00DD7756" w:rsidRDefault="00AD1397">
            <w:pPr>
              <w:pStyle w:val="TableParagraph"/>
              <w:ind w:left="255"/>
              <w:jc w:val="left"/>
              <w:rPr>
                <w:sz w:val="20"/>
              </w:rPr>
            </w:pPr>
            <w:r>
              <w:rPr>
                <w:sz w:val="20"/>
              </w:rPr>
              <w:t>0.010</w:t>
            </w:r>
          </w:p>
        </w:tc>
        <w:tc>
          <w:tcPr>
            <w:tcW w:w="1083" w:type="dxa"/>
            <w:tcBorders>
              <w:right w:val="single" w:sz="4" w:space="0" w:color="000000"/>
            </w:tcBorders>
          </w:tcPr>
          <w:p w:rsidR="00DD7756" w:rsidRDefault="00AD1397">
            <w:pPr>
              <w:pStyle w:val="TableParagraph"/>
              <w:ind w:right="289"/>
              <w:rPr>
                <w:sz w:val="20"/>
              </w:rPr>
            </w:pPr>
            <w:r>
              <w:rPr>
                <w:w w:val="95"/>
                <w:sz w:val="20"/>
              </w:rPr>
              <w:t>0.434</w:t>
            </w:r>
          </w:p>
        </w:tc>
        <w:tc>
          <w:tcPr>
            <w:tcW w:w="1156" w:type="dxa"/>
            <w:tcBorders>
              <w:left w:val="single" w:sz="4" w:space="0" w:color="000000"/>
            </w:tcBorders>
          </w:tcPr>
          <w:p w:rsidR="00DD7756" w:rsidRDefault="00AD1397">
            <w:pPr>
              <w:pStyle w:val="TableParagraph"/>
              <w:ind w:right="290"/>
              <w:rPr>
                <w:sz w:val="20"/>
              </w:rPr>
            </w:pPr>
            <w:r>
              <w:rPr>
                <w:w w:val="99"/>
                <w:sz w:val="20"/>
              </w:rPr>
              <w:t>0</w:t>
            </w:r>
          </w:p>
        </w:tc>
        <w:tc>
          <w:tcPr>
            <w:tcW w:w="1148" w:type="dxa"/>
          </w:tcPr>
          <w:p w:rsidR="00DD7756" w:rsidRDefault="00AD1397">
            <w:pPr>
              <w:pStyle w:val="TableParagraph"/>
              <w:ind w:right="392"/>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5"/>
                <w:sz w:val="20"/>
              </w:rPr>
              <w:t>655</w:t>
            </w:r>
          </w:p>
        </w:tc>
        <w:tc>
          <w:tcPr>
            <w:tcW w:w="1180" w:type="dxa"/>
            <w:tcBorders>
              <w:left w:val="single" w:sz="4" w:space="0" w:color="000000"/>
            </w:tcBorders>
          </w:tcPr>
          <w:p w:rsidR="00DD7756" w:rsidRDefault="00AD1397">
            <w:pPr>
              <w:pStyle w:val="TableParagraph"/>
              <w:ind w:right="314"/>
              <w:rPr>
                <w:sz w:val="20"/>
              </w:rPr>
            </w:pPr>
            <w:r>
              <w:rPr>
                <w:w w:val="99"/>
                <w:sz w:val="20"/>
              </w:rPr>
              <w:t>—</w:t>
            </w:r>
          </w:p>
        </w:tc>
        <w:tc>
          <w:tcPr>
            <w:tcW w:w="1101" w:type="dxa"/>
          </w:tcPr>
          <w:p w:rsidR="00DD7756" w:rsidRDefault="00AD1397">
            <w:pPr>
              <w:pStyle w:val="TableParagraph"/>
              <w:ind w:right="369"/>
              <w:rPr>
                <w:sz w:val="20"/>
              </w:rPr>
            </w:pPr>
            <w:r>
              <w:rPr>
                <w:w w:val="95"/>
                <w:sz w:val="20"/>
              </w:rPr>
              <w:t>0.999</w:t>
            </w:r>
          </w:p>
        </w:tc>
        <w:tc>
          <w:tcPr>
            <w:tcW w:w="835" w:type="dxa"/>
          </w:tcPr>
          <w:p w:rsidR="00DD7756" w:rsidRDefault="00AD1397">
            <w:pPr>
              <w:pStyle w:val="TableParagraph"/>
              <w:ind w:right="48"/>
              <w:rPr>
                <w:sz w:val="20"/>
              </w:rPr>
            </w:pPr>
            <w:r>
              <w:rPr>
                <w:w w:val="95"/>
                <w:sz w:val="20"/>
              </w:rPr>
              <w:t>0.765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right</w:t>
            </w:r>
          </w:p>
        </w:tc>
        <w:tc>
          <w:tcPr>
            <w:tcW w:w="660" w:type="dxa"/>
            <w:tcBorders>
              <w:left w:val="single" w:sz="4" w:space="0" w:color="000000"/>
            </w:tcBorders>
          </w:tcPr>
          <w:p w:rsidR="00DD7756" w:rsidRDefault="00AD1397">
            <w:pPr>
              <w:pStyle w:val="TableParagraph"/>
              <w:ind w:right="131"/>
              <w:rPr>
                <w:sz w:val="20"/>
              </w:rPr>
            </w:pPr>
            <w:r>
              <w:rPr>
                <w:w w:val="95"/>
                <w:sz w:val="20"/>
              </w:rPr>
              <w:t>9104</w:t>
            </w:r>
          </w:p>
        </w:tc>
        <w:tc>
          <w:tcPr>
            <w:tcW w:w="896" w:type="dxa"/>
          </w:tcPr>
          <w:p w:rsidR="00DD7756" w:rsidRDefault="00AD1397">
            <w:pPr>
              <w:pStyle w:val="TableParagraph"/>
              <w:ind w:right="254"/>
              <w:rPr>
                <w:sz w:val="20"/>
              </w:rPr>
            </w:pPr>
            <w:r>
              <w:rPr>
                <w:w w:val="95"/>
                <w:sz w:val="20"/>
              </w:rPr>
              <w:t>2.797</w:t>
            </w:r>
          </w:p>
        </w:tc>
        <w:tc>
          <w:tcPr>
            <w:tcW w:w="1043" w:type="dxa"/>
          </w:tcPr>
          <w:p w:rsidR="00DD7756" w:rsidRDefault="00AD1397">
            <w:pPr>
              <w:pStyle w:val="TableParagraph"/>
              <w:ind w:left="255"/>
              <w:jc w:val="left"/>
              <w:rPr>
                <w:sz w:val="20"/>
              </w:rPr>
            </w:pPr>
            <w:r>
              <w:rPr>
                <w:sz w:val="20"/>
              </w:rPr>
              <w:t>0.680</w:t>
            </w:r>
          </w:p>
        </w:tc>
        <w:tc>
          <w:tcPr>
            <w:tcW w:w="1083" w:type="dxa"/>
            <w:tcBorders>
              <w:right w:val="single" w:sz="4" w:space="0" w:color="000000"/>
            </w:tcBorders>
          </w:tcPr>
          <w:p w:rsidR="00DD7756" w:rsidRDefault="00AD1397">
            <w:pPr>
              <w:pStyle w:val="TableParagraph"/>
              <w:ind w:right="289"/>
              <w:rPr>
                <w:sz w:val="20"/>
              </w:rPr>
            </w:pPr>
            <w:r>
              <w:rPr>
                <w:w w:val="95"/>
                <w:sz w:val="20"/>
              </w:rPr>
              <w:t>0.308</w:t>
            </w:r>
          </w:p>
        </w:tc>
        <w:tc>
          <w:tcPr>
            <w:tcW w:w="1156" w:type="dxa"/>
            <w:tcBorders>
              <w:left w:val="single" w:sz="4" w:space="0" w:color="000000"/>
            </w:tcBorders>
          </w:tcPr>
          <w:p w:rsidR="00DD7756" w:rsidRDefault="00AD1397">
            <w:pPr>
              <w:pStyle w:val="TableParagraph"/>
              <w:ind w:right="290"/>
              <w:rPr>
                <w:sz w:val="20"/>
              </w:rPr>
            </w:pPr>
            <w:r>
              <w:rPr>
                <w:w w:val="95"/>
                <w:sz w:val="20"/>
              </w:rPr>
              <w:t>312</w:t>
            </w:r>
          </w:p>
        </w:tc>
        <w:tc>
          <w:tcPr>
            <w:tcW w:w="1148" w:type="dxa"/>
          </w:tcPr>
          <w:p w:rsidR="00DD7756" w:rsidRDefault="00AD1397">
            <w:pPr>
              <w:pStyle w:val="TableParagraph"/>
              <w:ind w:right="392"/>
              <w:rPr>
                <w:sz w:val="20"/>
              </w:rPr>
            </w:pPr>
            <w:r>
              <w:rPr>
                <w:w w:val="99"/>
                <w:sz w:val="20"/>
              </w:rPr>
              <w:t>7</w:t>
            </w:r>
          </w:p>
        </w:tc>
        <w:tc>
          <w:tcPr>
            <w:tcW w:w="827" w:type="dxa"/>
            <w:tcBorders>
              <w:right w:val="single" w:sz="4" w:space="0" w:color="000000"/>
            </w:tcBorders>
          </w:tcPr>
          <w:p w:rsidR="00DD7756" w:rsidRDefault="00AD1397">
            <w:pPr>
              <w:pStyle w:val="TableParagraph"/>
              <w:ind w:right="57"/>
              <w:rPr>
                <w:sz w:val="20"/>
              </w:rPr>
            </w:pPr>
            <w:r>
              <w:rPr>
                <w:w w:val="95"/>
                <w:sz w:val="20"/>
              </w:rPr>
              <w:t>305</w:t>
            </w:r>
          </w:p>
        </w:tc>
        <w:tc>
          <w:tcPr>
            <w:tcW w:w="1180" w:type="dxa"/>
            <w:tcBorders>
              <w:left w:val="single" w:sz="4" w:space="0" w:color="000000"/>
            </w:tcBorders>
          </w:tcPr>
          <w:p w:rsidR="00DD7756" w:rsidRDefault="00AD1397">
            <w:pPr>
              <w:pStyle w:val="TableParagraph"/>
              <w:ind w:right="314"/>
              <w:rPr>
                <w:sz w:val="20"/>
              </w:rPr>
            </w:pPr>
            <w:r>
              <w:rPr>
                <w:w w:val="95"/>
                <w:sz w:val="20"/>
              </w:rPr>
              <w:t>0.918</w:t>
            </w:r>
          </w:p>
        </w:tc>
        <w:tc>
          <w:tcPr>
            <w:tcW w:w="1101" w:type="dxa"/>
          </w:tcPr>
          <w:p w:rsidR="00DD7756" w:rsidRDefault="00AD1397">
            <w:pPr>
              <w:pStyle w:val="TableParagraph"/>
              <w:ind w:right="369"/>
              <w:rPr>
                <w:sz w:val="20"/>
              </w:rPr>
            </w:pPr>
            <w:r>
              <w:rPr>
                <w:w w:val="95"/>
                <w:sz w:val="20"/>
              </w:rPr>
              <w:t>0.997</w:t>
            </w:r>
          </w:p>
        </w:tc>
        <w:tc>
          <w:tcPr>
            <w:tcW w:w="835" w:type="dxa"/>
          </w:tcPr>
          <w:p w:rsidR="00DD7756" w:rsidRDefault="00AD1397">
            <w:pPr>
              <w:pStyle w:val="TableParagraph"/>
              <w:ind w:right="48"/>
              <w:rPr>
                <w:sz w:val="20"/>
              </w:rPr>
            </w:pPr>
            <w:r>
              <w:rPr>
                <w:w w:val="95"/>
                <w:sz w:val="20"/>
              </w:rPr>
              <w:t>0.880</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run</w:t>
            </w:r>
          </w:p>
        </w:tc>
        <w:tc>
          <w:tcPr>
            <w:tcW w:w="660" w:type="dxa"/>
            <w:tcBorders>
              <w:left w:val="single" w:sz="4" w:space="0" w:color="000000"/>
            </w:tcBorders>
          </w:tcPr>
          <w:p w:rsidR="00DD7756" w:rsidRDefault="00AD1397">
            <w:pPr>
              <w:pStyle w:val="TableParagraph"/>
              <w:ind w:right="131"/>
              <w:rPr>
                <w:sz w:val="20"/>
              </w:rPr>
            </w:pPr>
            <w:r>
              <w:rPr>
                <w:w w:val="95"/>
                <w:sz w:val="20"/>
              </w:rPr>
              <w:t>1662</w:t>
            </w:r>
          </w:p>
        </w:tc>
        <w:tc>
          <w:tcPr>
            <w:tcW w:w="896" w:type="dxa"/>
          </w:tcPr>
          <w:p w:rsidR="00DD7756" w:rsidRDefault="00AD1397">
            <w:pPr>
              <w:pStyle w:val="TableParagraph"/>
              <w:ind w:right="254"/>
              <w:rPr>
                <w:sz w:val="20"/>
              </w:rPr>
            </w:pPr>
            <w:r>
              <w:rPr>
                <w:w w:val="95"/>
                <w:sz w:val="20"/>
              </w:rPr>
              <w:t>0.511</w:t>
            </w:r>
          </w:p>
        </w:tc>
        <w:tc>
          <w:tcPr>
            <w:tcW w:w="1043" w:type="dxa"/>
          </w:tcPr>
          <w:p w:rsidR="00DD7756" w:rsidRDefault="00AD1397">
            <w:pPr>
              <w:pStyle w:val="TableParagraph"/>
              <w:ind w:left="255"/>
              <w:jc w:val="left"/>
              <w:rPr>
                <w:sz w:val="20"/>
              </w:rPr>
            </w:pPr>
            <w:r>
              <w:rPr>
                <w:sz w:val="20"/>
              </w:rPr>
              <w:t>0.509</w:t>
            </w:r>
          </w:p>
        </w:tc>
        <w:tc>
          <w:tcPr>
            <w:tcW w:w="1083" w:type="dxa"/>
            <w:tcBorders>
              <w:right w:val="single" w:sz="4" w:space="0" w:color="000000"/>
            </w:tcBorders>
          </w:tcPr>
          <w:p w:rsidR="00DD7756" w:rsidRDefault="00AD1397">
            <w:pPr>
              <w:pStyle w:val="TableParagraph"/>
              <w:ind w:right="289"/>
              <w:rPr>
                <w:sz w:val="20"/>
              </w:rPr>
            </w:pPr>
            <w:r>
              <w:rPr>
                <w:w w:val="95"/>
                <w:sz w:val="20"/>
              </w:rPr>
              <w:t>0.608</w:t>
            </w:r>
          </w:p>
        </w:tc>
        <w:tc>
          <w:tcPr>
            <w:tcW w:w="1156" w:type="dxa"/>
            <w:tcBorders>
              <w:left w:val="single" w:sz="4" w:space="0" w:color="000000"/>
            </w:tcBorders>
          </w:tcPr>
          <w:p w:rsidR="00DD7756" w:rsidRDefault="00AD1397">
            <w:pPr>
              <w:pStyle w:val="TableParagraph"/>
              <w:ind w:right="290"/>
              <w:rPr>
                <w:sz w:val="20"/>
              </w:rPr>
            </w:pPr>
            <w:r>
              <w:rPr>
                <w:w w:val="95"/>
                <w:sz w:val="20"/>
              </w:rPr>
              <w:t>97</w:t>
            </w:r>
          </w:p>
        </w:tc>
        <w:tc>
          <w:tcPr>
            <w:tcW w:w="1148" w:type="dxa"/>
          </w:tcPr>
          <w:p w:rsidR="00DD7756" w:rsidRDefault="00AD1397">
            <w:pPr>
              <w:pStyle w:val="TableParagraph"/>
              <w:ind w:right="392"/>
              <w:rPr>
                <w:sz w:val="20"/>
              </w:rPr>
            </w:pPr>
            <w:r>
              <w:rPr>
                <w:w w:val="95"/>
                <w:sz w:val="20"/>
              </w:rPr>
              <w:t>1038</w:t>
            </w:r>
          </w:p>
        </w:tc>
        <w:tc>
          <w:tcPr>
            <w:tcW w:w="827" w:type="dxa"/>
            <w:tcBorders>
              <w:right w:val="single" w:sz="4" w:space="0" w:color="000000"/>
            </w:tcBorders>
          </w:tcPr>
          <w:p w:rsidR="00DD7756" w:rsidRDefault="00AD1397">
            <w:pPr>
              <w:pStyle w:val="TableParagraph"/>
              <w:ind w:right="57"/>
              <w:rPr>
                <w:sz w:val="20"/>
              </w:rPr>
            </w:pPr>
            <w:r>
              <w:rPr>
                <w:w w:val="95"/>
                <w:sz w:val="20"/>
              </w:rPr>
              <w:t>106</w:t>
            </w:r>
          </w:p>
        </w:tc>
        <w:tc>
          <w:tcPr>
            <w:tcW w:w="1180" w:type="dxa"/>
            <w:tcBorders>
              <w:left w:val="single" w:sz="4" w:space="0" w:color="000000"/>
            </w:tcBorders>
          </w:tcPr>
          <w:p w:rsidR="00DD7756" w:rsidRDefault="00AD1397">
            <w:pPr>
              <w:pStyle w:val="TableParagraph"/>
              <w:ind w:right="314"/>
              <w:rPr>
                <w:sz w:val="20"/>
              </w:rPr>
            </w:pPr>
            <w:r>
              <w:rPr>
                <w:w w:val="95"/>
                <w:sz w:val="20"/>
              </w:rPr>
              <w:t>0.964</w:t>
            </w:r>
          </w:p>
        </w:tc>
        <w:tc>
          <w:tcPr>
            <w:tcW w:w="1101" w:type="dxa"/>
          </w:tcPr>
          <w:p w:rsidR="00DD7756" w:rsidRDefault="00AD1397">
            <w:pPr>
              <w:pStyle w:val="TableParagraph"/>
              <w:ind w:right="369"/>
              <w:rPr>
                <w:sz w:val="20"/>
              </w:rPr>
            </w:pPr>
            <w:r>
              <w:rPr>
                <w:w w:val="95"/>
                <w:sz w:val="20"/>
              </w:rPr>
              <w:t>0.702</w:t>
            </w:r>
          </w:p>
        </w:tc>
        <w:tc>
          <w:tcPr>
            <w:tcW w:w="835" w:type="dxa"/>
          </w:tcPr>
          <w:p w:rsidR="00DD7756" w:rsidRDefault="00AD1397">
            <w:pPr>
              <w:pStyle w:val="TableParagraph"/>
              <w:ind w:right="48"/>
              <w:rPr>
                <w:sz w:val="20"/>
              </w:rPr>
            </w:pPr>
            <w:r>
              <w:rPr>
                <w:w w:val="95"/>
                <w:sz w:val="20"/>
              </w:rPr>
              <w:t>0.955</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say</w:t>
            </w:r>
          </w:p>
        </w:tc>
        <w:tc>
          <w:tcPr>
            <w:tcW w:w="660" w:type="dxa"/>
            <w:tcBorders>
              <w:left w:val="single" w:sz="4" w:space="0" w:color="000000"/>
            </w:tcBorders>
          </w:tcPr>
          <w:p w:rsidR="00DD7756" w:rsidRDefault="00AD1397">
            <w:pPr>
              <w:pStyle w:val="TableParagraph"/>
              <w:ind w:right="131"/>
              <w:rPr>
                <w:sz w:val="20"/>
              </w:rPr>
            </w:pPr>
            <w:r>
              <w:rPr>
                <w:w w:val="95"/>
                <w:sz w:val="20"/>
              </w:rPr>
              <w:t>8784</w:t>
            </w:r>
          </w:p>
        </w:tc>
        <w:tc>
          <w:tcPr>
            <w:tcW w:w="896" w:type="dxa"/>
          </w:tcPr>
          <w:p w:rsidR="00DD7756" w:rsidRDefault="00AD1397">
            <w:pPr>
              <w:pStyle w:val="TableParagraph"/>
              <w:ind w:right="254"/>
              <w:rPr>
                <w:sz w:val="20"/>
              </w:rPr>
            </w:pPr>
            <w:r>
              <w:rPr>
                <w:w w:val="95"/>
                <w:sz w:val="20"/>
              </w:rPr>
              <w:t>2.699</w:t>
            </w:r>
          </w:p>
        </w:tc>
        <w:tc>
          <w:tcPr>
            <w:tcW w:w="1043" w:type="dxa"/>
          </w:tcPr>
          <w:p w:rsidR="00DD7756" w:rsidRDefault="00AD1397">
            <w:pPr>
              <w:pStyle w:val="TableParagraph"/>
              <w:ind w:left="255"/>
              <w:jc w:val="left"/>
              <w:rPr>
                <w:sz w:val="20"/>
              </w:rPr>
            </w:pPr>
            <w:r>
              <w:rPr>
                <w:sz w:val="20"/>
              </w:rPr>
              <w:t>0.095</w:t>
            </w:r>
          </w:p>
        </w:tc>
        <w:tc>
          <w:tcPr>
            <w:tcW w:w="1083" w:type="dxa"/>
            <w:tcBorders>
              <w:right w:val="single" w:sz="4" w:space="0" w:color="000000"/>
            </w:tcBorders>
          </w:tcPr>
          <w:p w:rsidR="00DD7756" w:rsidRDefault="00AD1397">
            <w:pPr>
              <w:pStyle w:val="TableParagraph"/>
              <w:ind w:right="289"/>
              <w:rPr>
                <w:sz w:val="20"/>
              </w:rPr>
            </w:pPr>
            <w:r>
              <w:rPr>
                <w:w w:val="95"/>
                <w:sz w:val="20"/>
              </w:rPr>
              <w:t>0.303</w:t>
            </w:r>
          </w:p>
        </w:tc>
        <w:tc>
          <w:tcPr>
            <w:tcW w:w="1156" w:type="dxa"/>
            <w:tcBorders>
              <w:left w:val="single" w:sz="4" w:space="0" w:color="000000"/>
            </w:tcBorders>
          </w:tcPr>
          <w:p w:rsidR="00DD7756" w:rsidRDefault="00AD1397">
            <w:pPr>
              <w:pStyle w:val="TableParagraph"/>
              <w:ind w:right="290"/>
              <w:rPr>
                <w:sz w:val="20"/>
              </w:rPr>
            </w:pPr>
            <w:r>
              <w:rPr>
                <w:w w:val="95"/>
                <w:sz w:val="20"/>
              </w:rPr>
              <w:t>45</w:t>
            </w:r>
          </w:p>
        </w:tc>
        <w:tc>
          <w:tcPr>
            <w:tcW w:w="1148" w:type="dxa"/>
          </w:tcPr>
          <w:p w:rsidR="00DD7756" w:rsidRDefault="00AD1397">
            <w:pPr>
              <w:pStyle w:val="TableParagraph"/>
              <w:ind w:right="392"/>
              <w:rPr>
                <w:sz w:val="20"/>
              </w:rPr>
            </w:pPr>
            <w:r>
              <w:rPr>
                <w:w w:val="95"/>
                <w:sz w:val="20"/>
              </w:rPr>
              <w:t>7385</w:t>
            </w:r>
          </w:p>
        </w:tc>
        <w:tc>
          <w:tcPr>
            <w:tcW w:w="827" w:type="dxa"/>
            <w:tcBorders>
              <w:right w:val="single" w:sz="4" w:space="0" w:color="000000"/>
            </w:tcBorders>
          </w:tcPr>
          <w:p w:rsidR="00DD7756" w:rsidRDefault="00AD1397">
            <w:pPr>
              <w:pStyle w:val="TableParagraph"/>
              <w:ind w:right="57"/>
              <w:rPr>
                <w:sz w:val="20"/>
              </w:rPr>
            </w:pPr>
            <w:r>
              <w:rPr>
                <w:w w:val="95"/>
                <w:sz w:val="20"/>
              </w:rPr>
              <w:t>96</w:t>
            </w:r>
          </w:p>
        </w:tc>
        <w:tc>
          <w:tcPr>
            <w:tcW w:w="1180" w:type="dxa"/>
            <w:tcBorders>
              <w:left w:val="single" w:sz="4" w:space="0" w:color="000000"/>
            </w:tcBorders>
          </w:tcPr>
          <w:p w:rsidR="00DD7756" w:rsidRDefault="00AD1397">
            <w:pPr>
              <w:pStyle w:val="TableParagraph"/>
              <w:ind w:right="314"/>
              <w:rPr>
                <w:sz w:val="20"/>
              </w:rPr>
            </w:pPr>
            <w:r>
              <w:rPr>
                <w:w w:val="95"/>
                <w:sz w:val="20"/>
              </w:rPr>
              <w:t>0.981</w:t>
            </w:r>
          </w:p>
        </w:tc>
        <w:tc>
          <w:tcPr>
            <w:tcW w:w="1101" w:type="dxa"/>
          </w:tcPr>
          <w:p w:rsidR="00DD7756" w:rsidRDefault="00AD1397">
            <w:pPr>
              <w:pStyle w:val="TableParagraph"/>
              <w:ind w:right="369"/>
              <w:rPr>
                <w:sz w:val="20"/>
              </w:rPr>
            </w:pPr>
            <w:r>
              <w:rPr>
                <w:w w:val="95"/>
                <w:sz w:val="20"/>
              </w:rPr>
              <w:t>0.324</w:t>
            </w:r>
          </w:p>
        </w:tc>
        <w:tc>
          <w:tcPr>
            <w:tcW w:w="835" w:type="dxa"/>
          </w:tcPr>
          <w:p w:rsidR="00DD7756" w:rsidRDefault="00AD1397">
            <w:pPr>
              <w:pStyle w:val="TableParagraph"/>
              <w:ind w:right="48"/>
              <w:rPr>
                <w:sz w:val="20"/>
              </w:rPr>
            </w:pPr>
            <w:r>
              <w:rPr>
                <w:w w:val="95"/>
                <w:sz w:val="20"/>
              </w:rPr>
              <w:t>0.956</w:t>
            </w:r>
          </w:p>
        </w:tc>
      </w:tr>
      <w:tr w:rsidR="00DD7756">
        <w:trPr>
          <w:trHeight w:val="239"/>
        </w:trPr>
        <w:tc>
          <w:tcPr>
            <w:tcW w:w="1032" w:type="dxa"/>
            <w:tcBorders>
              <w:right w:val="single" w:sz="4" w:space="0" w:color="000000"/>
            </w:tcBorders>
          </w:tcPr>
          <w:p w:rsidR="00DD7756" w:rsidRDefault="00AD1397">
            <w:pPr>
              <w:pStyle w:val="TableParagraph"/>
              <w:ind w:left="50"/>
              <w:jc w:val="left"/>
              <w:rPr>
                <w:sz w:val="20"/>
              </w:rPr>
            </w:pPr>
            <w:r>
              <w:rPr>
                <w:sz w:val="20"/>
              </w:rPr>
              <w:t>see</w:t>
            </w:r>
          </w:p>
        </w:tc>
        <w:tc>
          <w:tcPr>
            <w:tcW w:w="660" w:type="dxa"/>
            <w:tcBorders>
              <w:left w:val="single" w:sz="4" w:space="0" w:color="000000"/>
            </w:tcBorders>
          </w:tcPr>
          <w:p w:rsidR="00DD7756" w:rsidRDefault="00AD1397">
            <w:pPr>
              <w:pStyle w:val="TableParagraph"/>
              <w:ind w:right="131"/>
              <w:rPr>
                <w:sz w:val="20"/>
              </w:rPr>
            </w:pPr>
            <w:r>
              <w:rPr>
                <w:w w:val="95"/>
                <w:sz w:val="20"/>
              </w:rPr>
              <w:t>8267</w:t>
            </w:r>
          </w:p>
        </w:tc>
        <w:tc>
          <w:tcPr>
            <w:tcW w:w="896" w:type="dxa"/>
          </w:tcPr>
          <w:p w:rsidR="00DD7756" w:rsidRDefault="00AD1397">
            <w:pPr>
              <w:pStyle w:val="TableParagraph"/>
              <w:ind w:right="254"/>
              <w:rPr>
                <w:sz w:val="20"/>
              </w:rPr>
            </w:pPr>
            <w:r>
              <w:rPr>
                <w:w w:val="95"/>
                <w:sz w:val="20"/>
              </w:rPr>
              <w:t>2.540</w:t>
            </w:r>
          </w:p>
        </w:tc>
        <w:tc>
          <w:tcPr>
            <w:tcW w:w="1043" w:type="dxa"/>
          </w:tcPr>
          <w:p w:rsidR="00DD7756" w:rsidRDefault="00AD1397">
            <w:pPr>
              <w:pStyle w:val="TableParagraph"/>
              <w:ind w:left="255"/>
              <w:jc w:val="left"/>
              <w:rPr>
                <w:sz w:val="20"/>
              </w:rPr>
            </w:pPr>
            <w:r>
              <w:rPr>
                <w:sz w:val="20"/>
              </w:rPr>
              <w:t>0.056</w:t>
            </w:r>
          </w:p>
        </w:tc>
        <w:tc>
          <w:tcPr>
            <w:tcW w:w="1083" w:type="dxa"/>
            <w:tcBorders>
              <w:right w:val="single" w:sz="4" w:space="0" w:color="000000"/>
            </w:tcBorders>
          </w:tcPr>
          <w:p w:rsidR="00DD7756" w:rsidRDefault="00AD1397">
            <w:pPr>
              <w:pStyle w:val="TableParagraph"/>
              <w:ind w:right="289"/>
              <w:rPr>
                <w:sz w:val="20"/>
              </w:rPr>
            </w:pPr>
            <w:r>
              <w:rPr>
                <w:w w:val="95"/>
                <w:sz w:val="20"/>
              </w:rPr>
              <w:t>0.343</w:t>
            </w:r>
          </w:p>
        </w:tc>
        <w:tc>
          <w:tcPr>
            <w:tcW w:w="1156" w:type="dxa"/>
            <w:tcBorders>
              <w:left w:val="single" w:sz="4" w:space="0" w:color="000000"/>
            </w:tcBorders>
          </w:tcPr>
          <w:p w:rsidR="00DD7756" w:rsidRDefault="00AD1397">
            <w:pPr>
              <w:pStyle w:val="TableParagraph"/>
              <w:ind w:right="290"/>
              <w:rPr>
                <w:sz w:val="20"/>
              </w:rPr>
            </w:pPr>
            <w:r>
              <w:rPr>
                <w:w w:val="95"/>
                <w:sz w:val="20"/>
              </w:rPr>
              <w:t>46</w:t>
            </w:r>
          </w:p>
        </w:tc>
        <w:tc>
          <w:tcPr>
            <w:tcW w:w="1148" w:type="dxa"/>
          </w:tcPr>
          <w:p w:rsidR="00DD7756" w:rsidRDefault="00AD1397">
            <w:pPr>
              <w:pStyle w:val="TableParagraph"/>
              <w:ind w:right="392"/>
              <w:rPr>
                <w:sz w:val="20"/>
              </w:rPr>
            </w:pPr>
            <w:r>
              <w:rPr>
                <w:w w:val="95"/>
                <w:sz w:val="20"/>
              </w:rPr>
              <w:t>5563</w:t>
            </w:r>
          </w:p>
        </w:tc>
        <w:tc>
          <w:tcPr>
            <w:tcW w:w="827" w:type="dxa"/>
            <w:tcBorders>
              <w:right w:val="single" w:sz="4" w:space="0" w:color="000000"/>
            </w:tcBorders>
          </w:tcPr>
          <w:p w:rsidR="00DD7756" w:rsidRDefault="00AD1397">
            <w:pPr>
              <w:pStyle w:val="TableParagraph"/>
              <w:ind w:right="57"/>
              <w:rPr>
                <w:sz w:val="20"/>
              </w:rPr>
            </w:pPr>
            <w:r>
              <w:rPr>
                <w:w w:val="95"/>
                <w:sz w:val="20"/>
              </w:rPr>
              <w:t>11</w:t>
            </w:r>
          </w:p>
        </w:tc>
        <w:tc>
          <w:tcPr>
            <w:tcW w:w="1180" w:type="dxa"/>
            <w:tcBorders>
              <w:left w:val="single" w:sz="4" w:space="0" w:color="000000"/>
            </w:tcBorders>
          </w:tcPr>
          <w:p w:rsidR="00DD7756" w:rsidRDefault="00AD1397">
            <w:pPr>
              <w:pStyle w:val="TableParagraph"/>
              <w:ind w:right="314"/>
              <w:rPr>
                <w:sz w:val="20"/>
              </w:rPr>
            </w:pPr>
            <w:r>
              <w:rPr>
                <w:w w:val="95"/>
                <w:sz w:val="20"/>
              </w:rPr>
              <w:t>0.991</w:t>
            </w:r>
          </w:p>
        </w:tc>
        <w:tc>
          <w:tcPr>
            <w:tcW w:w="1101" w:type="dxa"/>
          </w:tcPr>
          <w:p w:rsidR="00DD7756" w:rsidRDefault="00AD1397">
            <w:pPr>
              <w:pStyle w:val="TableParagraph"/>
              <w:ind w:right="369"/>
              <w:rPr>
                <w:sz w:val="20"/>
              </w:rPr>
            </w:pPr>
            <w:r>
              <w:rPr>
                <w:w w:val="95"/>
                <w:sz w:val="20"/>
              </w:rPr>
              <w:t>0.395</w:t>
            </w:r>
          </w:p>
        </w:tc>
        <w:tc>
          <w:tcPr>
            <w:tcW w:w="835" w:type="dxa"/>
          </w:tcPr>
          <w:p w:rsidR="00DD7756" w:rsidRDefault="00AD1397">
            <w:pPr>
              <w:pStyle w:val="TableParagraph"/>
              <w:ind w:right="48"/>
              <w:rPr>
                <w:sz w:val="20"/>
              </w:rPr>
            </w:pPr>
            <w:r>
              <w:rPr>
                <w:w w:val="95"/>
                <w:sz w:val="20"/>
              </w:rPr>
              <w:t>0.994</w:t>
            </w:r>
          </w:p>
        </w:tc>
      </w:tr>
      <w:tr w:rsidR="00DD7756">
        <w:trPr>
          <w:trHeight w:val="255"/>
        </w:trPr>
        <w:tc>
          <w:tcPr>
            <w:tcW w:w="1032" w:type="dxa"/>
            <w:tcBorders>
              <w:right w:val="single" w:sz="4" w:space="0" w:color="000000"/>
            </w:tcBorders>
          </w:tcPr>
          <w:p w:rsidR="00DD7756" w:rsidRDefault="00AD1397">
            <w:pPr>
              <w:pStyle w:val="TableParagraph"/>
              <w:spacing w:line="240" w:lineRule="auto"/>
              <w:ind w:left="50"/>
              <w:jc w:val="left"/>
              <w:rPr>
                <w:sz w:val="20"/>
              </w:rPr>
            </w:pPr>
            <w:r>
              <w:rPr>
                <w:sz w:val="20"/>
              </w:rPr>
              <w:t>seven</w:t>
            </w:r>
          </w:p>
        </w:tc>
        <w:tc>
          <w:tcPr>
            <w:tcW w:w="660" w:type="dxa"/>
            <w:tcBorders>
              <w:left w:val="single" w:sz="4" w:space="0" w:color="000000"/>
            </w:tcBorders>
          </w:tcPr>
          <w:p w:rsidR="00DD7756" w:rsidRDefault="00AD1397">
            <w:pPr>
              <w:pStyle w:val="TableParagraph"/>
              <w:spacing w:line="240" w:lineRule="auto"/>
              <w:ind w:right="131"/>
              <w:rPr>
                <w:sz w:val="20"/>
              </w:rPr>
            </w:pPr>
            <w:r>
              <w:rPr>
                <w:w w:val="95"/>
                <w:sz w:val="20"/>
              </w:rPr>
              <w:t>695</w:t>
            </w:r>
          </w:p>
        </w:tc>
        <w:tc>
          <w:tcPr>
            <w:tcW w:w="896" w:type="dxa"/>
          </w:tcPr>
          <w:p w:rsidR="00DD7756" w:rsidRDefault="00AD1397">
            <w:pPr>
              <w:pStyle w:val="TableParagraph"/>
              <w:spacing w:line="240" w:lineRule="auto"/>
              <w:ind w:right="254"/>
              <w:rPr>
                <w:sz w:val="20"/>
              </w:rPr>
            </w:pPr>
            <w:r>
              <w:rPr>
                <w:w w:val="95"/>
                <w:sz w:val="20"/>
              </w:rPr>
              <w:t>0.214</w:t>
            </w:r>
          </w:p>
        </w:tc>
        <w:tc>
          <w:tcPr>
            <w:tcW w:w="1043" w:type="dxa"/>
          </w:tcPr>
          <w:p w:rsidR="00DD7756" w:rsidRDefault="00AD1397">
            <w:pPr>
              <w:pStyle w:val="TableParagraph"/>
              <w:spacing w:line="240" w:lineRule="auto"/>
              <w:ind w:left="255"/>
              <w:jc w:val="left"/>
              <w:rPr>
                <w:sz w:val="20"/>
              </w:rPr>
            </w:pPr>
            <w:r>
              <w:rPr>
                <w:sz w:val="20"/>
              </w:rPr>
              <w:t>0.361</w:t>
            </w:r>
          </w:p>
        </w:tc>
        <w:tc>
          <w:tcPr>
            <w:tcW w:w="1083" w:type="dxa"/>
            <w:tcBorders>
              <w:right w:val="single" w:sz="4" w:space="0" w:color="000000"/>
            </w:tcBorders>
          </w:tcPr>
          <w:p w:rsidR="00DD7756" w:rsidRDefault="00AD1397">
            <w:pPr>
              <w:pStyle w:val="TableParagraph"/>
              <w:spacing w:line="240" w:lineRule="auto"/>
              <w:ind w:right="289"/>
              <w:rPr>
                <w:sz w:val="20"/>
              </w:rPr>
            </w:pPr>
            <w:r>
              <w:rPr>
                <w:w w:val="95"/>
                <w:sz w:val="20"/>
              </w:rPr>
              <w:t>0.767</w:t>
            </w:r>
          </w:p>
        </w:tc>
        <w:tc>
          <w:tcPr>
            <w:tcW w:w="1156" w:type="dxa"/>
            <w:tcBorders>
              <w:left w:val="single" w:sz="4" w:space="0" w:color="000000"/>
            </w:tcBorders>
          </w:tcPr>
          <w:p w:rsidR="00DD7756" w:rsidRDefault="00AD1397">
            <w:pPr>
              <w:pStyle w:val="TableParagraph"/>
              <w:spacing w:line="240" w:lineRule="auto"/>
              <w:ind w:right="290"/>
              <w:rPr>
                <w:sz w:val="20"/>
              </w:rPr>
            </w:pPr>
            <w:r>
              <w:rPr>
                <w:w w:val="95"/>
                <w:sz w:val="20"/>
              </w:rPr>
              <w:t>54</w:t>
            </w:r>
          </w:p>
        </w:tc>
        <w:tc>
          <w:tcPr>
            <w:tcW w:w="1148" w:type="dxa"/>
          </w:tcPr>
          <w:p w:rsidR="00DD7756" w:rsidRDefault="00AD1397">
            <w:pPr>
              <w:pStyle w:val="TableParagraph"/>
              <w:spacing w:line="240" w:lineRule="auto"/>
              <w:ind w:right="392"/>
              <w:rPr>
                <w:sz w:val="20"/>
              </w:rPr>
            </w:pPr>
            <w:r>
              <w:rPr>
                <w:w w:val="99"/>
                <w:sz w:val="20"/>
              </w:rPr>
              <w:t>0</w:t>
            </w:r>
          </w:p>
        </w:tc>
        <w:tc>
          <w:tcPr>
            <w:tcW w:w="827" w:type="dxa"/>
            <w:tcBorders>
              <w:right w:val="single" w:sz="4" w:space="0" w:color="000000"/>
            </w:tcBorders>
          </w:tcPr>
          <w:p w:rsidR="00DD7756" w:rsidRDefault="00AD1397">
            <w:pPr>
              <w:pStyle w:val="TableParagraph"/>
              <w:spacing w:line="240" w:lineRule="auto"/>
              <w:ind w:right="57"/>
              <w:rPr>
                <w:sz w:val="20"/>
              </w:rPr>
            </w:pPr>
            <w:r>
              <w:rPr>
                <w:w w:val="95"/>
                <w:sz w:val="20"/>
              </w:rPr>
              <w:t>344</w:t>
            </w:r>
          </w:p>
        </w:tc>
        <w:tc>
          <w:tcPr>
            <w:tcW w:w="1180" w:type="dxa"/>
            <w:tcBorders>
              <w:left w:val="single" w:sz="4" w:space="0" w:color="000000"/>
            </w:tcBorders>
          </w:tcPr>
          <w:p w:rsidR="00DD7756" w:rsidRDefault="00AD1397">
            <w:pPr>
              <w:pStyle w:val="TableParagraph"/>
              <w:spacing w:line="240" w:lineRule="auto"/>
              <w:ind w:right="314"/>
              <w:rPr>
                <w:sz w:val="20"/>
              </w:rPr>
            </w:pPr>
            <w:r>
              <w:rPr>
                <w:w w:val="95"/>
                <w:sz w:val="20"/>
              </w:rPr>
              <w:t>0.976</w:t>
            </w:r>
          </w:p>
        </w:tc>
        <w:tc>
          <w:tcPr>
            <w:tcW w:w="1101" w:type="dxa"/>
          </w:tcPr>
          <w:p w:rsidR="00DD7756" w:rsidRDefault="00AD1397">
            <w:pPr>
              <w:pStyle w:val="TableParagraph"/>
              <w:spacing w:line="240" w:lineRule="auto"/>
              <w:ind w:right="369"/>
              <w:rPr>
                <w:sz w:val="20"/>
              </w:rPr>
            </w:pPr>
            <w:r>
              <w:rPr>
                <w:w w:val="99"/>
                <w:sz w:val="20"/>
              </w:rPr>
              <w:t>—</w:t>
            </w:r>
          </w:p>
        </w:tc>
        <w:tc>
          <w:tcPr>
            <w:tcW w:w="835" w:type="dxa"/>
          </w:tcPr>
          <w:p w:rsidR="00DD7756" w:rsidRDefault="00AD1397">
            <w:pPr>
              <w:pStyle w:val="TableParagraph"/>
              <w:spacing w:line="240" w:lineRule="auto"/>
              <w:ind w:right="48"/>
              <w:rPr>
                <w:sz w:val="20"/>
              </w:rPr>
            </w:pPr>
            <w:r>
              <w:rPr>
                <w:w w:val="95"/>
                <w:sz w:val="20"/>
              </w:rPr>
              <w:t>0.868</w:t>
            </w:r>
          </w:p>
        </w:tc>
      </w:tr>
    </w:tbl>
    <w:p w:rsidR="00DD7756" w:rsidRDefault="00DD7756">
      <w:pPr>
        <w:rPr>
          <w:sz w:val="20"/>
        </w:rPr>
        <w:sectPr w:rsidR="00DD7756">
          <w:footerReference w:type="default" r:id="rId94"/>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79" type="#_x0000_t202" style="position:absolute;margin-left:38.15pt;margin-top:89pt;width:15.65pt;height:135.4pt;z-index:15783936;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78" type="#_x0000_t202" style="position:absolute;margin-left:38.15pt;margin-top:305.65pt;width:15.65pt;height:18.7pt;z-index:15784448;mso-position-horizontal-relative:page;mso-position-vertical-relative:page" filled="f" stroked="f">
            <v:textbox style="layout-flow:vertical" inset="0,0,0,0">
              <w:txbxContent>
                <w:p w:rsidR="00AD1397" w:rsidRDefault="00AD1397">
                  <w:pPr>
                    <w:pStyle w:val="BodyText"/>
                    <w:spacing w:before="19"/>
                    <w:ind w:left="20"/>
                  </w:pPr>
                  <w:r>
                    <w:t>145</w:t>
                  </w:r>
                </w:p>
              </w:txbxContent>
            </v:textbox>
            <w10:wrap anchorx="page" anchory="page"/>
          </v:shape>
        </w:pict>
      </w:r>
      <w:r w:rsidRPr="00DD7756">
        <w:pict>
          <v:shape id="_x0000_s1077" type="#_x0000_t202" style="position:absolute;margin-left:38.15pt;margin-top:511.15pt;width:15.65pt;height:29.9pt;z-index:15784960;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spacing w:before="6"/>
        <w:rPr>
          <w:sz w:val="25"/>
        </w:rPr>
      </w:pPr>
    </w:p>
    <w:p w:rsidR="00DD7756" w:rsidRDefault="00AD1397">
      <w:pPr>
        <w:spacing w:before="99"/>
        <w:ind w:left="3937"/>
      </w:pPr>
      <w:bookmarkStart w:id="328" w:name="_bookmark235"/>
      <w:bookmarkEnd w:id="328"/>
      <w:r>
        <w:rPr>
          <w:b/>
        </w:rPr>
        <w:t xml:space="preserve">Table B.1: </w:t>
      </w:r>
      <w:r>
        <w:t>Corpus statistics for the 100-item English sample</w:t>
      </w:r>
    </w:p>
    <w:p w:rsidR="00DD7756" w:rsidRDefault="00DD7756">
      <w:pPr>
        <w:pStyle w:val="BodyText"/>
        <w:spacing w:before="4"/>
        <w:rPr>
          <w:sz w:val="16"/>
        </w:rPr>
      </w:pPr>
      <w:r w:rsidRPr="00DD7756">
        <w:pict>
          <v:shape id="_x0000_s1076" style="position:absolute;margin-left:121.5pt;margin-top:11.8pt;width:549.05pt;height:.1pt;z-index:-15673856;mso-wrap-distance-left:0;mso-wrap-distance-right:0;mso-position-horizontal-relative:page" coordorigin="2430,236" coordsize="10981,0" path="m2430,236r10980,e" filled="f" strokeweight=".33739mm">
            <v:path arrowok="t"/>
            <w10:wrap type="topAndBottom" anchorx="page"/>
          </v:shape>
        </w:pict>
      </w:r>
    </w:p>
    <w:p w:rsidR="00DD7756" w:rsidRDefault="00DD7756">
      <w:pPr>
        <w:pStyle w:val="BodyText"/>
        <w:spacing w:before="8"/>
        <w:rPr>
          <w:sz w:val="2"/>
        </w:rPr>
      </w:pPr>
    </w:p>
    <w:tbl>
      <w:tblPr>
        <w:tblW w:w="0" w:type="auto"/>
        <w:tblInd w:w="1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41"/>
        <w:gridCol w:w="3681"/>
        <w:gridCol w:w="3130"/>
        <w:gridCol w:w="3126"/>
      </w:tblGrid>
      <w:tr w:rsidR="00DD7756">
        <w:trPr>
          <w:trHeight w:val="517"/>
        </w:trPr>
        <w:tc>
          <w:tcPr>
            <w:tcW w:w="1041"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spacing w:before="0" w:line="240" w:lineRule="auto"/>
              <w:ind w:left="65"/>
              <w:jc w:val="left"/>
              <w:rPr>
                <w:sz w:val="20"/>
              </w:rPr>
            </w:pPr>
            <w:r>
              <w:rPr>
                <w:sz w:val="20"/>
              </w:rPr>
              <w:t>Stem</w:t>
            </w:r>
          </w:p>
        </w:tc>
        <w:tc>
          <w:tcPr>
            <w:tcW w:w="3681" w:type="dxa"/>
            <w:tcBorders>
              <w:top w:val="nil"/>
              <w:left w:val="single" w:sz="4" w:space="0" w:color="000000"/>
              <w:right w:val="single" w:sz="4" w:space="0" w:color="000000"/>
            </w:tcBorders>
          </w:tcPr>
          <w:p w:rsidR="00DD7756" w:rsidRDefault="00AD1397">
            <w:pPr>
              <w:pStyle w:val="TableParagraph"/>
              <w:tabs>
                <w:tab w:val="left" w:pos="1612"/>
                <w:tab w:val="left" w:pos="2740"/>
                <w:tab w:val="left" w:pos="2957"/>
              </w:tabs>
              <w:spacing w:before="3" w:line="220" w:lineRule="auto"/>
              <w:ind w:left="171" w:right="48" w:firstLine="27"/>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0" w:type="dxa"/>
            <w:tcBorders>
              <w:top w:val="nil"/>
              <w:left w:val="single" w:sz="4" w:space="0" w:color="000000"/>
              <w:right w:val="single" w:sz="4" w:space="0" w:color="000000"/>
            </w:tcBorders>
          </w:tcPr>
          <w:p w:rsidR="00DD7756" w:rsidRDefault="00AD1397">
            <w:pPr>
              <w:pStyle w:val="TableParagraph"/>
              <w:spacing w:before="0" w:line="217" w:lineRule="exact"/>
              <w:ind w:left="108" w:right="93"/>
              <w:jc w:val="center"/>
              <w:rPr>
                <w:sz w:val="20"/>
              </w:rPr>
            </w:pPr>
            <w:r>
              <w:rPr>
                <w:sz w:val="20"/>
              </w:rPr>
              <w:t>Frequencies</w:t>
            </w:r>
          </w:p>
          <w:p w:rsidR="00DD7756" w:rsidRDefault="00AD1397">
            <w:pPr>
              <w:pStyle w:val="TableParagraph"/>
              <w:spacing w:before="11" w:line="240" w:lineRule="auto"/>
              <w:ind w:left="108" w:right="93"/>
              <w:jc w:val="center"/>
              <w:rPr>
                <w:sz w:val="20"/>
              </w:rPr>
            </w:pPr>
            <w:r>
              <w:rPr>
                <w:sz w:val="20"/>
              </w:rPr>
              <w:t>Reference Predication Modification</w:t>
            </w:r>
          </w:p>
        </w:tc>
        <w:tc>
          <w:tcPr>
            <w:tcW w:w="3126" w:type="dxa"/>
            <w:tcBorders>
              <w:top w:val="nil"/>
              <w:left w:val="single" w:sz="4" w:space="0" w:color="000000"/>
              <w:right w:val="nil"/>
            </w:tcBorders>
          </w:tcPr>
          <w:p w:rsidR="00DD7756" w:rsidRDefault="00AD1397">
            <w:pPr>
              <w:pStyle w:val="TableParagraph"/>
              <w:spacing w:before="0" w:line="227" w:lineRule="exact"/>
              <w:ind w:left="107" w:right="93"/>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2"/>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117" w:type="dxa"/>
        <w:tblLayout w:type="fixed"/>
        <w:tblCellMar>
          <w:left w:w="0" w:type="dxa"/>
          <w:right w:w="0" w:type="dxa"/>
        </w:tblCellMar>
        <w:tblLook w:val="01E0"/>
      </w:tblPr>
      <w:tblGrid>
        <w:gridCol w:w="1041"/>
        <w:gridCol w:w="706"/>
        <w:gridCol w:w="850"/>
        <w:gridCol w:w="1043"/>
        <w:gridCol w:w="1083"/>
        <w:gridCol w:w="1156"/>
        <w:gridCol w:w="1148"/>
        <w:gridCol w:w="827"/>
        <w:gridCol w:w="1180"/>
        <w:gridCol w:w="1101"/>
        <w:gridCol w:w="845"/>
      </w:tblGrid>
      <w:tr w:rsidR="00DD7756">
        <w:trPr>
          <w:trHeight w:val="233"/>
        </w:trPr>
        <w:tc>
          <w:tcPr>
            <w:tcW w:w="1041" w:type="dxa"/>
            <w:tcBorders>
              <w:right w:val="single" w:sz="4" w:space="0" w:color="000000"/>
            </w:tcBorders>
          </w:tcPr>
          <w:p w:rsidR="00DD7756" w:rsidRDefault="00AD1397">
            <w:pPr>
              <w:pStyle w:val="TableParagraph"/>
              <w:spacing w:before="0" w:line="213" w:lineRule="exact"/>
              <w:ind w:left="59"/>
              <w:jc w:val="left"/>
              <w:rPr>
                <w:sz w:val="20"/>
              </w:rPr>
            </w:pPr>
            <w:r>
              <w:rPr>
                <w:sz w:val="20"/>
              </w:rPr>
              <w:t>six</w:t>
            </w:r>
          </w:p>
        </w:tc>
        <w:tc>
          <w:tcPr>
            <w:tcW w:w="706" w:type="dxa"/>
            <w:tcBorders>
              <w:left w:val="single" w:sz="4" w:space="0" w:color="000000"/>
            </w:tcBorders>
          </w:tcPr>
          <w:p w:rsidR="00DD7756" w:rsidRDefault="00AD1397">
            <w:pPr>
              <w:pStyle w:val="TableParagraph"/>
              <w:spacing w:before="0" w:line="213" w:lineRule="exact"/>
              <w:ind w:right="176"/>
              <w:rPr>
                <w:sz w:val="20"/>
              </w:rPr>
            </w:pPr>
            <w:r>
              <w:rPr>
                <w:w w:val="95"/>
                <w:sz w:val="20"/>
              </w:rPr>
              <w:t>1185</w:t>
            </w:r>
          </w:p>
        </w:tc>
        <w:tc>
          <w:tcPr>
            <w:tcW w:w="850" w:type="dxa"/>
          </w:tcPr>
          <w:p w:rsidR="00DD7756" w:rsidRDefault="00AD1397">
            <w:pPr>
              <w:pStyle w:val="TableParagraph"/>
              <w:spacing w:before="0" w:line="213" w:lineRule="exact"/>
              <w:ind w:left="179"/>
              <w:jc w:val="left"/>
              <w:rPr>
                <w:sz w:val="20"/>
              </w:rPr>
            </w:pPr>
            <w:r>
              <w:rPr>
                <w:sz w:val="20"/>
              </w:rPr>
              <w:t>0.364</w:t>
            </w:r>
          </w:p>
        </w:tc>
        <w:tc>
          <w:tcPr>
            <w:tcW w:w="1043" w:type="dxa"/>
          </w:tcPr>
          <w:p w:rsidR="00DD7756" w:rsidRDefault="00AD1397">
            <w:pPr>
              <w:pStyle w:val="TableParagraph"/>
              <w:spacing w:before="0" w:line="213" w:lineRule="exact"/>
              <w:ind w:left="256"/>
              <w:jc w:val="left"/>
              <w:rPr>
                <w:sz w:val="20"/>
              </w:rPr>
            </w:pPr>
            <w:r>
              <w:rPr>
                <w:sz w:val="20"/>
              </w:rPr>
              <w:t>0.288</w:t>
            </w:r>
          </w:p>
        </w:tc>
        <w:tc>
          <w:tcPr>
            <w:tcW w:w="1083" w:type="dxa"/>
            <w:tcBorders>
              <w:right w:val="single" w:sz="4" w:space="0" w:color="000000"/>
            </w:tcBorders>
          </w:tcPr>
          <w:p w:rsidR="00DD7756" w:rsidRDefault="00AD1397">
            <w:pPr>
              <w:pStyle w:val="TableParagraph"/>
              <w:spacing w:before="0" w:line="213" w:lineRule="exact"/>
              <w:ind w:right="290"/>
              <w:rPr>
                <w:sz w:val="20"/>
              </w:rPr>
            </w:pPr>
            <w:r>
              <w:rPr>
                <w:w w:val="95"/>
                <w:sz w:val="20"/>
              </w:rPr>
              <w:t>0.648</w:t>
            </w:r>
          </w:p>
        </w:tc>
        <w:tc>
          <w:tcPr>
            <w:tcW w:w="1156" w:type="dxa"/>
            <w:tcBorders>
              <w:left w:val="single" w:sz="4" w:space="0" w:color="000000"/>
            </w:tcBorders>
          </w:tcPr>
          <w:p w:rsidR="00DD7756" w:rsidRDefault="00AD1397">
            <w:pPr>
              <w:pStyle w:val="TableParagraph"/>
              <w:spacing w:before="0" w:line="213" w:lineRule="exact"/>
              <w:ind w:right="289"/>
              <w:rPr>
                <w:sz w:val="20"/>
              </w:rPr>
            </w:pPr>
            <w:r>
              <w:rPr>
                <w:w w:val="95"/>
                <w:sz w:val="20"/>
              </w:rPr>
              <w:t>81</w:t>
            </w:r>
          </w:p>
        </w:tc>
        <w:tc>
          <w:tcPr>
            <w:tcW w:w="1148" w:type="dxa"/>
          </w:tcPr>
          <w:p w:rsidR="00DD7756" w:rsidRDefault="00AD1397">
            <w:pPr>
              <w:pStyle w:val="TableParagraph"/>
              <w:spacing w:before="0" w:line="213" w:lineRule="exact"/>
              <w:ind w:right="391"/>
              <w:rPr>
                <w:sz w:val="20"/>
              </w:rPr>
            </w:pPr>
            <w:r>
              <w:rPr>
                <w:w w:val="99"/>
                <w:sz w:val="20"/>
              </w:rPr>
              <w:t>0</w:t>
            </w:r>
          </w:p>
        </w:tc>
        <w:tc>
          <w:tcPr>
            <w:tcW w:w="827" w:type="dxa"/>
            <w:tcBorders>
              <w:right w:val="single" w:sz="4" w:space="0" w:color="000000"/>
            </w:tcBorders>
          </w:tcPr>
          <w:p w:rsidR="00DD7756" w:rsidRDefault="00AD1397">
            <w:pPr>
              <w:pStyle w:val="TableParagraph"/>
              <w:spacing w:before="0" w:line="213" w:lineRule="exact"/>
              <w:ind w:right="57"/>
              <w:rPr>
                <w:sz w:val="20"/>
              </w:rPr>
            </w:pPr>
            <w:r>
              <w:rPr>
                <w:w w:val="95"/>
                <w:sz w:val="20"/>
              </w:rPr>
              <w:t>760</w:t>
            </w:r>
          </w:p>
        </w:tc>
        <w:tc>
          <w:tcPr>
            <w:tcW w:w="1180" w:type="dxa"/>
            <w:tcBorders>
              <w:left w:val="single" w:sz="4" w:space="0" w:color="000000"/>
            </w:tcBorders>
          </w:tcPr>
          <w:p w:rsidR="00DD7756" w:rsidRDefault="00AD1397">
            <w:pPr>
              <w:pStyle w:val="TableParagraph"/>
              <w:spacing w:before="0" w:line="213" w:lineRule="exact"/>
              <w:ind w:right="315"/>
              <w:rPr>
                <w:sz w:val="20"/>
              </w:rPr>
            </w:pPr>
            <w:r>
              <w:rPr>
                <w:w w:val="95"/>
                <w:sz w:val="20"/>
              </w:rPr>
              <w:t>0.960</w:t>
            </w:r>
          </w:p>
        </w:tc>
        <w:tc>
          <w:tcPr>
            <w:tcW w:w="1101" w:type="dxa"/>
          </w:tcPr>
          <w:p w:rsidR="00DD7756" w:rsidRDefault="00AD1397">
            <w:pPr>
              <w:pStyle w:val="TableParagraph"/>
              <w:spacing w:before="0" w:line="213" w:lineRule="exact"/>
              <w:ind w:right="368"/>
              <w:rPr>
                <w:sz w:val="20"/>
              </w:rPr>
            </w:pPr>
            <w:r>
              <w:rPr>
                <w:w w:val="99"/>
                <w:sz w:val="20"/>
              </w:rPr>
              <w:t>—</w:t>
            </w:r>
          </w:p>
        </w:tc>
        <w:tc>
          <w:tcPr>
            <w:tcW w:w="845" w:type="dxa"/>
          </w:tcPr>
          <w:p w:rsidR="00DD7756" w:rsidRDefault="00AD1397">
            <w:pPr>
              <w:pStyle w:val="TableParagraph"/>
              <w:spacing w:before="0" w:line="213" w:lineRule="exact"/>
              <w:ind w:right="57"/>
              <w:rPr>
                <w:sz w:val="20"/>
              </w:rPr>
            </w:pPr>
            <w:r>
              <w:rPr>
                <w:w w:val="95"/>
                <w:sz w:val="20"/>
              </w:rPr>
              <w:t>0.733</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something</w:t>
            </w:r>
          </w:p>
        </w:tc>
        <w:tc>
          <w:tcPr>
            <w:tcW w:w="706" w:type="dxa"/>
            <w:tcBorders>
              <w:left w:val="single" w:sz="4" w:space="0" w:color="000000"/>
            </w:tcBorders>
          </w:tcPr>
          <w:p w:rsidR="00DD7756" w:rsidRDefault="00AD1397">
            <w:pPr>
              <w:pStyle w:val="TableParagraph"/>
              <w:ind w:right="176"/>
              <w:rPr>
                <w:sz w:val="20"/>
              </w:rPr>
            </w:pPr>
            <w:r>
              <w:rPr>
                <w:w w:val="95"/>
                <w:sz w:val="20"/>
              </w:rPr>
              <w:t>5418</w:t>
            </w:r>
          </w:p>
        </w:tc>
        <w:tc>
          <w:tcPr>
            <w:tcW w:w="850" w:type="dxa"/>
          </w:tcPr>
          <w:p w:rsidR="00DD7756" w:rsidRDefault="00AD1397">
            <w:pPr>
              <w:pStyle w:val="TableParagraph"/>
              <w:ind w:left="179"/>
              <w:jc w:val="left"/>
              <w:rPr>
                <w:sz w:val="20"/>
              </w:rPr>
            </w:pPr>
            <w:r>
              <w:rPr>
                <w:sz w:val="20"/>
              </w:rPr>
              <w:t>1.665</w:t>
            </w:r>
          </w:p>
        </w:tc>
        <w:tc>
          <w:tcPr>
            <w:tcW w:w="1043" w:type="dxa"/>
          </w:tcPr>
          <w:p w:rsidR="00DD7756" w:rsidRDefault="00AD1397">
            <w:pPr>
              <w:pStyle w:val="TableParagraph"/>
              <w:ind w:left="256"/>
              <w:jc w:val="left"/>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0.341</w:t>
            </w:r>
          </w:p>
        </w:tc>
        <w:tc>
          <w:tcPr>
            <w:tcW w:w="1156" w:type="dxa"/>
            <w:tcBorders>
              <w:left w:val="single" w:sz="4" w:space="0" w:color="000000"/>
            </w:tcBorders>
          </w:tcPr>
          <w:p w:rsidR="00DD7756" w:rsidRDefault="00AD1397">
            <w:pPr>
              <w:pStyle w:val="TableParagraph"/>
              <w:ind w:right="289"/>
              <w:rPr>
                <w:sz w:val="20"/>
              </w:rPr>
            </w:pPr>
            <w:r>
              <w:rPr>
                <w:w w:val="95"/>
                <w:sz w:val="20"/>
              </w:rPr>
              <w:t>5092</w:t>
            </w:r>
          </w:p>
        </w:tc>
        <w:tc>
          <w:tcPr>
            <w:tcW w:w="1148"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9"/>
                <w:sz w:val="20"/>
              </w:rPr>
              <w:t>0</w:t>
            </w:r>
          </w:p>
        </w:tc>
        <w:tc>
          <w:tcPr>
            <w:tcW w:w="1180" w:type="dxa"/>
            <w:tcBorders>
              <w:left w:val="single" w:sz="4" w:space="0" w:color="000000"/>
            </w:tcBorders>
          </w:tcPr>
          <w:p w:rsidR="00DD7756" w:rsidRDefault="00AD1397">
            <w:pPr>
              <w:pStyle w:val="TableParagraph"/>
              <w:ind w:right="315"/>
              <w:rPr>
                <w:sz w:val="20"/>
              </w:rPr>
            </w:pPr>
            <w:r>
              <w:rPr>
                <w:w w:val="95"/>
                <w:sz w:val="20"/>
              </w:rPr>
              <w:t>0.347</w:t>
            </w:r>
          </w:p>
        </w:tc>
        <w:tc>
          <w:tcPr>
            <w:tcW w:w="1101" w:type="dxa"/>
          </w:tcPr>
          <w:p w:rsidR="00DD7756" w:rsidRDefault="00AD1397">
            <w:pPr>
              <w:pStyle w:val="TableParagraph"/>
              <w:ind w:right="368"/>
              <w:rPr>
                <w:sz w:val="20"/>
              </w:rPr>
            </w:pPr>
            <w:r>
              <w:rPr>
                <w:w w:val="99"/>
                <w:sz w:val="20"/>
              </w:rPr>
              <w:t>—</w:t>
            </w:r>
          </w:p>
        </w:tc>
        <w:tc>
          <w:tcPr>
            <w:tcW w:w="845" w:type="dxa"/>
          </w:tcPr>
          <w:p w:rsidR="00DD7756" w:rsidRDefault="00AD1397">
            <w:pPr>
              <w:pStyle w:val="TableParagraph"/>
              <w:ind w:right="57"/>
              <w:rPr>
                <w:sz w:val="20"/>
              </w:rPr>
            </w:pPr>
            <w:r>
              <w:rPr>
                <w:w w:val="99"/>
                <w:sz w:val="20"/>
              </w:rPr>
              <w:t>—</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sound</w:t>
            </w:r>
          </w:p>
        </w:tc>
        <w:tc>
          <w:tcPr>
            <w:tcW w:w="706" w:type="dxa"/>
            <w:tcBorders>
              <w:left w:val="single" w:sz="4" w:space="0" w:color="000000"/>
            </w:tcBorders>
          </w:tcPr>
          <w:p w:rsidR="00DD7756" w:rsidRDefault="00AD1397">
            <w:pPr>
              <w:pStyle w:val="TableParagraph"/>
              <w:ind w:right="176"/>
              <w:rPr>
                <w:sz w:val="20"/>
              </w:rPr>
            </w:pPr>
            <w:r>
              <w:rPr>
                <w:w w:val="95"/>
                <w:sz w:val="20"/>
              </w:rPr>
              <w:t>1150</w:t>
            </w:r>
          </w:p>
        </w:tc>
        <w:tc>
          <w:tcPr>
            <w:tcW w:w="850" w:type="dxa"/>
          </w:tcPr>
          <w:p w:rsidR="00DD7756" w:rsidRDefault="00AD1397">
            <w:pPr>
              <w:pStyle w:val="TableParagraph"/>
              <w:ind w:left="179"/>
              <w:jc w:val="left"/>
              <w:rPr>
                <w:sz w:val="20"/>
              </w:rPr>
            </w:pPr>
            <w:r>
              <w:rPr>
                <w:sz w:val="20"/>
              </w:rPr>
              <w:t>0.353</w:t>
            </w:r>
          </w:p>
        </w:tc>
        <w:tc>
          <w:tcPr>
            <w:tcW w:w="1043" w:type="dxa"/>
          </w:tcPr>
          <w:p w:rsidR="00DD7756" w:rsidRDefault="00AD1397">
            <w:pPr>
              <w:pStyle w:val="TableParagraph"/>
              <w:ind w:left="256"/>
              <w:jc w:val="left"/>
              <w:rPr>
                <w:sz w:val="20"/>
              </w:rPr>
            </w:pPr>
            <w:r>
              <w:rPr>
                <w:sz w:val="20"/>
              </w:rPr>
              <w:t>0.268</w:t>
            </w:r>
          </w:p>
        </w:tc>
        <w:tc>
          <w:tcPr>
            <w:tcW w:w="1083" w:type="dxa"/>
            <w:tcBorders>
              <w:right w:val="single" w:sz="4" w:space="0" w:color="000000"/>
            </w:tcBorders>
          </w:tcPr>
          <w:p w:rsidR="00DD7756" w:rsidRDefault="00AD1397">
            <w:pPr>
              <w:pStyle w:val="TableParagraph"/>
              <w:ind w:right="290"/>
              <w:rPr>
                <w:sz w:val="20"/>
              </w:rPr>
            </w:pPr>
            <w:r>
              <w:rPr>
                <w:w w:val="95"/>
                <w:sz w:val="20"/>
              </w:rPr>
              <w:t>0.679</w:t>
            </w:r>
          </w:p>
        </w:tc>
        <w:tc>
          <w:tcPr>
            <w:tcW w:w="1156" w:type="dxa"/>
            <w:tcBorders>
              <w:left w:val="single" w:sz="4" w:space="0" w:color="000000"/>
            </w:tcBorders>
          </w:tcPr>
          <w:p w:rsidR="00DD7756" w:rsidRDefault="00AD1397">
            <w:pPr>
              <w:pStyle w:val="TableParagraph"/>
              <w:ind w:right="289"/>
              <w:rPr>
                <w:sz w:val="20"/>
              </w:rPr>
            </w:pPr>
            <w:r>
              <w:rPr>
                <w:w w:val="95"/>
                <w:sz w:val="20"/>
              </w:rPr>
              <w:t>54</w:t>
            </w:r>
          </w:p>
        </w:tc>
        <w:tc>
          <w:tcPr>
            <w:tcW w:w="1148" w:type="dxa"/>
          </w:tcPr>
          <w:p w:rsidR="00DD7756" w:rsidRDefault="00AD1397">
            <w:pPr>
              <w:pStyle w:val="TableParagraph"/>
              <w:ind w:right="391"/>
              <w:rPr>
                <w:sz w:val="20"/>
              </w:rPr>
            </w:pPr>
            <w:r>
              <w:rPr>
                <w:w w:val="95"/>
                <w:sz w:val="20"/>
              </w:rPr>
              <w:t>1048</w:t>
            </w:r>
          </w:p>
        </w:tc>
        <w:tc>
          <w:tcPr>
            <w:tcW w:w="827" w:type="dxa"/>
            <w:tcBorders>
              <w:right w:val="single" w:sz="4" w:space="0" w:color="000000"/>
            </w:tcBorders>
          </w:tcPr>
          <w:p w:rsidR="00DD7756" w:rsidRDefault="00AD1397">
            <w:pPr>
              <w:pStyle w:val="TableParagraph"/>
              <w:ind w:right="57"/>
              <w:rPr>
                <w:sz w:val="20"/>
              </w:rPr>
            </w:pPr>
            <w:r>
              <w:rPr>
                <w:w w:val="95"/>
                <w:sz w:val="20"/>
              </w:rPr>
              <w:t>24</w:t>
            </w:r>
          </w:p>
        </w:tc>
        <w:tc>
          <w:tcPr>
            <w:tcW w:w="1180" w:type="dxa"/>
            <w:tcBorders>
              <w:left w:val="single" w:sz="4" w:space="0" w:color="000000"/>
            </w:tcBorders>
          </w:tcPr>
          <w:p w:rsidR="00DD7756" w:rsidRDefault="00AD1397">
            <w:pPr>
              <w:pStyle w:val="TableParagraph"/>
              <w:ind w:right="315"/>
              <w:rPr>
                <w:sz w:val="20"/>
              </w:rPr>
            </w:pPr>
            <w:r>
              <w:rPr>
                <w:w w:val="95"/>
                <w:sz w:val="20"/>
              </w:rPr>
              <w:t>0.974</w:t>
            </w:r>
          </w:p>
        </w:tc>
        <w:tc>
          <w:tcPr>
            <w:tcW w:w="1101" w:type="dxa"/>
          </w:tcPr>
          <w:p w:rsidR="00DD7756" w:rsidRDefault="00AD1397">
            <w:pPr>
              <w:pStyle w:val="TableParagraph"/>
              <w:ind w:right="368"/>
              <w:rPr>
                <w:sz w:val="20"/>
              </w:rPr>
            </w:pPr>
            <w:r>
              <w:rPr>
                <w:w w:val="95"/>
                <w:sz w:val="20"/>
              </w:rPr>
              <w:t>0.702</w:t>
            </w:r>
          </w:p>
        </w:tc>
        <w:tc>
          <w:tcPr>
            <w:tcW w:w="845" w:type="dxa"/>
          </w:tcPr>
          <w:p w:rsidR="00DD7756" w:rsidRDefault="00AD1397">
            <w:pPr>
              <w:pStyle w:val="TableParagraph"/>
              <w:ind w:right="57"/>
              <w:rPr>
                <w:sz w:val="20"/>
              </w:rPr>
            </w:pPr>
            <w:r>
              <w:rPr>
                <w:w w:val="95"/>
                <w:sz w:val="20"/>
              </w:rPr>
              <w:t>0.992</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stick</w:t>
            </w:r>
          </w:p>
        </w:tc>
        <w:tc>
          <w:tcPr>
            <w:tcW w:w="706" w:type="dxa"/>
            <w:tcBorders>
              <w:left w:val="single" w:sz="4" w:space="0" w:color="000000"/>
            </w:tcBorders>
          </w:tcPr>
          <w:p w:rsidR="00DD7756" w:rsidRDefault="00AD1397">
            <w:pPr>
              <w:pStyle w:val="TableParagraph"/>
              <w:ind w:right="176"/>
              <w:rPr>
                <w:sz w:val="20"/>
              </w:rPr>
            </w:pPr>
            <w:r>
              <w:rPr>
                <w:w w:val="95"/>
                <w:sz w:val="20"/>
              </w:rPr>
              <w:t>377</w:t>
            </w:r>
          </w:p>
        </w:tc>
        <w:tc>
          <w:tcPr>
            <w:tcW w:w="850" w:type="dxa"/>
          </w:tcPr>
          <w:p w:rsidR="00DD7756" w:rsidRDefault="00AD1397">
            <w:pPr>
              <w:pStyle w:val="TableParagraph"/>
              <w:ind w:left="179"/>
              <w:jc w:val="left"/>
              <w:rPr>
                <w:sz w:val="20"/>
              </w:rPr>
            </w:pPr>
            <w:r>
              <w:rPr>
                <w:sz w:val="20"/>
              </w:rPr>
              <w:t>0.116</w:t>
            </w:r>
          </w:p>
        </w:tc>
        <w:tc>
          <w:tcPr>
            <w:tcW w:w="1043" w:type="dxa"/>
          </w:tcPr>
          <w:p w:rsidR="00DD7756" w:rsidRDefault="00AD1397">
            <w:pPr>
              <w:pStyle w:val="TableParagraph"/>
              <w:ind w:left="256"/>
              <w:jc w:val="left"/>
              <w:rPr>
                <w:sz w:val="20"/>
              </w:rPr>
            </w:pPr>
            <w:r>
              <w:rPr>
                <w:sz w:val="20"/>
              </w:rPr>
              <w:t>0.670</w:t>
            </w:r>
          </w:p>
        </w:tc>
        <w:tc>
          <w:tcPr>
            <w:tcW w:w="1083" w:type="dxa"/>
            <w:tcBorders>
              <w:right w:val="single" w:sz="4" w:space="0" w:color="000000"/>
            </w:tcBorders>
          </w:tcPr>
          <w:p w:rsidR="00DD7756" w:rsidRDefault="00AD1397">
            <w:pPr>
              <w:pStyle w:val="TableParagraph"/>
              <w:ind w:right="290"/>
              <w:rPr>
                <w:sz w:val="20"/>
              </w:rPr>
            </w:pPr>
            <w:r>
              <w:rPr>
                <w:w w:val="95"/>
                <w:sz w:val="20"/>
              </w:rPr>
              <w:t>0.853</w:t>
            </w:r>
          </w:p>
        </w:tc>
        <w:tc>
          <w:tcPr>
            <w:tcW w:w="1156" w:type="dxa"/>
            <w:tcBorders>
              <w:left w:val="single" w:sz="4" w:space="0" w:color="000000"/>
            </w:tcBorders>
          </w:tcPr>
          <w:p w:rsidR="00DD7756" w:rsidRDefault="00AD1397">
            <w:pPr>
              <w:pStyle w:val="TableParagraph"/>
              <w:ind w:right="289"/>
              <w:rPr>
                <w:sz w:val="20"/>
              </w:rPr>
            </w:pPr>
            <w:r>
              <w:rPr>
                <w:w w:val="95"/>
                <w:sz w:val="20"/>
              </w:rPr>
              <w:t>33</w:t>
            </w:r>
          </w:p>
        </w:tc>
        <w:tc>
          <w:tcPr>
            <w:tcW w:w="1148" w:type="dxa"/>
          </w:tcPr>
          <w:p w:rsidR="00DD7756" w:rsidRDefault="00AD1397">
            <w:pPr>
              <w:pStyle w:val="TableParagraph"/>
              <w:ind w:right="391"/>
              <w:rPr>
                <w:sz w:val="20"/>
              </w:rPr>
            </w:pPr>
            <w:r>
              <w:rPr>
                <w:w w:val="95"/>
                <w:sz w:val="20"/>
              </w:rPr>
              <w:t>182</w:t>
            </w:r>
          </w:p>
        </w:tc>
        <w:tc>
          <w:tcPr>
            <w:tcW w:w="827" w:type="dxa"/>
            <w:tcBorders>
              <w:right w:val="single" w:sz="4" w:space="0" w:color="000000"/>
            </w:tcBorders>
          </w:tcPr>
          <w:p w:rsidR="00DD7756" w:rsidRDefault="00AD1397">
            <w:pPr>
              <w:pStyle w:val="TableParagraph"/>
              <w:ind w:right="57"/>
              <w:rPr>
                <w:sz w:val="20"/>
              </w:rPr>
            </w:pPr>
            <w:r>
              <w:rPr>
                <w:w w:val="95"/>
                <w:sz w:val="20"/>
              </w:rPr>
              <w:t>28</w:t>
            </w:r>
          </w:p>
        </w:tc>
        <w:tc>
          <w:tcPr>
            <w:tcW w:w="1180" w:type="dxa"/>
            <w:tcBorders>
              <w:left w:val="single" w:sz="4" w:space="0" w:color="000000"/>
            </w:tcBorders>
          </w:tcPr>
          <w:p w:rsidR="00DD7756" w:rsidRDefault="00AD1397">
            <w:pPr>
              <w:pStyle w:val="TableParagraph"/>
              <w:ind w:right="315"/>
              <w:rPr>
                <w:sz w:val="20"/>
              </w:rPr>
            </w:pPr>
            <w:r>
              <w:rPr>
                <w:w w:val="95"/>
                <w:sz w:val="20"/>
              </w:rPr>
              <w:t>0.985</w:t>
            </w:r>
          </w:p>
        </w:tc>
        <w:tc>
          <w:tcPr>
            <w:tcW w:w="1101" w:type="dxa"/>
          </w:tcPr>
          <w:p w:rsidR="00DD7756" w:rsidRDefault="00AD1397">
            <w:pPr>
              <w:pStyle w:val="TableParagraph"/>
              <w:ind w:right="368"/>
              <w:rPr>
                <w:sz w:val="20"/>
              </w:rPr>
            </w:pPr>
            <w:r>
              <w:rPr>
                <w:w w:val="95"/>
                <w:sz w:val="20"/>
              </w:rPr>
              <w:t>0.922</w:t>
            </w:r>
          </w:p>
        </w:tc>
        <w:tc>
          <w:tcPr>
            <w:tcW w:w="845" w:type="dxa"/>
          </w:tcPr>
          <w:p w:rsidR="00DD7756" w:rsidRDefault="00AD1397">
            <w:pPr>
              <w:pStyle w:val="TableParagraph"/>
              <w:ind w:right="57"/>
              <w:rPr>
                <w:sz w:val="20"/>
              </w:rPr>
            </w:pPr>
            <w:r>
              <w:rPr>
                <w:w w:val="95"/>
                <w:sz w:val="20"/>
              </w:rPr>
              <w:t>0.987</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take</w:t>
            </w:r>
          </w:p>
        </w:tc>
        <w:tc>
          <w:tcPr>
            <w:tcW w:w="706" w:type="dxa"/>
            <w:tcBorders>
              <w:left w:val="single" w:sz="4" w:space="0" w:color="000000"/>
            </w:tcBorders>
          </w:tcPr>
          <w:p w:rsidR="00DD7756" w:rsidRDefault="00AD1397">
            <w:pPr>
              <w:pStyle w:val="TableParagraph"/>
              <w:ind w:right="176"/>
              <w:rPr>
                <w:sz w:val="20"/>
              </w:rPr>
            </w:pPr>
            <w:r>
              <w:rPr>
                <w:w w:val="95"/>
                <w:sz w:val="20"/>
              </w:rPr>
              <w:t>6186</w:t>
            </w:r>
          </w:p>
        </w:tc>
        <w:tc>
          <w:tcPr>
            <w:tcW w:w="850" w:type="dxa"/>
          </w:tcPr>
          <w:p w:rsidR="00DD7756" w:rsidRDefault="00AD1397">
            <w:pPr>
              <w:pStyle w:val="TableParagraph"/>
              <w:ind w:left="179"/>
              <w:jc w:val="left"/>
              <w:rPr>
                <w:sz w:val="20"/>
              </w:rPr>
            </w:pPr>
            <w:r>
              <w:rPr>
                <w:sz w:val="20"/>
              </w:rPr>
              <w:t>1.900</w:t>
            </w:r>
          </w:p>
        </w:tc>
        <w:tc>
          <w:tcPr>
            <w:tcW w:w="1043" w:type="dxa"/>
          </w:tcPr>
          <w:p w:rsidR="00DD7756" w:rsidRDefault="00AD1397">
            <w:pPr>
              <w:pStyle w:val="TableParagraph"/>
              <w:ind w:left="256"/>
              <w:jc w:val="left"/>
              <w:rPr>
                <w:sz w:val="20"/>
              </w:rPr>
            </w:pPr>
            <w:r>
              <w:rPr>
                <w:sz w:val="20"/>
              </w:rPr>
              <w:t>0.066</w:t>
            </w:r>
          </w:p>
        </w:tc>
        <w:tc>
          <w:tcPr>
            <w:tcW w:w="1083" w:type="dxa"/>
            <w:tcBorders>
              <w:right w:val="single" w:sz="4" w:space="0" w:color="000000"/>
            </w:tcBorders>
          </w:tcPr>
          <w:p w:rsidR="00DD7756" w:rsidRDefault="00AD1397">
            <w:pPr>
              <w:pStyle w:val="TableParagraph"/>
              <w:ind w:right="290"/>
              <w:rPr>
                <w:sz w:val="20"/>
              </w:rPr>
            </w:pPr>
            <w:r>
              <w:rPr>
                <w:w w:val="95"/>
                <w:sz w:val="20"/>
              </w:rPr>
              <w:t>0.341</w:t>
            </w:r>
          </w:p>
        </w:tc>
        <w:tc>
          <w:tcPr>
            <w:tcW w:w="1156" w:type="dxa"/>
            <w:tcBorders>
              <w:left w:val="single" w:sz="4" w:space="0" w:color="000000"/>
            </w:tcBorders>
          </w:tcPr>
          <w:p w:rsidR="00DD7756" w:rsidRDefault="00AD1397">
            <w:pPr>
              <w:pStyle w:val="TableParagraph"/>
              <w:ind w:right="289"/>
              <w:rPr>
                <w:sz w:val="20"/>
              </w:rPr>
            </w:pPr>
            <w:r>
              <w:rPr>
                <w:w w:val="95"/>
                <w:sz w:val="20"/>
              </w:rPr>
              <w:t>21</w:t>
            </w:r>
          </w:p>
        </w:tc>
        <w:tc>
          <w:tcPr>
            <w:tcW w:w="1148" w:type="dxa"/>
          </w:tcPr>
          <w:p w:rsidR="00DD7756" w:rsidRDefault="00AD1397">
            <w:pPr>
              <w:pStyle w:val="TableParagraph"/>
              <w:ind w:right="391"/>
              <w:rPr>
                <w:sz w:val="20"/>
              </w:rPr>
            </w:pPr>
            <w:r>
              <w:rPr>
                <w:w w:val="95"/>
                <w:sz w:val="20"/>
              </w:rPr>
              <w:t>4570</w:t>
            </w:r>
          </w:p>
        </w:tc>
        <w:tc>
          <w:tcPr>
            <w:tcW w:w="827" w:type="dxa"/>
            <w:tcBorders>
              <w:right w:val="single" w:sz="4" w:space="0" w:color="000000"/>
            </w:tcBorders>
          </w:tcPr>
          <w:p w:rsidR="00DD7756" w:rsidRDefault="00AD1397">
            <w:pPr>
              <w:pStyle w:val="TableParagraph"/>
              <w:ind w:right="57"/>
              <w:rPr>
                <w:sz w:val="20"/>
              </w:rPr>
            </w:pPr>
            <w:r>
              <w:rPr>
                <w:w w:val="95"/>
                <w:sz w:val="20"/>
              </w:rPr>
              <w:t>34</w:t>
            </w:r>
          </w:p>
        </w:tc>
        <w:tc>
          <w:tcPr>
            <w:tcW w:w="1180" w:type="dxa"/>
            <w:tcBorders>
              <w:left w:val="single" w:sz="4" w:space="0" w:color="000000"/>
            </w:tcBorders>
          </w:tcPr>
          <w:p w:rsidR="00DD7756" w:rsidRDefault="00AD1397">
            <w:pPr>
              <w:pStyle w:val="TableParagraph"/>
              <w:ind w:right="315"/>
              <w:rPr>
                <w:sz w:val="20"/>
              </w:rPr>
            </w:pPr>
            <w:r>
              <w:rPr>
                <w:w w:val="95"/>
                <w:sz w:val="20"/>
              </w:rPr>
              <w:t>0.991</w:t>
            </w:r>
          </w:p>
        </w:tc>
        <w:tc>
          <w:tcPr>
            <w:tcW w:w="1101" w:type="dxa"/>
          </w:tcPr>
          <w:p w:rsidR="00DD7756" w:rsidRDefault="00AD1397">
            <w:pPr>
              <w:pStyle w:val="TableParagraph"/>
              <w:ind w:right="368"/>
              <w:rPr>
                <w:sz w:val="20"/>
              </w:rPr>
            </w:pPr>
            <w:r>
              <w:rPr>
                <w:w w:val="95"/>
                <w:sz w:val="20"/>
              </w:rPr>
              <w:t>0.374</w:t>
            </w:r>
          </w:p>
        </w:tc>
        <w:tc>
          <w:tcPr>
            <w:tcW w:w="845" w:type="dxa"/>
          </w:tcPr>
          <w:p w:rsidR="00DD7756" w:rsidRDefault="00AD1397">
            <w:pPr>
              <w:pStyle w:val="TableParagraph"/>
              <w:ind w:right="57"/>
              <w:rPr>
                <w:sz w:val="20"/>
              </w:rPr>
            </w:pPr>
            <w:r>
              <w:rPr>
                <w:w w:val="95"/>
                <w:sz w:val="20"/>
              </w:rPr>
              <w:t>0.985</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talk</w:t>
            </w:r>
          </w:p>
        </w:tc>
        <w:tc>
          <w:tcPr>
            <w:tcW w:w="706" w:type="dxa"/>
            <w:tcBorders>
              <w:left w:val="single" w:sz="4" w:space="0" w:color="000000"/>
            </w:tcBorders>
          </w:tcPr>
          <w:p w:rsidR="00DD7756" w:rsidRDefault="00AD1397">
            <w:pPr>
              <w:pStyle w:val="TableParagraph"/>
              <w:ind w:right="176"/>
              <w:rPr>
                <w:sz w:val="20"/>
              </w:rPr>
            </w:pPr>
            <w:r>
              <w:rPr>
                <w:w w:val="95"/>
                <w:sz w:val="20"/>
              </w:rPr>
              <w:t>3308</w:t>
            </w:r>
          </w:p>
        </w:tc>
        <w:tc>
          <w:tcPr>
            <w:tcW w:w="850" w:type="dxa"/>
          </w:tcPr>
          <w:p w:rsidR="00DD7756" w:rsidRDefault="00AD1397">
            <w:pPr>
              <w:pStyle w:val="TableParagraph"/>
              <w:ind w:left="179"/>
              <w:jc w:val="left"/>
              <w:rPr>
                <w:sz w:val="20"/>
              </w:rPr>
            </w:pPr>
            <w:r>
              <w:rPr>
                <w:sz w:val="20"/>
              </w:rPr>
              <w:t>1.016</w:t>
            </w:r>
          </w:p>
        </w:tc>
        <w:tc>
          <w:tcPr>
            <w:tcW w:w="1043" w:type="dxa"/>
          </w:tcPr>
          <w:p w:rsidR="00DD7756" w:rsidRDefault="00AD1397">
            <w:pPr>
              <w:pStyle w:val="TableParagraph"/>
              <w:ind w:left="256"/>
              <w:jc w:val="left"/>
              <w:rPr>
                <w:sz w:val="20"/>
              </w:rPr>
            </w:pPr>
            <w:r>
              <w:rPr>
                <w:sz w:val="20"/>
              </w:rPr>
              <w:t>0.247</w:t>
            </w:r>
          </w:p>
        </w:tc>
        <w:tc>
          <w:tcPr>
            <w:tcW w:w="1083" w:type="dxa"/>
            <w:tcBorders>
              <w:right w:val="single" w:sz="4" w:space="0" w:color="000000"/>
            </w:tcBorders>
          </w:tcPr>
          <w:p w:rsidR="00DD7756" w:rsidRDefault="00AD1397">
            <w:pPr>
              <w:pStyle w:val="TableParagraph"/>
              <w:ind w:right="290"/>
              <w:rPr>
                <w:sz w:val="20"/>
              </w:rPr>
            </w:pPr>
            <w:r>
              <w:rPr>
                <w:w w:val="95"/>
                <w:sz w:val="20"/>
              </w:rPr>
              <w:t>0.420</w:t>
            </w:r>
          </w:p>
        </w:tc>
        <w:tc>
          <w:tcPr>
            <w:tcW w:w="1156" w:type="dxa"/>
            <w:tcBorders>
              <w:left w:val="single" w:sz="4" w:space="0" w:color="000000"/>
            </w:tcBorders>
          </w:tcPr>
          <w:p w:rsidR="00DD7756" w:rsidRDefault="00AD1397">
            <w:pPr>
              <w:pStyle w:val="TableParagraph"/>
              <w:ind w:right="289"/>
              <w:rPr>
                <w:sz w:val="20"/>
              </w:rPr>
            </w:pPr>
            <w:r>
              <w:rPr>
                <w:w w:val="95"/>
                <w:sz w:val="20"/>
              </w:rPr>
              <w:t>58</w:t>
            </w:r>
          </w:p>
        </w:tc>
        <w:tc>
          <w:tcPr>
            <w:tcW w:w="1148" w:type="dxa"/>
          </w:tcPr>
          <w:p w:rsidR="00DD7756" w:rsidRDefault="00AD1397">
            <w:pPr>
              <w:pStyle w:val="TableParagraph"/>
              <w:ind w:right="391"/>
              <w:rPr>
                <w:sz w:val="20"/>
              </w:rPr>
            </w:pPr>
            <w:r>
              <w:rPr>
                <w:w w:val="95"/>
                <w:sz w:val="20"/>
              </w:rPr>
              <w:t>1974</w:t>
            </w:r>
          </w:p>
        </w:tc>
        <w:tc>
          <w:tcPr>
            <w:tcW w:w="827" w:type="dxa"/>
            <w:tcBorders>
              <w:right w:val="single" w:sz="4" w:space="0" w:color="000000"/>
            </w:tcBorders>
          </w:tcPr>
          <w:p w:rsidR="00DD7756" w:rsidRDefault="00AD1397">
            <w:pPr>
              <w:pStyle w:val="TableParagraph"/>
              <w:ind w:right="57"/>
              <w:rPr>
                <w:sz w:val="20"/>
              </w:rPr>
            </w:pPr>
            <w:r>
              <w:rPr>
                <w:w w:val="95"/>
                <w:sz w:val="20"/>
              </w:rPr>
              <w:t>70</w:t>
            </w:r>
          </w:p>
        </w:tc>
        <w:tc>
          <w:tcPr>
            <w:tcW w:w="1180" w:type="dxa"/>
            <w:tcBorders>
              <w:left w:val="single" w:sz="4" w:space="0" w:color="000000"/>
            </w:tcBorders>
          </w:tcPr>
          <w:p w:rsidR="00DD7756" w:rsidRDefault="00AD1397">
            <w:pPr>
              <w:pStyle w:val="TableParagraph"/>
              <w:ind w:right="315"/>
              <w:rPr>
                <w:sz w:val="20"/>
              </w:rPr>
            </w:pPr>
            <w:r>
              <w:rPr>
                <w:w w:val="95"/>
                <w:sz w:val="20"/>
              </w:rPr>
              <w:t>0.975</w:t>
            </w:r>
          </w:p>
        </w:tc>
        <w:tc>
          <w:tcPr>
            <w:tcW w:w="1101" w:type="dxa"/>
          </w:tcPr>
          <w:p w:rsidR="00DD7756" w:rsidRDefault="00AD1397">
            <w:pPr>
              <w:pStyle w:val="TableParagraph"/>
              <w:ind w:right="368"/>
              <w:rPr>
                <w:sz w:val="20"/>
              </w:rPr>
            </w:pPr>
            <w:r>
              <w:rPr>
                <w:w w:val="95"/>
                <w:sz w:val="20"/>
              </w:rPr>
              <w:t>0.528</w:t>
            </w:r>
          </w:p>
        </w:tc>
        <w:tc>
          <w:tcPr>
            <w:tcW w:w="845" w:type="dxa"/>
          </w:tcPr>
          <w:p w:rsidR="00DD7756" w:rsidRDefault="00AD1397">
            <w:pPr>
              <w:pStyle w:val="TableParagraph"/>
              <w:ind w:right="57"/>
              <w:rPr>
                <w:sz w:val="20"/>
              </w:rPr>
            </w:pPr>
            <w:r>
              <w:rPr>
                <w:w w:val="95"/>
                <w:sz w:val="20"/>
              </w:rPr>
              <w:t>0.969</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thing</w:t>
            </w:r>
          </w:p>
        </w:tc>
        <w:tc>
          <w:tcPr>
            <w:tcW w:w="706" w:type="dxa"/>
            <w:tcBorders>
              <w:left w:val="single" w:sz="4" w:space="0" w:color="000000"/>
            </w:tcBorders>
          </w:tcPr>
          <w:p w:rsidR="00DD7756" w:rsidRDefault="00AD1397">
            <w:pPr>
              <w:pStyle w:val="TableParagraph"/>
              <w:ind w:right="176"/>
              <w:rPr>
                <w:sz w:val="20"/>
              </w:rPr>
            </w:pPr>
            <w:r>
              <w:rPr>
                <w:w w:val="95"/>
                <w:sz w:val="20"/>
              </w:rPr>
              <w:t>10666</w:t>
            </w:r>
          </w:p>
        </w:tc>
        <w:tc>
          <w:tcPr>
            <w:tcW w:w="850" w:type="dxa"/>
          </w:tcPr>
          <w:p w:rsidR="00DD7756" w:rsidRDefault="00AD1397">
            <w:pPr>
              <w:pStyle w:val="TableParagraph"/>
              <w:ind w:left="179"/>
              <w:jc w:val="left"/>
              <w:rPr>
                <w:sz w:val="20"/>
              </w:rPr>
            </w:pPr>
            <w:r>
              <w:rPr>
                <w:sz w:val="20"/>
              </w:rPr>
              <w:t>3.277</w:t>
            </w:r>
          </w:p>
        </w:tc>
        <w:tc>
          <w:tcPr>
            <w:tcW w:w="1043" w:type="dxa"/>
          </w:tcPr>
          <w:p w:rsidR="00DD7756" w:rsidRDefault="00AD1397">
            <w:pPr>
              <w:pStyle w:val="TableParagraph"/>
              <w:ind w:left="256"/>
              <w:jc w:val="left"/>
              <w:rPr>
                <w:sz w:val="20"/>
              </w:rPr>
            </w:pPr>
            <w:r>
              <w:rPr>
                <w:sz w:val="20"/>
              </w:rPr>
              <w:t>0.003</w:t>
            </w:r>
          </w:p>
        </w:tc>
        <w:tc>
          <w:tcPr>
            <w:tcW w:w="1083" w:type="dxa"/>
            <w:tcBorders>
              <w:right w:val="single" w:sz="4" w:space="0" w:color="000000"/>
            </w:tcBorders>
          </w:tcPr>
          <w:p w:rsidR="00DD7756" w:rsidRDefault="00AD1397">
            <w:pPr>
              <w:pStyle w:val="TableParagraph"/>
              <w:ind w:right="290"/>
              <w:rPr>
                <w:sz w:val="20"/>
              </w:rPr>
            </w:pPr>
            <w:r>
              <w:rPr>
                <w:w w:val="95"/>
                <w:sz w:val="20"/>
              </w:rPr>
              <w:t>0.267</w:t>
            </w:r>
          </w:p>
        </w:tc>
        <w:tc>
          <w:tcPr>
            <w:tcW w:w="1156" w:type="dxa"/>
            <w:tcBorders>
              <w:left w:val="single" w:sz="4" w:space="0" w:color="000000"/>
            </w:tcBorders>
          </w:tcPr>
          <w:p w:rsidR="00DD7756" w:rsidRDefault="00AD1397">
            <w:pPr>
              <w:pStyle w:val="TableParagraph"/>
              <w:ind w:right="289"/>
              <w:rPr>
                <w:sz w:val="20"/>
              </w:rPr>
            </w:pPr>
            <w:r>
              <w:rPr>
                <w:w w:val="95"/>
                <w:sz w:val="20"/>
              </w:rPr>
              <w:t>10649</w:t>
            </w:r>
          </w:p>
        </w:tc>
        <w:tc>
          <w:tcPr>
            <w:tcW w:w="1148" w:type="dxa"/>
          </w:tcPr>
          <w:p w:rsidR="00DD7756" w:rsidRDefault="00AD1397">
            <w:pPr>
              <w:pStyle w:val="TableParagraph"/>
              <w:ind w:right="391"/>
              <w:rPr>
                <w:sz w:val="20"/>
              </w:rPr>
            </w:pPr>
            <w:r>
              <w:rPr>
                <w:w w:val="99"/>
                <w:sz w:val="20"/>
              </w:rPr>
              <w:t>4</w:t>
            </w:r>
          </w:p>
        </w:tc>
        <w:tc>
          <w:tcPr>
            <w:tcW w:w="827" w:type="dxa"/>
            <w:tcBorders>
              <w:right w:val="single" w:sz="4" w:space="0" w:color="000000"/>
            </w:tcBorders>
          </w:tcPr>
          <w:p w:rsidR="00DD7756" w:rsidRDefault="00AD1397">
            <w:pPr>
              <w:pStyle w:val="TableParagraph"/>
              <w:ind w:right="57"/>
              <w:rPr>
                <w:sz w:val="20"/>
              </w:rPr>
            </w:pPr>
            <w:r>
              <w:rPr>
                <w:w w:val="99"/>
                <w:sz w:val="20"/>
              </w:rPr>
              <w:t>0</w:t>
            </w:r>
          </w:p>
        </w:tc>
        <w:tc>
          <w:tcPr>
            <w:tcW w:w="1180" w:type="dxa"/>
            <w:tcBorders>
              <w:left w:val="single" w:sz="4" w:space="0" w:color="000000"/>
            </w:tcBorders>
          </w:tcPr>
          <w:p w:rsidR="00DD7756" w:rsidRDefault="00AD1397">
            <w:pPr>
              <w:pStyle w:val="TableParagraph"/>
              <w:ind w:right="315"/>
              <w:rPr>
                <w:sz w:val="20"/>
              </w:rPr>
            </w:pPr>
            <w:r>
              <w:rPr>
                <w:w w:val="95"/>
                <w:sz w:val="20"/>
              </w:rPr>
              <w:t>0.267</w:t>
            </w:r>
          </w:p>
        </w:tc>
        <w:tc>
          <w:tcPr>
            <w:tcW w:w="1101" w:type="dxa"/>
          </w:tcPr>
          <w:p w:rsidR="00DD7756" w:rsidRDefault="00AD1397">
            <w:pPr>
              <w:pStyle w:val="TableParagraph"/>
              <w:ind w:right="368"/>
              <w:rPr>
                <w:sz w:val="20"/>
              </w:rPr>
            </w:pPr>
            <w:r>
              <w:rPr>
                <w:w w:val="95"/>
                <w:sz w:val="20"/>
              </w:rPr>
              <w:t>0.998</w:t>
            </w:r>
          </w:p>
        </w:tc>
        <w:tc>
          <w:tcPr>
            <w:tcW w:w="845" w:type="dxa"/>
          </w:tcPr>
          <w:p w:rsidR="00DD7756" w:rsidRDefault="00AD1397">
            <w:pPr>
              <w:pStyle w:val="TableParagraph"/>
              <w:ind w:right="57"/>
              <w:rPr>
                <w:sz w:val="20"/>
              </w:rPr>
            </w:pPr>
            <w:r>
              <w:rPr>
                <w:w w:val="99"/>
                <w:sz w:val="20"/>
              </w:rPr>
              <w:t>—</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think</w:t>
            </w:r>
          </w:p>
        </w:tc>
        <w:tc>
          <w:tcPr>
            <w:tcW w:w="706" w:type="dxa"/>
            <w:tcBorders>
              <w:left w:val="single" w:sz="4" w:space="0" w:color="000000"/>
            </w:tcBorders>
          </w:tcPr>
          <w:p w:rsidR="00DD7756" w:rsidRDefault="00AD1397">
            <w:pPr>
              <w:pStyle w:val="TableParagraph"/>
              <w:ind w:right="176"/>
              <w:rPr>
                <w:sz w:val="20"/>
              </w:rPr>
            </w:pPr>
            <w:r>
              <w:rPr>
                <w:w w:val="95"/>
                <w:sz w:val="20"/>
              </w:rPr>
              <w:t>21082</w:t>
            </w:r>
          </w:p>
        </w:tc>
        <w:tc>
          <w:tcPr>
            <w:tcW w:w="850" w:type="dxa"/>
          </w:tcPr>
          <w:p w:rsidR="00DD7756" w:rsidRDefault="00AD1397">
            <w:pPr>
              <w:pStyle w:val="TableParagraph"/>
              <w:ind w:left="179"/>
              <w:jc w:val="left"/>
              <w:rPr>
                <w:sz w:val="20"/>
              </w:rPr>
            </w:pPr>
            <w:r>
              <w:rPr>
                <w:sz w:val="20"/>
              </w:rPr>
              <w:t>6.477</w:t>
            </w:r>
          </w:p>
        </w:tc>
        <w:tc>
          <w:tcPr>
            <w:tcW w:w="1043" w:type="dxa"/>
          </w:tcPr>
          <w:p w:rsidR="00DD7756" w:rsidRDefault="00AD1397">
            <w:pPr>
              <w:pStyle w:val="TableParagraph"/>
              <w:ind w:left="256"/>
              <w:jc w:val="left"/>
              <w:rPr>
                <w:sz w:val="20"/>
              </w:rPr>
            </w:pPr>
            <w:r>
              <w:rPr>
                <w:sz w:val="20"/>
              </w:rPr>
              <w:t>0.060</w:t>
            </w:r>
          </w:p>
        </w:tc>
        <w:tc>
          <w:tcPr>
            <w:tcW w:w="1083" w:type="dxa"/>
            <w:tcBorders>
              <w:right w:val="single" w:sz="4" w:space="0" w:color="000000"/>
            </w:tcBorders>
          </w:tcPr>
          <w:p w:rsidR="00DD7756" w:rsidRDefault="00AD1397">
            <w:pPr>
              <w:pStyle w:val="TableParagraph"/>
              <w:ind w:right="290"/>
              <w:rPr>
                <w:sz w:val="20"/>
              </w:rPr>
            </w:pPr>
            <w:r>
              <w:rPr>
                <w:w w:val="95"/>
                <w:sz w:val="20"/>
              </w:rPr>
              <w:t>0.262</w:t>
            </w:r>
          </w:p>
        </w:tc>
        <w:tc>
          <w:tcPr>
            <w:tcW w:w="1156" w:type="dxa"/>
            <w:tcBorders>
              <w:left w:val="single" w:sz="4" w:space="0" w:color="000000"/>
            </w:tcBorders>
          </w:tcPr>
          <w:p w:rsidR="00DD7756" w:rsidRDefault="00AD1397">
            <w:pPr>
              <w:pStyle w:val="TableParagraph"/>
              <w:ind w:right="289"/>
              <w:rPr>
                <w:sz w:val="20"/>
              </w:rPr>
            </w:pPr>
            <w:r>
              <w:rPr>
                <w:w w:val="95"/>
                <w:sz w:val="20"/>
              </w:rPr>
              <w:t>162</w:t>
            </w:r>
          </w:p>
        </w:tc>
        <w:tc>
          <w:tcPr>
            <w:tcW w:w="1148" w:type="dxa"/>
          </w:tcPr>
          <w:p w:rsidR="00DD7756" w:rsidRDefault="00AD1397">
            <w:pPr>
              <w:pStyle w:val="TableParagraph"/>
              <w:ind w:right="391"/>
              <w:rPr>
                <w:sz w:val="20"/>
              </w:rPr>
            </w:pPr>
            <w:r>
              <w:rPr>
                <w:w w:val="95"/>
                <w:sz w:val="20"/>
              </w:rPr>
              <w:t>20089</w:t>
            </w:r>
          </w:p>
        </w:tc>
        <w:tc>
          <w:tcPr>
            <w:tcW w:w="827" w:type="dxa"/>
            <w:tcBorders>
              <w:right w:val="single" w:sz="4" w:space="0" w:color="000000"/>
            </w:tcBorders>
          </w:tcPr>
          <w:p w:rsidR="00DD7756" w:rsidRDefault="00AD1397">
            <w:pPr>
              <w:pStyle w:val="TableParagraph"/>
              <w:ind w:right="57"/>
              <w:rPr>
                <w:sz w:val="20"/>
              </w:rPr>
            </w:pPr>
            <w:r>
              <w:rPr>
                <w:w w:val="95"/>
                <w:sz w:val="20"/>
              </w:rPr>
              <w:t>58</w:t>
            </w:r>
          </w:p>
        </w:tc>
        <w:tc>
          <w:tcPr>
            <w:tcW w:w="1180" w:type="dxa"/>
            <w:tcBorders>
              <w:left w:val="single" w:sz="4" w:space="0" w:color="000000"/>
            </w:tcBorders>
          </w:tcPr>
          <w:p w:rsidR="00DD7756" w:rsidRDefault="00AD1397">
            <w:pPr>
              <w:pStyle w:val="TableParagraph"/>
              <w:ind w:right="315"/>
              <w:rPr>
                <w:sz w:val="20"/>
              </w:rPr>
            </w:pPr>
            <w:r>
              <w:rPr>
                <w:w w:val="95"/>
                <w:sz w:val="20"/>
              </w:rPr>
              <w:t>0.930</w:t>
            </w:r>
          </w:p>
        </w:tc>
        <w:tc>
          <w:tcPr>
            <w:tcW w:w="1101" w:type="dxa"/>
          </w:tcPr>
          <w:p w:rsidR="00DD7756" w:rsidRDefault="00AD1397">
            <w:pPr>
              <w:pStyle w:val="TableParagraph"/>
              <w:ind w:right="368"/>
              <w:rPr>
                <w:sz w:val="20"/>
              </w:rPr>
            </w:pPr>
            <w:r>
              <w:rPr>
                <w:w w:val="95"/>
                <w:sz w:val="20"/>
              </w:rPr>
              <w:t>0.267</w:t>
            </w:r>
          </w:p>
        </w:tc>
        <w:tc>
          <w:tcPr>
            <w:tcW w:w="845" w:type="dxa"/>
          </w:tcPr>
          <w:p w:rsidR="00DD7756" w:rsidRDefault="00AD1397">
            <w:pPr>
              <w:pStyle w:val="TableParagraph"/>
              <w:ind w:right="57"/>
              <w:rPr>
                <w:sz w:val="20"/>
              </w:rPr>
            </w:pPr>
            <w:r>
              <w:rPr>
                <w:w w:val="95"/>
                <w:sz w:val="20"/>
              </w:rPr>
              <w:t>0.970</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three</w:t>
            </w:r>
          </w:p>
        </w:tc>
        <w:tc>
          <w:tcPr>
            <w:tcW w:w="706" w:type="dxa"/>
            <w:tcBorders>
              <w:left w:val="single" w:sz="4" w:space="0" w:color="000000"/>
            </w:tcBorders>
          </w:tcPr>
          <w:p w:rsidR="00DD7756" w:rsidRDefault="00AD1397">
            <w:pPr>
              <w:pStyle w:val="TableParagraph"/>
              <w:ind w:right="176"/>
              <w:rPr>
                <w:sz w:val="20"/>
              </w:rPr>
            </w:pPr>
            <w:r>
              <w:rPr>
                <w:w w:val="95"/>
                <w:sz w:val="20"/>
              </w:rPr>
              <w:t>2560</w:t>
            </w:r>
          </w:p>
        </w:tc>
        <w:tc>
          <w:tcPr>
            <w:tcW w:w="850" w:type="dxa"/>
          </w:tcPr>
          <w:p w:rsidR="00DD7756" w:rsidRDefault="00AD1397">
            <w:pPr>
              <w:pStyle w:val="TableParagraph"/>
              <w:ind w:left="179"/>
              <w:jc w:val="left"/>
              <w:rPr>
                <w:sz w:val="20"/>
              </w:rPr>
            </w:pPr>
            <w:r>
              <w:rPr>
                <w:sz w:val="20"/>
              </w:rPr>
              <w:t>0.786</w:t>
            </w:r>
          </w:p>
        </w:tc>
        <w:tc>
          <w:tcPr>
            <w:tcW w:w="1043" w:type="dxa"/>
          </w:tcPr>
          <w:p w:rsidR="00DD7756" w:rsidRDefault="00AD1397">
            <w:pPr>
              <w:pStyle w:val="TableParagraph"/>
              <w:ind w:left="256"/>
              <w:jc w:val="left"/>
              <w:rPr>
                <w:sz w:val="20"/>
              </w:rPr>
            </w:pPr>
            <w:r>
              <w:rPr>
                <w:sz w:val="20"/>
              </w:rPr>
              <w:t>0.338</w:t>
            </w:r>
          </w:p>
        </w:tc>
        <w:tc>
          <w:tcPr>
            <w:tcW w:w="1083" w:type="dxa"/>
            <w:tcBorders>
              <w:right w:val="single" w:sz="4" w:space="0" w:color="000000"/>
            </w:tcBorders>
          </w:tcPr>
          <w:p w:rsidR="00DD7756" w:rsidRDefault="00AD1397">
            <w:pPr>
              <w:pStyle w:val="TableParagraph"/>
              <w:ind w:right="290"/>
              <w:rPr>
                <w:sz w:val="20"/>
              </w:rPr>
            </w:pPr>
            <w:r>
              <w:rPr>
                <w:w w:val="95"/>
                <w:sz w:val="20"/>
              </w:rPr>
              <w:t>0.477</w:t>
            </w:r>
          </w:p>
        </w:tc>
        <w:tc>
          <w:tcPr>
            <w:tcW w:w="1156" w:type="dxa"/>
            <w:tcBorders>
              <w:left w:val="single" w:sz="4" w:space="0" w:color="000000"/>
            </w:tcBorders>
          </w:tcPr>
          <w:p w:rsidR="00DD7756" w:rsidRDefault="00AD1397">
            <w:pPr>
              <w:pStyle w:val="TableParagraph"/>
              <w:ind w:right="289"/>
              <w:rPr>
                <w:sz w:val="20"/>
              </w:rPr>
            </w:pPr>
            <w:r>
              <w:rPr>
                <w:w w:val="95"/>
                <w:sz w:val="20"/>
              </w:rPr>
              <w:t>269</w:t>
            </w:r>
          </w:p>
        </w:tc>
        <w:tc>
          <w:tcPr>
            <w:tcW w:w="1148" w:type="dxa"/>
          </w:tcPr>
          <w:p w:rsidR="00DD7756" w:rsidRDefault="00AD1397">
            <w:pPr>
              <w:pStyle w:val="TableParagraph"/>
              <w:ind w:right="391"/>
              <w:rPr>
                <w:sz w:val="20"/>
              </w:rPr>
            </w:pPr>
            <w:r>
              <w:rPr>
                <w:w w:val="99"/>
                <w:sz w:val="20"/>
              </w:rPr>
              <w:t>1</w:t>
            </w:r>
          </w:p>
        </w:tc>
        <w:tc>
          <w:tcPr>
            <w:tcW w:w="827" w:type="dxa"/>
            <w:tcBorders>
              <w:right w:val="single" w:sz="4" w:space="0" w:color="000000"/>
            </w:tcBorders>
          </w:tcPr>
          <w:p w:rsidR="00DD7756" w:rsidRDefault="00AD1397">
            <w:pPr>
              <w:pStyle w:val="TableParagraph"/>
              <w:ind w:right="56"/>
              <w:rPr>
                <w:sz w:val="20"/>
              </w:rPr>
            </w:pPr>
            <w:r>
              <w:rPr>
                <w:w w:val="95"/>
                <w:sz w:val="20"/>
              </w:rPr>
              <w:t>1964</w:t>
            </w:r>
          </w:p>
        </w:tc>
        <w:tc>
          <w:tcPr>
            <w:tcW w:w="1180" w:type="dxa"/>
            <w:tcBorders>
              <w:left w:val="single" w:sz="4" w:space="0" w:color="000000"/>
            </w:tcBorders>
          </w:tcPr>
          <w:p w:rsidR="00DD7756" w:rsidRDefault="00AD1397">
            <w:pPr>
              <w:pStyle w:val="TableParagraph"/>
              <w:ind w:right="315"/>
              <w:rPr>
                <w:sz w:val="20"/>
              </w:rPr>
            </w:pPr>
            <w:r>
              <w:rPr>
                <w:w w:val="95"/>
                <w:sz w:val="20"/>
              </w:rPr>
              <w:t>0.897</w:t>
            </w:r>
          </w:p>
        </w:tc>
        <w:tc>
          <w:tcPr>
            <w:tcW w:w="1101" w:type="dxa"/>
          </w:tcPr>
          <w:p w:rsidR="00DD7756" w:rsidRDefault="00AD1397">
            <w:pPr>
              <w:pStyle w:val="TableParagraph"/>
              <w:ind w:right="368"/>
              <w:rPr>
                <w:sz w:val="20"/>
              </w:rPr>
            </w:pPr>
            <w:r>
              <w:rPr>
                <w:w w:val="95"/>
                <w:sz w:val="20"/>
              </w:rPr>
              <w:t>0.999</w:t>
            </w:r>
          </w:p>
        </w:tc>
        <w:tc>
          <w:tcPr>
            <w:tcW w:w="845" w:type="dxa"/>
          </w:tcPr>
          <w:p w:rsidR="00DD7756" w:rsidRDefault="00AD1397">
            <w:pPr>
              <w:pStyle w:val="TableParagraph"/>
              <w:ind w:right="57"/>
              <w:rPr>
                <w:sz w:val="20"/>
              </w:rPr>
            </w:pPr>
            <w:r>
              <w:rPr>
                <w:w w:val="95"/>
                <w:sz w:val="20"/>
              </w:rPr>
              <w:t>0.524</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time</w:t>
            </w:r>
          </w:p>
        </w:tc>
        <w:tc>
          <w:tcPr>
            <w:tcW w:w="706" w:type="dxa"/>
            <w:tcBorders>
              <w:left w:val="single" w:sz="4" w:space="0" w:color="000000"/>
            </w:tcBorders>
          </w:tcPr>
          <w:p w:rsidR="00DD7756" w:rsidRDefault="00AD1397">
            <w:pPr>
              <w:pStyle w:val="TableParagraph"/>
              <w:ind w:right="176"/>
              <w:rPr>
                <w:sz w:val="20"/>
              </w:rPr>
            </w:pPr>
            <w:r>
              <w:rPr>
                <w:w w:val="95"/>
                <w:sz w:val="20"/>
              </w:rPr>
              <w:t>7523</w:t>
            </w:r>
          </w:p>
        </w:tc>
        <w:tc>
          <w:tcPr>
            <w:tcW w:w="850" w:type="dxa"/>
          </w:tcPr>
          <w:p w:rsidR="00DD7756" w:rsidRDefault="00AD1397">
            <w:pPr>
              <w:pStyle w:val="TableParagraph"/>
              <w:ind w:left="179"/>
              <w:jc w:val="left"/>
              <w:rPr>
                <w:sz w:val="20"/>
              </w:rPr>
            </w:pPr>
            <w:r>
              <w:rPr>
                <w:sz w:val="20"/>
              </w:rPr>
              <w:t>2.311</w:t>
            </w:r>
          </w:p>
        </w:tc>
        <w:tc>
          <w:tcPr>
            <w:tcW w:w="1043" w:type="dxa"/>
          </w:tcPr>
          <w:p w:rsidR="00DD7756" w:rsidRDefault="00AD1397">
            <w:pPr>
              <w:pStyle w:val="TableParagraph"/>
              <w:ind w:left="256"/>
              <w:jc w:val="left"/>
              <w:rPr>
                <w:sz w:val="20"/>
              </w:rPr>
            </w:pPr>
            <w:r>
              <w:rPr>
                <w:sz w:val="20"/>
              </w:rPr>
              <w:t>0.071</w:t>
            </w:r>
          </w:p>
        </w:tc>
        <w:tc>
          <w:tcPr>
            <w:tcW w:w="1083" w:type="dxa"/>
            <w:tcBorders>
              <w:right w:val="single" w:sz="4" w:space="0" w:color="000000"/>
            </w:tcBorders>
          </w:tcPr>
          <w:p w:rsidR="00DD7756" w:rsidRDefault="00AD1397">
            <w:pPr>
              <w:pStyle w:val="TableParagraph"/>
              <w:ind w:right="290"/>
              <w:rPr>
                <w:sz w:val="20"/>
              </w:rPr>
            </w:pPr>
            <w:r>
              <w:rPr>
                <w:w w:val="95"/>
                <w:sz w:val="20"/>
              </w:rPr>
              <w:t>0.309</w:t>
            </w:r>
          </w:p>
        </w:tc>
        <w:tc>
          <w:tcPr>
            <w:tcW w:w="1156" w:type="dxa"/>
            <w:tcBorders>
              <w:left w:val="single" w:sz="4" w:space="0" w:color="000000"/>
            </w:tcBorders>
          </w:tcPr>
          <w:p w:rsidR="00DD7756" w:rsidRDefault="00AD1397">
            <w:pPr>
              <w:pStyle w:val="TableParagraph"/>
              <w:ind w:right="289"/>
              <w:rPr>
                <w:sz w:val="20"/>
              </w:rPr>
            </w:pPr>
            <w:r>
              <w:rPr>
                <w:w w:val="95"/>
                <w:sz w:val="20"/>
              </w:rPr>
              <w:t>7310</w:t>
            </w:r>
          </w:p>
        </w:tc>
        <w:tc>
          <w:tcPr>
            <w:tcW w:w="1148" w:type="dxa"/>
          </w:tcPr>
          <w:p w:rsidR="00DD7756" w:rsidRDefault="00AD1397">
            <w:pPr>
              <w:pStyle w:val="TableParagraph"/>
              <w:ind w:right="391"/>
              <w:rPr>
                <w:sz w:val="20"/>
              </w:rPr>
            </w:pPr>
            <w:r>
              <w:rPr>
                <w:w w:val="95"/>
                <w:sz w:val="20"/>
              </w:rPr>
              <w:t>11</w:t>
            </w:r>
          </w:p>
        </w:tc>
        <w:tc>
          <w:tcPr>
            <w:tcW w:w="827" w:type="dxa"/>
            <w:tcBorders>
              <w:right w:val="single" w:sz="4" w:space="0" w:color="000000"/>
            </w:tcBorders>
          </w:tcPr>
          <w:p w:rsidR="00DD7756" w:rsidRDefault="00AD1397">
            <w:pPr>
              <w:pStyle w:val="TableParagraph"/>
              <w:ind w:right="57"/>
              <w:rPr>
                <w:sz w:val="20"/>
              </w:rPr>
            </w:pPr>
            <w:r>
              <w:rPr>
                <w:w w:val="95"/>
                <w:sz w:val="20"/>
              </w:rPr>
              <w:t>93</w:t>
            </w:r>
          </w:p>
        </w:tc>
        <w:tc>
          <w:tcPr>
            <w:tcW w:w="1180" w:type="dxa"/>
            <w:tcBorders>
              <w:left w:val="single" w:sz="4" w:space="0" w:color="000000"/>
            </w:tcBorders>
          </w:tcPr>
          <w:p w:rsidR="00DD7756" w:rsidRDefault="00AD1397">
            <w:pPr>
              <w:pStyle w:val="TableParagraph"/>
              <w:ind w:right="315"/>
              <w:rPr>
                <w:sz w:val="20"/>
              </w:rPr>
            </w:pPr>
            <w:r>
              <w:rPr>
                <w:w w:val="95"/>
                <w:sz w:val="20"/>
              </w:rPr>
              <w:t>0.313</w:t>
            </w:r>
          </w:p>
        </w:tc>
        <w:tc>
          <w:tcPr>
            <w:tcW w:w="1101" w:type="dxa"/>
          </w:tcPr>
          <w:p w:rsidR="00DD7756" w:rsidRDefault="00AD1397">
            <w:pPr>
              <w:pStyle w:val="TableParagraph"/>
              <w:ind w:right="368"/>
              <w:rPr>
                <w:sz w:val="20"/>
              </w:rPr>
            </w:pPr>
            <w:r>
              <w:rPr>
                <w:w w:val="95"/>
                <w:sz w:val="20"/>
              </w:rPr>
              <w:t>0.996</w:t>
            </w:r>
          </w:p>
        </w:tc>
        <w:tc>
          <w:tcPr>
            <w:tcW w:w="845" w:type="dxa"/>
          </w:tcPr>
          <w:p w:rsidR="00DD7756" w:rsidRDefault="00AD1397">
            <w:pPr>
              <w:pStyle w:val="TableParagraph"/>
              <w:ind w:right="57"/>
              <w:rPr>
                <w:sz w:val="20"/>
              </w:rPr>
            </w:pPr>
            <w:r>
              <w:rPr>
                <w:w w:val="95"/>
                <w:sz w:val="20"/>
              </w:rPr>
              <w:t>0.957</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transfer</w:t>
            </w:r>
          </w:p>
        </w:tc>
        <w:tc>
          <w:tcPr>
            <w:tcW w:w="706" w:type="dxa"/>
            <w:tcBorders>
              <w:left w:val="single" w:sz="4" w:space="0" w:color="000000"/>
            </w:tcBorders>
          </w:tcPr>
          <w:p w:rsidR="00DD7756" w:rsidRDefault="00AD1397">
            <w:pPr>
              <w:pStyle w:val="TableParagraph"/>
              <w:ind w:right="176"/>
              <w:rPr>
                <w:sz w:val="20"/>
              </w:rPr>
            </w:pPr>
            <w:r>
              <w:rPr>
                <w:sz w:val="20"/>
              </w:rPr>
              <w:t>80</w:t>
            </w:r>
          </w:p>
        </w:tc>
        <w:tc>
          <w:tcPr>
            <w:tcW w:w="850" w:type="dxa"/>
          </w:tcPr>
          <w:p w:rsidR="00DD7756" w:rsidRDefault="00AD1397">
            <w:pPr>
              <w:pStyle w:val="TableParagraph"/>
              <w:ind w:left="179"/>
              <w:jc w:val="left"/>
              <w:rPr>
                <w:sz w:val="20"/>
              </w:rPr>
            </w:pPr>
            <w:r>
              <w:rPr>
                <w:sz w:val="20"/>
              </w:rPr>
              <w:t>0.025</w:t>
            </w:r>
          </w:p>
        </w:tc>
        <w:tc>
          <w:tcPr>
            <w:tcW w:w="1043" w:type="dxa"/>
          </w:tcPr>
          <w:p w:rsidR="00DD7756" w:rsidRDefault="00AD1397">
            <w:pPr>
              <w:pStyle w:val="TableParagraph"/>
              <w:ind w:left="256"/>
              <w:jc w:val="left"/>
              <w:rPr>
                <w:sz w:val="20"/>
              </w:rPr>
            </w:pPr>
            <w:r>
              <w:rPr>
                <w:sz w:val="20"/>
              </w:rPr>
              <w:t>0.662</w:t>
            </w:r>
          </w:p>
        </w:tc>
        <w:tc>
          <w:tcPr>
            <w:tcW w:w="1083" w:type="dxa"/>
            <w:tcBorders>
              <w:right w:val="single" w:sz="4" w:space="0" w:color="000000"/>
            </w:tcBorders>
          </w:tcPr>
          <w:p w:rsidR="00DD7756" w:rsidRDefault="00AD1397">
            <w:pPr>
              <w:pStyle w:val="TableParagraph"/>
              <w:ind w:right="290"/>
              <w:rPr>
                <w:sz w:val="20"/>
              </w:rPr>
            </w:pPr>
            <w:r>
              <w:rPr>
                <w:w w:val="95"/>
                <w:sz w:val="20"/>
              </w:rPr>
              <w:t>0.968</w:t>
            </w:r>
          </w:p>
        </w:tc>
        <w:tc>
          <w:tcPr>
            <w:tcW w:w="1156" w:type="dxa"/>
            <w:tcBorders>
              <w:left w:val="single" w:sz="4" w:space="0" w:color="000000"/>
            </w:tcBorders>
          </w:tcPr>
          <w:p w:rsidR="00DD7756" w:rsidRDefault="00AD1397">
            <w:pPr>
              <w:pStyle w:val="TableParagraph"/>
              <w:ind w:right="289"/>
              <w:rPr>
                <w:sz w:val="20"/>
              </w:rPr>
            </w:pPr>
            <w:r>
              <w:rPr>
                <w:w w:val="99"/>
                <w:sz w:val="20"/>
              </w:rPr>
              <w:t>7</w:t>
            </w:r>
          </w:p>
        </w:tc>
        <w:tc>
          <w:tcPr>
            <w:tcW w:w="1148" w:type="dxa"/>
          </w:tcPr>
          <w:p w:rsidR="00DD7756" w:rsidRDefault="00AD1397">
            <w:pPr>
              <w:pStyle w:val="TableParagraph"/>
              <w:ind w:right="391"/>
              <w:rPr>
                <w:sz w:val="20"/>
              </w:rPr>
            </w:pPr>
            <w:r>
              <w:rPr>
                <w:w w:val="95"/>
                <w:sz w:val="20"/>
              </w:rPr>
              <w:t>49</w:t>
            </w:r>
          </w:p>
        </w:tc>
        <w:tc>
          <w:tcPr>
            <w:tcW w:w="827" w:type="dxa"/>
            <w:tcBorders>
              <w:right w:val="single" w:sz="4" w:space="0" w:color="000000"/>
            </w:tcBorders>
          </w:tcPr>
          <w:p w:rsidR="00DD7756" w:rsidRDefault="00AD1397">
            <w:pPr>
              <w:pStyle w:val="TableParagraph"/>
              <w:ind w:right="57"/>
              <w:rPr>
                <w:sz w:val="20"/>
              </w:rPr>
            </w:pPr>
            <w:r>
              <w:rPr>
                <w:w w:val="99"/>
                <w:sz w:val="20"/>
              </w:rPr>
              <w:t>9</w:t>
            </w:r>
          </w:p>
        </w:tc>
        <w:tc>
          <w:tcPr>
            <w:tcW w:w="1180" w:type="dxa"/>
            <w:tcBorders>
              <w:left w:val="single" w:sz="4" w:space="0" w:color="000000"/>
            </w:tcBorders>
          </w:tcPr>
          <w:p w:rsidR="00DD7756" w:rsidRDefault="00AD1397">
            <w:pPr>
              <w:pStyle w:val="TableParagraph"/>
              <w:ind w:right="315"/>
              <w:rPr>
                <w:sz w:val="20"/>
              </w:rPr>
            </w:pPr>
            <w:r>
              <w:rPr>
                <w:w w:val="95"/>
                <w:sz w:val="20"/>
              </w:rPr>
              <w:t>0.996</w:t>
            </w:r>
          </w:p>
        </w:tc>
        <w:tc>
          <w:tcPr>
            <w:tcW w:w="1101" w:type="dxa"/>
          </w:tcPr>
          <w:p w:rsidR="00DD7756" w:rsidRDefault="00AD1397">
            <w:pPr>
              <w:pStyle w:val="TableParagraph"/>
              <w:ind w:right="368"/>
              <w:rPr>
                <w:sz w:val="20"/>
              </w:rPr>
            </w:pPr>
            <w:r>
              <w:rPr>
                <w:w w:val="95"/>
                <w:sz w:val="20"/>
              </w:rPr>
              <w:t>0.978</w:t>
            </w:r>
          </w:p>
        </w:tc>
        <w:tc>
          <w:tcPr>
            <w:tcW w:w="845" w:type="dxa"/>
          </w:tcPr>
          <w:p w:rsidR="00DD7756" w:rsidRDefault="00AD1397">
            <w:pPr>
              <w:pStyle w:val="TableParagraph"/>
              <w:ind w:right="57"/>
              <w:rPr>
                <w:sz w:val="20"/>
              </w:rPr>
            </w:pPr>
            <w:r>
              <w:rPr>
                <w:w w:val="95"/>
                <w:sz w:val="20"/>
              </w:rPr>
              <w:t>0.997</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try</w:t>
            </w:r>
          </w:p>
        </w:tc>
        <w:tc>
          <w:tcPr>
            <w:tcW w:w="706" w:type="dxa"/>
            <w:tcBorders>
              <w:left w:val="single" w:sz="4" w:space="0" w:color="000000"/>
            </w:tcBorders>
          </w:tcPr>
          <w:p w:rsidR="00DD7756" w:rsidRDefault="00AD1397">
            <w:pPr>
              <w:pStyle w:val="TableParagraph"/>
              <w:ind w:right="176"/>
              <w:rPr>
                <w:sz w:val="20"/>
              </w:rPr>
            </w:pPr>
            <w:r>
              <w:rPr>
                <w:w w:val="95"/>
                <w:sz w:val="20"/>
              </w:rPr>
              <w:t>3814</w:t>
            </w:r>
          </w:p>
        </w:tc>
        <w:tc>
          <w:tcPr>
            <w:tcW w:w="850" w:type="dxa"/>
          </w:tcPr>
          <w:p w:rsidR="00DD7756" w:rsidRDefault="00AD1397">
            <w:pPr>
              <w:pStyle w:val="TableParagraph"/>
              <w:ind w:left="179"/>
              <w:jc w:val="left"/>
              <w:rPr>
                <w:sz w:val="20"/>
              </w:rPr>
            </w:pPr>
            <w:r>
              <w:rPr>
                <w:sz w:val="20"/>
              </w:rPr>
              <w:t>1.172</w:t>
            </w:r>
          </w:p>
        </w:tc>
        <w:tc>
          <w:tcPr>
            <w:tcW w:w="1043" w:type="dxa"/>
          </w:tcPr>
          <w:p w:rsidR="00DD7756" w:rsidRDefault="00AD1397">
            <w:pPr>
              <w:pStyle w:val="TableParagraph"/>
              <w:ind w:left="256"/>
              <w:jc w:val="left"/>
              <w:rPr>
                <w:sz w:val="20"/>
              </w:rPr>
            </w:pPr>
            <w:r>
              <w:rPr>
                <w:sz w:val="20"/>
              </w:rPr>
              <w:t>0.195</w:t>
            </w:r>
          </w:p>
        </w:tc>
        <w:tc>
          <w:tcPr>
            <w:tcW w:w="1083" w:type="dxa"/>
            <w:tcBorders>
              <w:right w:val="single" w:sz="4" w:space="0" w:color="000000"/>
            </w:tcBorders>
          </w:tcPr>
          <w:p w:rsidR="00DD7756" w:rsidRDefault="00AD1397">
            <w:pPr>
              <w:pStyle w:val="TableParagraph"/>
              <w:ind w:right="290"/>
              <w:rPr>
                <w:sz w:val="20"/>
              </w:rPr>
            </w:pPr>
            <w:r>
              <w:rPr>
                <w:w w:val="95"/>
                <w:sz w:val="20"/>
              </w:rPr>
              <w:t>0.407</w:t>
            </w:r>
          </w:p>
        </w:tc>
        <w:tc>
          <w:tcPr>
            <w:tcW w:w="1156" w:type="dxa"/>
            <w:tcBorders>
              <w:left w:val="single" w:sz="4" w:space="0" w:color="000000"/>
            </w:tcBorders>
          </w:tcPr>
          <w:p w:rsidR="00DD7756" w:rsidRDefault="00AD1397">
            <w:pPr>
              <w:pStyle w:val="TableParagraph"/>
              <w:ind w:right="289"/>
              <w:rPr>
                <w:sz w:val="20"/>
              </w:rPr>
            </w:pPr>
            <w:r>
              <w:rPr>
                <w:w w:val="95"/>
                <w:sz w:val="20"/>
              </w:rPr>
              <w:t>28</w:t>
            </w:r>
          </w:p>
        </w:tc>
        <w:tc>
          <w:tcPr>
            <w:tcW w:w="1148" w:type="dxa"/>
          </w:tcPr>
          <w:p w:rsidR="00DD7756" w:rsidRDefault="00AD1397">
            <w:pPr>
              <w:pStyle w:val="TableParagraph"/>
              <w:ind w:right="391"/>
              <w:rPr>
                <w:sz w:val="20"/>
              </w:rPr>
            </w:pPr>
            <w:r>
              <w:rPr>
                <w:w w:val="95"/>
                <w:sz w:val="20"/>
              </w:rPr>
              <w:t>2764</w:t>
            </w:r>
          </w:p>
        </w:tc>
        <w:tc>
          <w:tcPr>
            <w:tcW w:w="827" w:type="dxa"/>
            <w:tcBorders>
              <w:right w:val="single" w:sz="4" w:space="0" w:color="000000"/>
            </w:tcBorders>
          </w:tcPr>
          <w:p w:rsidR="00DD7756" w:rsidRDefault="00AD1397">
            <w:pPr>
              <w:pStyle w:val="TableParagraph"/>
              <w:ind w:right="57"/>
              <w:rPr>
                <w:sz w:val="20"/>
              </w:rPr>
            </w:pPr>
            <w:r>
              <w:rPr>
                <w:w w:val="95"/>
                <w:sz w:val="20"/>
              </w:rPr>
              <w:t>109</w:t>
            </w:r>
          </w:p>
        </w:tc>
        <w:tc>
          <w:tcPr>
            <w:tcW w:w="1180" w:type="dxa"/>
            <w:tcBorders>
              <w:left w:val="single" w:sz="4" w:space="0" w:color="000000"/>
            </w:tcBorders>
          </w:tcPr>
          <w:p w:rsidR="00DD7756" w:rsidRDefault="00AD1397">
            <w:pPr>
              <w:pStyle w:val="TableParagraph"/>
              <w:ind w:right="315"/>
              <w:rPr>
                <w:sz w:val="20"/>
              </w:rPr>
            </w:pPr>
            <w:r>
              <w:rPr>
                <w:w w:val="95"/>
                <w:sz w:val="20"/>
              </w:rPr>
              <w:t>0.986</w:t>
            </w:r>
          </w:p>
        </w:tc>
        <w:tc>
          <w:tcPr>
            <w:tcW w:w="1101" w:type="dxa"/>
          </w:tcPr>
          <w:p w:rsidR="00DD7756" w:rsidRDefault="00AD1397">
            <w:pPr>
              <w:pStyle w:val="TableParagraph"/>
              <w:ind w:right="368"/>
              <w:rPr>
                <w:sz w:val="20"/>
              </w:rPr>
            </w:pPr>
            <w:r>
              <w:rPr>
                <w:w w:val="95"/>
                <w:sz w:val="20"/>
              </w:rPr>
              <w:t>0.454</w:t>
            </w:r>
          </w:p>
        </w:tc>
        <w:tc>
          <w:tcPr>
            <w:tcW w:w="845" w:type="dxa"/>
          </w:tcPr>
          <w:p w:rsidR="00DD7756" w:rsidRDefault="00AD1397">
            <w:pPr>
              <w:pStyle w:val="TableParagraph"/>
              <w:ind w:right="57"/>
              <w:rPr>
                <w:sz w:val="20"/>
              </w:rPr>
            </w:pPr>
            <w:r>
              <w:rPr>
                <w:w w:val="95"/>
                <w:sz w:val="20"/>
              </w:rPr>
              <w:t>0.951</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two</w:t>
            </w:r>
          </w:p>
        </w:tc>
        <w:tc>
          <w:tcPr>
            <w:tcW w:w="706" w:type="dxa"/>
            <w:tcBorders>
              <w:left w:val="single" w:sz="4" w:space="0" w:color="000000"/>
            </w:tcBorders>
          </w:tcPr>
          <w:p w:rsidR="00DD7756" w:rsidRDefault="00AD1397">
            <w:pPr>
              <w:pStyle w:val="TableParagraph"/>
              <w:ind w:right="176"/>
              <w:rPr>
                <w:sz w:val="20"/>
              </w:rPr>
            </w:pPr>
            <w:r>
              <w:rPr>
                <w:w w:val="95"/>
                <w:sz w:val="20"/>
              </w:rPr>
              <w:t>4232</w:t>
            </w:r>
          </w:p>
        </w:tc>
        <w:tc>
          <w:tcPr>
            <w:tcW w:w="850" w:type="dxa"/>
          </w:tcPr>
          <w:p w:rsidR="00DD7756" w:rsidRDefault="00AD1397">
            <w:pPr>
              <w:pStyle w:val="TableParagraph"/>
              <w:ind w:left="179"/>
              <w:jc w:val="left"/>
              <w:rPr>
                <w:sz w:val="20"/>
              </w:rPr>
            </w:pPr>
            <w:r>
              <w:rPr>
                <w:sz w:val="20"/>
              </w:rPr>
              <w:t>1.300</w:t>
            </w:r>
          </w:p>
        </w:tc>
        <w:tc>
          <w:tcPr>
            <w:tcW w:w="1043" w:type="dxa"/>
          </w:tcPr>
          <w:p w:rsidR="00DD7756" w:rsidRDefault="00AD1397">
            <w:pPr>
              <w:pStyle w:val="TableParagraph"/>
              <w:ind w:left="256"/>
              <w:jc w:val="left"/>
              <w:rPr>
                <w:sz w:val="20"/>
              </w:rPr>
            </w:pPr>
            <w:r>
              <w:rPr>
                <w:sz w:val="20"/>
              </w:rPr>
              <w:t>0.419</w:t>
            </w:r>
          </w:p>
        </w:tc>
        <w:tc>
          <w:tcPr>
            <w:tcW w:w="1083" w:type="dxa"/>
            <w:tcBorders>
              <w:right w:val="single" w:sz="4" w:space="0" w:color="000000"/>
            </w:tcBorders>
          </w:tcPr>
          <w:p w:rsidR="00DD7756" w:rsidRDefault="00AD1397">
            <w:pPr>
              <w:pStyle w:val="TableParagraph"/>
              <w:ind w:right="290"/>
              <w:rPr>
                <w:sz w:val="20"/>
              </w:rPr>
            </w:pPr>
            <w:r>
              <w:rPr>
                <w:w w:val="95"/>
                <w:sz w:val="20"/>
              </w:rPr>
              <w:t>0.383</w:t>
            </w:r>
          </w:p>
        </w:tc>
        <w:tc>
          <w:tcPr>
            <w:tcW w:w="1156" w:type="dxa"/>
            <w:tcBorders>
              <w:left w:val="single" w:sz="4" w:space="0" w:color="000000"/>
            </w:tcBorders>
          </w:tcPr>
          <w:p w:rsidR="00DD7756" w:rsidRDefault="00AD1397">
            <w:pPr>
              <w:pStyle w:val="TableParagraph"/>
              <w:ind w:right="289"/>
              <w:rPr>
                <w:sz w:val="20"/>
              </w:rPr>
            </w:pPr>
            <w:r>
              <w:rPr>
                <w:w w:val="95"/>
                <w:sz w:val="20"/>
              </w:rPr>
              <w:t>648</w:t>
            </w:r>
          </w:p>
        </w:tc>
        <w:tc>
          <w:tcPr>
            <w:tcW w:w="1148"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3106</w:t>
            </w:r>
          </w:p>
        </w:tc>
        <w:tc>
          <w:tcPr>
            <w:tcW w:w="1180" w:type="dxa"/>
            <w:tcBorders>
              <w:left w:val="single" w:sz="4" w:space="0" w:color="000000"/>
            </w:tcBorders>
          </w:tcPr>
          <w:p w:rsidR="00DD7756" w:rsidRDefault="00AD1397">
            <w:pPr>
              <w:pStyle w:val="TableParagraph"/>
              <w:ind w:right="315"/>
              <w:rPr>
                <w:sz w:val="20"/>
              </w:rPr>
            </w:pPr>
            <w:r>
              <w:rPr>
                <w:w w:val="95"/>
                <w:sz w:val="20"/>
              </w:rPr>
              <w:t>0.764</w:t>
            </w:r>
          </w:p>
        </w:tc>
        <w:tc>
          <w:tcPr>
            <w:tcW w:w="1101" w:type="dxa"/>
          </w:tcPr>
          <w:p w:rsidR="00DD7756" w:rsidRDefault="00AD1397">
            <w:pPr>
              <w:pStyle w:val="TableParagraph"/>
              <w:ind w:right="368"/>
              <w:rPr>
                <w:sz w:val="20"/>
              </w:rPr>
            </w:pPr>
            <w:r>
              <w:rPr>
                <w:w w:val="99"/>
                <w:sz w:val="20"/>
              </w:rPr>
              <w:t>—</w:t>
            </w:r>
          </w:p>
        </w:tc>
        <w:tc>
          <w:tcPr>
            <w:tcW w:w="845" w:type="dxa"/>
          </w:tcPr>
          <w:p w:rsidR="00DD7756" w:rsidRDefault="00AD1397">
            <w:pPr>
              <w:pStyle w:val="TableParagraph"/>
              <w:ind w:right="57"/>
              <w:rPr>
                <w:sz w:val="20"/>
              </w:rPr>
            </w:pPr>
            <w:r>
              <w:rPr>
                <w:w w:val="95"/>
                <w:sz w:val="20"/>
              </w:rPr>
              <w:t>0.424</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understand</w:t>
            </w:r>
          </w:p>
        </w:tc>
        <w:tc>
          <w:tcPr>
            <w:tcW w:w="706" w:type="dxa"/>
            <w:tcBorders>
              <w:left w:val="single" w:sz="4" w:space="0" w:color="000000"/>
            </w:tcBorders>
          </w:tcPr>
          <w:p w:rsidR="00DD7756" w:rsidRDefault="00AD1397">
            <w:pPr>
              <w:pStyle w:val="TableParagraph"/>
              <w:ind w:right="176"/>
              <w:rPr>
                <w:sz w:val="20"/>
              </w:rPr>
            </w:pPr>
            <w:r>
              <w:rPr>
                <w:w w:val="95"/>
                <w:sz w:val="20"/>
              </w:rPr>
              <w:t>896</w:t>
            </w:r>
          </w:p>
        </w:tc>
        <w:tc>
          <w:tcPr>
            <w:tcW w:w="850" w:type="dxa"/>
          </w:tcPr>
          <w:p w:rsidR="00DD7756" w:rsidRDefault="00AD1397">
            <w:pPr>
              <w:pStyle w:val="TableParagraph"/>
              <w:ind w:left="179"/>
              <w:jc w:val="left"/>
              <w:rPr>
                <w:sz w:val="20"/>
              </w:rPr>
            </w:pPr>
            <w:r>
              <w:rPr>
                <w:sz w:val="20"/>
              </w:rPr>
              <w:t>0.275</w:t>
            </w:r>
          </w:p>
        </w:tc>
        <w:tc>
          <w:tcPr>
            <w:tcW w:w="1043" w:type="dxa"/>
          </w:tcPr>
          <w:p w:rsidR="00DD7756" w:rsidRDefault="00AD1397">
            <w:pPr>
              <w:pStyle w:val="TableParagraph"/>
              <w:ind w:left="256"/>
              <w:jc w:val="left"/>
              <w:rPr>
                <w:sz w:val="20"/>
              </w:rPr>
            </w:pPr>
            <w:r>
              <w:rPr>
                <w:sz w:val="20"/>
              </w:rPr>
              <w:t>0.053</w:t>
            </w:r>
          </w:p>
        </w:tc>
        <w:tc>
          <w:tcPr>
            <w:tcW w:w="1083" w:type="dxa"/>
            <w:tcBorders>
              <w:right w:val="single" w:sz="4" w:space="0" w:color="000000"/>
            </w:tcBorders>
          </w:tcPr>
          <w:p w:rsidR="00DD7756" w:rsidRDefault="00AD1397">
            <w:pPr>
              <w:pStyle w:val="TableParagraph"/>
              <w:ind w:right="290"/>
              <w:rPr>
                <w:sz w:val="20"/>
              </w:rPr>
            </w:pPr>
            <w:r>
              <w:rPr>
                <w:w w:val="95"/>
                <w:sz w:val="20"/>
              </w:rPr>
              <w:t>0.724</w:t>
            </w:r>
          </w:p>
        </w:tc>
        <w:tc>
          <w:tcPr>
            <w:tcW w:w="1156" w:type="dxa"/>
            <w:tcBorders>
              <w:left w:val="single" w:sz="4" w:space="0" w:color="000000"/>
            </w:tcBorders>
          </w:tcPr>
          <w:p w:rsidR="00DD7756" w:rsidRDefault="00AD1397">
            <w:pPr>
              <w:pStyle w:val="TableParagraph"/>
              <w:ind w:right="289"/>
              <w:rPr>
                <w:sz w:val="20"/>
              </w:rPr>
            </w:pPr>
            <w:r>
              <w:rPr>
                <w:w w:val="99"/>
                <w:sz w:val="20"/>
              </w:rPr>
              <w:t>4</w:t>
            </w:r>
          </w:p>
        </w:tc>
        <w:tc>
          <w:tcPr>
            <w:tcW w:w="1148" w:type="dxa"/>
          </w:tcPr>
          <w:p w:rsidR="00DD7756" w:rsidRDefault="00AD1397">
            <w:pPr>
              <w:pStyle w:val="TableParagraph"/>
              <w:ind w:right="391"/>
              <w:rPr>
                <w:sz w:val="20"/>
              </w:rPr>
            </w:pPr>
            <w:r>
              <w:rPr>
                <w:w w:val="95"/>
                <w:sz w:val="20"/>
              </w:rPr>
              <w:t>752</w:t>
            </w:r>
          </w:p>
        </w:tc>
        <w:tc>
          <w:tcPr>
            <w:tcW w:w="827" w:type="dxa"/>
            <w:tcBorders>
              <w:right w:val="single" w:sz="4" w:space="0" w:color="000000"/>
            </w:tcBorders>
          </w:tcPr>
          <w:p w:rsidR="00DD7756" w:rsidRDefault="00AD1397">
            <w:pPr>
              <w:pStyle w:val="TableParagraph"/>
              <w:ind w:right="57"/>
              <w:rPr>
                <w:sz w:val="20"/>
              </w:rPr>
            </w:pPr>
            <w:r>
              <w:rPr>
                <w:w w:val="99"/>
                <w:sz w:val="20"/>
              </w:rPr>
              <w:t>3</w:t>
            </w:r>
          </w:p>
        </w:tc>
        <w:tc>
          <w:tcPr>
            <w:tcW w:w="1180" w:type="dxa"/>
            <w:tcBorders>
              <w:left w:val="single" w:sz="4" w:space="0" w:color="000000"/>
            </w:tcBorders>
          </w:tcPr>
          <w:p w:rsidR="00DD7756" w:rsidRDefault="00AD1397">
            <w:pPr>
              <w:pStyle w:val="TableParagraph"/>
              <w:ind w:right="315"/>
              <w:rPr>
                <w:sz w:val="20"/>
              </w:rPr>
            </w:pPr>
            <w:r>
              <w:rPr>
                <w:w w:val="95"/>
                <w:sz w:val="20"/>
              </w:rPr>
              <w:t>0.998</w:t>
            </w:r>
          </w:p>
        </w:tc>
        <w:tc>
          <w:tcPr>
            <w:tcW w:w="1101" w:type="dxa"/>
          </w:tcPr>
          <w:p w:rsidR="00DD7756" w:rsidRDefault="00AD1397">
            <w:pPr>
              <w:pStyle w:val="TableParagraph"/>
              <w:ind w:right="368"/>
              <w:rPr>
                <w:sz w:val="20"/>
              </w:rPr>
            </w:pPr>
            <w:r>
              <w:rPr>
                <w:w w:val="95"/>
                <w:sz w:val="20"/>
              </w:rPr>
              <w:t>0.756</w:t>
            </w:r>
          </w:p>
        </w:tc>
        <w:tc>
          <w:tcPr>
            <w:tcW w:w="845" w:type="dxa"/>
          </w:tcPr>
          <w:p w:rsidR="00DD7756" w:rsidRDefault="00AD1397">
            <w:pPr>
              <w:pStyle w:val="TableParagraph"/>
              <w:ind w:right="57"/>
              <w:rPr>
                <w:sz w:val="20"/>
              </w:rPr>
            </w:pPr>
            <w:r>
              <w:rPr>
                <w:w w:val="95"/>
                <w:sz w:val="20"/>
              </w:rPr>
              <w:t>0.999</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want</w:t>
            </w:r>
          </w:p>
        </w:tc>
        <w:tc>
          <w:tcPr>
            <w:tcW w:w="706" w:type="dxa"/>
            <w:tcBorders>
              <w:left w:val="single" w:sz="4" w:space="0" w:color="000000"/>
            </w:tcBorders>
          </w:tcPr>
          <w:p w:rsidR="00DD7756" w:rsidRDefault="00AD1397">
            <w:pPr>
              <w:pStyle w:val="TableParagraph"/>
              <w:ind w:right="176"/>
              <w:rPr>
                <w:sz w:val="20"/>
              </w:rPr>
            </w:pPr>
            <w:r>
              <w:rPr>
                <w:w w:val="95"/>
                <w:sz w:val="20"/>
              </w:rPr>
              <w:t>5053</w:t>
            </w:r>
          </w:p>
        </w:tc>
        <w:tc>
          <w:tcPr>
            <w:tcW w:w="850" w:type="dxa"/>
          </w:tcPr>
          <w:p w:rsidR="00DD7756" w:rsidRDefault="00AD1397">
            <w:pPr>
              <w:pStyle w:val="TableParagraph"/>
              <w:ind w:left="179"/>
              <w:jc w:val="left"/>
              <w:rPr>
                <w:sz w:val="20"/>
              </w:rPr>
            </w:pPr>
            <w:r>
              <w:rPr>
                <w:sz w:val="20"/>
              </w:rPr>
              <w:t>1.552</w:t>
            </w:r>
          </w:p>
        </w:tc>
        <w:tc>
          <w:tcPr>
            <w:tcW w:w="1043" w:type="dxa"/>
          </w:tcPr>
          <w:p w:rsidR="00DD7756" w:rsidRDefault="00AD1397">
            <w:pPr>
              <w:pStyle w:val="TableParagraph"/>
              <w:ind w:left="256"/>
              <w:jc w:val="left"/>
              <w:rPr>
                <w:sz w:val="20"/>
              </w:rPr>
            </w:pPr>
            <w:r>
              <w:rPr>
                <w:sz w:val="20"/>
              </w:rPr>
              <w:t>0.037</w:t>
            </w:r>
          </w:p>
        </w:tc>
        <w:tc>
          <w:tcPr>
            <w:tcW w:w="1083" w:type="dxa"/>
            <w:tcBorders>
              <w:right w:val="single" w:sz="4" w:space="0" w:color="000000"/>
            </w:tcBorders>
          </w:tcPr>
          <w:p w:rsidR="00DD7756" w:rsidRDefault="00AD1397">
            <w:pPr>
              <w:pStyle w:val="TableParagraph"/>
              <w:ind w:right="290"/>
              <w:rPr>
                <w:sz w:val="20"/>
              </w:rPr>
            </w:pPr>
            <w:r>
              <w:rPr>
                <w:w w:val="95"/>
                <w:sz w:val="20"/>
              </w:rPr>
              <w:t>0.374</w:t>
            </w:r>
          </w:p>
        </w:tc>
        <w:tc>
          <w:tcPr>
            <w:tcW w:w="1156" w:type="dxa"/>
            <w:tcBorders>
              <w:left w:val="single" w:sz="4" w:space="0" w:color="000000"/>
            </w:tcBorders>
          </w:tcPr>
          <w:p w:rsidR="00DD7756" w:rsidRDefault="00AD1397">
            <w:pPr>
              <w:pStyle w:val="TableParagraph"/>
              <w:ind w:right="289"/>
              <w:rPr>
                <w:sz w:val="20"/>
              </w:rPr>
            </w:pPr>
            <w:r>
              <w:rPr>
                <w:w w:val="99"/>
                <w:sz w:val="20"/>
              </w:rPr>
              <w:t>7</w:t>
            </w:r>
          </w:p>
        </w:tc>
        <w:tc>
          <w:tcPr>
            <w:tcW w:w="1148" w:type="dxa"/>
          </w:tcPr>
          <w:p w:rsidR="00DD7756" w:rsidRDefault="00AD1397">
            <w:pPr>
              <w:pStyle w:val="TableParagraph"/>
              <w:ind w:right="391"/>
              <w:rPr>
                <w:sz w:val="20"/>
              </w:rPr>
            </w:pPr>
            <w:r>
              <w:rPr>
                <w:w w:val="95"/>
                <w:sz w:val="20"/>
              </w:rPr>
              <w:t>4899</w:t>
            </w:r>
          </w:p>
        </w:tc>
        <w:tc>
          <w:tcPr>
            <w:tcW w:w="827" w:type="dxa"/>
            <w:tcBorders>
              <w:right w:val="single" w:sz="4" w:space="0" w:color="000000"/>
            </w:tcBorders>
          </w:tcPr>
          <w:p w:rsidR="00DD7756" w:rsidRDefault="00AD1397">
            <w:pPr>
              <w:pStyle w:val="TableParagraph"/>
              <w:ind w:right="57"/>
              <w:rPr>
                <w:sz w:val="20"/>
              </w:rPr>
            </w:pPr>
            <w:r>
              <w:rPr>
                <w:w w:val="95"/>
                <w:sz w:val="20"/>
              </w:rPr>
              <w:t>23</w:t>
            </w:r>
          </w:p>
        </w:tc>
        <w:tc>
          <w:tcPr>
            <w:tcW w:w="1180" w:type="dxa"/>
            <w:tcBorders>
              <w:left w:val="single" w:sz="4" w:space="0" w:color="000000"/>
            </w:tcBorders>
          </w:tcPr>
          <w:p w:rsidR="00DD7756" w:rsidRDefault="00AD1397">
            <w:pPr>
              <w:pStyle w:val="TableParagraph"/>
              <w:ind w:right="315"/>
              <w:rPr>
                <w:sz w:val="20"/>
              </w:rPr>
            </w:pPr>
            <w:r>
              <w:rPr>
                <w:w w:val="95"/>
                <w:sz w:val="20"/>
              </w:rPr>
              <w:t>0.997</w:t>
            </w:r>
          </w:p>
        </w:tc>
        <w:tc>
          <w:tcPr>
            <w:tcW w:w="1101" w:type="dxa"/>
          </w:tcPr>
          <w:p w:rsidR="00DD7756" w:rsidRDefault="00AD1397">
            <w:pPr>
              <w:pStyle w:val="TableParagraph"/>
              <w:ind w:right="368"/>
              <w:rPr>
                <w:sz w:val="20"/>
              </w:rPr>
            </w:pPr>
            <w:r>
              <w:rPr>
                <w:w w:val="95"/>
                <w:sz w:val="20"/>
              </w:rPr>
              <w:t>0.379</w:t>
            </w:r>
          </w:p>
        </w:tc>
        <w:tc>
          <w:tcPr>
            <w:tcW w:w="845" w:type="dxa"/>
          </w:tcPr>
          <w:p w:rsidR="00DD7756" w:rsidRDefault="00AD1397">
            <w:pPr>
              <w:pStyle w:val="TableParagraph"/>
              <w:ind w:right="57"/>
              <w:rPr>
                <w:sz w:val="20"/>
              </w:rPr>
            </w:pPr>
            <w:r>
              <w:rPr>
                <w:w w:val="95"/>
                <w:sz w:val="20"/>
              </w:rPr>
              <w:t>0.989</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watch</w:t>
            </w:r>
          </w:p>
        </w:tc>
        <w:tc>
          <w:tcPr>
            <w:tcW w:w="706" w:type="dxa"/>
            <w:tcBorders>
              <w:left w:val="single" w:sz="4" w:space="0" w:color="000000"/>
            </w:tcBorders>
          </w:tcPr>
          <w:p w:rsidR="00DD7756" w:rsidRDefault="00AD1397">
            <w:pPr>
              <w:pStyle w:val="TableParagraph"/>
              <w:ind w:right="176"/>
              <w:rPr>
                <w:sz w:val="20"/>
              </w:rPr>
            </w:pPr>
            <w:r>
              <w:rPr>
                <w:w w:val="95"/>
                <w:sz w:val="20"/>
              </w:rPr>
              <w:t>2134</w:t>
            </w:r>
          </w:p>
        </w:tc>
        <w:tc>
          <w:tcPr>
            <w:tcW w:w="850" w:type="dxa"/>
          </w:tcPr>
          <w:p w:rsidR="00DD7756" w:rsidRDefault="00AD1397">
            <w:pPr>
              <w:pStyle w:val="TableParagraph"/>
              <w:ind w:left="179"/>
              <w:jc w:val="left"/>
              <w:rPr>
                <w:sz w:val="20"/>
              </w:rPr>
            </w:pPr>
            <w:r>
              <w:rPr>
                <w:sz w:val="20"/>
              </w:rPr>
              <w:t>0.656</w:t>
            </w:r>
          </w:p>
        </w:tc>
        <w:tc>
          <w:tcPr>
            <w:tcW w:w="1043" w:type="dxa"/>
          </w:tcPr>
          <w:p w:rsidR="00DD7756" w:rsidRDefault="00AD1397">
            <w:pPr>
              <w:pStyle w:val="TableParagraph"/>
              <w:ind w:left="256"/>
              <w:jc w:val="left"/>
              <w:rPr>
                <w:sz w:val="20"/>
              </w:rPr>
            </w:pPr>
            <w:r>
              <w:rPr>
                <w:sz w:val="20"/>
              </w:rPr>
              <w:t>0.226</w:t>
            </w:r>
          </w:p>
        </w:tc>
        <w:tc>
          <w:tcPr>
            <w:tcW w:w="1083" w:type="dxa"/>
            <w:tcBorders>
              <w:right w:val="single" w:sz="4" w:space="0" w:color="000000"/>
            </w:tcBorders>
          </w:tcPr>
          <w:p w:rsidR="00DD7756" w:rsidRDefault="00AD1397">
            <w:pPr>
              <w:pStyle w:val="TableParagraph"/>
              <w:ind w:right="290"/>
              <w:rPr>
                <w:sz w:val="20"/>
              </w:rPr>
            </w:pPr>
            <w:r>
              <w:rPr>
                <w:w w:val="95"/>
                <w:sz w:val="20"/>
              </w:rPr>
              <w:t>0.730</w:t>
            </w:r>
          </w:p>
        </w:tc>
        <w:tc>
          <w:tcPr>
            <w:tcW w:w="1156" w:type="dxa"/>
            <w:tcBorders>
              <w:left w:val="single" w:sz="4" w:space="0" w:color="000000"/>
            </w:tcBorders>
          </w:tcPr>
          <w:p w:rsidR="00DD7756" w:rsidRDefault="00AD1397">
            <w:pPr>
              <w:pStyle w:val="TableParagraph"/>
              <w:ind w:right="289"/>
              <w:rPr>
                <w:sz w:val="20"/>
              </w:rPr>
            </w:pPr>
            <w:r>
              <w:rPr>
                <w:w w:val="95"/>
                <w:sz w:val="20"/>
              </w:rPr>
              <w:t>36</w:t>
            </w:r>
          </w:p>
        </w:tc>
        <w:tc>
          <w:tcPr>
            <w:tcW w:w="1148" w:type="dxa"/>
          </w:tcPr>
          <w:p w:rsidR="00DD7756" w:rsidRDefault="00AD1397">
            <w:pPr>
              <w:pStyle w:val="TableParagraph"/>
              <w:ind w:right="391"/>
              <w:rPr>
                <w:sz w:val="20"/>
              </w:rPr>
            </w:pPr>
            <w:r>
              <w:rPr>
                <w:w w:val="95"/>
                <w:sz w:val="20"/>
              </w:rPr>
              <w:t>1329</w:t>
            </w:r>
          </w:p>
        </w:tc>
        <w:tc>
          <w:tcPr>
            <w:tcW w:w="827" w:type="dxa"/>
            <w:tcBorders>
              <w:right w:val="single" w:sz="4" w:space="0" w:color="000000"/>
            </w:tcBorders>
          </w:tcPr>
          <w:p w:rsidR="00DD7756" w:rsidRDefault="00AD1397">
            <w:pPr>
              <w:pStyle w:val="TableParagraph"/>
              <w:ind w:right="57"/>
              <w:rPr>
                <w:sz w:val="20"/>
              </w:rPr>
            </w:pPr>
            <w:r>
              <w:rPr>
                <w:w w:val="95"/>
                <w:sz w:val="20"/>
              </w:rPr>
              <w:t>40</w:t>
            </w:r>
          </w:p>
        </w:tc>
        <w:tc>
          <w:tcPr>
            <w:tcW w:w="1180" w:type="dxa"/>
            <w:tcBorders>
              <w:left w:val="single" w:sz="4" w:space="0" w:color="000000"/>
            </w:tcBorders>
          </w:tcPr>
          <w:p w:rsidR="00DD7756" w:rsidRDefault="00AD1397">
            <w:pPr>
              <w:pStyle w:val="TableParagraph"/>
              <w:ind w:right="315"/>
              <w:rPr>
                <w:sz w:val="20"/>
              </w:rPr>
            </w:pPr>
            <w:r>
              <w:rPr>
                <w:w w:val="95"/>
                <w:sz w:val="20"/>
              </w:rPr>
              <w:t>0.986</w:t>
            </w:r>
          </w:p>
        </w:tc>
        <w:tc>
          <w:tcPr>
            <w:tcW w:w="1101" w:type="dxa"/>
          </w:tcPr>
          <w:p w:rsidR="00DD7756" w:rsidRDefault="00AD1397">
            <w:pPr>
              <w:pStyle w:val="TableParagraph"/>
              <w:ind w:right="368"/>
              <w:rPr>
                <w:sz w:val="20"/>
              </w:rPr>
            </w:pPr>
            <w:r>
              <w:rPr>
                <w:w w:val="95"/>
                <w:sz w:val="20"/>
              </w:rPr>
              <w:t>0.793</w:t>
            </w:r>
          </w:p>
        </w:tc>
        <w:tc>
          <w:tcPr>
            <w:tcW w:w="845" w:type="dxa"/>
          </w:tcPr>
          <w:p w:rsidR="00DD7756" w:rsidRDefault="00AD1397">
            <w:pPr>
              <w:pStyle w:val="TableParagraph"/>
              <w:ind w:right="57"/>
              <w:rPr>
                <w:sz w:val="20"/>
              </w:rPr>
            </w:pPr>
            <w:r>
              <w:rPr>
                <w:w w:val="95"/>
                <w:sz w:val="20"/>
              </w:rPr>
              <w:t>0.980</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way</w:t>
            </w:r>
          </w:p>
        </w:tc>
        <w:tc>
          <w:tcPr>
            <w:tcW w:w="706" w:type="dxa"/>
            <w:tcBorders>
              <w:left w:val="single" w:sz="4" w:space="0" w:color="000000"/>
            </w:tcBorders>
          </w:tcPr>
          <w:p w:rsidR="00DD7756" w:rsidRDefault="00AD1397">
            <w:pPr>
              <w:pStyle w:val="TableParagraph"/>
              <w:ind w:right="176"/>
              <w:rPr>
                <w:sz w:val="20"/>
              </w:rPr>
            </w:pPr>
            <w:r>
              <w:rPr>
                <w:w w:val="95"/>
                <w:sz w:val="20"/>
              </w:rPr>
              <w:t>3962</w:t>
            </w:r>
          </w:p>
        </w:tc>
        <w:tc>
          <w:tcPr>
            <w:tcW w:w="850" w:type="dxa"/>
          </w:tcPr>
          <w:p w:rsidR="00DD7756" w:rsidRDefault="00AD1397">
            <w:pPr>
              <w:pStyle w:val="TableParagraph"/>
              <w:ind w:left="179"/>
              <w:jc w:val="left"/>
              <w:rPr>
                <w:sz w:val="20"/>
              </w:rPr>
            </w:pPr>
            <w:r>
              <w:rPr>
                <w:sz w:val="20"/>
              </w:rPr>
              <w:t>1.217</w:t>
            </w:r>
          </w:p>
        </w:tc>
        <w:tc>
          <w:tcPr>
            <w:tcW w:w="1043" w:type="dxa"/>
          </w:tcPr>
          <w:p w:rsidR="00DD7756" w:rsidRDefault="00AD1397">
            <w:pPr>
              <w:pStyle w:val="TableParagraph"/>
              <w:ind w:left="256"/>
              <w:jc w:val="left"/>
              <w:rPr>
                <w:sz w:val="20"/>
              </w:rPr>
            </w:pPr>
            <w:r>
              <w:rPr>
                <w:sz w:val="20"/>
              </w:rPr>
              <w:t>0.004</w:t>
            </w:r>
          </w:p>
        </w:tc>
        <w:tc>
          <w:tcPr>
            <w:tcW w:w="1083" w:type="dxa"/>
            <w:tcBorders>
              <w:right w:val="single" w:sz="4" w:space="0" w:color="000000"/>
            </w:tcBorders>
          </w:tcPr>
          <w:p w:rsidR="00DD7756" w:rsidRDefault="00AD1397">
            <w:pPr>
              <w:pStyle w:val="TableParagraph"/>
              <w:ind w:right="290"/>
              <w:rPr>
                <w:sz w:val="20"/>
              </w:rPr>
            </w:pPr>
            <w:r>
              <w:rPr>
                <w:w w:val="95"/>
                <w:sz w:val="20"/>
              </w:rPr>
              <w:t>0.376</w:t>
            </w:r>
          </w:p>
        </w:tc>
        <w:tc>
          <w:tcPr>
            <w:tcW w:w="1156" w:type="dxa"/>
            <w:tcBorders>
              <w:left w:val="single" w:sz="4" w:space="0" w:color="000000"/>
            </w:tcBorders>
          </w:tcPr>
          <w:p w:rsidR="00DD7756" w:rsidRDefault="00AD1397">
            <w:pPr>
              <w:pStyle w:val="TableParagraph"/>
              <w:ind w:right="289"/>
              <w:rPr>
                <w:sz w:val="20"/>
              </w:rPr>
            </w:pPr>
            <w:r>
              <w:rPr>
                <w:w w:val="95"/>
                <w:sz w:val="20"/>
              </w:rPr>
              <w:t>3730</w:t>
            </w:r>
          </w:p>
        </w:tc>
        <w:tc>
          <w:tcPr>
            <w:tcW w:w="1148" w:type="dxa"/>
          </w:tcPr>
          <w:p w:rsidR="00DD7756" w:rsidRDefault="00AD1397">
            <w:pPr>
              <w:pStyle w:val="TableParagraph"/>
              <w:ind w:right="391"/>
              <w:rPr>
                <w:sz w:val="20"/>
              </w:rPr>
            </w:pPr>
            <w:r>
              <w:rPr>
                <w:w w:val="99"/>
                <w:sz w:val="20"/>
              </w:rPr>
              <w:t>1</w:t>
            </w:r>
          </w:p>
        </w:tc>
        <w:tc>
          <w:tcPr>
            <w:tcW w:w="827" w:type="dxa"/>
            <w:tcBorders>
              <w:right w:val="single" w:sz="4" w:space="0" w:color="000000"/>
            </w:tcBorders>
          </w:tcPr>
          <w:p w:rsidR="00DD7756" w:rsidRDefault="00AD1397">
            <w:pPr>
              <w:pStyle w:val="TableParagraph"/>
              <w:ind w:right="57"/>
              <w:rPr>
                <w:sz w:val="20"/>
              </w:rPr>
            </w:pPr>
            <w:r>
              <w:rPr>
                <w:w w:val="99"/>
                <w:sz w:val="20"/>
              </w:rPr>
              <w:t>1</w:t>
            </w:r>
          </w:p>
        </w:tc>
        <w:tc>
          <w:tcPr>
            <w:tcW w:w="1180" w:type="dxa"/>
            <w:tcBorders>
              <w:left w:val="single" w:sz="4" w:space="0" w:color="000000"/>
            </w:tcBorders>
          </w:tcPr>
          <w:p w:rsidR="00DD7756" w:rsidRDefault="00AD1397">
            <w:pPr>
              <w:pStyle w:val="TableParagraph"/>
              <w:ind w:right="315"/>
              <w:rPr>
                <w:sz w:val="20"/>
              </w:rPr>
            </w:pPr>
            <w:r>
              <w:rPr>
                <w:w w:val="95"/>
                <w:sz w:val="20"/>
              </w:rPr>
              <w:t>0.388</w:t>
            </w:r>
          </w:p>
        </w:tc>
        <w:tc>
          <w:tcPr>
            <w:tcW w:w="1101" w:type="dxa"/>
          </w:tcPr>
          <w:p w:rsidR="00DD7756" w:rsidRDefault="00AD1397">
            <w:pPr>
              <w:pStyle w:val="TableParagraph"/>
              <w:ind w:right="368"/>
              <w:rPr>
                <w:sz w:val="20"/>
              </w:rPr>
            </w:pPr>
            <w:r>
              <w:rPr>
                <w:w w:val="95"/>
                <w:sz w:val="20"/>
              </w:rPr>
              <w:t>1.000</w:t>
            </w:r>
          </w:p>
        </w:tc>
        <w:tc>
          <w:tcPr>
            <w:tcW w:w="845" w:type="dxa"/>
          </w:tcPr>
          <w:p w:rsidR="00DD7756" w:rsidRDefault="00AD1397">
            <w:pPr>
              <w:pStyle w:val="TableParagraph"/>
              <w:ind w:right="57"/>
              <w:rPr>
                <w:sz w:val="20"/>
              </w:rPr>
            </w:pPr>
            <w:r>
              <w:rPr>
                <w:w w:val="95"/>
                <w:sz w:val="20"/>
              </w:rPr>
              <w:t>0.999</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week</w:t>
            </w:r>
          </w:p>
        </w:tc>
        <w:tc>
          <w:tcPr>
            <w:tcW w:w="706" w:type="dxa"/>
            <w:tcBorders>
              <w:left w:val="single" w:sz="4" w:space="0" w:color="000000"/>
            </w:tcBorders>
          </w:tcPr>
          <w:p w:rsidR="00DD7756" w:rsidRDefault="00AD1397">
            <w:pPr>
              <w:pStyle w:val="TableParagraph"/>
              <w:ind w:right="176"/>
              <w:rPr>
                <w:sz w:val="20"/>
              </w:rPr>
            </w:pPr>
            <w:r>
              <w:rPr>
                <w:w w:val="95"/>
                <w:sz w:val="20"/>
              </w:rPr>
              <w:t>1493</w:t>
            </w:r>
          </w:p>
        </w:tc>
        <w:tc>
          <w:tcPr>
            <w:tcW w:w="850" w:type="dxa"/>
          </w:tcPr>
          <w:p w:rsidR="00DD7756" w:rsidRDefault="00AD1397">
            <w:pPr>
              <w:pStyle w:val="TableParagraph"/>
              <w:ind w:left="179"/>
              <w:jc w:val="left"/>
              <w:rPr>
                <w:sz w:val="20"/>
              </w:rPr>
            </w:pPr>
            <w:r>
              <w:rPr>
                <w:sz w:val="20"/>
              </w:rPr>
              <w:t>0.459</w:t>
            </w:r>
          </w:p>
        </w:tc>
        <w:tc>
          <w:tcPr>
            <w:tcW w:w="1043" w:type="dxa"/>
          </w:tcPr>
          <w:p w:rsidR="00DD7756" w:rsidRDefault="00AD1397">
            <w:pPr>
              <w:pStyle w:val="TableParagraph"/>
              <w:ind w:left="256"/>
              <w:jc w:val="left"/>
              <w:rPr>
                <w:sz w:val="20"/>
              </w:rPr>
            </w:pPr>
            <w:r>
              <w:rPr>
                <w:sz w:val="20"/>
              </w:rPr>
              <w:t>0.013</w:t>
            </w:r>
          </w:p>
        </w:tc>
        <w:tc>
          <w:tcPr>
            <w:tcW w:w="1083" w:type="dxa"/>
            <w:tcBorders>
              <w:right w:val="single" w:sz="4" w:space="0" w:color="000000"/>
            </w:tcBorders>
          </w:tcPr>
          <w:p w:rsidR="00DD7756" w:rsidRDefault="00AD1397">
            <w:pPr>
              <w:pStyle w:val="TableParagraph"/>
              <w:ind w:right="290"/>
              <w:rPr>
                <w:sz w:val="20"/>
              </w:rPr>
            </w:pPr>
            <w:r>
              <w:rPr>
                <w:w w:val="95"/>
                <w:sz w:val="20"/>
              </w:rPr>
              <w:t>0.627</w:t>
            </w:r>
          </w:p>
        </w:tc>
        <w:tc>
          <w:tcPr>
            <w:tcW w:w="1156" w:type="dxa"/>
            <w:tcBorders>
              <w:left w:val="single" w:sz="4" w:space="0" w:color="000000"/>
            </w:tcBorders>
          </w:tcPr>
          <w:p w:rsidR="00DD7756" w:rsidRDefault="00AD1397">
            <w:pPr>
              <w:pStyle w:val="TableParagraph"/>
              <w:ind w:right="289"/>
              <w:rPr>
                <w:sz w:val="20"/>
              </w:rPr>
            </w:pPr>
            <w:r>
              <w:rPr>
                <w:w w:val="95"/>
                <w:sz w:val="20"/>
              </w:rPr>
              <w:t>1476</w:t>
            </w:r>
          </w:p>
        </w:tc>
        <w:tc>
          <w:tcPr>
            <w:tcW w:w="1148"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9"/>
                <w:sz w:val="20"/>
              </w:rPr>
              <w:t>3</w:t>
            </w:r>
          </w:p>
        </w:tc>
        <w:tc>
          <w:tcPr>
            <w:tcW w:w="1180" w:type="dxa"/>
            <w:tcBorders>
              <w:left w:val="single" w:sz="4" w:space="0" w:color="000000"/>
            </w:tcBorders>
          </w:tcPr>
          <w:p w:rsidR="00DD7756" w:rsidRDefault="00AD1397">
            <w:pPr>
              <w:pStyle w:val="TableParagraph"/>
              <w:ind w:right="315"/>
              <w:rPr>
                <w:sz w:val="20"/>
              </w:rPr>
            </w:pPr>
            <w:r>
              <w:rPr>
                <w:w w:val="95"/>
                <w:sz w:val="20"/>
              </w:rPr>
              <w:t>0.629</w:t>
            </w:r>
          </w:p>
        </w:tc>
        <w:tc>
          <w:tcPr>
            <w:tcW w:w="1101" w:type="dxa"/>
          </w:tcPr>
          <w:p w:rsidR="00DD7756" w:rsidRDefault="00AD1397">
            <w:pPr>
              <w:pStyle w:val="TableParagraph"/>
              <w:ind w:right="368"/>
              <w:rPr>
                <w:sz w:val="20"/>
              </w:rPr>
            </w:pPr>
            <w:r>
              <w:rPr>
                <w:w w:val="99"/>
                <w:sz w:val="20"/>
              </w:rPr>
              <w:t>—</w:t>
            </w:r>
          </w:p>
        </w:tc>
        <w:tc>
          <w:tcPr>
            <w:tcW w:w="845" w:type="dxa"/>
          </w:tcPr>
          <w:p w:rsidR="00DD7756" w:rsidRDefault="00AD1397">
            <w:pPr>
              <w:pStyle w:val="TableParagraph"/>
              <w:ind w:right="57"/>
              <w:rPr>
                <w:sz w:val="20"/>
              </w:rPr>
            </w:pPr>
            <w:r>
              <w:rPr>
                <w:w w:val="95"/>
                <w:sz w:val="20"/>
              </w:rPr>
              <w:t>0.999</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whole</w:t>
            </w:r>
          </w:p>
        </w:tc>
        <w:tc>
          <w:tcPr>
            <w:tcW w:w="706" w:type="dxa"/>
            <w:tcBorders>
              <w:left w:val="single" w:sz="4" w:space="0" w:color="000000"/>
            </w:tcBorders>
          </w:tcPr>
          <w:p w:rsidR="00DD7756" w:rsidRDefault="00AD1397">
            <w:pPr>
              <w:pStyle w:val="TableParagraph"/>
              <w:ind w:right="176"/>
              <w:rPr>
                <w:sz w:val="20"/>
              </w:rPr>
            </w:pPr>
            <w:r>
              <w:rPr>
                <w:w w:val="95"/>
                <w:sz w:val="20"/>
              </w:rPr>
              <w:t>1753</w:t>
            </w:r>
          </w:p>
        </w:tc>
        <w:tc>
          <w:tcPr>
            <w:tcW w:w="850" w:type="dxa"/>
          </w:tcPr>
          <w:p w:rsidR="00DD7756" w:rsidRDefault="00AD1397">
            <w:pPr>
              <w:pStyle w:val="TableParagraph"/>
              <w:ind w:left="179"/>
              <w:jc w:val="left"/>
              <w:rPr>
                <w:sz w:val="20"/>
              </w:rPr>
            </w:pPr>
            <w:r>
              <w:rPr>
                <w:sz w:val="20"/>
              </w:rPr>
              <w:t>0.539</w:t>
            </w:r>
          </w:p>
        </w:tc>
        <w:tc>
          <w:tcPr>
            <w:tcW w:w="1043" w:type="dxa"/>
          </w:tcPr>
          <w:p w:rsidR="00DD7756" w:rsidRDefault="00AD1397">
            <w:pPr>
              <w:pStyle w:val="TableParagraph"/>
              <w:ind w:left="256"/>
              <w:jc w:val="left"/>
              <w:rPr>
                <w:sz w:val="20"/>
              </w:rPr>
            </w:pPr>
            <w:r>
              <w:rPr>
                <w:sz w:val="20"/>
              </w:rPr>
              <w:t>0.102</w:t>
            </w:r>
          </w:p>
        </w:tc>
        <w:tc>
          <w:tcPr>
            <w:tcW w:w="1083" w:type="dxa"/>
            <w:tcBorders>
              <w:right w:val="single" w:sz="4" w:space="0" w:color="000000"/>
            </w:tcBorders>
          </w:tcPr>
          <w:p w:rsidR="00DD7756" w:rsidRDefault="00AD1397">
            <w:pPr>
              <w:pStyle w:val="TableParagraph"/>
              <w:ind w:right="290"/>
              <w:rPr>
                <w:sz w:val="20"/>
              </w:rPr>
            </w:pPr>
            <w:r>
              <w:rPr>
                <w:w w:val="95"/>
                <w:sz w:val="20"/>
              </w:rPr>
              <w:t>0.546</w:t>
            </w:r>
          </w:p>
        </w:tc>
        <w:tc>
          <w:tcPr>
            <w:tcW w:w="1156" w:type="dxa"/>
            <w:tcBorders>
              <w:left w:val="single" w:sz="4" w:space="0" w:color="000000"/>
            </w:tcBorders>
          </w:tcPr>
          <w:p w:rsidR="00DD7756" w:rsidRDefault="00AD1397">
            <w:pPr>
              <w:pStyle w:val="TableParagraph"/>
              <w:ind w:right="289"/>
              <w:rPr>
                <w:sz w:val="20"/>
              </w:rPr>
            </w:pPr>
            <w:r>
              <w:rPr>
                <w:w w:val="95"/>
                <w:sz w:val="20"/>
              </w:rPr>
              <w:t>41</w:t>
            </w:r>
          </w:p>
        </w:tc>
        <w:tc>
          <w:tcPr>
            <w:tcW w:w="1148"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6"/>
              <w:rPr>
                <w:sz w:val="20"/>
              </w:rPr>
            </w:pPr>
            <w:r>
              <w:rPr>
                <w:w w:val="95"/>
                <w:sz w:val="20"/>
              </w:rPr>
              <w:t>1682</w:t>
            </w:r>
          </w:p>
        </w:tc>
        <w:tc>
          <w:tcPr>
            <w:tcW w:w="1180" w:type="dxa"/>
            <w:tcBorders>
              <w:left w:val="single" w:sz="4" w:space="0" w:color="000000"/>
            </w:tcBorders>
          </w:tcPr>
          <w:p w:rsidR="00DD7756" w:rsidRDefault="00AD1397">
            <w:pPr>
              <w:pStyle w:val="TableParagraph"/>
              <w:ind w:right="315"/>
              <w:rPr>
                <w:sz w:val="20"/>
              </w:rPr>
            </w:pPr>
            <w:r>
              <w:rPr>
                <w:w w:val="95"/>
                <w:sz w:val="20"/>
              </w:rPr>
              <w:t>0.980</w:t>
            </w:r>
          </w:p>
        </w:tc>
        <w:tc>
          <w:tcPr>
            <w:tcW w:w="1101" w:type="dxa"/>
          </w:tcPr>
          <w:p w:rsidR="00DD7756" w:rsidRDefault="00AD1397">
            <w:pPr>
              <w:pStyle w:val="TableParagraph"/>
              <w:ind w:right="368"/>
              <w:rPr>
                <w:sz w:val="20"/>
              </w:rPr>
            </w:pPr>
            <w:r>
              <w:rPr>
                <w:w w:val="99"/>
                <w:sz w:val="20"/>
              </w:rPr>
              <w:t>—</w:t>
            </w:r>
          </w:p>
        </w:tc>
        <w:tc>
          <w:tcPr>
            <w:tcW w:w="845" w:type="dxa"/>
          </w:tcPr>
          <w:p w:rsidR="00DD7756" w:rsidRDefault="00AD1397">
            <w:pPr>
              <w:pStyle w:val="TableParagraph"/>
              <w:ind w:right="57"/>
              <w:rPr>
                <w:sz w:val="20"/>
              </w:rPr>
            </w:pPr>
            <w:r>
              <w:rPr>
                <w:w w:val="95"/>
                <w:sz w:val="20"/>
              </w:rPr>
              <w:t>0.551</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woman</w:t>
            </w:r>
          </w:p>
        </w:tc>
        <w:tc>
          <w:tcPr>
            <w:tcW w:w="706" w:type="dxa"/>
            <w:tcBorders>
              <w:left w:val="single" w:sz="4" w:space="0" w:color="000000"/>
            </w:tcBorders>
          </w:tcPr>
          <w:p w:rsidR="00DD7756" w:rsidRDefault="00AD1397">
            <w:pPr>
              <w:pStyle w:val="TableParagraph"/>
              <w:ind w:right="176"/>
              <w:rPr>
                <w:sz w:val="20"/>
              </w:rPr>
            </w:pPr>
            <w:r>
              <w:rPr>
                <w:w w:val="95"/>
                <w:sz w:val="20"/>
              </w:rPr>
              <w:t>1112</w:t>
            </w:r>
          </w:p>
        </w:tc>
        <w:tc>
          <w:tcPr>
            <w:tcW w:w="850" w:type="dxa"/>
          </w:tcPr>
          <w:p w:rsidR="00DD7756" w:rsidRDefault="00AD1397">
            <w:pPr>
              <w:pStyle w:val="TableParagraph"/>
              <w:ind w:left="179"/>
              <w:jc w:val="left"/>
              <w:rPr>
                <w:sz w:val="20"/>
              </w:rPr>
            </w:pPr>
            <w:r>
              <w:rPr>
                <w:sz w:val="20"/>
              </w:rPr>
              <w:t>0.342</w:t>
            </w:r>
          </w:p>
        </w:tc>
        <w:tc>
          <w:tcPr>
            <w:tcW w:w="1043" w:type="dxa"/>
          </w:tcPr>
          <w:p w:rsidR="00DD7756" w:rsidRDefault="00AD1397">
            <w:pPr>
              <w:pStyle w:val="TableParagraph"/>
              <w:ind w:left="256"/>
              <w:jc w:val="left"/>
              <w:rPr>
                <w:sz w:val="20"/>
              </w:rPr>
            </w:pPr>
            <w:r>
              <w:rPr>
                <w:sz w:val="20"/>
              </w:rPr>
              <w:t>0.146</w:t>
            </w:r>
          </w:p>
        </w:tc>
        <w:tc>
          <w:tcPr>
            <w:tcW w:w="1083" w:type="dxa"/>
            <w:tcBorders>
              <w:right w:val="single" w:sz="4" w:space="0" w:color="000000"/>
            </w:tcBorders>
          </w:tcPr>
          <w:p w:rsidR="00DD7756" w:rsidRDefault="00AD1397">
            <w:pPr>
              <w:pStyle w:val="TableParagraph"/>
              <w:ind w:right="290"/>
              <w:rPr>
                <w:sz w:val="20"/>
              </w:rPr>
            </w:pPr>
            <w:r>
              <w:rPr>
                <w:w w:val="95"/>
                <w:sz w:val="20"/>
              </w:rPr>
              <w:t>0.827</w:t>
            </w:r>
          </w:p>
        </w:tc>
        <w:tc>
          <w:tcPr>
            <w:tcW w:w="1156" w:type="dxa"/>
            <w:tcBorders>
              <w:left w:val="single" w:sz="4" w:space="0" w:color="000000"/>
            </w:tcBorders>
          </w:tcPr>
          <w:p w:rsidR="00DD7756" w:rsidRDefault="00AD1397">
            <w:pPr>
              <w:pStyle w:val="TableParagraph"/>
              <w:ind w:right="289"/>
              <w:rPr>
                <w:sz w:val="20"/>
              </w:rPr>
            </w:pPr>
            <w:r>
              <w:rPr>
                <w:w w:val="95"/>
                <w:sz w:val="20"/>
              </w:rPr>
              <w:t>969</w:t>
            </w:r>
          </w:p>
        </w:tc>
        <w:tc>
          <w:tcPr>
            <w:tcW w:w="1148"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5"/>
                <w:sz w:val="20"/>
              </w:rPr>
              <w:t>38</w:t>
            </w:r>
          </w:p>
        </w:tc>
        <w:tc>
          <w:tcPr>
            <w:tcW w:w="1180" w:type="dxa"/>
            <w:tcBorders>
              <w:left w:val="single" w:sz="4" w:space="0" w:color="000000"/>
            </w:tcBorders>
          </w:tcPr>
          <w:p w:rsidR="00DD7756" w:rsidRDefault="00AD1397">
            <w:pPr>
              <w:pStyle w:val="TableParagraph"/>
              <w:ind w:right="315"/>
              <w:rPr>
                <w:sz w:val="20"/>
              </w:rPr>
            </w:pPr>
            <w:r>
              <w:rPr>
                <w:w w:val="95"/>
                <w:sz w:val="20"/>
              </w:rPr>
              <w:t>0.837</w:t>
            </w:r>
          </w:p>
        </w:tc>
        <w:tc>
          <w:tcPr>
            <w:tcW w:w="1101" w:type="dxa"/>
          </w:tcPr>
          <w:p w:rsidR="00DD7756" w:rsidRDefault="00AD1397">
            <w:pPr>
              <w:pStyle w:val="TableParagraph"/>
              <w:ind w:right="368"/>
              <w:rPr>
                <w:sz w:val="20"/>
              </w:rPr>
            </w:pPr>
            <w:r>
              <w:rPr>
                <w:w w:val="99"/>
                <w:sz w:val="20"/>
              </w:rPr>
              <w:t>—</w:t>
            </w:r>
          </w:p>
        </w:tc>
        <w:tc>
          <w:tcPr>
            <w:tcW w:w="845" w:type="dxa"/>
          </w:tcPr>
          <w:p w:rsidR="00DD7756" w:rsidRDefault="00AD1397">
            <w:pPr>
              <w:pStyle w:val="TableParagraph"/>
              <w:ind w:right="57"/>
              <w:rPr>
                <w:sz w:val="20"/>
              </w:rPr>
            </w:pPr>
            <w:r>
              <w:rPr>
                <w:w w:val="95"/>
                <w:sz w:val="20"/>
              </w:rPr>
              <w:t>0.993</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wonder</w:t>
            </w:r>
          </w:p>
        </w:tc>
        <w:tc>
          <w:tcPr>
            <w:tcW w:w="706" w:type="dxa"/>
            <w:tcBorders>
              <w:left w:val="single" w:sz="4" w:space="0" w:color="000000"/>
            </w:tcBorders>
          </w:tcPr>
          <w:p w:rsidR="00DD7756" w:rsidRDefault="00AD1397">
            <w:pPr>
              <w:pStyle w:val="TableParagraph"/>
              <w:ind w:right="176"/>
              <w:rPr>
                <w:sz w:val="20"/>
              </w:rPr>
            </w:pPr>
            <w:r>
              <w:rPr>
                <w:w w:val="95"/>
                <w:sz w:val="20"/>
              </w:rPr>
              <w:t>669</w:t>
            </w:r>
          </w:p>
        </w:tc>
        <w:tc>
          <w:tcPr>
            <w:tcW w:w="850" w:type="dxa"/>
          </w:tcPr>
          <w:p w:rsidR="00DD7756" w:rsidRDefault="00AD1397">
            <w:pPr>
              <w:pStyle w:val="TableParagraph"/>
              <w:ind w:left="179"/>
              <w:jc w:val="left"/>
              <w:rPr>
                <w:sz w:val="20"/>
              </w:rPr>
            </w:pPr>
            <w:r>
              <w:rPr>
                <w:sz w:val="20"/>
              </w:rPr>
              <w:t>0.206</w:t>
            </w:r>
          </w:p>
        </w:tc>
        <w:tc>
          <w:tcPr>
            <w:tcW w:w="1043" w:type="dxa"/>
          </w:tcPr>
          <w:p w:rsidR="00DD7756" w:rsidRDefault="00AD1397">
            <w:pPr>
              <w:pStyle w:val="TableParagraph"/>
              <w:ind w:left="256"/>
              <w:jc w:val="left"/>
              <w:rPr>
                <w:sz w:val="20"/>
              </w:rPr>
            </w:pPr>
            <w:r>
              <w:rPr>
                <w:sz w:val="20"/>
              </w:rPr>
              <w:t>0.194</w:t>
            </w:r>
          </w:p>
        </w:tc>
        <w:tc>
          <w:tcPr>
            <w:tcW w:w="1083" w:type="dxa"/>
            <w:tcBorders>
              <w:right w:val="single" w:sz="4" w:space="0" w:color="000000"/>
            </w:tcBorders>
          </w:tcPr>
          <w:p w:rsidR="00DD7756" w:rsidRDefault="00AD1397">
            <w:pPr>
              <w:pStyle w:val="TableParagraph"/>
              <w:ind w:right="290"/>
              <w:rPr>
                <w:sz w:val="20"/>
              </w:rPr>
            </w:pPr>
            <w:r>
              <w:rPr>
                <w:w w:val="95"/>
                <w:sz w:val="20"/>
              </w:rPr>
              <w:t>0.793</w:t>
            </w:r>
          </w:p>
        </w:tc>
        <w:tc>
          <w:tcPr>
            <w:tcW w:w="1156" w:type="dxa"/>
            <w:tcBorders>
              <w:left w:val="single" w:sz="4" w:space="0" w:color="000000"/>
            </w:tcBorders>
          </w:tcPr>
          <w:p w:rsidR="00DD7756" w:rsidRDefault="00AD1397">
            <w:pPr>
              <w:pStyle w:val="TableParagraph"/>
              <w:ind w:right="289"/>
              <w:rPr>
                <w:sz w:val="20"/>
              </w:rPr>
            </w:pPr>
            <w:r>
              <w:rPr>
                <w:w w:val="95"/>
                <w:sz w:val="20"/>
              </w:rPr>
              <w:t>26</w:t>
            </w:r>
          </w:p>
        </w:tc>
        <w:tc>
          <w:tcPr>
            <w:tcW w:w="1148" w:type="dxa"/>
          </w:tcPr>
          <w:p w:rsidR="00DD7756" w:rsidRDefault="00AD1397">
            <w:pPr>
              <w:pStyle w:val="TableParagraph"/>
              <w:ind w:right="391"/>
              <w:rPr>
                <w:sz w:val="20"/>
              </w:rPr>
            </w:pPr>
            <w:r>
              <w:rPr>
                <w:w w:val="95"/>
                <w:sz w:val="20"/>
              </w:rPr>
              <w:t>589</w:t>
            </w:r>
          </w:p>
        </w:tc>
        <w:tc>
          <w:tcPr>
            <w:tcW w:w="827" w:type="dxa"/>
            <w:tcBorders>
              <w:right w:val="single" w:sz="4" w:space="0" w:color="000000"/>
            </w:tcBorders>
          </w:tcPr>
          <w:p w:rsidR="00DD7756" w:rsidRDefault="00AD1397">
            <w:pPr>
              <w:pStyle w:val="TableParagraph"/>
              <w:ind w:right="57"/>
              <w:rPr>
                <w:sz w:val="20"/>
              </w:rPr>
            </w:pPr>
            <w:r>
              <w:rPr>
                <w:w w:val="99"/>
                <w:sz w:val="20"/>
              </w:rPr>
              <w:t>4</w:t>
            </w:r>
          </w:p>
        </w:tc>
        <w:tc>
          <w:tcPr>
            <w:tcW w:w="1180" w:type="dxa"/>
            <w:tcBorders>
              <w:left w:val="single" w:sz="4" w:space="0" w:color="000000"/>
            </w:tcBorders>
          </w:tcPr>
          <w:p w:rsidR="00DD7756" w:rsidRDefault="00AD1397">
            <w:pPr>
              <w:pStyle w:val="TableParagraph"/>
              <w:ind w:right="315"/>
              <w:rPr>
                <w:sz w:val="20"/>
              </w:rPr>
            </w:pPr>
            <w:r>
              <w:rPr>
                <w:w w:val="95"/>
                <w:sz w:val="20"/>
              </w:rPr>
              <w:t>0.988</w:t>
            </w:r>
          </w:p>
        </w:tc>
        <w:tc>
          <w:tcPr>
            <w:tcW w:w="1101" w:type="dxa"/>
          </w:tcPr>
          <w:p w:rsidR="00DD7756" w:rsidRDefault="00AD1397">
            <w:pPr>
              <w:pStyle w:val="TableParagraph"/>
              <w:ind w:right="368"/>
              <w:rPr>
                <w:sz w:val="20"/>
              </w:rPr>
            </w:pPr>
            <w:r>
              <w:rPr>
                <w:w w:val="95"/>
                <w:sz w:val="20"/>
              </w:rPr>
              <w:t>0.814</w:t>
            </w:r>
          </w:p>
        </w:tc>
        <w:tc>
          <w:tcPr>
            <w:tcW w:w="845" w:type="dxa"/>
          </w:tcPr>
          <w:p w:rsidR="00DD7756" w:rsidRDefault="00AD1397">
            <w:pPr>
              <w:pStyle w:val="TableParagraph"/>
              <w:ind w:right="57"/>
              <w:rPr>
                <w:sz w:val="20"/>
              </w:rPr>
            </w:pPr>
            <w:r>
              <w:rPr>
                <w:w w:val="95"/>
                <w:sz w:val="20"/>
              </w:rPr>
              <w:t>0.998</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work</w:t>
            </w:r>
          </w:p>
        </w:tc>
        <w:tc>
          <w:tcPr>
            <w:tcW w:w="706" w:type="dxa"/>
            <w:tcBorders>
              <w:left w:val="single" w:sz="4" w:space="0" w:color="000000"/>
            </w:tcBorders>
          </w:tcPr>
          <w:p w:rsidR="00DD7756" w:rsidRDefault="00AD1397">
            <w:pPr>
              <w:pStyle w:val="TableParagraph"/>
              <w:ind w:right="176"/>
              <w:rPr>
                <w:sz w:val="20"/>
              </w:rPr>
            </w:pPr>
            <w:r>
              <w:rPr>
                <w:w w:val="95"/>
                <w:sz w:val="20"/>
              </w:rPr>
              <w:t>6368</w:t>
            </w:r>
          </w:p>
        </w:tc>
        <w:tc>
          <w:tcPr>
            <w:tcW w:w="850" w:type="dxa"/>
          </w:tcPr>
          <w:p w:rsidR="00DD7756" w:rsidRDefault="00AD1397">
            <w:pPr>
              <w:pStyle w:val="TableParagraph"/>
              <w:ind w:left="179"/>
              <w:jc w:val="left"/>
              <w:rPr>
                <w:sz w:val="20"/>
              </w:rPr>
            </w:pPr>
            <w:r>
              <w:rPr>
                <w:sz w:val="20"/>
              </w:rPr>
              <w:t>1.956</w:t>
            </w:r>
          </w:p>
        </w:tc>
        <w:tc>
          <w:tcPr>
            <w:tcW w:w="1043" w:type="dxa"/>
          </w:tcPr>
          <w:p w:rsidR="00DD7756" w:rsidRDefault="00AD1397">
            <w:pPr>
              <w:pStyle w:val="TableParagraph"/>
              <w:ind w:left="256"/>
              <w:jc w:val="left"/>
              <w:rPr>
                <w:sz w:val="20"/>
              </w:rPr>
            </w:pPr>
            <w:r>
              <w:rPr>
                <w:sz w:val="20"/>
              </w:rPr>
              <w:t>0.707</w:t>
            </w:r>
          </w:p>
        </w:tc>
        <w:tc>
          <w:tcPr>
            <w:tcW w:w="1083" w:type="dxa"/>
            <w:tcBorders>
              <w:right w:val="single" w:sz="4" w:space="0" w:color="000000"/>
            </w:tcBorders>
          </w:tcPr>
          <w:p w:rsidR="00DD7756" w:rsidRDefault="00AD1397">
            <w:pPr>
              <w:pStyle w:val="TableParagraph"/>
              <w:ind w:right="290"/>
              <w:rPr>
                <w:sz w:val="20"/>
              </w:rPr>
            </w:pPr>
            <w:r>
              <w:rPr>
                <w:w w:val="95"/>
                <w:sz w:val="20"/>
              </w:rPr>
              <w:t>0.423</w:t>
            </w:r>
          </w:p>
        </w:tc>
        <w:tc>
          <w:tcPr>
            <w:tcW w:w="1156" w:type="dxa"/>
            <w:tcBorders>
              <w:left w:val="single" w:sz="4" w:space="0" w:color="000000"/>
            </w:tcBorders>
          </w:tcPr>
          <w:p w:rsidR="00DD7756" w:rsidRDefault="00AD1397">
            <w:pPr>
              <w:pStyle w:val="TableParagraph"/>
              <w:ind w:right="289"/>
              <w:rPr>
                <w:sz w:val="20"/>
              </w:rPr>
            </w:pPr>
            <w:r>
              <w:rPr>
                <w:w w:val="95"/>
                <w:sz w:val="20"/>
              </w:rPr>
              <w:t>1381</w:t>
            </w:r>
          </w:p>
        </w:tc>
        <w:tc>
          <w:tcPr>
            <w:tcW w:w="1148" w:type="dxa"/>
          </w:tcPr>
          <w:p w:rsidR="00DD7756" w:rsidRDefault="00AD1397">
            <w:pPr>
              <w:pStyle w:val="TableParagraph"/>
              <w:ind w:right="391"/>
              <w:rPr>
                <w:sz w:val="20"/>
              </w:rPr>
            </w:pPr>
            <w:r>
              <w:rPr>
                <w:w w:val="95"/>
                <w:sz w:val="20"/>
              </w:rPr>
              <w:t>3698</w:t>
            </w:r>
          </w:p>
        </w:tc>
        <w:tc>
          <w:tcPr>
            <w:tcW w:w="827" w:type="dxa"/>
            <w:tcBorders>
              <w:right w:val="single" w:sz="4" w:space="0" w:color="000000"/>
            </w:tcBorders>
          </w:tcPr>
          <w:p w:rsidR="00DD7756" w:rsidRDefault="00AD1397">
            <w:pPr>
              <w:pStyle w:val="TableParagraph"/>
              <w:ind w:right="57"/>
              <w:rPr>
                <w:sz w:val="20"/>
              </w:rPr>
            </w:pPr>
            <w:r>
              <w:rPr>
                <w:w w:val="95"/>
                <w:sz w:val="20"/>
              </w:rPr>
              <w:t>323</w:t>
            </w:r>
          </w:p>
        </w:tc>
        <w:tc>
          <w:tcPr>
            <w:tcW w:w="1180" w:type="dxa"/>
            <w:tcBorders>
              <w:left w:val="single" w:sz="4" w:space="0" w:color="000000"/>
            </w:tcBorders>
          </w:tcPr>
          <w:p w:rsidR="00DD7756" w:rsidRDefault="00AD1397">
            <w:pPr>
              <w:pStyle w:val="TableParagraph"/>
              <w:ind w:right="315"/>
              <w:rPr>
                <w:sz w:val="20"/>
              </w:rPr>
            </w:pPr>
            <w:r>
              <w:rPr>
                <w:w w:val="95"/>
                <w:sz w:val="20"/>
              </w:rPr>
              <w:t>0.645</w:t>
            </w:r>
          </w:p>
        </w:tc>
        <w:tc>
          <w:tcPr>
            <w:tcW w:w="1101" w:type="dxa"/>
          </w:tcPr>
          <w:p w:rsidR="00DD7756" w:rsidRDefault="00AD1397">
            <w:pPr>
              <w:pStyle w:val="TableParagraph"/>
              <w:ind w:right="368"/>
              <w:rPr>
                <w:sz w:val="20"/>
              </w:rPr>
            </w:pPr>
            <w:r>
              <w:rPr>
                <w:w w:val="95"/>
                <w:sz w:val="20"/>
              </w:rPr>
              <w:t>0.475</w:t>
            </w:r>
          </w:p>
        </w:tc>
        <w:tc>
          <w:tcPr>
            <w:tcW w:w="845" w:type="dxa"/>
          </w:tcPr>
          <w:p w:rsidR="00DD7756" w:rsidRDefault="00AD1397">
            <w:pPr>
              <w:pStyle w:val="TableParagraph"/>
              <w:ind w:right="57"/>
              <w:rPr>
                <w:sz w:val="20"/>
              </w:rPr>
            </w:pPr>
            <w:r>
              <w:rPr>
                <w:w w:val="95"/>
                <w:sz w:val="20"/>
              </w:rPr>
              <w:t>0.905</w:t>
            </w:r>
          </w:p>
        </w:tc>
      </w:tr>
      <w:tr w:rsidR="00DD7756">
        <w:trPr>
          <w:trHeight w:val="239"/>
        </w:trPr>
        <w:tc>
          <w:tcPr>
            <w:tcW w:w="1041" w:type="dxa"/>
            <w:tcBorders>
              <w:right w:val="single" w:sz="4" w:space="0" w:color="000000"/>
            </w:tcBorders>
          </w:tcPr>
          <w:p w:rsidR="00DD7756" w:rsidRDefault="00AD1397">
            <w:pPr>
              <w:pStyle w:val="TableParagraph"/>
              <w:ind w:left="59"/>
              <w:jc w:val="left"/>
              <w:rPr>
                <w:sz w:val="20"/>
              </w:rPr>
            </w:pPr>
            <w:r>
              <w:rPr>
                <w:sz w:val="20"/>
              </w:rPr>
              <w:t>worst</w:t>
            </w:r>
          </w:p>
        </w:tc>
        <w:tc>
          <w:tcPr>
            <w:tcW w:w="706" w:type="dxa"/>
            <w:tcBorders>
              <w:left w:val="single" w:sz="4" w:space="0" w:color="000000"/>
            </w:tcBorders>
          </w:tcPr>
          <w:p w:rsidR="00DD7756" w:rsidRDefault="00AD1397">
            <w:pPr>
              <w:pStyle w:val="TableParagraph"/>
              <w:ind w:right="176"/>
              <w:rPr>
                <w:sz w:val="20"/>
              </w:rPr>
            </w:pPr>
            <w:r>
              <w:rPr>
                <w:w w:val="95"/>
                <w:sz w:val="20"/>
              </w:rPr>
              <w:t>152</w:t>
            </w:r>
          </w:p>
        </w:tc>
        <w:tc>
          <w:tcPr>
            <w:tcW w:w="850" w:type="dxa"/>
          </w:tcPr>
          <w:p w:rsidR="00DD7756" w:rsidRDefault="00AD1397">
            <w:pPr>
              <w:pStyle w:val="TableParagraph"/>
              <w:ind w:left="179"/>
              <w:jc w:val="left"/>
              <w:rPr>
                <w:sz w:val="20"/>
              </w:rPr>
            </w:pPr>
            <w:r>
              <w:rPr>
                <w:sz w:val="20"/>
              </w:rPr>
              <w:t>0.047</w:t>
            </w:r>
          </w:p>
        </w:tc>
        <w:tc>
          <w:tcPr>
            <w:tcW w:w="1043" w:type="dxa"/>
          </w:tcPr>
          <w:p w:rsidR="00DD7756" w:rsidRDefault="00AD1397">
            <w:pPr>
              <w:pStyle w:val="TableParagraph"/>
              <w:ind w:left="256"/>
              <w:jc w:val="left"/>
              <w:rPr>
                <w:sz w:val="20"/>
              </w:rPr>
            </w:pPr>
            <w:r>
              <w:rPr>
                <w:sz w:val="20"/>
              </w:rPr>
              <w:t>0.484</w:t>
            </w:r>
          </w:p>
        </w:tc>
        <w:tc>
          <w:tcPr>
            <w:tcW w:w="1083" w:type="dxa"/>
            <w:tcBorders>
              <w:right w:val="single" w:sz="4" w:space="0" w:color="000000"/>
            </w:tcBorders>
          </w:tcPr>
          <w:p w:rsidR="00DD7756" w:rsidRDefault="00AD1397">
            <w:pPr>
              <w:pStyle w:val="TableParagraph"/>
              <w:ind w:right="290"/>
              <w:rPr>
                <w:sz w:val="20"/>
              </w:rPr>
            </w:pPr>
            <w:r>
              <w:rPr>
                <w:w w:val="95"/>
                <w:sz w:val="20"/>
              </w:rPr>
              <w:t>0.937</w:t>
            </w:r>
          </w:p>
        </w:tc>
        <w:tc>
          <w:tcPr>
            <w:tcW w:w="1156" w:type="dxa"/>
            <w:tcBorders>
              <w:left w:val="single" w:sz="4" w:space="0" w:color="000000"/>
            </w:tcBorders>
          </w:tcPr>
          <w:p w:rsidR="00DD7756" w:rsidRDefault="00AD1397">
            <w:pPr>
              <w:pStyle w:val="TableParagraph"/>
              <w:ind w:right="289"/>
              <w:rPr>
                <w:sz w:val="20"/>
              </w:rPr>
            </w:pPr>
            <w:r>
              <w:rPr>
                <w:w w:val="95"/>
                <w:sz w:val="20"/>
              </w:rPr>
              <w:t>32</w:t>
            </w:r>
          </w:p>
        </w:tc>
        <w:tc>
          <w:tcPr>
            <w:tcW w:w="1148" w:type="dxa"/>
          </w:tcPr>
          <w:p w:rsidR="00DD7756" w:rsidRDefault="00AD1397">
            <w:pPr>
              <w:pStyle w:val="TableParagraph"/>
              <w:ind w:right="391"/>
              <w:rPr>
                <w:sz w:val="20"/>
              </w:rPr>
            </w:pPr>
            <w:r>
              <w:rPr>
                <w:w w:val="99"/>
                <w:sz w:val="20"/>
              </w:rPr>
              <w:t>0</w:t>
            </w:r>
          </w:p>
        </w:tc>
        <w:tc>
          <w:tcPr>
            <w:tcW w:w="827" w:type="dxa"/>
            <w:tcBorders>
              <w:right w:val="single" w:sz="4" w:space="0" w:color="000000"/>
            </w:tcBorders>
          </w:tcPr>
          <w:p w:rsidR="00DD7756" w:rsidRDefault="00AD1397">
            <w:pPr>
              <w:pStyle w:val="TableParagraph"/>
              <w:ind w:right="57"/>
              <w:rPr>
                <w:sz w:val="20"/>
              </w:rPr>
            </w:pPr>
            <w:r>
              <w:rPr>
                <w:w w:val="95"/>
                <w:sz w:val="20"/>
              </w:rPr>
              <w:t>111</w:t>
            </w:r>
          </w:p>
        </w:tc>
        <w:tc>
          <w:tcPr>
            <w:tcW w:w="1180" w:type="dxa"/>
            <w:tcBorders>
              <w:left w:val="single" w:sz="4" w:space="0" w:color="000000"/>
            </w:tcBorders>
          </w:tcPr>
          <w:p w:rsidR="00DD7756" w:rsidRDefault="00AD1397">
            <w:pPr>
              <w:pStyle w:val="TableParagraph"/>
              <w:ind w:right="315"/>
              <w:rPr>
                <w:sz w:val="20"/>
              </w:rPr>
            </w:pPr>
            <w:r>
              <w:rPr>
                <w:w w:val="95"/>
                <w:sz w:val="20"/>
              </w:rPr>
              <w:t>0.986</w:t>
            </w:r>
          </w:p>
        </w:tc>
        <w:tc>
          <w:tcPr>
            <w:tcW w:w="1101" w:type="dxa"/>
          </w:tcPr>
          <w:p w:rsidR="00DD7756" w:rsidRDefault="00AD1397">
            <w:pPr>
              <w:pStyle w:val="TableParagraph"/>
              <w:ind w:right="368"/>
              <w:rPr>
                <w:sz w:val="20"/>
              </w:rPr>
            </w:pPr>
            <w:r>
              <w:rPr>
                <w:w w:val="99"/>
                <w:sz w:val="20"/>
              </w:rPr>
              <w:t>—</w:t>
            </w:r>
          </w:p>
        </w:tc>
        <w:tc>
          <w:tcPr>
            <w:tcW w:w="845" w:type="dxa"/>
          </w:tcPr>
          <w:p w:rsidR="00DD7756" w:rsidRDefault="00AD1397">
            <w:pPr>
              <w:pStyle w:val="TableParagraph"/>
              <w:ind w:right="57"/>
              <w:rPr>
                <w:sz w:val="20"/>
              </w:rPr>
            </w:pPr>
            <w:r>
              <w:rPr>
                <w:w w:val="95"/>
                <w:sz w:val="20"/>
              </w:rPr>
              <w:t>0.955</w:t>
            </w:r>
          </w:p>
        </w:tc>
      </w:tr>
      <w:tr w:rsidR="00DD7756">
        <w:trPr>
          <w:trHeight w:val="296"/>
        </w:trPr>
        <w:tc>
          <w:tcPr>
            <w:tcW w:w="1041" w:type="dxa"/>
            <w:tcBorders>
              <w:bottom w:val="single" w:sz="8" w:space="0" w:color="000000"/>
              <w:right w:val="single" w:sz="4" w:space="0" w:color="000000"/>
            </w:tcBorders>
          </w:tcPr>
          <w:p w:rsidR="00DD7756" w:rsidRDefault="00AD1397">
            <w:pPr>
              <w:pStyle w:val="TableParagraph"/>
              <w:spacing w:line="240" w:lineRule="auto"/>
              <w:ind w:left="59"/>
              <w:jc w:val="left"/>
              <w:rPr>
                <w:sz w:val="20"/>
              </w:rPr>
            </w:pPr>
            <w:r>
              <w:rPr>
                <w:sz w:val="20"/>
              </w:rPr>
              <w:t>year</w:t>
            </w:r>
          </w:p>
        </w:tc>
        <w:tc>
          <w:tcPr>
            <w:tcW w:w="706" w:type="dxa"/>
            <w:tcBorders>
              <w:left w:val="single" w:sz="4" w:space="0" w:color="000000"/>
              <w:bottom w:val="single" w:sz="8" w:space="0" w:color="000000"/>
            </w:tcBorders>
          </w:tcPr>
          <w:p w:rsidR="00DD7756" w:rsidRDefault="00AD1397">
            <w:pPr>
              <w:pStyle w:val="TableParagraph"/>
              <w:spacing w:line="240" w:lineRule="auto"/>
              <w:ind w:right="176"/>
              <w:rPr>
                <w:sz w:val="20"/>
              </w:rPr>
            </w:pPr>
            <w:r>
              <w:rPr>
                <w:w w:val="95"/>
                <w:sz w:val="20"/>
              </w:rPr>
              <w:t>6773</w:t>
            </w:r>
          </w:p>
        </w:tc>
        <w:tc>
          <w:tcPr>
            <w:tcW w:w="850" w:type="dxa"/>
            <w:tcBorders>
              <w:bottom w:val="single" w:sz="8" w:space="0" w:color="000000"/>
            </w:tcBorders>
          </w:tcPr>
          <w:p w:rsidR="00DD7756" w:rsidRDefault="00AD1397">
            <w:pPr>
              <w:pStyle w:val="TableParagraph"/>
              <w:spacing w:line="240" w:lineRule="auto"/>
              <w:ind w:left="179"/>
              <w:jc w:val="left"/>
              <w:rPr>
                <w:sz w:val="20"/>
              </w:rPr>
            </w:pPr>
            <w:r>
              <w:rPr>
                <w:sz w:val="20"/>
              </w:rPr>
              <w:t>2.081</w:t>
            </w:r>
          </w:p>
        </w:tc>
        <w:tc>
          <w:tcPr>
            <w:tcW w:w="1043" w:type="dxa"/>
            <w:tcBorders>
              <w:bottom w:val="single" w:sz="8" w:space="0" w:color="000000"/>
            </w:tcBorders>
          </w:tcPr>
          <w:p w:rsidR="00DD7756" w:rsidRDefault="00AD1397">
            <w:pPr>
              <w:pStyle w:val="TableParagraph"/>
              <w:spacing w:line="240" w:lineRule="auto"/>
              <w:ind w:left="256"/>
              <w:jc w:val="left"/>
              <w:rPr>
                <w:sz w:val="20"/>
              </w:rPr>
            </w:pPr>
            <w:r>
              <w:rPr>
                <w:sz w:val="20"/>
              </w:rPr>
              <w:t>0.006</w:t>
            </w:r>
          </w:p>
        </w:tc>
        <w:tc>
          <w:tcPr>
            <w:tcW w:w="1083" w:type="dxa"/>
            <w:tcBorders>
              <w:bottom w:val="single" w:sz="8" w:space="0" w:color="000000"/>
              <w:right w:val="single" w:sz="4" w:space="0" w:color="000000"/>
            </w:tcBorders>
          </w:tcPr>
          <w:p w:rsidR="00DD7756" w:rsidRDefault="00AD1397">
            <w:pPr>
              <w:pStyle w:val="TableParagraph"/>
              <w:spacing w:line="240" w:lineRule="auto"/>
              <w:ind w:right="290"/>
              <w:rPr>
                <w:sz w:val="20"/>
              </w:rPr>
            </w:pPr>
            <w:r>
              <w:rPr>
                <w:w w:val="95"/>
                <w:sz w:val="20"/>
              </w:rPr>
              <w:t>0.355</w:t>
            </w:r>
          </w:p>
        </w:tc>
        <w:tc>
          <w:tcPr>
            <w:tcW w:w="1156" w:type="dxa"/>
            <w:tcBorders>
              <w:left w:val="single" w:sz="4" w:space="0" w:color="000000"/>
              <w:bottom w:val="single" w:sz="8" w:space="0" w:color="000000"/>
            </w:tcBorders>
          </w:tcPr>
          <w:p w:rsidR="00DD7756" w:rsidRDefault="00AD1397">
            <w:pPr>
              <w:pStyle w:val="TableParagraph"/>
              <w:spacing w:line="240" w:lineRule="auto"/>
              <w:ind w:right="289"/>
              <w:rPr>
                <w:sz w:val="20"/>
              </w:rPr>
            </w:pPr>
            <w:r>
              <w:rPr>
                <w:w w:val="95"/>
                <w:sz w:val="20"/>
              </w:rPr>
              <w:t>6728</w:t>
            </w:r>
          </w:p>
        </w:tc>
        <w:tc>
          <w:tcPr>
            <w:tcW w:w="1148" w:type="dxa"/>
            <w:tcBorders>
              <w:bottom w:val="single" w:sz="8" w:space="0" w:color="000000"/>
            </w:tcBorders>
          </w:tcPr>
          <w:p w:rsidR="00DD7756" w:rsidRDefault="00AD1397">
            <w:pPr>
              <w:pStyle w:val="TableParagraph"/>
              <w:spacing w:line="240" w:lineRule="auto"/>
              <w:ind w:right="391"/>
              <w:rPr>
                <w:sz w:val="20"/>
              </w:rPr>
            </w:pPr>
            <w:r>
              <w:rPr>
                <w:w w:val="99"/>
                <w:sz w:val="20"/>
              </w:rPr>
              <w:t>2</w:t>
            </w:r>
          </w:p>
        </w:tc>
        <w:tc>
          <w:tcPr>
            <w:tcW w:w="827" w:type="dxa"/>
            <w:tcBorders>
              <w:bottom w:val="single" w:sz="8" w:space="0" w:color="000000"/>
              <w:right w:val="single" w:sz="4" w:space="0" w:color="000000"/>
            </w:tcBorders>
          </w:tcPr>
          <w:p w:rsidR="00DD7756" w:rsidRDefault="00AD1397">
            <w:pPr>
              <w:pStyle w:val="TableParagraph"/>
              <w:spacing w:line="240" w:lineRule="auto"/>
              <w:ind w:right="57"/>
              <w:rPr>
                <w:sz w:val="20"/>
              </w:rPr>
            </w:pPr>
            <w:r>
              <w:rPr>
                <w:w w:val="99"/>
                <w:sz w:val="20"/>
              </w:rPr>
              <w:t>3</w:t>
            </w:r>
          </w:p>
        </w:tc>
        <w:tc>
          <w:tcPr>
            <w:tcW w:w="1180" w:type="dxa"/>
            <w:tcBorders>
              <w:left w:val="single" w:sz="4" w:space="0" w:color="000000"/>
              <w:bottom w:val="single" w:sz="8" w:space="0" w:color="000000"/>
            </w:tcBorders>
          </w:tcPr>
          <w:p w:rsidR="00DD7756" w:rsidRDefault="00AD1397">
            <w:pPr>
              <w:pStyle w:val="TableParagraph"/>
              <w:spacing w:line="240" w:lineRule="auto"/>
              <w:ind w:right="315"/>
              <w:rPr>
                <w:sz w:val="20"/>
              </w:rPr>
            </w:pPr>
            <w:r>
              <w:rPr>
                <w:w w:val="95"/>
                <w:sz w:val="20"/>
              </w:rPr>
              <w:t>0.355</w:t>
            </w:r>
          </w:p>
        </w:tc>
        <w:tc>
          <w:tcPr>
            <w:tcW w:w="1101" w:type="dxa"/>
            <w:tcBorders>
              <w:bottom w:val="single" w:sz="8" w:space="0" w:color="000000"/>
            </w:tcBorders>
          </w:tcPr>
          <w:p w:rsidR="00DD7756" w:rsidRDefault="00AD1397">
            <w:pPr>
              <w:pStyle w:val="TableParagraph"/>
              <w:spacing w:line="240" w:lineRule="auto"/>
              <w:ind w:right="368"/>
              <w:rPr>
                <w:sz w:val="20"/>
              </w:rPr>
            </w:pPr>
            <w:r>
              <w:rPr>
                <w:w w:val="95"/>
                <w:sz w:val="20"/>
              </w:rPr>
              <w:t>0.999</w:t>
            </w:r>
          </w:p>
        </w:tc>
        <w:tc>
          <w:tcPr>
            <w:tcW w:w="845" w:type="dxa"/>
            <w:tcBorders>
              <w:bottom w:val="single" w:sz="8" w:space="0" w:color="000000"/>
            </w:tcBorders>
          </w:tcPr>
          <w:p w:rsidR="00DD7756" w:rsidRDefault="00AD1397">
            <w:pPr>
              <w:pStyle w:val="TableParagraph"/>
              <w:spacing w:line="240" w:lineRule="auto"/>
              <w:ind w:right="57"/>
              <w:rPr>
                <w:sz w:val="20"/>
              </w:rPr>
            </w:pPr>
            <w:r>
              <w:rPr>
                <w:w w:val="95"/>
                <w:sz w:val="20"/>
              </w:rPr>
              <w:t>0.999</w:t>
            </w:r>
          </w:p>
        </w:tc>
      </w:tr>
    </w:tbl>
    <w:p w:rsidR="00DD7756" w:rsidRDefault="00DD7756">
      <w:pPr>
        <w:rPr>
          <w:sz w:val="20"/>
        </w:rPr>
        <w:sectPr w:rsidR="00DD7756">
          <w:footerReference w:type="default" r:id="rId95"/>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75" type="#_x0000_t202" style="position:absolute;margin-left:38.15pt;margin-top:89pt;width:15.65pt;height:135.4pt;z-index:15785984;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74" type="#_x0000_t202" style="position:absolute;margin-left:38.15pt;margin-top:305.65pt;width:15.65pt;height:18.7pt;z-index:15786496;mso-position-horizontal-relative:page;mso-position-vertical-relative:page" filled="f" stroked="f">
            <v:textbox style="layout-flow:vertical" inset="0,0,0,0">
              <w:txbxContent>
                <w:p w:rsidR="00AD1397" w:rsidRDefault="00AD1397">
                  <w:pPr>
                    <w:pStyle w:val="BodyText"/>
                    <w:spacing w:before="19"/>
                    <w:ind w:left="20"/>
                  </w:pPr>
                  <w:r>
                    <w:t>146</w:t>
                  </w:r>
                </w:p>
              </w:txbxContent>
            </v:textbox>
            <w10:wrap anchorx="page" anchory="page"/>
          </v:shape>
        </w:pict>
      </w:r>
      <w:r w:rsidRPr="00DD7756">
        <w:pict>
          <v:shape id="_x0000_s1073" type="#_x0000_t202" style="position:absolute;margin-left:38.15pt;margin-top:511.15pt;width:15.65pt;height:29.9pt;z-index:15787008;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rPr>
          <w:sz w:val="29"/>
        </w:rPr>
      </w:pPr>
    </w:p>
    <w:p w:rsidR="00DD7756" w:rsidRDefault="00AD1397">
      <w:pPr>
        <w:pStyle w:val="Heading2"/>
        <w:numPr>
          <w:ilvl w:val="1"/>
          <w:numId w:val="1"/>
        </w:numPr>
        <w:tabs>
          <w:tab w:val="left" w:pos="930"/>
          <w:tab w:val="left" w:pos="931"/>
        </w:tabs>
        <w:spacing w:before="104"/>
        <w:rPr>
          <w:b/>
        </w:rPr>
      </w:pPr>
      <w:bookmarkStart w:id="329" w:name="_bookmark238"/>
      <w:bookmarkStart w:id="330" w:name="B.2_Nuuchahnulth"/>
      <w:bookmarkStart w:id="331" w:name="_bookmark236"/>
      <w:bookmarkEnd w:id="329"/>
      <w:bookmarkEnd w:id="330"/>
      <w:bookmarkEnd w:id="331"/>
      <w:r>
        <w:rPr>
          <w:b/>
        </w:rPr>
        <w:t>Nuuchahnulth</w:t>
      </w:r>
    </w:p>
    <w:p w:rsidR="00DD7756" w:rsidRDefault="00DD7756">
      <w:pPr>
        <w:pStyle w:val="BodyText"/>
        <w:rPr>
          <w:b/>
          <w:sz w:val="20"/>
        </w:rPr>
      </w:pPr>
    </w:p>
    <w:p w:rsidR="00DD7756" w:rsidRDefault="00DD7756">
      <w:pPr>
        <w:pStyle w:val="BodyText"/>
        <w:spacing w:before="3"/>
        <w:rPr>
          <w:b/>
          <w:sz w:val="22"/>
        </w:rPr>
      </w:pPr>
    </w:p>
    <w:p w:rsidR="00DD7756" w:rsidRDefault="00AD1397">
      <w:pPr>
        <w:ind w:left="3825" w:right="3877"/>
        <w:jc w:val="center"/>
      </w:pPr>
      <w:bookmarkStart w:id="332" w:name="_bookmark237"/>
      <w:bookmarkEnd w:id="332"/>
      <w:r>
        <w:rPr>
          <w:b/>
        </w:rPr>
        <w:t xml:space="preserve">Table B.2: </w:t>
      </w:r>
      <w:r>
        <w:t>Corpus statistics for the 100-item Nuuchahnulth sample</w:t>
      </w:r>
    </w:p>
    <w:p w:rsidR="00DD7756" w:rsidRDefault="00DD7756">
      <w:pPr>
        <w:pStyle w:val="BodyText"/>
        <w:spacing w:before="5"/>
        <w:rPr>
          <w:sz w:val="16"/>
        </w:rPr>
      </w:pPr>
      <w:r w:rsidRPr="00DD7756">
        <w:pict>
          <v:shape id="_x0000_s1072" style="position:absolute;margin-left:1in;margin-top:11.8pt;width:676.65pt;height:.1pt;z-index:-15671808;mso-wrap-distance-left:0;mso-wrap-distance-right:0;mso-position-horizontal-relative:page" coordorigin="1440,236" coordsize="13533,0" path="m1440,236r13533,e" filled="f" strokeweight=".33739mm">
            <v:path arrowok="t"/>
            <w10:wrap type="topAndBottom" anchorx="page"/>
          </v:shape>
        </w:pict>
      </w:r>
    </w:p>
    <w:p w:rsidR="00DD7756" w:rsidRDefault="00DD775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00"/>
        <w:gridCol w:w="3575"/>
        <w:gridCol w:w="3131"/>
        <w:gridCol w:w="3127"/>
      </w:tblGrid>
      <w:tr w:rsidR="00DD7756">
        <w:trPr>
          <w:trHeight w:val="517"/>
        </w:trPr>
        <w:tc>
          <w:tcPr>
            <w:tcW w:w="3700"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rsidR="00DD7756" w:rsidRDefault="00AD1397">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rsidR="00DD7756" w:rsidRDefault="00AD1397">
            <w:pPr>
              <w:pStyle w:val="TableParagraph"/>
              <w:spacing w:before="0" w:line="217" w:lineRule="exact"/>
              <w:ind w:left="105" w:right="93"/>
              <w:jc w:val="center"/>
              <w:rPr>
                <w:sz w:val="20"/>
              </w:rPr>
            </w:pPr>
            <w:r>
              <w:rPr>
                <w:sz w:val="20"/>
              </w:rPr>
              <w:t>Frequencies</w:t>
            </w:r>
          </w:p>
          <w:p w:rsidR="00DD7756" w:rsidRDefault="00AD1397">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rsidR="00DD7756" w:rsidRDefault="00AD1397">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6"/>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37" w:type="dxa"/>
        <w:tblLayout w:type="fixed"/>
        <w:tblCellMar>
          <w:left w:w="0" w:type="dxa"/>
          <w:right w:w="0" w:type="dxa"/>
        </w:tblCellMar>
        <w:tblLook w:val="01E0"/>
      </w:tblPr>
      <w:tblGrid>
        <w:gridCol w:w="1293"/>
        <w:gridCol w:w="2397"/>
        <w:gridCol w:w="599"/>
        <w:gridCol w:w="849"/>
        <w:gridCol w:w="1042"/>
        <w:gridCol w:w="1082"/>
        <w:gridCol w:w="1294"/>
        <w:gridCol w:w="1147"/>
        <w:gridCol w:w="688"/>
        <w:gridCol w:w="1180"/>
        <w:gridCol w:w="1101"/>
        <w:gridCol w:w="835"/>
      </w:tblGrid>
      <w:tr w:rsidR="00DD7756">
        <w:trPr>
          <w:trHeight w:val="229"/>
        </w:trPr>
        <w:tc>
          <w:tcPr>
            <w:tcW w:w="1293" w:type="dxa"/>
          </w:tcPr>
          <w:p w:rsidR="00DD7756" w:rsidRDefault="00AD1397">
            <w:pPr>
              <w:pStyle w:val="TableParagraph"/>
              <w:spacing w:before="0" w:line="209" w:lineRule="exact"/>
              <w:ind w:left="50"/>
              <w:jc w:val="left"/>
              <w:rPr>
                <w:sz w:val="20"/>
              </w:rPr>
            </w:pPr>
            <w:r>
              <w:rPr>
                <w:sz w:val="20"/>
              </w:rPr>
              <w:t>ƛ̓aːq</w:t>
            </w:r>
          </w:p>
        </w:tc>
        <w:tc>
          <w:tcPr>
            <w:tcW w:w="2397" w:type="dxa"/>
            <w:tcBorders>
              <w:right w:val="single" w:sz="4" w:space="0" w:color="000000"/>
            </w:tcBorders>
          </w:tcPr>
          <w:p w:rsidR="00DD7756" w:rsidRDefault="00AD1397">
            <w:pPr>
              <w:pStyle w:val="TableParagraph"/>
              <w:spacing w:before="0" w:line="209" w:lineRule="exact"/>
              <w:ind w:left="368"/>
              <w:jc w:val="left"/>
              <w:rPr>
                <w:sz w:val="20"/>
              </w:rPr>
            </w:pPr>
            <w:r>
              <w:rPr>
                <w:sz w:val="20"/>
              </w:rPr>
              <w:t>fat</w:t>
            </w:r>
          </w:p>
        </w:tc>
        <w:tc>
          <w:tcPr>
            <w:tcW w:w="599" w:type="dxa"/>
            <w:tcBorders>
              <w:left w:val="single" w:sz="4" w:space="0" w:color="000000"/>
            </w:tcBorders>
          </w:tcPr>
          <w:p w:rsidR="00DD7756" w:rsidRDefault="00AD1397">
            <w:pPr>
              <w:pStyle w:val="TableParagraph"/>
              <w:spacing w:before="0" w:line="209" w:lineRule="exact"/>
              <w:ind w:right="176"/>
              <w:rPr>
                <w:sz w:val="20"/>
              </w:rPr>
            </w:pPr>
            <w:r>
              <w:rPr>
                <w:w w:val="99"/>
                <w:sz w:val="20"/>
              </w:rPr>
              <w:t>7</w:t>
            </w:r>
          </w:p>
        </w:tc>
        <w:tc>
          <w:tcPr>
            <w:tcW w:w="849" w:type="dxa"/>
          </w:tcPr>
          <w:p w:rsidR="00DD7756" w:rsidRDefault="00AD1397">
            <w:pPr>
              <w:pStyle w:val="TableParagraph"/>
              <w:spacing w:before="0" w:line="209" w:lineRule="exact"/>
              <w:ind w:left="179"/>
              <w:jc w:val="left"/>
              <w:rPr>
                <w:sz w:val="20"/>
              </w:rPr>
            </w:pPr>
            <w:r>
              <w:rPr>
                <w:sz w:val="20"/>
              </w:rPr>
              <w:t>0.837</w:t>
            </w:r>
          </w:p>
        </w:tc>
        <w:tc>
          <w:tcPr>
            <w:tcW w:w="1042" w:type="dxa"/>
          </w:tcPr>
          <w:p w:rsidR="00DD7756" w:rsidRDefault="00AD1397">
            <w:pPr>
              <w:pStyle w:val="TableParagraph"/>
              <w:spacing w:before="0" w:line="209" w:lineRule="exact"/>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spacing w:before="0" w:line="209" w:lineRule="exact"/>
              <w:ind w:right="285"/>
              <w:rPr>
                <w:sz w:val="20"/>
              </w:rPr>
            </w:pPr>
            <w:r>
              <w:rPr>
                <w:w w:val="95"/>
                <w:sz w:val="20"/>
              </w:rPr>
              <w:t>0.830</w:t>
            </w:r>
          </w:p>
        </w:tc>
        <w:tc>
          <w:tcPr>
            <w:tcW w:w="1294" w:type="dxa"/>
            <w:tcBorders>
              <w:left w:val="single" w:sz="4" w:space="0" w:color="000000"/>
            </w:tcBorders>
          </w:tcPr>
          <w:p w:rsidR="00DD7756" w:rsidRDefault="00AD1397">
            <w:pPr>
              <w:pStyle w:val="TableParagraph"/>
              <w:spacing w:before="0" w:line="209" w:lineRule="exact"/>
              <w:ind w:right="424"/>
              <w:rPr>
                <w:sz w:val="20"/>
              </w:rPr>
            </w:pPr>
            <w:r>
              <w:rPr>
                <w:w w:val="99"/>
                <w:sz w:val="20"/>
              </w:rPr>
              <w:t>7</w:t>
            </w:r>
          </w:p>
        </w:tc>
        <w:tc>
          <w:tcPr>
            <w:tcW w:w="1147" w:type="dxa"/>
          </w:tcPr>
          <w:p w:rsidR="00DD7756" w:rsidRDefault="00AD1397">
            <w:pPr>
              <w:pStyle w:val="TableParagraph"/>
              <w:spacing w:before="0" w:line="209" w:lineRule="exact"/>
              <w:jc w:val="center"/>
              <w:rPr>
                <w:sz w:val="20"/>
              </w:rPr>
            </w:pPr>
            <w:r>
              <w:rPr>
                <w:w w:val="99"/>
                <w:sz w:val="20"/>
              </w:rPr>
              <w:t>0</w:t>
            </w:r>
          </w:p>
        </w:tc>
        <w:tc>
          <w:tcPr>
            <w:tcW w:w="688" w:type="dxa"/>
            <w:tcBorders>
              <w:right w:val="single" w:sz="4" w:space="0" w:color="000000"/>
            </w:tcBorders>
          </w:tcPr>
          <w:p w:rsidR="00DD7756" w:rsidRDefault="00AD1397">
            <w:pPr>
              <w:pStyle w:val="TableParagraph"/>
              <w:spacing w:before="0" w:line="209" w:lineRule="exact"/>
              <w:ind w:right="51"/>
              <w:rPr>
                <w:sz w:val="20"/>
              </w:rPr>
            </w:pPr>
            <w:r>
              <w:rPr>
                <w:w w:val="99"/>
                <w:sz w:val="20"/>
              </w:rPr>
              <w:t>0</w:t>
            </w:r>
          </w:p>
        </w:tc>
        <w:tc>
          <w:tcPr>
            <w:tcW w:w="1180" w:type="dxa"/>
            <w:tcBorders>
              <w:left w:val="single" w:sz="4" w:space="0" w:color="000000"/>
            </w:tcBorders>
          </w:tcPr>
          <w:p w:rsidR="00DD7756" w:rsidRDefault="00AD1397">
            <w:pPr>
              <w:pStyle w:val="TableParagraph"/>
              <w:spacing w:before="0" w:line="209" w:lineRule="exact"/>
              <w:ind w:right="308"/>
              <w:rPr>
                <w:sz w:val="20"/>
              </w:rPr>
            </w:pPr>
            <w:r>
              <w:rPr>
                <w:w w:val="95"/>
                <w:sz w:val="20"/>
              </w:rPr>
              <w:t>0.830</w:t>
            </w:r>
          </w:p>
        </w:tc>
        <w:tc>
          <w:tcPr>
            <w:tcW w:w="1101" w:type="dxa"/>
          </w:tcPr>
          <w:p w:rsidR="00DD7756" w:rsidRDefault="00AD1397">
            <w:pPr>
              <w:pStyle w:val="TableParagraph"/>
              <w:spacing w:before="0" w:line="209" w:lineRule="exact"/>
              <w:ind w:right="363"/>
              <w:rPr>
                <w:sz w:val="20"/>
              </w:rPr>
            </w:pPr>
            <w:r>
              <w:rPr>
                <w:w w:val="99"/>
                <w:sz w:val="20"/>
              </w:rPr>
              <w:t>—</w:t>
            </w:r>
          </w:p>
        </w:tc>
        <w:tc>
          <w:tcPr>
            <w:tcW w:w="835" w:type="dxa"/>
          </w:tcPr>
          <w:p w:rsidR="00DD7756" w:rsidRDefault="00AD1397">
            <w:pPr>
              <w:pStyle w:val="TableParagraph"/>
              <w:spacing w:before="0" w:line="209" w:lineRule="exact"/>
              <w:ind w:right="41"/>
              <w:rPr>
                <w:sz w:val="20"/>
              </w:rPr>
            </w:pPr>
            <w:r>
              <w:rPr>
                <w:w w:val="99"/>
                <w:sz w:val="20"/>
              </w:rPr>
              <w:t>—</w:t>
            </w:r>
          </w:p>
        </w:tc>
      </w:tr>
      <w:tr w:rsidR="00DD7756">
        <w:trPr>
          <w:trHeight w:val="243"/>
        </w:trPr>
        <w:tc>
          <w:tcPr>
            <w:tcW w:w="1293" w:type="dxa"/>
          </w:tcPr>
          <w:p w:rsidR="00DD7756" w:rsidRDefault="00AD1397">
            <w:pPr>
              <w:pStyle w:val="TableParagraph"/>
              <w:spacing w:before="0" w:line="223" w:lineRule="exact"/>
              <w:ind w:left="50"/>
              <w:jc w:val="left"/>
              <w:rPr>
                <w:sz w:val="20"/>
              </w:rPr>
            </w:pPr>
            <w:r>
              <w:rPr>
                <w:sz w:val="20"/>
              </w:rPr>
              <w:t>ƛ̓ay</w:t>
            </w:r>
            <w:r>
              <w:rPr>
                <w:position w:val="1"/>
                <w:sz w:val="20"/>
              </w:rPr>
              <w:t xml:space="preserve">̓ </w:t>
            </w:r>
            <w:r>
              <w:rPr>
                <w:sz w:val="20"/>
              </w:rPr>
              <w:t>ix</w:t>
            </w:r>
          </w:p>
        </w:tc>
        <w:tc>
          <w:tcPr>
            <w:tcW w:w="2397" w:type="dxa"/>
            <w:tcBorders>
              <w:right w:val="single" w:sz="4" w:space="0" w:color="000000"/>
            </w:tcBorders>
          </w:tcPr>
          <w:p w:rsidR="00DD7756" w:rsidRDefault="00AD1397">
            <w:pPr>
              <w:pStyle w:val="TableParagraph"/>
              <w:spacing w:before="9"/>
              <w:ind w:left="368"/>
              <w:jc w:val="left"/>
              <w:rPr>
                <w:sz w:val="20"/>
              </w:rPr>
            </w:pPr>
            <w:r>
              <w:rPr>
                <w:sz w:val="20"/>
              </w:rPr>
              <w:t>swift</w:t>
            </w:r>
          </w:p>
        </w:tc>
        <w:tc>
          <w:tcPr>
            <w:tcW w:w="599" w:type="dxa"/>
            <w:tcBorders>
              <w:left w:val="single" w:sz="4" w:space="0" w:color="000000"/>
            </w:tcBorders>
          </w:tcPr>
          <w:p w:rsidR="00DD7756" w:rsidRDefault="00AD1397">
            <w:pPr>
              <w:pStyle w:val="TableParagraph"/>
              <w:spacing w:before="9"/>
              <w:ind w:right="176"/>
              <w:rPr>
                <w:sz w:val="20"/>
              </w:rPr>
            </w:pPr>
            <w:r>
              <w:rPr>
                <w:w w:val="99"/>
                <w:sz w:val="20"/>
              </w:rPr>
              <w:t>6</w:t>
            </w:r>
          </w:p>
        </w:tc>
        <w:tc>
          <w:tcPr>
            <w:tcW w:w="849" w:type="dxa"/>
          </w:tcPr>
          <w:p w:rsidR="00DD7756" w:rsidRDefault="00AD1397">
            <w:pPr>
              <w:pStyle w:val="TableParagraph"/>
              <w:spacing w:before="9"/>
              <w:ind w:left="179"/>
              <w:jc w:val="left"/>
              <w:rPr>
                <w:sz w:val="20"/>
              </w:rPr>
            </w:pPr>
            <w:r>
              <w:rPr>
                <w:sz w:val="20"/>
              </w:rPr>
              <w:t>0.717</w:t>
            </w:r>
          </w:p>
        </w:tc>
        <w:tc>
          <w:tcPr>
            <w:tcW w:w="1042" w:type="dxa"/>
          </w:tcPr>
          <w:p w:rsidR="00DD7756" w:rsidRDefault="00AD1397">
            <w:pPr>
              <w:pStyle w:val="TableParagraph"/>
              <w:spacing w:before="9"/>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spacing w:before="9"/>
              <w:ind w:right="285"/>
              <w:rPr>
                <w:sz w:val="20"/>
              </w:rPr>
            </w:pPr>
            <w:r>
              <w:rPr>
                <w:w w:val="95"/>
                <w:sz w:val="20"/>
              </w:rPr>
              <w:t>0.773</w:t>
            </w:r>
          </w:p>
        </w:tc>
        <w:tc>
          <w:tcPr>
            <w:tcW w:w="1294" w:type="dxa"/>
            <w:tcBorders>
              <w:left w:val="single" w:sz="4" w:space="0" w:color="000000"/>
            </w:tcBorders>
          </w:tcPr>
          <w:p w:rsidR="00DD7756" w:rsidRDefault="00AD1397">
            <w:pPr>
              <w:pStyle w:val="TableParagraph"/>
              <w:spacing w:before="9"/>
              <w:ind w:right="424"/>
              <w:rPr>
                <w:sz w:val="20"/>
              </w:rPr>
            </w:pPr>
            <w:r>
              <w:rPr>
                <w:w w:val="99"/>
                <w:sz w:val="20"/>
              </w:rPr>
              <w:t>0</w:t>
            </w:r>
          </w:p>
        </w:tc>
        <w:tc>
          <w:tcPr>
            <w:tcW w:w="1147" w:type="dxa"/>
          </w:tcPr>
          <w:p w:rsidR="00DD7756" w:rsidRDefault="00AD1397">
            <w:pPr>
              <w:pStyle w:val="TableParagraph"/>
              <w:spacing w:before="9"/>
              <w:jc w:val="center"/>
              <w:rPr>
                <w:sz w:val="20"/>
              </w:rPr>
            </w:pPr>
            <w:r>
              <w:rPr>
                <w:w w:val="99"/>
                <w:sz w:val="20"/>
              </w:rPr>
              <w:t>6</w:t>
            </w:r>
          </w:p>
        </w:tc>
        <w:tc>
          <w:tcPr>
            <w:tcW w:w="688" w:type="dxa"/>
            <w:tcBorders>
              <w:right w:val="single" w:sz="4" w:space="0" w:color="000000"/>
            </w:tcBorders>
          </w:tcPr>
          <w:p w:rsidR="00DD7756" w:rsidRDefault="00AD1397">
            <w:pPr>
              <w:pStyle w:val="TableParagraph"/>
              <w:spacing w:before="9"/>
              <w:ind w:right="51"/>
              <w:rPr>
                <w:sz w:val="20"/>
              </w:rPr>
            </w:pPr>
            <w:r>
              <w:rPr>
                <w:w w:val="99"/>
                <w:sz w:val="20"/>
              </w:rPr>
              <w:t>0</w:t>
            </w:r>
          </w:p>
        </w:tc>
        <w:tc>
          <w:tcPr>
            <w:tcW w:w="1180" w:type="dxa"/>
            <w:tcBorders>
              <w:left w:val="single" w:sz="4" w:space="0" w:color="000000"/>
            </w:tcBorders>
          </w:tcPr>
          <w:p w:rsidR="00DD7756" w:rsidRDefault="00AD1397">
            <w:pPr>
              <w:pStyle w:val="TableParagraph"/>
              <w:spacing w:before="9"/>
              <w:ind w:right="308"/>
              <w:rPr>
                <w:sz w:val="20"/>
              </w:rPr>
            </w:pPr>
            <w:r>
              <w:rPr>
                <w:w w:val="99"/>
                <w:sz w:val="20"/>
              </w:rPr>
              <w:t>—</w:t>
            </w:r>
          </w:p>
        </w:tc>
        <w:tc>
          <w:tcPr>
            <w:tcW w:w="1101" w:type="dxa"/>
          </w:tcPr>
          <w:p w:rsidR="00DD7756" w:rsidRDefault="00AD1397">
            <w:pPr>
              <w:pStyle w:val="TableParagraph"/>
              <w:spacing w:before="9"/>
              <w:ind w:right="363"/>
              <w:rPr>
                <w:sz w:val="20"/>
              </w:rPr>
            </w:pPr>
            <w:r>
              <w:rPr>
                <w:w w:val="95"/>
                <w:sz w:val="20"/>
              </w:rPr>
              <w:t>0.773</w:t>
            </w:r>
          </w:p>
        </w:tc>
        <w:tc>
          <w:tcPr>
            <w:tcW w:w="835" w:type="dxa"/>
          </w:tcPr>
          <w:p w:rsidR="00DD7756" w:rsidRDefault="00AD1397">
            <w:pPr>
              <w:pStyle w:val="TableParagraph"/>
              <w:spacing w:before="9"/>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ƛaʔuː</w:t>
            </w:r>
          </w:p>
        </w:tc>
        <w:tc>
          <w:tcPr>
            <w:tcW w:w="2397" w:type="dxa"/>
            <w:tcBorders>
              <w:right w:val="single" w:sz="4" w:space="0" w:color="000000"/>
            </w:tcBorders>
          </w:tcPr>
          <w:p w:rsidR="00DD7756" w:rsidRDefault="00AD1397">
            <w:pPr>
              <w:pStyle w:val="TableParagraph"/>
              <w:ind w:left="368"/>
              <w:jc w:val="left"/>
              <w:rPr>
                <w:sz w:val="20"/>
              </w:rPr>
            </w:pPr>
            <w:r>
              <w:rPr>
                <w:sz w:val="20"/>
              </w:rPr>
              <w:t>another</w:t>
            </w:r>
          </w:p>
        </w:tc>
        <w:tc>
          <w:tcPr>
            <w:tcW w:w="599" w:type="dxa"/>
            <w:tcBorders>
              <w:left w:val="single" w:sz="4" w:space="0" w:color="000000"/>
            </w:tcBorders>
          </w:tcPr>
          <w:p w:rsidR="00DD7756" w:rsidRDefault="00AD1397">
            <w:pPr>
              <w:pStyle w:val="TableParagraph"/>
              <w:ind w:right="176"/>
              <w:rPr>
                <w:sz w:val="20"/>
              </w:rPr>
            </w:pPr>
            <w:r>
              <w:rPr>
                <w:w w:val="95"/>
                <w:sz w:val="20"/>
              </w:rPr>
              <w:t>19</w:t>
            </w:r>
          </w:p>
        </w:tc>
        <w:tc>
          <w:tcPr>
            <w:tcW w:w="849" w:type="dxa"/>
          </w:tcPr>
          <w:p w:rsidR="00DD7756" w:rsidRDefault="00AD1397">
            <w:pPr>
              <w:pStyle w:val="TableParagraph"/>
              <w:ind w:left="180"/>
              <w:jc w:val="left"/>
              <w:rPr>
                <w:sz w:val="20"/>
              </w:rPr>
            </w:pPr>
            <w:r>
              <w:rPr>
                <w:sz w:val="20"/>
              </w:rPr>
              <w:t>2.271</w:t>
            </w:r>
          </w:p>
        </w:tc>
        <w:tc>
          <w:tcPr>
            <w:tcW w:w="1042" w:type="dxa"/>
          </w:tcPr>
          <w:p w:rsidR="00DD7756" w:rsidRDefault="00AD1397">
            <w:pPr>
              <w:pStyle w:val="TableParagraph"/>
              <w:ind w:left="238" w:right="347"/>
              <w:jc w:val="center"/>
              <w:rPr>
                <w:sz w:val="20"/>
              </w:rPr>
            </w:pPr>
            <w:r>
              <w:rPr>
                <w:sz w:val="20"/>
              </w:rPr>
              <w:t>0.835</w:t>
            </w:r>
          </w:p>
        </w:tc>
        <w:tc>
          <w:tcPr>
            <w:tcW w:w="1082" w:type="dxa"/>
            <w:tcBorders>
              <w:right w:val="single" w:sz="4" w:space="0" w:color="000000"/>
            </w:tcBorders>
          </w:tcPr>
          <w:p w:rsidR="00DD7756" w:rsidRDefault="00AD1397">
            <w:pPr>
              <w:pStyle w:val="TableParagraph"/>
              <w:ind w:right="285"/>
              <w:rPr>
                <w:sz w:val="20"/>
              </w:rPr>
            </w:pPr>
            <w:r>
              <w:rPr>
                <w:w w:val="95"/>
                <w:sz w:val="20"/>
              </w:rPr>
              <w:t>0.322</w:t>
            </w:r>
          </w:p>
        </w:tc>
        <w:tc>
          <w:tcPr>
            <w:tcW w:w="1294" w:type="dxa"/>
            <w:tcBorders>
              <w:left w:val="single" w:sz="4" w:space="0" w:color="000000"/>
            </w:tcBorders>
          </w:tcPr>
          <w:p w:rsidR="00DD7756" w:rsidRDefault="00AD1397">
            <w:pPr>
              <w:pStyle w:val="TableParagraph"/>
              <w:ind w:right="424"/>
              <w:rPr>
                <w:sz w:val="20"/>
              </w:rPr>
            </w:pPr>
            <w:r>
              <w:rPr>
                <w:w w:val="95"/>
                <w:sz w:val="20"/>
              </w:rPr>
              <w:t>11</w:t>
            </w:r>
          </w:p>
        </w:tc>
        <w:tc>
          <w:tcPr>
            <w:tcW w:w="1147" w:type="dxa"/>
          </w:tcPr>
          <w:p w:rsidR="00DD7756" w:rsidRDefault="00AD1397">
            <w:pPr>
              <w:pStyle w:val="TableParagraph"/>
              <w:jc w:val="center"/>
              <w:rPr>
                <w:sz w:val="20"/>
              </w:rPr>
            </w:pPr>
            <w:r>
              <w:rPr>
                <w:w w:val="99"/>
                <w:sz w:val="20"/>
              </w:rPr>
              <w:t>6</w:t>
            </w:r>
          </w:p>
        </w:tc>
        <w:tc>
          <w:tcPr>
            <w:tcW w:w="688" w:type="dxa"/>
            <w:tcBorders>
              <w:right w:val="single" w:sz="4" w:space="0" w:color="000000"/>
            </w:tcBorders>
          </w:tcPr>
          <w:p w:rsidR="00DD7756" w:rsidRDefault="00AD1397">
            <w:pPr>
              <w:pStyle w:val="TableParagraph"/>
              <w:ind w:right="51"/>
              <w:rPr>
                <w:sz w:val="20"/>
              </w:rPr>
            </w:pPr>
            <w:r>
              <w:rPr>
                <w:w w:val="99"/>
                <w:sz w:val="20"/>
              </w:rPr>
              <w:t>2</w:t>
            </w:r>
          </w:p>
        </w:tc>
        <w:tc>
          <w:tcPr>
            <w:tcW w:w="1180" w:type="dxa"/>
            <w:tcBorders>
              <w:left w:val="single" w:sz="4" w:space="0" w:color="000000"/>
            </w:tcBorders>
          </w:tcPr>
          <w:p w:rsidR="00DD7756" w:rsidRDefault="00AD1397">
            <w:pPr>
              <w:pStyle w:val="TableParagraph"/>
              <w:ind w:right="308"/>
              <w:rPr>
                <w:sz w:val="20"/>
              </w:rPr>
            </w:pPr>
            <w:r>
              <w:rPr>
                <w:w w:val="95"/>
                <w:sz w:val="20"/>
              </w:rPr>
              <w:t>0.505</w:t>
            </w:r>
          </w:p>
        </w:tc>
        <w:tc>
          <w:tcPr>
            <w:tcW w:w="1101" w:type="dxa"/>
          </w:tcPr>
          <w:p w:rsidR="00DD7756" w:rsidRDefault="00AD1397">
            <w:pPr>
              <w:pStyle w:val="TableParagraph"/>
              <w:ind w:right="363"/>
              <w:rPr>
                <w:sz w:val="20"/>
              </w:rPr>
            </w:pPr>
            <w:r>
              <w:rPr>
                <w:w w:val="95"/>
                <w:sz w:val="20"/>
              </w:rPr>
              <w:t>0.614</w:t>
            </w:r>
          </w:p>
        </w:tc>
        <w:tc>
          <w:tcPr>
            <w:tcW w:w="835" w:type="dxa"/>
          </w:tcPr>
          <w:p w:rsidR="00DD7756" w:rsidRDefault="00AD1397">
            <w:pPr>
              <w:pStyle w:val="TableParagraph"/>
              <w:ind w:right="41"/>
              <w:rPr>
                <w:sz w:val="20"/>
              </w:rPr>
            </w:pPr>
            <w:r>
              <w:rPr>
                <w:w w:val="95"/>
                <w:sz w:val="20"/>
              </w:rPr>
              <w:t>0.784</w:t>
            </w:r>
          </w:p>
        </w:tc>
      </w:tr>
      <w:tr w:rsidR="00DD7756">
        <w:trPr>
          <w:trHeight w:val="235"/>
        </w:trPr>
        <w:tc>
          <w:tcPr>
            <w:tcW w:w="1293" w:type="dxa"/>
          </w:tcPr>
          <w:p w:rsidR="00DD7756" w:rsidRDefault="00AD1397">
            <w:pPr>
              <w:pStyle w:val="TableParagraph"/>
              <w:spacing w:line="210" w:lineRule="exact"/>
              <w:ind w:left="50"/>
              <w:jc w:val="left"/>
              <w:rPr>
                <w:sz w:val="20"/>
              </w:rPr>
            </w:pPr>
            <w:r>
              <w:rPr>
                <w:sz w:val="20"/>
              </w:rPr>
              <w:t>ƛaqmis</w:t>
            </w:r>
          </w:p>
        </w:tc>
        <w:tc>
          <w:tcPr>
            <w:tcW w:w="2397" w:type="dxa"/>
            <w:tcBorders>
              <w:right w:val="single" w:sz="4" w:space="0" w:color="000000"/>
            </w:tcBorders>
          </w:tcPr>
          <w:p w:rsidR="00DD7756" w:rsidRDefault="00AD1397">
            <w:pPr>
              <w:pStyle w:val="TableParagraph"/>
              <w:spacing w:line="210" w:lineRule="exact"/>
              <w:ind w:left="368"/>
              <w:jc w:val="left"/>
              <w:rPr>
                <w:sz w:val="20"/>
              </w:rPr>
            </w:pPr>
            <w:r>
              <w:rPr>
                <w:sz w:val="20"/>
              </w:rPr>
              <w:t>oil</w:t>
            </w:r>
          </w:p>
        </w:tc>
        <w:tc>
          <w:tcPr>
            <w:tcW w:w="599" w:type="dxa"/>
            <w:tcBorders>
              <w:left w:val="single" w:sz="4" w:space="0" w:color="000000"/>
            </w:tcBorders>
          </w:tcPr>
          <w:p w:rsidR="00DD7756" w:rsidRDefault="00AD1397">
            <w:pPr>
              <w:pStyle w:val="TableParagraph"/>
              <w:spacing w:line="210" w:lineRule="exact"/>
              <w:ind w:right="176"/>
              <w:rPr>
                <w:sz w:val="20"/>
              </w:rPr>
            </w:pPr>
            <w:r>
              <w:rPr>
                <w:w w:val="99"/>
                <w:sz w:val="20"/>
              </w:rPr>
              <w:t>5</w:t>
            </w:r>
          </w:p>
        </w:tc>
        <w:tc>
          <w:tcPr>
            <w:tcW w:w="849" w:type="dxa"/>
          </w:tcPr>
          <w:p w:rsidR="00DD7756" w:rsidRDefault="00AD1397">
            <w:pPr>
              <w:pStyle w:val="TableParagraph"/>
              <w:spacing w:line="210" w:lineRule="exact"/>
              <w:ind w:left="179"/>
              <w:jc w:val="left"/>
              <w:rPr>
                <w:sz w:val="20"/>
              </w:rPr>
            </w:pPr>
            <w:r>
              <w:rPr>
                <w:sz w:val="20"/>
              </w:rPr>
              <w:t>0.598</w:t>
            </w:r>
          </w:p>
        </w:tc>
        <w:tc>
          <w:tcPr>
            <w:tcW w:w="1042" w:type="dxa"/>
          </w:tcPr>
          <w:p w:rsidR="00DD7756" w:rsidRDefault="00AD1397">
            <w:pPr>
              <w:pStyle w:val="TableParagraph"/>
              <w:spacing w:line="210" w:lineRule="exact"/>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spacing w:line="210" w:lineRule="exact"/>
              <w:ind w:right="285"/>
              <w:rPr>
                <w:sz w:val="20"/>
              </w:rPr>
            </w:pPr>
            <w:r>
              <w:rPr>
                <w:w w:val="95"/>
                <w:sz w:val="20"/>
              </w:rPr>
              <w:t>0.843</w:t>
            </w:r>
          </w:p>
        </w:tc>
        <w:tc>
          <w:tcPr>
            <w:tcW w:w="1294" w:type="dxa"/>
            <w:tcBorders>
              <w:left w:val="single" w:sz="4" w:space="0" w:color="000000"/>
            </w:tcBorders>
          </w:tcPr>
          <w:p w:rsidR="00DD7756" w:rsidRDefault="00AD1397">
            <w:pPr>
              <w:pStyle w:val="TableParagraph"/>
              <w:spacing w:line="210" w:lineRule="exact"/>
              <w:ind w:right="424"/>
              <w:rPr>
                <w:sz w:val="20"/>
              </w:rPr>
            </w:pPr>
            <w:r>
              <w:rPr>
                <w:w w:val="99"/>
                <w:sz w:val="20"/>
              </w:rPr>
              <w:t>5</w:t>
            </w:r>
          </w:p>
        </w:tc>
        <w:tc>
          <w:tcPr>
            <w:tcW w:w="1147" w:type="dxa"/>
          </w:tcPr>
          <w:p w:rsidR="00DD7756" w:rsidRDefault="00AD1397">
            <w:pPr>
              <w:pStyle w:val="TableParagraph"/>
              <w:spacing w:line="210" w:lineRule="exact"/>
              <w:jc w:val="center"/>
              <w:rPr>
                <w:sz w:val="20"/>
              </w:rPr>
            </w:pPr>
            <w:r>
              <w:rPr>
                <w:w w:val="99"/>
                <w:sz w:val="20"/>
              </w:rPr>
              <w:t>0</w:t>
            </w:r>
          </w:p>
        </w:tc>
        <w:tc>
          <w:tcPr>
            <w:tcW w:w="688" w:type="dxa"/>
            <w:tcBorders>
              <w:right w:val="single" w:sz="4" w:space="0" w:color="000000"/>
            </w:tcBorders>
          </w:tcPr>
          <w:p w:rsidR="00DD7756" w:rsidRDefault="00AD1397">
            <w:pPr>
              <w:pStyle w:val="TableParagraph"/>
              <w:spacing w:line="210" w:lineRule="exact"/>
              <w:ind w:right="51"/>
              <w:rPr>
                <w:sz w:val="20"/>
              </w:rPr>
            </w:pPr>
            <w:r>
              <w:rPr>
                <w:w w:val="99"/>
                <w:sz w:val="20"/>
              </w:rPr>
              <w:t>0</w:t>
            </w:r>
          </w:p>
        </w:tc>
        <w:tc>
          <w:tcPr>
            <w:tcW w:w="1180" w:type="dxa"/>
            <w:tcBorders>
              <w:left w:val="single" w:sz="4" w:space="0" w:color="000000"/>
            </w:tcBorders>
          </w:tcPr>
          <w:p w:rsidR="00DD7756" w:rsidRDefault="00AD1397">
            <w:pPr>
              <w:pStyle w:val="TableParagraph"/>
              <w:spacing w:line="210" w:lineRule="exact"/>
              <w:ind w:right="308"/>
              <w:rPr>
                <w:sz w:val="20"/>
              </w:rPr>
            </w:pPr>
            <w:r>
              <w:rPr>
                <w:w w:val="95"/>
                <w:sz w:val="20"/>
              </w:rPr>
              <w:t>0.843</w:t>
            </w:r>
          </w:p>
        </w:tc>
        <w:tc>
          <w:tcPr>
            <w:tcW w:w="1101" w:type="dxa"/>
          </w:tcPr>
          <w:p w:rsidR="00DD7756" w:rsidRDefault="00AD1397">
            <w:pPr>
              <w:pStyle w:val="TableParagraph"/>
              <w:spacing w:line="210" w:lineRule="exact"/>
              <w:ind w:right="363"/>
              <w:rPr>
                <w:sz w:val="20"/>
              </w:rPr>
            </w:pPr>
            <w:r>
              <w:rPr>
                <w:w w:val="99"/>
                <w:sz w:val="20"/>
              </w:rPr>
              <w:t>—</w:t>
            </w:r>
          </w:p>
        </w:tc>
        <w:tc>
          <w:tcPr>
            <w:tcW w:w="835" w:type="dxa"/>
          </w:tcPr>
          <w:p w:rsidR="00DD7756" w:rsidRDefault="00AD1397">
            <w:pPr>
              <w:pStyle w:val="TableParagraph"/>
              <w:spacing w:line="210" w:lineRule="exact"/>
              <w:ind w:right="41"/>
              <w:rPr>
                <w:sz w:val="20"/>
              </w:rPr>
            </w:pPr>
            <w:r>
              <w:rPr>
                <w:w w:val="99"/>
                <w:sz w:val="20"/>
              </w:rPr>
              <w:t>—</w:t>
            </w:r>
          </w:p>
        </w:tc>
      </w:tr>
      <w:tr w:rsidR="00DD7756">
        <w:trPr>
          <w:trHeight w:val="243"/>
        </w:trPr>
        <w:tc>
          <w:tcPr>
            <w:tcW w:w="1293" w:type="dxa"/>
          </w:tcPr>
          <w:p w:rsidR="00DD7756" w:rsidRDefault="00AD1397">
            <w:pPr>
              <w:pStyle w:val="TableParagraph"/>
              <w:spacing w:before="0" w:line="223" w:lineRule="exact"/>
              <w:ind w:left="50"/>
              <w:jc w:val="left"/>
              <w:rPr>
                <w:sz w:val="20"/>
              </w:rPr>
            </w:pPr>
            <w:r>
              <w:rPr>
                <w:sz w:val="20"/>
              </w:rPr>
              <w:t>ƛatw</w:t>
            </w:r>
            <w:r>
              <w:rPr>
                <w:position w:val="1"/>
                <w:sz w:val="20"/>
              </w:rPr>
              <w:t xml:space="preserve">̓ </w:t>
            </w:r>
            <w:r>
              <w:rPr>
                <w:sz w:val="20"/>
              </w:rPr>
              <w:t>a</w:t>
            </w:r>
          </w:p>
        </w:tc>
        <w:tc>
          <w:tcPr>
            <w:tcW w:w="2397" w:type="dxa"/>
            <w:tcBorders>
              <w:right w:val="single" w:sz="4" w:space="0" w:color="000000"/>
            </w:tcBorders>
          </w:tcPr>
          <w:p w:rsidR="00DD7756" w:rsidRDefault="00AD1397">
            <w:pPr>
              <w:pStyle w:val="TableParagraph"/>
              <w:spacing w:before="9"/>
              <w:ind w:left="368"/>
              <w:jc w:val="left"/>
              <w:rPr>
                <w:sz w:val="20"/>
              </w:rPr>
            </w:pPr>
            <w:r>
              <w:rPr>
                <w:sz w:val="20"/>
              </w:rPr>
              <w:t>paddling.steadily</w:t>
            </w:r>
          </w:p>
        </w:tc>
        <w:tc>
          <w:tcPr>
            <w:tcW w:w="599" w:type="dxa"/>
            <w:tcBorders>
              <w:left w:val="single" w:sz="4" w:space="0" w:color="000000"/>
            </w:tcBorders>
          </w:tcPr>
          <w:p w:rsidR="00DD7756" w:rsidRDefault="00AD1397">
            <w:pPr>
              <w:pStyle w:val="TableParagraph"/>
              <w:spacing w:before="9"/>
              <w:ind w:right="176"/>
              <w:rPr>
                <w:sz w:val="20"/>
              </w:rPr>
            </w:pPr>
            <w:r>
              <w:rPr>
                <w:w w:val="99"/>
                <w:sz w:val="20"/>
              </w:rPr>
              <w:t>4</w:t>
            </w:r>
          </w:p>
        </w:tc>
        <w:tc>
          <w:tcPr>
            <w:tcW w:w="849" w:type="dxa"/>
          </w:tcPr>
          <w:p w:rsidR="00DD7756" w:rsidRDefault="00AD1397">
            <w:pPr>
              <w:pStyle w:val="TableParagraph"/>
              <w:spacing w:before="9"/>
              <w:ind w:left="179"/>
              <w:jc w:val="left"/>
              <w:rPr>
                <w:sz w:val="20"/>
              </w:rPr>
            </w:pPr>
            <w:r>
              <w:rPr>
                <w:sz w:val="20"/>
              </w:rPr>
              <w:t>0.478</w:t>
            </w:r>
          </w:p>
        </w:tc>
        <w:tc>
          <w:tcPr>
            <w:tcW w:w="1042" w:type="dxa"/>
          </w:tcPr>
          <w:p w:rsidR="00DD7756" w:rsidRDefault="00AD1397">
            <w:pPr>
              <w:pStyle w:val="TableParagraph"/>
              <w:spacing w:before="9"/>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spacing w:before="9"/>
              <w:ind w:right="285"/>
              <w:rPr>
                <w:sz w:val="20"/>
              </w:rPr>
            </w:pPr>
            <w:r>
              <w:rPr>
                <w:w w:val="95"/>
                <w:sz w:val="20"/>
              </w:rPr>
              <w:t>0.710</w:t>
            </w:r>
          </w:p>
        </w:tc>
        <w:tc>
          <w:tcPr>
            <w:tcW w:w="1294" w:type="dxa"/>
            <w:tcBorders>
              <w:left w:val="single" w:sz="4" w:space="0" w:color="000000"/>
            </w:tcBorders>
          </w:tcPr>
          <w:p w:rsidR="00DD7756" w:rsidRDefault="00AD1397">
            <w:pPr>
              <w:pStyle w:val="TableParagraph"/>
              <w:spacing w:before="9"/>
              <w:ind w:right="424"/>
              <w:rPr>
                <w:sz w:val="20"/>
              </w:rPr>
            </w:pPr>
            <w:r>
              <w:rPr>
                <w:w w:val="99"/>
                <w:sz w:val="20"/>
              </w:rPr>
              <w:t>0</w:t>
            </w:r>
          </w:p>
        </w:tc>
        <w:tc>
          <w:tcPr>
            <w:tcW w:w="1147" w:type="dxa"/>
          </w:tcPr>
          <w:p w:rsidR="00DD7756" w:rsidRDefault="00AD1397">
            <w:pPr>
              <w:pStyle w:val="TableParagraph"/>
              <w:spacing w:before="9"/>
              <w:jc w:val="center"/>
              <w:rPr>
                <w:sz w:val="20"/>
              </w:rPr>
            </w:pPr>
            <w:r>
              <w:rPr>
                <w:w w:val="99"/>
                <w:sz w:val="20"/>
              </w:rPr>
              <w:t>4</w:t>
            </w:r>
          </w:p>
        </w:tc>
        <w:tc>
          <w:tcPr>
            <w:tcW w:w="688" w:type="dxa"/>
            <w:tcBorders>
              <w:right w:val="single" w:sz="4" w:space="0" w:color="000000"/>
            </w:tcBorders>
          </w:tcPr>
          <w:p w:rsidR="00DD7756" w:rsidRDefault="00AD1397">
            <w:pPr>
              <w:pStyle w:val="TableParagraph"/>
              <w:spacing w:before="9"/>
              <w:ind w:right="51"/>
              <w:rPr>
                <w:sz w:val="20"/>
              </w:rPr>
            </w:pPr>
            <w:r>
              <w:rPr>
                <w:w w:val="99"/>
                <w:sz w:val="20"/>
              </w:rPr>
              <w:t>0</w:t>
            </w:r>
          </w:p>
        </w:tc>
        <w:tc>
          <w:tcPr>
            <w:tcW w:w="1180" w:type="dxa"/>
            <w:tcBorders>
              <w:left w:val="single" w:sz="4" w:space="0" w:color="000000"/>
            </w:tcBorders>
          </w:tcPr>
          <w:p w:rsidR="00DD7756" w:rsidRDefault="00AD1397">
            <w:pPr>
              <w:pStyle w:val="TableParagraph"/>
              <w:spacing w:before="9"/>
              <w:ind w:right="308"/>
              <w:rPr>
                <w:sz w:val="20"/>
              </w:rPr>
            </w:pPr>
            <w:r>
              <w:rPr>
                <w:w w:val="99"/>
                <w:sz w:val="20"/>
              </w:rPr>
              <w:t>—</w:t>
            </w:r>
          </w:p>
        </w:tc>
        <w:tc>
          <w:tcPr>
            <w:tcW w:w="1101" w:type="dxa"/>
          </w:tcPr>
          <w:p w:rsidR="00DD7756" w:rsidRDefault="00AD1397">
            <w:pPr>
              <w:pStyle w:val="TableParagraph"/>
              <w:spacing w:before="9"/>
              <w:ind w:right="363"/>
              <w:rPr>
                <w:sz w:val="20"/>
              </w:rPr>
            </w:pPr>
            <w:r>
              <w:rPr>
                <w:w w:val="95"/>
                <w:sz w:val="20"/>
              </w:rPr>
              <w:t>0.710</w:t>
            </w:r>
          </w:p>
        </w:tc>
        <w:tc>
          <w:tcPr>
            <w:tcW w:w="835" w:type="dxa"/>
          </w:tcPr>
          <w:p w:rsidR="00DD7756" w:rsidRDefault="00AD1397">
            <w:pPr>
              <w:pStyle w:val="TableParagraph"/>
              <w:spacing w:before="9"/>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ƛawa</w:t>
            </w:r>
          </w:p>
        </w:tc>
        <w:tc>
          <w:tcPr>
            <w:tcW w:w="2397" w:type="dxa"/>
            <w:tcBorders>
              <w:right w:val="single" w:sz="4" w:space="0" w:color="000000"/>
            </w:tcBorders>
          </w:tcPr>
          <w:p w:rsidR="00DD7756" w:rsidRDefault="00AD1397">
            <w:pPr>
              <w:pStyle w:val="TableParagraph"/>
              <w:ind w:left="368"/>
              <w:jc w:val="left"/>
              <w:rPr>
                <w:sz w:val="20"/>
              </w:rPr>
            </w:pPr>
            <w:r>
              <w:rPr>
                <w:sz w:val="20"/>
              </w:rPr>
              <w:t>hear</w:t>
            </w:r>
          </w:p>
        </w:tc>
        <w:tc>
          <w:tcPr>
            <w:tcW w:w="599" w:type="dxa"/>
            <w:tcBorders>
              <w:left w:val="single" w:sz="4" w:space="0" w:color="000000"/>
            </w:tcBorders>
          </w:tcPr>
          <w:p w:rsidR="00DD7756" w:rsidRDefault="00AD1397">
            <w:pPr>
              <w:pStyle w:val="TableParagraph"/>
              <w:ind w:right="176"/>
              <w:rPr>
                <w:sz w:val="20"/>
              </w:rPr>
            </w:pPr>
            <w:r>
              <w:rPr>
                <w:w w:val="99"/>
                <w:sz w:val="20"/>
              </w:rPr>
              <w:t>7</w:t>
            </w:r>
          </w:p>
        </w:tc>
        <w:tc>
          <w:tcPr>
            <w:tcW w:w="849" w:type="dxa"/>
          </w:tcPr>
          <w:p w:rsidR="00DD7756" w:rsidRDefault="00AD1397">
            <w:pPr>
              <w:pStyle w:val="TableParagraph"/>
              <w:ind w:left="179"/>
              <w:jc w:val="left"/>
              <w:rPr>
                <w:sz w:val="20"/>
              </w:rPr>
            </w:pPr>
            <w:r>
              <w:rPr>
                <w:sz w:val="20"/>
              </w:rPr>
              <w:t>0.837</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0.909</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7</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0.909</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ƛuɬ</w:t>
            </w:r>
          </w:p>
        </w:tc>
        <w:tc>
          <w:tcPr>
            <w:tcW w:w="2397" w:type="dxa"/>
            <w:tcBorders>
              <w:right w:val="single" w:sz="4" w:space="0" w:color="000000"/>
            </w:tcBorders>
          </w:tcPr>
          <w:p w:rsidR="00DD7756" w:rsidRDefault="00AD1397">
            <w:pPr>
              <w:pStyle w:val="TableParagraph"/>
              <w:ind w:left="368"/>
              <w:jc w:val="left"/>
              <w:rPr>
                <w:sz w:val="20"/>
              </w:rPr>
            </w:pPr>
            <w:r>
              <w:rPr>
                <w:sz w:val="20"/>
              </w:rPr>
              <w:t>nice</w:t>
            </w:r>
          </w:p>
        </w:tc>
        <w:tc>
          <w:tcPr>
            <w:tcW w:w="599" w:type="dxa"/>
            <w:tcBorders>
              <w:left w:val="single" w:sz="4" w:space="0" w:color="000000"/>
            </w:tcBorders>
          </w:tcPr>
          <w:p w:rsidR="00DD7756" w:rsidRDefault="00AD1397">
            <w:pPr>
              <w:pStyle w:val="TableParagraph"/>
              <w:ind w:right="176"/>
              <w:rPr>
                <w:sz w:val="20"/>
              </w:rPr>
            </w:pPr>
            <w:r>
              <w:rPr>
                <w:w w:val="99"/>
                <w:sz w:val="20"/>
              </w:rPr>
              <w:t>7</w:t>
            </w:r>
          </w:p>
        </w:tc>
        <w:tc>
          <w:tcPr>
            <w:tcW w:w="849" w:type="dxa"/>
          </w:tcPr>
          <w:p w:rsidR="00DD7756" w:rsidRDefault="00AD1397">
            <w:pPr>
              <w:pStyle w:val="TableParagraph"/>
              <w:ind w:left="179"/>
              <w:jc w:val="left"/>
              <w:rPr>
                <w:sz w:val="20"/>
              </w:rPr>
            </w:pPr>
            <w:r>
              <w:rPr>
                <w:sz w:val="20"/>
              </w:rPr>
              <w:t>0.837</w:t>
            </w:r>
          </w:p>
        </w:tc>
        <w:tc>
          <w:tcPr>
            <w:tcW w:w="1042" w:type="dxa"/>
          </w:tcPr>
          <w:p w:rsidR="00DD7756" w:rsidRDefault="00AD1397">
            <w:pPr>
              <w:pStyle w:val="TableParagraph"/>
              <w:ind w:left="238" w:right="347"/>
              <w:jc w:val="center"/>
              <w:rPr>
                <w:sz w:val="20"/>
              </w:rPr>
            </w:pPr>
            <w:r>
              <w:rPr>
                <w:sz w:val="20"/>
              </w:rPr>
              <w:t>0.545</w:t>
            </w:r>
          </w:p>
        </w:tc>
        <w:tc>
          <w:tcPr>
            <w:tcW w:w="1082" w:type="dxa"/>
            <w:tcBorders>
              <w:right w:val="single" w:sz="4" w:space="0" w:color="000000"/>
            </w:tcBorders>
          </w:tcPr>
          <w:p w:rsidR="00DD7756" w:rsidRDefault="00AD1397">
            <w:pPr>
              <w:pStyle w:val="TableParagraph"/>
              <w:ind w:right="285"/>
              <w:rPr>
                <w:sz w:val="20"/>
              </w:rPr>
            </w:pPr>
            <w:r>
              <w:rPr>
                <w:w w:val="95"/>
                <w:sz w:val="20"/>
              </w:rPr>
              <w:t>0.631</w:t>
            </w:r>
          </w:p>
        </w:tc>
        <w:tc>
          <w:tcPr>
            <w:tcW w:w="1294" w:type="dxa"/>
            <w:tcBorders>
              <w:left w:val="single" w:sz="4" w:space="0" w:color="000000"/>
            </w:tcBorders>
          </w:tcPr>
          <w:p w:rsidR="00DD7756" w:rsidRDefault="00AD1397">
            <w:pPr>
              <w:pStyle w:val="TableParagraph"/>
              <w:ind w:right="424"/>
              <w:rPr>
                <w:sz w:val="20"/>
              </w:rPr>
            </w:pPr>
            <w:r>
              <w:rPr>
                <w:w w:val="99"/>
                <w:sz w:val="20"/>
              </w:rPr>
              <w:t>2</w:t>
            </w:r>
          </w:p>
        </w:tc>
        <w:tc>
          <w:tcPr>
            <w:tcW w:w="1147" w:type="dxa"/>
          </w:tcPr>
          <w:p w:rsidR="00DD7756" w:rsidRDefault="00AD1397">
            <w:pPr>
              <w:pStyle w:val="TableParagraph"/>
              <w:jc w:val="center"/>
              <w:rPr>
                <w:sz w:val="20"/>
              </w:rPr>
            </w:pPr>
            <w:r>
              <w:rPr>
                <w:w w:val="99"/>
                <w:sz w:val="20"/>
              </w:rPr>
              <w:t>5</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5"/>
                <w:sz w:val="20"/>
              </w:rPr>
              <w:t>0.895</w:t>
            </w:r>
          </w:p>
        </w:tc>
        <w:tc>
          <w:tcPr>
            <w:tcW w:w="1101" w:type="dxa"/>
          </w:tcPr>
          <w:p w:rsidR="00DD7756" w:rsidRDefault="00AD1397">
            <w:pPr>
              <w:pStyle w:val="TableParagraph"/>
              <w:ind w:right="363"/>
              <w:rPr>
                <w:sz w:val="20"/>
              </w:rPr>
            </w:pPr>
            <w:r>
              <w:rPr>
                <w:w w:val="95"/>
                <w:sz w:val="20"/>
              </w:rPr>
              <w:t>0.736</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ɬuːcsaːmiːḥ</w:t>
            </w:r>
          </w:p>
        </w:tc>
        <w:tc>
          <w:tcPr>
            <w:tcW w:w="2397" w:type="dxa"/>
            <w:tcBorders>
              <w:right w:val="single" w:sz="4" w:space="0" w:color="000000"/>
            </w:tcBorders>
          </w:tcPr>
          <w:p w:rsidR="00DD7756" w:rsidRDefault="00AD1397">
            <w:pPr>
              <w:pStyle w:val="TableParagraph"/>
              <w:ind w:left="368"/>
              <w:jc w:val="left"/>
              <w:rPr>
                <w:sz w:val="20"/>
              </w:rPr>
            </w:pPr>
            <w:r>
              <w:rPr>
                <w:sz w:val="20"/>
              </w:rPr>
              <w:t>women</w:t>
            </w:r>
          </w:p>
        </w:tc>
        <w:tc>
          <w:tcPr>
            <w:tcW w:w="599" w:type="dxa"/>
            <w:tcBorders>
              <w:left w:val="single" w:sz="4" w:space="0" w:color="000000"/>
            </w:tcBorders>
          </w:tcPr>
          <w:p w:rsidR="00DD7756" w:rsidRDefault="00AD1397">
            <w:pPr>
              <w:pStyle w:val="TableParagraph"/>
              <w:ind w:right="176"/>
              <w:rPr>
                <w:sz w:val="20"/>
              </w:rPr>
            </w:pPr>
            <w:r>
              <w:rPr>
                <w:w w:val="99"/>
                <w:sz w:val="20"/>
              </w:rPr>
              <w:t>5</w:t>
            </w:r>
          </w:p>
        </w:tc>
        <w:tc>
          <w:tcPr>
            <w:tcW w:w="849" w:type="dxa"/>
          </w:tcPr>
          <w:p w:rsidR="00DD7756" w:rsidRDefault="00AD1397">
            <w:pPr>
              <w:pStyle w:val="TableParagraph"/>
              <w:ind w:left="179"/>
              <w:jc w:val="left"/>
              <w:rPr>
                <w:sz w:val="20"/>
              </w:rPr>
            </w:pPr>
            <w:r>
              <w:rPr>
                <w:sz w:val="20"/>
              </w:rPr>
              <w:t>0.598</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0.613</w:t>
            </w:r>
          </w:p>
        </w:tc>
        <w:tc>
          <w:tcPr>
            <w:tcW w:w="1294" w:type="dxa"/>
            <w:tcBorders>
              <w:left w:val="single" w:sz="4" w:space="0" w:color="000000"/>
            </w:tcBorders>
          </w:tcPr>
          <w:p w:rsidR="00DD7756" w:rsidRDefault="00AD1397">
            <w:pPr>
              <w:pStyle w:val="TableParagraph"/>
              <w:ind w:right="424"/>
              <w:rPr>
                <w:sz w:val="20"/>
              </w:rPr>
            </w:pPr>
            <w:r>
              <w:rPr>
                <w:w w:val="99"/>
                <w:sz w:val="20"/>
              </w:rPr>
              <w:t>5</w:t>
            </w:r>
          </w:p>
        </w:tc>
        <w:tc>
          <w:tcPr>
            <w:tcW w:w="1147" w:type="dxa"/>
          </w:tcPr>
          <w:p w:rsidR="00DD7756" w:rsidRDefault="00AD1397">
            <w:pPr>
              <w:pStyle w:val="TableParagraph"/>
              <w:jc w:val="center"/>
              <w:rPr>
                <w:sz w:val="20"/>
              </w:rPr>
            </w:pPr>
            <w:r>
              <w:rPr>
                <w:w w:val="99"/>
                <w:sz w:val="20"/>
              </w:rPr>
              <w:t>0</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5"/>
                <w:sz w:val="20"/>
              </w:rPr>
              <w:t>0.613</w:t>
            </w:r>
          </w:p>
        </w:tc>
        <w:tc>
          <w:tcPr>
            <w:tcW w:w="1101" w:type="dxa"/>
          </w:tcPr>
          <w:p w:rsidR="00DD7756" w:rsidRDefault="00AD1397">
            <w:pPr>
              <w:pStyle w:val="TableParagraph"/>
              <w:ind w:right="363"/>
              <w:rPr>
                <w:sz w:val="20"/>
              </w:rPr>
            </w:pPr>
            <w:r>
              <w:rPr>
                <w:w w:val="99"/>
                <w:sz w:val="20"/>
              </w:rPr>
              <w:t>—</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ʔaḥku·</w:t>
            </w:r>
          </w:p>
        </w:tc>
        <w:tc>
          <w:tcPr>
            <w:tcW w:w="2397" w:type="dxa"/>
            <w:tcBorders>
              <w:right w:val="single" w:sz="4" w:space="0" w:color="000000"/>
            </w:tcBorders>
          </w:tcPr>
          <w:p w:rsidR="00DD7756" w:rsidRDefault="00AD1397">
            <w:pPr>
              <w:pStyle w:val="TableParagraph"/>
              <w:ind w:left="368"/>
              <w:jc w:val="left"/>
              <w:rPr>
                <w:sz w:val="20"/>
              </w:rPr>
            </w:pPr>
            <w:r>
              <w:rPr>
                <w:sz w:val="20"/>
              </w:rPr>
              <w:t>right.here</w:t>
            </w:r>
          </w:p>
        </w:tc>
        <w:tc>
          <w:tcPr>
            <w:tcW w:w="599" w:type="dxa"/>
            <w:tcBorders>
              <w:left w:val="single" w:sz="4" w:space="0" w:color="000000"/>
            </w:tcBorders>
          </w:tcPr>
          <w:p w:rsidR="00DD7756" w:rsidRDefault="00AD1397">
            <w:pPr>
              <w:pStyle w:val="TableParagraph"/>
              <w:ind w:right="176"/>
              <w:rPr>
                <w:sz w:val="20"/>
              </w:rPr>
            </w:pPr>
            <w:r>
              <w:rPr>
                <w:w w:val="99"/>
                <w:sz w:val="20"/>
              </w:rPr>
              <w:t>6</w:t>
            </w:r>
          </w:p>
        </w:tc>
        <w:tc>
          <w:tcPr>
            <w:tcW w:w="849" w:type="dxa"/>
          </w:tcPr>
          <w:p w:rsidR="00DD7756" w:rsidRDefault="00AD1397">
            <w:pPr>
              <w:pStyle w:val="TableParagraph"/>
              <w:ind w:left="179"/>
              <w:jc w:val="left"/>
              <w:rPr>
                <w:sz w:val="20"/>
              </w:rPr>
            </w:pPr>
            <w:r>
              <w:rPr>
                <w:sz w:val="20"/>
              </w:rPr>
              <w:t>0.717</w:t>
            </w:r>
          </w:p>
        </w:tc>
        <w:tc>
          <w:tcPr>
            <w:tcW w:w="1042" w:type="dxa"/>
          </w:tcPr>
          <w:p w:rsidR="00DD7756" w:rsidRDefault="00AD1397">
            <w:pPr>
              <w:pStyle w:val="TableParagraph"/>
              <w:ind w:left="238" w:right="347"/>
              <w:jc w:val="center"/>
              <w:rPr>
                <w:sz w:val="20"/>
              </w:rPr>
            </w:pPr>
            <w:r>
              <w:rPr>
                <w:sz w:val="20"/>
              </w:rPr>
              <w:t>0.631</w:t>
            </w:r>
          </w:p>
        </w:tc>
        <w:tc>
          <w:tcPr>
            <w:tcW w:w="1082" w:type="dxa"/>
            <w:tcBorders>
              <w:right w:val="single" w:sz="4" w:space="0" w:color="000000"/>
            </w:tcBorders>
          </w:tcPr>
          <w:p w:rsidR="00DD7756" w:rsidRDefault="00AD1397">
            <w:pPr>
              <w:pStyle w:val="TableParagraph"/>
              <w:ind w:right="285"/>
              <w:rPr>
                <w:sz w:val="20"/>
              </w:rPr>
            </w:pPr>
            <w:r>
              <w:rPr>
                <w:w w:val="95"/>
                <w:sz w:val="20"/>
              </w:rPr>
              <w:t>0.688</w:t>
            </w:r>
          </w:p>
        </w:tc>
        <w:tc>
          <w:tcPr>
            <w:tcW w:w="1294" w:type="dxa"/>
            <w:tcBorders>
              <w:left w:val="single" w:sz="4" w:space="0" w:color="000000"/>
            </w:tcBorders>
          </w:tcPr>
          <w:p w:rsidR="00DD7756" w:rsidRDefault="00AD1397">
            <w:pPr>
              <w:pStyle w:val="TableParagraph"/>
              <w:ind w:right="424"/>
              <w:rPr>
                <w:sz w:val="20"/>
              </w:rPr>
            </w:pPr>
            <w:r>
              <w:rPr>
                <w:w w:val="99"/>
                <w:sz w:val="20"/>
              </w:rPr>
              <w:t>3</w:t>
            </w:r>
          </w:p>
        </w:tc>
        <w:tc>
          <w:tcPr>
            <w:tcW w:w="1147" w:type="dxa"/>
          </w:tcPr>
          <w:p w:rsidR="00DD7756" w:rsidRDefault="00AD1397">
            <w:pPr>
              <w:pStyle w:val="TableParagraph"/>
              <w:jc w:val="center"/>
              <w:rPr>
                <w:sz w:val="20"/>
              </w:rPr>
            </w:pPr>
            <w:r>
              <w:rPr>
                <w:w w:val="99"/>
                <w:sz w:val="20"/>
              </w:rPr>
              <w:t>3</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5"/>
                <w:sz w:val="20"/>
              </w:rPr>
              <w:t>0.881</w:t>
            </w:r>
          </w:p>
        </w:tc>
        <w:tc>
          <w:tcPr>
            <w:tcW w:w="1101" w:type="dxa"/>
          </w:tcPr>
          <w:p w:rsidR="00DD7756" w:rsidRDefault="00AD1397">
            <w:pPr>
              <w:pStyle w:val="TableParagraph"/>
              <w:ind w:right="363"/>
              <w:rPr>
                <w:sz w:val="20"/>
              </w:rPr>
            </w:pPr>
            <w:r>
              <w:rPr>
                <w:w w:val="95"/>
                <w:sz w:val="20"/>
              </w:rPr>
              <w:t>0.807</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ʔac</w:t>
            </w:r>
          </w:p>
        </w:tc>
        <w:tc>
          <w:tcPr>
            <w:tcW w:w="2397" w:type="dxa"/>
            <w:tcBorders>
              <w:right w:val="single" w:sz="4" w:space="0" w:color="000000"/>
            </w:tcBorders>
          </w:tcPr>
          <w:p w:rsidR="00DD7756" w:rsidRDefault="00AD1397">
            <w:pPr>
              <w:pStyle w:val="TableParagraph"/>
              <w:ind w:left="368"/>
              <w:jc w:val="left"/>
              <w:rPr>
                <w:sz w:val="20"/>
              </w:rPr>
            </w:pPr>
            <w:r>
              <w:rPr>
                <w:sz w:val="20"/>
              </w:rPr>
              <w:t>go.out.hunting</w:t>
            </w:r>
          </w:p>
        </w:tc>
        <w:tc>
          <w:tcPr>
            <w:tcW w:w="599" w:type="dxa"/>
            <w:tcBorders>
              <w:left w:val="single" w:sz="4" w:space="0" w:color="000000"/>
            </w:tcBorders>
          </w:tcPr>
          <w:p w:rsidR="00DD7756" w:rsidRDefault="00AD1397">
            <w:pPr>
              <w:pStyle w:val="TableParagraph"/>
              <w:ind w:right="176"/>
              <w:rPr>
                <w:sz w:val="20"/>
              </w:rPr>
            </w:pPr>
            <w:r>
              <w:rPr>
                <w:w w:val="99"/>
                <w:sz w:val="20"/>
              </w:rPr>
              <w:t>6</w:t>
            </w:r>
          </w:p>
        </w:tc>
        <w:tc>
          <w:tcPr>
            <w:tcW w:w="849" w:type="dxa"/>
          </w:tcPr>
          <w:p w:rsidR="00DD7756" w:rsidRDefault="00AD1397">
            <w:pPr>
              <w:pStyle w:val="TableParagraph"/>
              <w:ind w:left="179"/>
              <w:jc w:val="left"/>
              <w:rPr>
                <w:sz w:val="20"/>
              </w:rPr>
            </w:pPr>
            <w:r>
              <w:rPr>
                <w:sz w:val="20"/>
              </w:rPr>
              <w:t>0.717</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0.614</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6</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0.614</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ʔac‑yu·</w:t>
            </w:r>
          </w:p>
        </w:tc>
        <w:tc>
          <w:tcPr>
            <w:tcW w:w="2397" w:type="dxa"/>
            <w:tcBorders>
              <w:right w:val="single" w:sz="4" w:space="0" w:color="000000"/>
            </w:tcBorders>
          </w:tcPr>
          <w:p w:rsidR="00DD7756" w:rsidRDefault="00AD1397">
            <w:pPr>
              <w:pStyle w:val="TableParagraph"/>
              <w:ind w:left="368"/>
              <w:jc w:val="left"/>
              <w:rPr>
                <w:sz w:val="20"/>
              </w:rPr>
            </w:pPr>
            <w:r>
              <w:rPr>
                <w:sz w:val="20"/>
              </w:rPr>
              <w:t>go.out.hunting‑done</w:t>
            </w:r>
          </w:p>
        </w:tc>
        <w:tc>
          <w:tcPr>
            <w:tcW w:w="599" w:type="dxa"/>
            <w:tcBorders>
              <w:left w:val="single" w:sz="4" w:space="0" w:color="000000"/>
            </w:tcBorders>
          </w:tcPr>
          <w:p w:rsidR="00DD7756" w:rsidRDefault="00AD1397">
            <w:pPr>
              <w:pStyle w:val="TableParagraph"/>
              <w:ind w:right="176"/>
              <w:rPr>
                <w:sz w:val="20"/>
              </w:rPr>
            </w:pPr>
            <w:r>
              <w:rPr>
                <w:w w:val="95"/>
                <w:sz w:val="20"/>
              </w:rPr>
              <w:t>14</w:t>
            </w:r>
          </w:p>
        </w:tc>
        <w:tc>
          <w:tcPr>
            <w:tcW w:w="849" w:type="dxa"/>
          </w:tcPr>
          <w:p w:rsidR="00DD7756" w:rsidRDefault="00AD1397">
            <w:pPr>
              <w:pStyle w:val="TableParagraph"/>
              <w:ind w:left="180"/>
              <w:jc w:val="left"/>
              <w:rPr>
                <w:sz w:val="20"/>
              </w:rPr>
            </w:pPr>
            <w:r>
              <w:rPr>
                <w:sz w:val="20"/>
              </w:rPr>
              <w:t>1.673</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0.693</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ind w:left="7" w:right="96"/>
              <w:jc w:val="center"/>
              <w:rPr>
                <w:sz w:val="20"/>
              </w:rPr>
            </w:pPr>
            <w:r>
              <w:rPr>
                <w:sz w:val="20"/>
              </w:rPr>
              <w:t>14</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0.693</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ʔana</w:t>
            </w:r>
          </w:p>
        </w:tc>
        <w:tc>
          <w:tcPr>
            <w:tcW w:w="2397" w:type="dxa"/>
            <w:tcBorders>
              <w:right w:val="single" w:sz="4" w:space="0" w:color="000000"/>
            </w:tcBorders>
          </w:tcPr>
          <w:p w:rsidR="00DD7756" w:rsidRDefault="00AD1397">
            <w:pPr>
              <w:pStyle w:val="TableParagraph"/>
              <w:ind w:left="368"/>
              <w:jc w:val="left"/>
              <w:rPr>
                <w:sz w:val="20"/>
              </w:rPr>
            </w:pPr>
            <w:r>
              <w:rPr>
                <w:sz w:val="20"/>
              </w:rPr>
              <w:t>only</w:t>
            </w:r>
          </w:p>
        </w:tc>
        <w:tc>
          <w:tcPr>
            <w:tcW w:w="599" w:type="dxa"/>
            <w:tcBorders>
              <w:left w:val="single" w:sz="4" w:space="0" w:color="000000"/>
            </w:tcBorders>
          </w:tcPr>
          <w:p w:rsidR="00DD7756" w:rsidRDefault="00AD1397">
            <w:pPr>
              <w:pStyle w:val="TableParagraph"/>
              <w:ind w:right="176"/>
              <w:rPr>
                <w:sz w:val="20"/>
              </w:rPr>
            </w:pPr>
            <w:r>
              <w:rPr>
                <w:w w:val="95"/>
                <w:sz w:val="20"/>
              </w:rPr>
              <w:t>12</w:t>
            </w:r>
          </w:p>
        </w:tc>
        <w:tc>
          <w:tcPr>
            <w:tcW w:w="849" w:type="dxa"/>
          </w:tcPr>
          <w:p w:rsidR="00DD7756" w:rsidRDefault="00AD1397">
            <w:pPr>
              <w:pStyle w:val="TableParagraph"/>
              <w:ind w:left="180"/>
              <w:jc w:val="left"/>
              <w:rPr>
                <w:sz w:val="20"/>
              </w:rPr>
            </w:pPr>
            <w:r>
              <w:rPr>
                <w:sz w:val="20"/>
              </w:rPr>
              <w:t>1.434</w:t>
            </w:r>
          </w:p>
        </w:tc>
        <w:tc>
          <w:tcPr>
            <w:tcW w:w="1042" w:type="dxa"/>
          </w:tcPr>
          <w:p w:rsidR="00DD7756" w:rsidRDefault="00AD1397">
            <w:pPr>
              <w:pStyle w:val="TableParagraph"/>
              <w:ind w:left="238" w:right="347"/>
              <w:jc w:val="center"/>
              <w:rPr>
                <w:sz w:val="20"/>
              </w:rPr>
            </w:pPr>
            <w:r>
              <w:rPr>
                <w:sz w:val="20"/>
              </w:rPr>
              <w:t>0.410</w:t>
            </w:r>
          </w:p>
        </w:tc>
        <w:tc>
          <w:tcPr>
            <w:tcW w:w="1082" w:type="dxa"/>
            <w:tcBorders>
              <w:right w:val="single" w:sz="4" w:space="0" w:color="000000"/>
            </w:tcBorders>
          </w:tcPr>
          <w:p w:rsidR="00DD7756" w:rsidRDefault="00AD1397">
            <w:pPr>
              <w:pStyle w:val="TableParagraph"/>
              <w:ind w:right="285"/>
              <w:rPr>
                <w:sz w:val="20"/>
              </w:rPr>
            </w:pPr>
            <w:r>
              <w:rPr>
                <w:w w:val="95"/>
                <w:sz w:val="20"/>
              </w:rPr>
              <w:t>0.462</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ind w:left="7" w:right="96"/>
              <w:jc w:val="center"/>
              <w:rPr>
                <w:sz w:val="20"/>
              </w:rPr>
            </w:pPr>
            <w:r>
              <w:rPr>
                <w:sz w:val="20"/>
              </w:rPr>
              <w:t>10</w:t>
            </w:r>
          </w:p>
        </w:tc>
        <w:tc>
          <w:tcPr>
            <w:tcW w:w="688" w:type="dxa"/>
            <w:tcBorders>
              <w:right w:val="single" w:sz="4" w:space="0" w:color="000000"/>
            </w:tcBorders>
          </w:tcPr>
          <w:p w:rsidR="00DD7756" w:rsidRDefault="00AD1397">
            <w:pPr>
              <w:pStyle w:val="TableParagraph"/>
              <w:ind w:right="51"/>
              <w:rPr>
                <w:sz w:val="20"/>
              </w:rPr>
            </w:pPr>
            <w:r>
              <w:rPr>
                <w:w w:val="99"/>
                <w:sz w:val="20"/>
              </w:rPr>
              <w:t>2</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0.482</w:t>
            </w:r>
          </w:p>
        </w:tc>
        <w:tc>
          <w:tcPr>
            <w:tcW w:w="835" w:type="dxa"/>
          </w:tcPr>
          <w:p w:rsidR="00DD7756" w:rsidRDefault="00AD1397">
            <w:pPr>
              <w:pStyle w:val="TableParagraph"/>
              <w:ind w:right="41"/>
              <w:rPr>
                <w:sz w:val="20"/>
              </w:rPr>
            </w:pPr>
            <w:r>
              <w:rPr>
                <w:w w:val="95"/>
                <w:sz w:val="20"/>
              </w:rPr>
              <w:t>0.863</w:t>
            </w:r>
          </w:p>
        </w:tc>
      </w:tr>
      <w:tr w:rsidR="00DD7756">
        <w:trPr>
          <w:trHeight w:val="239"/>
        </w:trPr>
        <w:tc>
          <w:tcPr>
            <w:tcW w:w="1293" w:type="dxa"/>
          </w:tcPr>
          <w:p w:rsidR="00DD7756" w:rsidRDefault="00AD1397">
            <w:pPr>
              <w:pStyle w:val="TableParagraph"/>
              <w:ind w:left="50"/>
              <w:jc w:val="left"/>
              <w:rPr>
                <w:sz w:val="20"/>
              </w:rPr>
            </w:pPr>
            <w:r>
              <w:rPr>
                <w:sz w:val="20"/>
              </w:rPr>
              <w:t>ʔana‑’i·c</w:t>
            </w:r>
          </w:p>
        </w:tc>
        <w:tc>
          <w:tcPr>
            <w:tcW w:w="2397" w:type="dxa"/>
            <w:tcBorders>
              <w:right w:val="single" w:sz="4" w:space="0" w:color="000000"/>
            </w:tcBorders>
          </w:tcPr>
          <w:p w:rsidR="00DD7756" w:rsidRDefault="00AD1397">
            <w:pPr>
              <w:pStyle w:val="TableParagraph"/>
              <w:ind w:left="368"/>
              <w:jc w:val="left"/>
              <w:rPr>
                <w:sz w:val="20"/>
              </w:rPr>
            </w:pPr>
            <w:r>
              <w:rPr>
                <w:sz w:val="20"/>
              </w:rPr>
              <w:t>only‑eat</w:t>
            </w:r>
          </w:p>
        </w:tc>
        <w:tc>
          <w:tcPr>
            <w:tcW w:w="599" w:type="dxa"/>
            <w:tcBorders>
              <w:left w:val="single" w:sz="4" w:space="0" w:color="000000"/>
            </w:tcBorders>
          </w:tcPr>
          <w:p w:rsidR="00DD7756" w:rsidRDefault="00AD1397">
            <w:pPr>
              <w:pStyle w:val="TableParagraph"/>
              <w:ind w:right="176"/>
              <w:rPr>
                <w:sz w:val="20"/>
              </w:rPr>
            </w:pPr>
            <w:r>
              <w:rPr>
                <w:w w:val="99"/>
                <w:sz w:val="20"/>
              </w:rPr>
              <w:t>4</w:t>
            </w:r>
          </w:p>
        </w:tc>
        <w:tc>
          <w:tcPr>
            <w:tcW w:w="849" w:type="dxa"/>
          </w:tcPr>
          <w:p w:rsidR="00DD7756" w:rsidRDefault="00AD1397">
            <w:pPr>
              <w:pStyle w:val="TableParagraph"/>
              <w:ind w:left="179"/>
              <w:jc w:val="left"/>
              <w:rPr>
                <w:sz w:val="20"/>
              </w:rPr>
            </w:pPr>
            <w:r>
              <w:rPr>
                <w:sz w:val="20"/>
              </w:rPr>
              <w:t>0.478</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0.640</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4</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0.640</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ʔatḥ</w:t>
            </w:r>
          </w:p>
        </w:tc>
        <w:tc>
          <w:tcPr>
            <w:tcW w:w="2397" w:type="dxa"/>
            <w:tcBorders>
              <w:right w:val="single" w:sz="4" w:space="0" w:color="000000"/>
            </w:tcBorders>
          </w:tcPr>
          <w:p w:rsidR="00DD7756" w:rsidRDefault="00AD1397">
            <w:pPr>
              <w:pStyle w:val="TableParagraph"/>
              <w:ind w:left="368"/>
              <w:jc w:val="left"/>
              <w:rPr>
                <w:sz w:val="20"/>
              </w:rPr>
            </w:pPr>
            <w:r>
              <w:rPr>
                <w:sz w:val="20"/>
              </w:rPr>
              <w:t>night</w:t>
            </w:r>
          </w:p>
        </w:tc>
        <w:tc>
          <w:tcPr>
            <w:tcW w:w="599" w:type="dxa"/>
            <w:tcBorders>
              <w:left w:val="single" w:sz="4" w:space="0" w:color="000000"/>
            </w:tcBorders>
          </w:tcPr>
          <w:p w:rsidR="00DD7756" w:rsidRDefault="00AD1397">
            <w:pPr>
              <w:pStyle w:val="TableParagraph"/>
              <w:ind w:right="176"/>
              <w:rPr>
                <w:sz w:val="20"/>
              </w:rPr>
            </w:pPr>
            <w:r>
              <w:rPr>
                <w:w w:val="99"/>
                <w:sz w:val="20"/>
              </w:rPr>
              <w:t>4</w:t>
            </w:r>
          </w:p>
        </w:tc>
        <w:tc>
          <w:tcPr>
            <w:tcW w:w="849" w:type="dxa"/>
          </w:tcPr>
          <w:p w:rsidR="00DD7756" w:rsidRDefault="00AD1397">
            <w:pPr>
              <w:pStyle w:val="TableParagraph"/>
              <w:ind w:left="179"/>
              <w:jc w:val="left"/>
              <w:rPr>
                <w:sz w:val="20"/>
              </w:rPr>
            </w:pPr>
            <w:r>
              <w:rPr>
                <w:sz w:val="20"/>
              </w:rPr>
              <w:t>0.478</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0.678</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4</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0.678</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ʔaya</w:t>
            </w:r>
          </w:p>
        </w:tc>
        <w:tc>
          <w:tcPr>
            <w:tcW w:w="2397" w:type="dxa"/>
            <w:tcBorders>
              <w:right w:val="single" w:sz="4" w:space="0" w:color="000000"/>
            </w:tcBorders>
          </w:tcPr>
          <w:p w:rsidR="00DD7756" w:rsidRDefault="00AD1397">
            <w:pPr>
              <w:pStyle w:val="TableParagraph"/>
              <w:ind w:left="368"/>
              <w:jc w:val="left"/>
              <w:rPr>
                <w:sz w:val="20"/>
              </w:rPr>
            </w:pPr>
            <w:r>
              <w:rPr>
                <w:sz w:val="20"/>
              </w:rPr>
              <w:t>many</w:t>
            </w:r>
          </w:p>
        </w:tc>
        <w:tc>
          <w:tcPr>
            <w:tcW w:w="599" w:type="dxa"/>
            <w:tcBorders>
              <w:left w:val="single" w:sz="4" w:space="0" w:color="000000"/>
            </w:tcBorders>
          </w:tcPr>
          <w:p w:rsidR="00DD7756" w:rsidRDefault="00AD1397">
            <w:pPr>
              <w:pStyle w:val="TableParagraph"/>
              <w:ind w:right="176"/>
              <w:rPr>
                <w:sz w:val="20"/>
              </w:rPr>
            </w:pPr>
            <w:r>
              <w:rPr>
                <w:w w:val="95"/>
                <w:sz w:val="20"/>
              </w:rPr>
              <w:t>34</w:t>
            </w:r>
          </w:p>
        </w:tc>
        <w:tc>
          <w:tcPr>
            <w:tcW w:w="849" w:type="dxa"/>
          </w:tcPr>
          <w:p w:rsidR="00DD7756" w:rsidRDefault="00AD1397">
            <w:pPr>
              <w:pStyle w:val="TableParagraph"/>
              <w:ind w:left="180"/>
              <w:jc w:val="left"/>
              <w:rPr>
                <w:sz w:val="20"/>
              </w:rPr>
            </w:pPr>
            <w:r>
              <w:rPr>
                <w:sz w:val="20"/>
              </w:rPr>
              <w:t>4.064</w:t>
            </w:r>
          </w:p>
        </w:tc>
        <w:tc>
          <w:tcPr>
            <w:tcW w:w="1042" w:type="dxa"/>
          </w:tcPr>
          <w:p w:rsidR="00DD7756" w:rsidRDefault="00AD1397">
            <w:pPr>
              <w:pStyle w:val="TableParagraph"/>
              <w:ind w:left="238" w:right="347"/>
              <w:jc w:val="center"/>
              <w:rPr>
                <w:sz w:val="20"/>
              </w:rPr>
            </w:pPr>
            <w:r>
              <w:rPr>
                <w:sz w:val="20"/>
              </w:rPr>
              <w:t>0.652</w:t>
            </w:r>
          </w:p>
        </w:tc>
        <w:tc>
          <w:tcPr>
            <w:tcW w:w="1082" w:type="dxa"/>
            <w:tcBorders>
              <w:right w:val="single" w:sz="4" w:space="0" w:color="000000"/>
            </w:tcBorders>
          </w:tcPr>
          <w:p w:rsidR="00DD7756" w:rsidRDefault="00AD1397">
            <w:pPr>
              <w:pStyle w:val="TableParagraph"/>
              <w:ind w:right="285"/>
              <w:rPr>
                <w:sz w:val="20"/>
              </w:rPr>
            </w:pPr>
            <w:r>
              <w:rPr>
                <w:w w:val="95"/>
                <w:sz w:val="20"/>
              </w:rPr>
              <w:t>0.424</w:t>
            </w:r>
          </w:p>
        </w:tc>
        <w:tc>
          <w:tcPr>
            <w:tcW w:w="1294" w:type="dxa"/>
            <w:tcBorders>
              <w:left w:val="single" w:sz="4" w:space="0" w:color="000000"/>
            </w:tcBorders>
          </w:tcPr>
          <w:p w:rsidR="00DD7756" w:rsidRDefault="00AD1397">
            <w:pPr>
              <w:pStyle w:val="TableParagraph"/>
              <w:ind w:right="424"/>
              <w:rPr>
                <w:sz w:val="20"/>
              </w:rPr>
            </w:pPr>
            <w:r>
              <w:rPr>
                <w:w w:val="99"/>
                <w:sz w:val="20"/>
              </w:rPr>
              <w:t>2</w:t>
            </w:r>
          </w:p>
        </w:tc>
        <w:tc>
          <w:tcPr>
            <w:tcW w:w="1147" w:type="dxa"/>
          </w:tcPr>
          <w:p w:rsidR="00DD7756" w:rsidRDefault="00AD1397">
            <w:pPr>
              <w:pStyle w:val="TableParagraph"/>
              <w:ind w:left="7" w:right="96"/>
              <w:jc w:val="center"/>
              <w:rPr>
                <w:sz w:val="20"/>
              </w:rPr>
            </w:pPr>
            <w:r>
              <w:rPr>
                <w:sz w:val="20"/>
              </w:rPr>
              <w:t>23</w:t>
            </w:r>
          </w:p>
        </w:tc>
        <w:tc>
          <w:tcPr>
            <w:tcW w:w="688" w:type="dxa"/>
            <w:tcBorders>
              <w:right w:val="single" w:sz="4" w:space="0" w:color="000000"/>
            </w:tcBorders>
          </w:tcPr>
          <w:p w:rsidR="00DD7756" w:rsidRDefault="00AD1397">
            <w:pPr>
              <w:pStyle w:val="TableParagraph"/>
              <w:ind w:right="51"/>
              <w:rPr>
                <w:sz w:val="20"/>
              </w:rPr>
            </w:pPr>
            <w:r>
              <w:rPr>
                <w:w w:val="99"/>
                <w:sz w:val="20"/>
              </w:rPr>
              <w:t>6</w:t>
            </w:r>
          </w:p>
        </w:tc>
        <w:tc>
          <w:tcPr>
            <w:tcW w:w="1180" w:type="dxa"/>
            <w:tcBorders>
              <w:left w:val="single" w:sz="4" w:space="0" w:color="000000"/>
            </w:tcBorders>
          </w:tcPr>
          <w:p w:rsidR="00DD7756" w:rsidRDefault="00AD1397">
            <w:pPr>
              <w:pStyle w:val="TableParagraph"/>
              <w:ind w:right="308"/>
              <w:rPr>
                <w:sz w:val="20"/>
              </w:rPr>
            </w:pPr>
            <w:r>
              <w:rPr>
                <w:w w:val="95"/>
                <w:sz w:val="20"/>
              </w:rPr>
              <w:t>0.801</w:t>
            </w:r>
          </w:p>
        </w:tc>
        <w:tc>
          <w:tcPr>
            <w:tcW w:w="1101" w:type="dxa"/>
          </w:tcPr>
          <w:p w:rsidR="00DD7756" w:rsidRDefault="00AD1397">
            <w:pPr>
              <w:pStyle w:val="TableParagraph"/>
              <w:ind w:right="363"/>
              <w:rPr>
                <w:sz w:val="20"/>
              </w:rPr>
            </w:pPr>
            <w:r>
              <w:rPr>
                <w:w w:val="95"/>
                <w:sz w:val="20"/>
              </w:rPr>
              <w:t>0.496</w:t>
            </w:r>
          </w:p>
        </w:tc>
        <w:tc>
          <w:tcPr>
            <w:tcW w:w="835" w:type="dxa"/>
          </w:tcPr>
          <w:p w:rsidR="00DD7756" w:rsidRDefault="00AD1397">
            <w:pPr>
              <w:pStyle w:val="TableParagraph"/>
              <w:ind w:right="41"/>
              <w:rPr>
                <w:sz w:val="20"/>
              </w:rPr>
            </w:pPr>
            <w:r>
              <w:rPr>
                <w:w w:val="95"/>
                <w:sz w:val="20"/>
              </w:rPr>
              <w:t>0.669</w:t>
            </w:r>
          </w:p>
        </w:tc>
      </w:tr>
      <w:tr w:rsidR="00DD7756">
        <w:trPr>
          <w:trHeight w:val="239"/>
        </w:trPr>
        <w:tc>
          <w:tcPr>
            <w:tcW w:w="1293" w:type="dxa"/>
          </w:tcPr>
          <w:p w:rsidR="00DD7756" w:rsidRDefault="00AD1397">
            <w:pPr>
              <w:pStyle w:val="TableParagraph"/>
              <w:ind w:left="50"/>
              <w:jc w:val="left"/>
              <w:rPr>
                <w:sz w:val="20"/>
              </w:rPr>
            </w:pPr>
            <w:r>
              <w:rPr>
                <w:sz w:val="20"/>
              </w:rPr>
              <w:t>ʔiːqḥ</w:t>
            </w:r>
          </w:p>
        </w:tc>
        <w:tc>
          <w:tcPr>
            <w:tcW w:w="2397" w:type="dxa"/>
            <w:tcBorders>
              <w:right w:val="single" w:sz="4" w:space="0" w:color="000000"/>
            </w:tcBorders>
          </w:tcPr>
          <w:p w:rsidR="00DD7756" w:rsidRDefault="00AD1397">
            <w:pPr>
              <w:pStyle w:val="TableParagraph"/>
              <w:ind w:left="368"/>
              <w:jc w:val="left"/>
              <w:rPr>
                <w:sz w:val="20"/>
              </w:rPr>
            </w:pPr>
            <w:r>
              <w:rPr>
                <w:sz w:val="20"/>
              </w:rPr>
              <w:t>telling</w:t>
            </w:r>
          </w:p>
        </w:tc>
        <w:tc>
          <w:tcPr>
            <w:tcW w:w="599" w:type="dxa"/>
            <w:tcBorders>
              <w:left w:val="single" w:sz="4" w:space="0" w:color="000000"/>
            </w:tcBorders>
          </w:tcPr>
          <w:p w:rsidR="00DD7756" w:rsidRDefault="00AD1397">
            <w:pPr>
              <w:pStyle w:val="TableParagraph"/>
              <w:ind w:right="176"/>
              <w:rPr>
                <w:sz w:val="20"/>
              </w:rPr>
            </w:pPr>
            <w:r>
              <w:rPr>
                <w:w w:val="95"/>
                <w:sz w:val="20"/>
              </w:rPr>
              <w:t>19</w:t>
            </w:r>
          </w:p>
        </w:tc>
        <w:tc>
          <w:tcPr>
            <w:tcW w:w="849" w:type="dxa"/>
          </w:tcPr>
          <w:p w:rsidR="00DD7756" w:rsidRDefault="00AD1397">
            <w:pPr>
              <w:pStyle w:val="TableParagraph"/>
              <w:ind w:left="180"/>
              <w:jc w:val="left"/>
              <w:rPr>
                <w:sz w:val="20"/>
              </w:rPr>
            </w:pPr>
            <w:r>
              <w:rPr>
                <w:sz w:val="20"/>
              </w:rPr>
              <w:t>2.271</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0.494</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ind w:left="7" w:right="96"/>
              <w:jc w:val="center"/>
              <w:rPr>
                <w:sz w:val="20"/>
              </w:rPr>
            </w:pPr>
            <w:r>
              <w:rPr>
                <w:sz w:val="20"/>
              </w:rPr>
              <w:t>19</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0.494</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ʔu‑(w)aƛ</w:t>
            </w:r>
          </w:p>
        </w:tc>
        <w:tc>
          <w:tcPr>
            <w:tcW w:w="2397" w:type="dxa"/>
            <w:tcBorders>
              <w:right w:val="single" w:sz="4" w:space="0" w:color="000000"/>
            </w:tcBorders>
          </w:tcPr>
          <w:p w:rsidR="00DD7756" w:rsidRDefault="00AD1397">
            <w:pPr>
              <w:pStyle w:val="TableParagraph"/>
              <w:ind w:left="368"/>
              <w:jc w:val="left"/>
              <w:rPr>
                <w:sz w:val="20"/>
              </w:rPr>
            </w:pPr>
            <w:r>
              <w:rPr>
                <w:sz w:val="20"/>
              </w:rPr>
              <w:t>it‑find</w:t>
            </w:r>
          </w:p>
        </w:tc>
        <w:tc>
          <w:tcPr>
            <w:tcW w:w="599" w:type="dxa"/>
            <w:tcBorders>
              <w:left w:val="single" w:sz="4" w:space="0" w:color="000000"/>
            </w:tcBorders>
          </w:tcPr>
          <w:p w:rsidR="00DD7756" w:rsidRDefault="00AD1397">
            <w:pPr>
              <w:pStyle w:val="TableParagraph"/>
              <w:ind w:right="176"/>
              <w:rPr>
                <w:sz w:val="20"/>
              </w:rPr>
            </w:pPr>
            <w:r>
              <w:rPr>
                <w:w w:val="99"/>
                <w:sz w:val="20"/>
              </w:rPr>
              <w:t>4</w:t>
            </w:r>
          </w:p>
        </w:tc>
        <w:tc>
          <w:tcPr>
            <w:tcW w:w="849" w:type="dxa"/>
          </w:tcPr>
          <w:p w:rsidR="00DD7756" w:rsidRDefault="00AD1397">
            <w:pPr>
              <w:pStyle w:val="TableParagraph"/>
              <w:ind w:left="179"/>
              <w:jc w:val="left"/>
              <w:rPr>
                <w:sz w:val="20"/>
              </w:rPr>
            </w:pPr>
            <w:r>
              <w:rPr>
                <w:sz w:val="20"/>
              </w:rPr>
              <w:t>0.478</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0.788</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4</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0.788</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ʔu‑ḥta·</w:t>
            </w:r>
          </w:p>
        </w:tc>
        <w:tc>
          <w:tcPr>
            <w:tcW w:w="2397" w:type="dxa"/>
            <w:tcBorders>
              <w:right w:val="single" w:sz="4" w:space="0" w:color="000000"/>
            </w:tcBorders>
          </w:tcPr>
          <w:p w:rsidR="00DD7756" w:rsidRDefault="00AD1397">
            <w:pPr>
              <w:pStyle w:val="TableParagraph"/>
              <w:ind w:left="368"/>
              <w:jc w:val="left"/>
              <w:rPr>
                <w:sz w:val="20"/>
              </w:rPr>
            </w:pPr>
            <w:r>
              <w:rPr>
                <w:sz w:val="20"/>
              </w:rPr>
              <w:t>it‑doing.to</w:t>
            </w:r>
          </w:p>
        </w:tc>
        <w:tc>
          <w:tcPr>
            <w:tcW w:w="599" w:type="dxa"/>
            <w:tcBorders>
              <w:left w:val="single" w:sz="4" w:space="0" w:color="000000"/>
            </w:tcBorders>
          </w:tcPr>
          <w:p w:rsidR="00DD7756" w:rsidRDefault="00AD1397">
            <w:pPr>
              <w:pStyle w:val="TableParagraph"/>
              <w:ind w:right="176"/>
              <w:rPr>
                <w:sz w:val="20"/>
              </w:rPr>
            </w:pPr>
            <w:r>
              <w:rPr>
                <w:w w:val="99"/>
                <w:sz w:val="20"/>
              </w:rPr>
              <w:t>7</w:t>
            </w:r>
          </w:p>
        </w:tc>
        <w:tc>
          <w:tcPr>
            <w:tcW w:w="849" w:type="dxa"/>
          </w:tcPr>
          <w:p w:rsidR="00DD7756" w:rsidRDefault="00AD1397">
            <w:pPr>
              <w:pStyle w:val="TableParagraph"/>
              <w:ind w:left="179"/>
              <w:jc w:val="left"/>
              <w:rPr>
                <w:sz w:val="20"/>
              </w:rPr>
            </w:pPr>
            <w:r>
              <w:rPr>
                <w:sz w:val="20"/>
              </w:rPr>
              <w:t>0.837</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0.776</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7</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0.776</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ʔu‑ca‑ḥta</w:t>
            </w:r>
          </w:p>
        </w:tc>
        <w:tc>
          <w:tcPr>
            <w:tcW w:w="2397" w:type="dxa"/>
            <w:tcBorders>
              <w:right w:val="single" w:sz="4" w:space="0" w:color="000000"/>
            </w:tcBorders>
          </w:tcPr>
          <w:p w:rsidR="00DD7756" w:rsidRDefault="00AD1397">
            <w:pPr>
              <w:pStyle w:val="TableParagraph"/>
              <w:ind w:left="368"/>
              <w:jc w:val="left"/>
              <w:rPr>
                <w:sz w:val="20"/>
              </w:rPr>
            </w:pPr>
            <w:r>
              <w:rPr>
                <w:sz w:val="20"/>
              </w:rPr>
              <w:t>it‑go.to‑apart</w:t>
            </w:r>
          </w:p>
        </w:tc>
        <w:tc>
          <w:tcPr>
            <w:tcW w:w="599" w:type="dxa"/>
            <w:tcBorders>
              <w:left w:val="single" w:sz="4" w:space="0" w:color="000000"/>
            </w:tcBorders>
          </w:tcPr>
          <w:p w:rsidR="00DD7756" w:rsidRDefault="00AD1397">
            <w:pPr>
              <w:pStyle w:val="TableParagraph"/>
              <w:ind w:right="176"/>
              <w:rPr>
                <w:sz w:val="20"/>
              </w:rPr>
            </w:pPr>
            <w:r>
              <w:rPr>
                <w:w w:val="95"/>
                <w:sz w:val="20"/>
              </w:rPr>
              <w:t>11</w:t>
            </w:r>
          </w:p>
        </w:tc>
        <w:tc>
          <w:tcPr>
            <w:tcW w:w="849" w:type="dxa"/>
          </w:tcPr>
          <w:p w:rsidR="00DD7756" w:rsidRDefault="00AD1397">
            <w:pPr>
              <w:pStyle w:val="TableParagraph"/>
              <w:ind w:left="180"/>
              <w:jc w:val="left"/>
              <w:rPr>
                <w:sz w:val="20"/>
              </w:rPr>
            </w:pPr>
            <w:r>
              <w:rPr>
                <w:sz w:val="20"/>
              </w:rPr>
              <w:t>1.315</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0.659</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ind w:left="7" w:right="96"/>
              <w:jc w:val="center"/>
              <w:rPr>
                <w:sz w:val="20"/>
              </w:rPr>
            </w:pPr>
            <w:r>
              <w:rPr>
                <w:sz w:val="20"/>
              </w:rPr>
              <w:t>11</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0.659</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ʔu‑kɬa·</w:t>
            </w:r>
          </w:p>
        </w:tc>
        <w:tc>
          <w:tcPr>
            <w:tcW w:w="2397" w:type="dxa"/>
            <w:tcBorders>
              <w:right w:val="single" w:sz="4" w:space="0" w:color="000000"/>
            </w:tcBorders>
          </w:tcPr>
          <w:p w:rsidR="00DD7756" w:rsidRDefault="00AD1397">
            <w:pPr>
              <w:pStyle w:val="TableParagraph"/>
              <w:ind w:left="368"/>
              <w:jc w:val="left"/>
              <w:rPr>
                <w:sz w:val="20"/>
              </w:rPr>
            </w:pPr>
            <w:r>
              <w:rPr>
                <w:sz w:val="20"/>
              </w:rPr>
              <w:t>it‑having.as.name</w:t>
            </w:r>
          </w:p>
        </w:tc>
        <w:tc>
          <w:tcPr>
            <w:tcW w:w="599" w:type="dxa"/>
            <w:tcBorders>
              <w:left w:val="single" w:sz="4" w:space="0" w:color="000000"/>
            </w:tcBorders>
          </w:tcPr>
          <w:p w:rsidR="00DD7756" w:rsidRDefault="00AD1397">
            <w:pPr>
              <w:pStyle w:val="TableParagraph"/>
              <w:ind w:right="176"/>
              <w:rPr>
                <w:sz w:val="20"/>
              </w:rPr>
            </w:pPr>
            <w:r>
              <w:rPr>
                <w:w w:val="95"/>
                <w:sz w:val="20"/>
              </w:rPr>
              <w:t>21</w:t>
            </w:r>
          </w:p>
        </w:tc>
        <w:tc>
          <w:tcPr>
            <w:tcW w:w="849" w:type="dxa"/>
          </w:tcPr>
          <w:p w:rsidR="00DD7756" w:rsidRDefault="00AD1397">
            <w:pPr>
              <w:pStyle w:val="TableParagraph"/>
              <w:ind w:left="180"/>
              <w:jc w:val="left"/>
              <w:rPr>
                <w:sz w:val="20"/>
              </w:rPr>
            </w:pPr>
            <w:r>
              <w:rPr>
                <w:sz w:val="20"/>
              </w:rPr>
              <w:t>2.510</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0.542</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ind w:left="7" w:right="96"/>
              <w:jc w:val="center"/>
              <w:rPr>
                <w:sz w:val="20"/>
              </w:rPr>
            </w:pPr>
            <w:r>
              <w:rPr>
                <w:sz w:val="20"/>
              </w:rPr>
              <w:t>21</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0.542</w:t>
            </w:r>
          </w:p>
        </w:tc>
        <w:tc>
          <w:tcPr>
            <w:tcW w:w="835" w:type="dxa"/>
          </w:tcPr>
          <w:p w:rsidR="00DD7756" w:rsidRDefault="00AD1397">
            <w:pPr>
              <w:pStyle w:val="TableParagraph"/>
              <w:ind w:right="41"/>
              <w:rPr>
                <w:sz w:val="20"/>
              </w:rPr>
            </w:pPr>
            <w:r>
              <w:rPr>
                <w:w w:val="99"/>
                <w:sz w:val="20"/>
              </w:rPr>
              <w:t>—</w:t>
            </w:r>
          </w:p>
        </w:tc>
      </w:tr>
      <w:tr w:rsidR="00DD7756">
        <w:trPr>
          <w:trHeight w:val="235"/>
        </w:trPr>
        <w:tc>
          <w:tcPr>
            <w:tcW w:w="1293" w:type="dxa"/>
          </w:tcPr>
          <w:p w:rsidR="00DD7756" w:rsidRDefault="00AD1397">
            <w:pPr>
              <w:pStyle w:val="TableParagraph"/>
              <w:spacing w:line="210" w:lineRule="exact"/>
              <w:ind w:left="50"/>
              <w:jc w:val="left"/>
              <w:rPr>
                <w:sz w:val="20"/>
              </w:rPr>
            </w:pPr>
            <w:r>
              <w:rPr>
                <w:sz w:val="20"/>
              </w:rPr>
              <w:t>ʔu‑na·k</w:t>
            </w:r>
          </w:p>
        </w:tc>
        <w:tc>
          <w:tcPr>
            <w:tcW w:w="2397" w:type="dxa"/>
            <w:tcBorders>
              <w:right w:val="single" w:sz="4" w:space="0" w:color="000000"/>
            </w:tcBorders>
          </w:tcPr>
          <w:p w:rsidR="00DD7756" w:rsidRDefault="00AD1397">
            <w:pPr>
              <w:pStyle w:val="TableParagraph"/>
              <w:spacing w:line="210" w:lineRule="exact"/>
              <w:ind w:left="368"/>
              <w:jc w:val="left"/>
              <w:rPr>
                <w:sz w:val="20"/>
              </w:rPr>
            </w:pPr>
            <w:r>
              <w:rPr>
                <w:sz w:val="20"/>
              </w:rPr>
              <w:t>it‑having</w:t>
            </w:r>
          </w:p>
        </w:tc>
        <w:tc>
          <w:tcPr>
            <w:tcW w:w="599" w:type="dxa"/>
            <w:tcBorders>
              <w:left w:val="single" w:sz="4" w:space="0" w:color="000000"/>
            </w:tcBorders>
          </w:tcPr>
          <w:p w:rsidR="00DD7756" w:rsidRDefault="00AD1397">
            <w:pPr>
              <w:pStyle w:val="TableParagraph"/>
              <w:spacing w:line="210" w:lineRule="exact"/>
              <w:ind w:right="176"/>
              <w:rPr>
                <w:sz w:val="20"/>
              </w:rPr>
            </w:pPr>
            <w:r>
              <w:rPr>
                <w:w w:val="95"/>
                <w:sz w:val="20"/>
              </w:rPr>
              <w:t>28</w:t>
            </w:r>
          </w:p>
        </w:tc>
        <w:tc>
          <w:tcPr>
            <w:tcW w:w="849" w:type="dxa"/>
          </w:tcPr>
          <w:p w:rsidR="00DD7756" w:rsidRDefault="00AD1397">
            <w:pPr>
              <w:pStyle w:val="TableParagraph"/>
              <w:spacing w:line="210" w:lineRule="exact"/>
              <w:ind w:left="180"/>
              <w:jc w:val="left"/>
              <w:rPr>
                <w:sz w:val="20"/>
              </w:rPr>
            </w:pPr>
            <w:r>
              <w:rPr>
                <w:sz w:val="20"/>
              </w:rPr>
              <w:t>3.347</w:t>
            </w:r>
          </w:p>
        </w:tc>
        <w:tc>
          <w:tcPr>
            <w:tcW w:w="1042" w:type="dxa"/>
          </w:tcPr>
          <w:p w:rsidR="00DD7756" w:rsidRDefault="00AD1397">
            <w:pPr>
              <w:pStyle w:val="TableParagraph"/>
              <w:spacing w:line="210" w:lineRule="exact"/>
              <w:ind w:left="238" w:right="347"/>
              <w:jc w:val="center"/>
              <w:rPr>
                <w:sz w:val="20"/>
              </w:rPr>
            </w:pPr>
            <w:r>
              <w:rPr>
                <w:sz w:val="20"/>
              </w:rPr>
              <w:t>0.140</w:t>
            </w:r>
          </w:p>
        </w:tc>
        <w:tc>
          <w:tcPr>
            <w:tcW w:w="1082" w:type="dxa"/>
            <w:tcBorders>
              <w:right w:val="single" w:sz="4" w:space="0" w:color="000000"/>
            </w:tcBorders>
          </w:tcPr>
          <w:p w:rsidR="00DD7756" w:rsidRDefault="00AD1397">
            <w:pPr>
              <w:pStyle w:val="TableParagraph"/>
              <w:spacing w:line="210" w:lineRule="exact"/>
              <w:ind w:right="285"/>
              <w:rPr>
                <w:sz w:val="20"/>
              </w:rPr>
            </w:pPr>
            <w:r>
              <w:rPr>
                <w:w w:val="95"/>
                <w:sz w:val="20"/>
              </w:rPr>
              <w:t>0.448</w:t>
            </w:r>
          </w:p>
        </w:tc>
        <w:tc>
          <w:tcPr>
            <w:tcW w:w="1294" w:type="dxa"/>
            <w:tcBorders>
              <w:left w:val="single" w:sz="4" w:space="0" w:color="000000"/>
            </w:tcBorders>
          </w:tcPr>
          <w:p w:rsidR="00DD7756" w:rsidRDefault="00AD1397">
            <w:pPr>
              <w:pStyle w:val="TableParagraph"/>
              <w:spacing w:line="210" w:lineRule="exact"/>
              <w:ind w:right="424"/>
              <w:rPr>
                <w:sz w:val="20"/>
              </w:rPr>
            </w:pPr>
            <w:r>
              <w:rPr>
                <w:w w:val="99"/>
                <w:sz w:val="20"/>
              </w:rPr>
              <w:t>1</w:t>
            </w:r>
          </w:p>
        </w:tc>
        <w:tc>
          <w:tcPr>
            <w:tcW w:w="1147" w:type="dxa"/>
          </w:tcPr>
          <w:p w:rsidR="00DD7756" w:rsidRDefault="00AD1397">
            <w:pPr>
              <w:pStyle w:val="TableParagraph"/>
              <w:spacing w:line="210" w:lineRule="exact"/>
              <w:ind w:left="7" w:right="96"/>
              <w:jc w:val="center"/>
              <w:rPr>
                <w:sz w:val="20"/>
              </w:rPr>
            </w:pPr>
            <w:r>
              <w:rPr>
                <w:sz w:val="20"/>
              </w:rPr>
              <w:t>27</w:t>
            </w:r>
          </w:p>
        </w:tc>
        <w:tc>
          <w:tcPr>
            <w:tcW w:w="688" w:type="dxa"/>
            <w:tcBorders>
              <w:right w:val="single" w:sz="4" w:space="0" w:color="000000"/>
            </w:tcBorders>
          </w:tcPr>
          <w:p w:rsidR="00DD7756" w:rsidRDefault="00AD1397">
            <w:pPr>
              <w:pStyle w:val="TableParagraph"/>
              <w:spacing w:line="210" w:lineRule="exact"/>
              <w:ind w:right="51"/>
              <w:rPr>
                <w:sz w:val="20"/>
              </w:rPr>
            </w:pPr>
            <w:r>
              <w:rPr>
                <w:w w:val="99"/>
                <w:sz w:val="20"/>
              </w:rPr>
              <w:t>0</w:t>
            </w:r>
          </w:p>
        </w:tc>
        <w:tc>
          <w:tcPr>
            <w:tcW w:w="1180" w:type="dxa"/>
            <w:tcBorders>
              <w:left w:val="single" w:sz="4" w:space="0" w:color="000000"/>
            </w:tcBorders>
          </w:tcPr>
          <w:p w:rsidR="00DD7756" w:rsidRDefault="00AD1397">
            <w:pPr>
              <w:pStyle w:val="TableParagraph"/>
              <w:spacing w:line="210" w:lineRule="exact"/>
              <w:ind w:right="308"/>
              <w:rPr>
                <w:sz w:val="20"/>
              </w:rPr>
            </w:pPr>
            <w:r>
              <w:rPr>
                <w:w w:val="95"/>
                <w:sz w:val="20"/>
              </w:rPr>
              <w:t>0.887</w:t>
            </w:r>
          </w:p>
        </w:tc>
        <w:tc>
          <w:tcPr>
            <w:tcW w:w="1101" w:type="dxa"/>
          </w:tcPr>
          <w:p w:rsidR="00DD7756" w:rsidRDefault="00AD1397">
            <w:pPr>
              <w:pStyle w:val="TableParagraph"/>
              <w:spacing w:line="210" w:lineRule="exact"/>
              <w:ind w:right="363"/>
              <w:rPr>
                <w:sz w:val="20"/>
              </w:rPr>
            </w:pPr>
            <w:r>
              <w:rPr>
                <w:w w:val="95"/>
                <w:sz w:val="20"/>
              </w:rPr>
              <w:t>0.478</w:t>
            </w:r>
          </w:p>
        </w:tc>
        <w:tc>
          <w:tcPr>
            <w:tcW w:w="835" w:type="dxa"/>
          </w:tcPr>
          <w:p w:rsidR="00DD7756" w:rsidRDefault="00AD1397">
            <w:pPr>
              <w:pStyle w:val="TableParagraph"/>
              <w:spacing w:line="210" w:lineRule="exact"/>
              <w:ind w:right="41"/>
              <w:rPr>
                <w:sz w:val="20"/>
              </w:rPr>
            </w:pPr>
            <w:r>
              <w:rPr>
                <w:w w:val="99"/>
                <w:sz w:val="20"/>
              </w:rPr>
              <w:t>—</w:t>
            </w:r>
          </w:p>
        </w:tc>
      </w:tr>
      <w:tr w:rsidR="00DD7756">
        <w:trPr>
          <w:trHeight w:val="243"/>
        </w:trPr>
        <w:tc>
          <w:tcPr>
            <w:tcW w:w="1293" w:type="dxa"/>
          </w:tcPr>
          <w:p w:rsidR="00DD7756" w:rsidRDefault="00AD1397">
            <w:pPr>
              <w:pStyle w:val="TableParagraph"/>
              <w:spacing w:before="0" w:line="223" w:lineRule="exact"/>
              <w:ind w:left="50"/>
              <w:jc w:val="left"/>
              <w:rPr>
                <w:sz w:val="20"/>
              </w:rPr>
            </w:pPr>
            <w:r>
              <w:rPr>
                <w:sz w:val="20"/>
              </w:rPr>
              <w:t>ʔu‑y</w:t>
            </w:r>
            <w:r>
              <w:rPr>
                <w:position w:val="1"/>
                <w:sz w:val="20"/>
              </w:rPr>
              <w:t xml:space="preserve">̓ </w:t>
            </w:r>
            <w:r>
              <w:rPr>
                <w:sz w:val="20"/>
              </w:rPr>
              <w:t>i·ḥa</w:t>
            </w:r>
          </w:p>
        </w:tc>
        <w:tc>
          <w:tcPr>
            <w:tcW w:w="2397" w:type="dxa"/>
            <w:tcBorders>
              <w:right w:val="single" w:sz="4" w:space="0" w:color="000000"/>
            </w:tcBorders>
          </w:tcPr>
          <w:p w:rsidR="00DD7756" w:rsidRDefault="00AD1397">
            <w:pPr>
              <w:pStyle w:val="TableParagraph"/>
              <w:spacing w:before="9"/>
              <w:ind w:left="368"/>
              <w:jc w:val="left"/>
              <w:rPr>
                <w:sz w:val="20"/>
              </w:rPr>
            </w:pPr>
            <w:r>
              <w:rPr>
                <w:sz w:val="20"/>
              </w:rPr>
              <w:t>it‑because.of</w:t>
            </w:r>
          </w:p>
        </w:tc>
        <w:tc>
          <w:tcPr>
            <w:tcW w:w="599" w:type="dxa"/>
            <w:tcBorders>
              <w:left w:val="single" w:sz="4" w:space="0" w:color="000000"/>
            </w:tcBorders>
          </w:tcPr>
          <w:p w:rsidR="00DD7756" w:rsidRDefault="00AD1397">
            <w:pPr>
              <w:pStyle w:val="TableParagraph"/>
              <w:spacing w:before="9"/>
              <w:ind w:right="176"/>
              <w:rPr>
                <w:sz w:val="20"/>
              </w:rPr>
            </w:pPr>
            <w:r>
              <w:rPr>
                <w:w w:val="99"/>
                <w:sz w:val="20"/>
              </w:rPr>
              <w:t>7</w:t>
            </w:r>
          </w:p>
        </w:tc>
        <w:tc>
          <w:tcPr>
            <w:tcW w:w="849" w:type="dxa"/>
          </w:tcPr>
          <w:p w:rsidR="00DD7756" w:rsidRDefault="00AD1397">
            <w:pPr>
              <w:pStyle w:val="TableParagraph"/>
              <w:spacing w:before="9"/>
              <w:ind w:left="179"/>
              <w:jc w:val="left"/>
              <w:rPr>
                <w:sz w:val="20"/>
              </w:rPr>
            </w:pPr>
            <w:r>
              <w:rPr>
                <w:sz w:val="20"/>
              </w:rPr>
              <w:t>0.837</w:t>
            </w:r>
          </w:p>
        </w:tc>
        <w:tc>
          <w:tcPr>
            <w:tcW w:w="1042" w:type="dxa"/>
          </w:tcPr>
          <w:p w:rsidR="00DD7756" w:rsidRDefault="00AD1397">
            <w:pPr>
              <w:pStyle w:val="TableParagraph"/>
              <w:spacing w:before="9"/>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spacing w:before="9"/>
              <w:ind w:right="285"/>
              <w:rPr>
                <w:sz w:val="20"/>
              </w:rPr>
            </w:pPr>
            <w:r>
              <w:rPr>
                <w:w w:val="95"/>
                <w:sz w:val="20"/>
              </w:rPr>
              <w:t>0.589</w:t>
            </w:r>
          </w:p>
        </w:tc>
        <w:tc>
          <w:tcPr>
            <w:tcW w:w="1294" w:type="dxa"/>
            <w:tcBorders>
              <w:left w:val="single" w:sz="4" w:space="0" w:color="000000"/>
            </w:tcBorders>
          </w:tcPr>
          <w:p w:rsidR="00DD7756" w:rsidRDefault="00AD1397">
            <w:pPr>
              <w:pStyle w:val="TableParagraph"/>
              <w:spacing w:before="9"/>
              <w:ind w:right="424"/>
              <w:rPr>
                <w:sz w:val="20"/>
              </w:rPr>
            </w:pPr>
            <w:r>
              <w:rPr>
                <w:w w:val="99"/>
                <w:sz w:val="20"/>
              </w:rPr>
              <w:t>0</w:t>
            </w:r>
          </w:p>
        </w:tc>
        <w:tc>
          <w:tcPr>
            <w:tcW w:w="1147" w:type="dxa"/>
          </w:tcPr>
          <w:p w:rsidR="00DD7756" w:rsidRDefault="00AD1397">
            <w:pPr>
              <w:pStyle w:val="TableParagraph"/>
              <w:spacing w:before="9"/>
              <w:jc w:val="center"/>
              <w:rPr>
                <w:sz w:val="20"/>
              </w:rPr>
            </w:pPr>
            <w:r>
              <w:rPr>
                <w:w w:val="99"/>
                <w:sz w:val="20"/>
              </w:rPr>
              <w:t>7</w:t>
            </w:r>
          </w:p>
        </w:tc>
        <w:tc>
          <w:tcPr>
            <w:tcW w:w="688" w:type="dxa"/>
            <w:tcBorders>
              <w:right w:val="single" w:sz="4" w:space="0" w:color="000000"/>
            </w:tcBorders>
          </w:tcPr>
          <w:p w:rsidR="00DD7756" w:rsidRDefault="00AD1397">
            <w:pPr>
              <w:pStyle w:val="TableParagraph"/>
              <w:spacing w:before="9"/>
              <w:ind w:right="51"/>
              <w:rPr>
                <w:sz w:val="20"/>
              </w:rPr>
            </w:pPr>
            <w:r>
              <w:rPr>
                <w:w w:val="99"/>
                <w:sz w:val="20"/>
              </w:rPr>
              <w:t>0</w:t>
            </w:r>
          </w:p>
        </w:tc>
        <w:tc>
          <w:tcPr>
            <w:tcW w:w="1180" w:type="dxa"/>
            <w:tcBorders>
              <w:left w:val="single" w:sz="4" w:space="0" w:color="000000"/>
            </w:tcBorders>
          </w:tcPr>
          <w:p w:rsidR="00DD7756" w:rsidRDefault="00AD1397">
            <w:pPr>
              <w:pStyle w:val="TableParagraph"/>
              <w:spacing w:before="9"/>
              <w:ind w:right="308"/>
              <w:rPr>
                <w:sz w:val="20"/>
              </w:rPr>
            </w:pPr>
            <w:r>
              <w:rPr>
                <w:w w:val="99"/>
                <w:sz w:val="20"/>
              </w:rPr>
              <w:t>—</w:t>
            </w:r>
          </w:p>
        </w:tc>
        <w:tc>
          <w:tcPr>
            <w:tcW w:w="1101" w:type="dxa"/>
          </w:tcPr>
          <w:p w:rsidR="00DD7756" w:rsidRDefault="00AD1397">
            <w:pPr>
              <w:pStyle w:val="TableParagraph"/>
              <w:spacing w:before="9"/>
              <w:ind w:right="363"/>
              <w:rPr>
                <w:sz w:val="20"/>
              </w:rPr>
            </w:pPr>
            <w:r>
              <w:rPr>
                <w:w w:val="95"/>
                <w:sz w:val="20"/>
              </w:rPr>
              <w:t>0.589</w:t>
            </w:r>
          </w:p>
        </w:tc>
        <w:tc>
          <w:tcPr>
            <w:tcW w:w="835" w:type="dxa"/>
          </w:tcPr>
          <w:p w:rsidR="00DD7756" w:rsidRDefault="00AD1397">
            <w:pPr>
              <w:pStyle w:val="TableParagraph"/>
              <w:spacing w:before="9"/>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ʔuːš</w:t>
            </w:r>
          </w:p>
        </w:tc>
        <w:tc>
          <w:tcPr>
            <w:tcW w:w="2397" w:type="dxa"/>
            <w:tcBorders>
              <w:right w:val="single" w:sz="4" w:space="0" w:color="000000"/>
            </w:tcBorders>
          </w:tcPr>
          <w:p w:rsidR="00DD7756" w:rsidRDefault="00AD1397">
            <w:pPr>
              <w:pStyle w:val="TableParagraph"/>
              <w:ind w:left="368"/>
              <w:jc w:val="left"/>
              <w:rPr>
                <w:sz w:val="20"/>
              </w:rPr>
            </w:pPr>
            <w:r>
              <w:rPr>
                <w:sz w:val="20"/>
              </w:rPr>
              <w:t>some</w:t>
            </w:r>
          </w:p>
        </w:tc>
        <w:tc>
          <w:tcPr>
            <w:tcW w:w="599" w:type="dxa"/>
            <w:tcBorders>
              <w:left w:val="single" w:sz="4" w:space="0" w:color="000000"/>
            </w:tcBorders>
          </w:tcPr>
          <w:p w:rsidR="00DD7756" w:rsidRDefault="00AD1397">
            <w:pPr>
              <w:pStyle w:val="TableParagraph"/>
              <w:ind w:right="176"/>
              <w:rPr>
                <w:sz w:val="20"/>
              </w:rPr>
            </w:pPr>
            <w:r>
              <w:rPr>
                <w:w w:val="95"/>
                <w:sz w:val="20"/>
              </w:rPr>
              <w:t>20</w:t>
            </w:r>
          </w:p>
        </w:tc>
        <w:tc>
          <w:tcPr>
            <w:tcW w:w="849" w:type="dxa"/>
          </w:tcPr>
          <w:p w:rsidR="00DD7756" w:rsidRDefault="00AD1397">
            <w:pPr>
              <w:pStyle w:val="TableParagraph"/>
              <w:ind w:left="180"/>
              <w:jc w:val="left"/>
              <w:rPr>
                <w:sz w:val="20"/>
              </w:rPr>
            </w:pPr>
            <w:r>
              <w:rPr>
                <w:sz w:val="20"/>
              </w:rPr>
              <w:t>2.391</w:t>
            </w:r>
          </w:p>
        </w:tc>
        <w:tc>
          <w:tcPr>
            <w:tcW w:w="1042" w:type="dxa"/>
          </w:tcPr>
          <w:p w:rsidR="00DD7756" w:rsidRDefault="00AD1397">
            <w:pPr>
              <w:pStyle w:val="TableParagraph"/>
              <w:ind w:left="238" w:right="347"/>
              <w:jc w:val="center"/>
              <w:rPr>
                <w:sz w:val="20"/>
              </w:rPr>
            </w:pPr>
            <w:r>
              <w:rPr>
                <w:sz w:val="20"/>
              </w:rPr>
              <w:t>0.920</w:t>
            </w:r>
          </w:p>
        </w:tc>
        <w:tc>
          <w:tcPr>
            <w:tcW w:w="1082" w:type="dxa"/>
            <w:tcBorders>
              <w:right w:val="single" w:sz="4" w:space="0" w:color="000000"/>
            </w:tcBorders>
          </w:tcPr>
          <w:p w:rsidR="00DD7756" w:rsidRDefault="00AD1397">
            <w:pPr>
              <w:pStyle w:val="TableParagraph"/>
              <w:ind w:right="285"/>
              <w:rPr>
                <w:sz w:val="20"/>
              </w:rPr>
            </w:pPr>
            <w:r>
              <w:rPr>
                <w:w w:val="95"/>
                <w:sz w:val="20"/>
              </w:rPr>
              <w:t>0.556</w:t>
            </w:r>
          </w:p>
        </w:tc>
        <w:tc>
          <w:tcPr>
            <w:tcW w:w="1294" w:type="dxa"/>
            <w:tcBorders>
              <w:left w:val="single" w:sz="4" w:space="0" w:color="000000"/>
            </w:tcBorders>
          </w:tcPr>
          <w:p w:rsidR="00DD7756" w:rsidRDefault="00AD1397">
            <w:pPr>
              <w:pStyle w:val="TableParagraph"/>
              <w:ind w:right="424"/>
              <w:rPr>
                <w:sz w:val="20"/>
              </w:rPr>
            </w:pPr>
            <w:r>
              <w:rPr>
                <w:w w:val="99"/>
                <w:sz w:val="20"/>
              </w:rPr>
              <w:t>9</w:t>
            </w:r>
          </w:p>
        </w:tc>
        <w:tc>
          <w:tcPr>
            <w:tcW w:w="1147" w:type="dxa"/>
          </w:tcPr>
          <w:p w:rsidR="00DD7756" w:rsidRDefault="00AD1397">
            <w:pPr>
              <w:pStyle w:val="TableParagraph"/>
              <w:jc w:val="center"/>
              <w:rPr>
                <w:sz w:val="20"/>
              </w:rPr>
            </w:pPr>
            <w:r>
              <w:rPr>
                <w:w w:val="99"/>
                <w:sz w:val="20"/>
              </w:rPr>
              <w:t>8</w:t>
            </w:r>
          </w:p>
        </w:tc>
        <w:tc>
          <w:tcPr>
            <w:tcW w:w="688" w:type="dxa"/>
            <w:tcBorders>
              <w:right w:val="single" w:sz="4" w:space="0" w:color="000000"/>
            </w:tcBorders>
          </w:tcPr>
          <w:p w:rsidR="00DD7756" w:rsidRDefault="00AD1397">
            <w:pPr>
              <w:pStyle w:val="TableParagraph"/>
              <w:ind w:right="51"/>
              <w:rPr>
                <w:sz w:val="20"/>
              </w:rPr>
            </w:pPr>
            <w:r>
              <w:rPr>
                <w:w w:val="99"/>
                <w:sz w:val="20"/>
              </w:rPr>
              <w:t>3</w:t>
            </w:r>
          </w:p>
        </w:tc>
        <w:tc>
          <w:tcPr>
            <w:tcW w:w="1180" w:type="dxa"/>
            <w:tcBorders>
              <w:left w:val="single" w:sz="4" w:space="0" w:color="000000"/>
            </w:tcBorders>
          </w:tcPr>
          <w:p w:rsidR="00DD7756" w:rsidRDefault="00AD1397">
            <w:pPr>
              <w:pStyle w:val="TableParagraph"/>
              <w:ind w:right="308"/>
              <w:rPr>
                <w:sz w:val="20"/>
              </w:rPr>
            </w:pPr>
            <w:r>
              <w:rPr>
                <w:w w:val="95"/>
                <w:sz w:val="20"/>
              </w:rPr>
              <w:t>0.647</w:t>
            </w:r>
          </w:p>
        </w:tc>
        <w:tc>
          <w:tcPr>
            <w:tcW w:w="1101" w:type="dxa"/>
          </w:tcPr>
          <w:p w:rsidR="00DD7756" w:rsidRDefault="00AD1397">
            <w:pPr>
              <w:pStyle w:val="TableParagraph"/>
              <w:ind w:right="363"/>
              <w:rPr>
                <w:sz w:val="20"/>
              </w:rPr>
            </w:pPr>
            <w:r>
              <w:rPr>
                <w:w w:val="95"/>
                <w:sz w:val="20"/>
              </w:rPr>
              <w:t>0.603</w:t>
            </w:r>
          </w:p>
        </w:tc>
        <w:tc>
          <w:tcPr>
            <w:tcW w:w="835" w:type="dxa"/>
          </w:tcPr>
          <w:p w:rsidR="00DD7756" w:rsidRDefault="00AD1397">
            <w:pPr>
              <w:pStyle w:val="TableParagraph"/>
              <w:ind w:right="41"/>
              <w:rPr>
                <w:sz w:val="20"/>
              </w:rPr>
            </w:pPr>
            <w:r>
              <w:rPr>
                <w:w w:val="95"/>
                <w:sz w:val="20"/>
              </w:rPr>
              <w:t>0.857</w:t>
            </w:r>
          </w:p>
        </w:tc>
      </w:tr>
      <w:tr w:rsidR="00DD7756">
        <w:trPr>
          <w:trHeight w:val="239"/>
        </w:trPr>
        <w:tc>
          <w:tcPr>
            <w:tcW w:w="1293" w:type="dxa"/>
          </w:tcPr>
          <w:p w:rsidR="00DD7756" w:rsidRDefault="00AD1397">
            <w:pPr>
              <w:pStyle w:val="TableParagraph"/>
              <w:ind w:left="50"/>
              <w:jc w:val="left"/>
              <w:rPr>
                <w:sz w:val="20"/>
              </w:rPr>
            </w:pPr>
            <w:r>
              <w:rPr>
                <w:sz w:val="20"/>
              </w:rPr>
              <w:t>ʔuːš‑ckʷi·</w:t>
            </w:r>
          </w:p>
        </w:tc>
        <w:tc>
          <w:tcPr>
            <w:tcW w:w="2397" w:type="dxa"/>
            <w:tcBorders>
              <w:right w:val="single" w:sz="4" w:space="0" w:color="000000"/>
            </w:tcBorders>
          </w:tcPr>
          <w:p w:rsidR="00DD7756" w:rsidRDefault="00AD1397">
            <w:pPr>
              <w:pStyle w:val="TableParagraph"/>
              <w:ind w:left="368"/>
              <w:jc w:val="left"/>
              <w:rPr>
                <w:sz w:val="20"/>
              </w:rPr>
            </w:pPr>
            <w:r>
              <w:rPr>
                <w:sz w:val="20"/>
              </w:rPr>
              <w:t>some‑remains.of</w:t>
            </w:r>
          </w:p>
        </w:tc>
        <w:tc>
          <w:tcPr>
            <w:tcW w:w="599" w:type="dxa"/>
            <w:tcBorders>
              <w:left w:val="single" w:sz="4" w:space="0" w:color="000000"/>
            </w:tcBorders>
          </w:tcPr>
          <w:p w:rsidR="00DD7756" w:rsidRDefault="00AD1397">
            <w:pPr>
              <w:pStyle w:val="TableParagraph"/>
              <w:ind w:right="176"/>
              <w:rPr>
                <w:sz w:val="20"/>
              </w:rPr>
            </w:pPr>
            <w:r>
              <w:rPr>
                <w:w w:val="99"/>
                <w:sz w:val="20"/>
              </w:rPr>
              <w:t>5</w:t>
            </w:r>
          </w:p>
        </w:tc>
        <w:tc>
          <w:tcPr>
            <w:tcW w:w="849" w:type="dxa"/>
          </w:tcPr>
          <w:p w:rsidR="00DD7756" w:rsidRDefault="00AD1397">
            <w:pPr>
              <w:pStyle w:val="TableParagraph"/>
              <w:ind w:left="179"/>
              <w:jc w:val="left"/>
              <w:rPr>
                <w:sz w:val="20"/>
              </w:rPr>
            </w:pPr>
            <w:r>
              <w:rPr>
                <w:sz w:val="20"/>
              </w:rPr>
              <w:t>0.598</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0.634</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5</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0.634</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ʔuḥ</w:t>
            </w:r>
          </w:p>
        </w:tc>
        <w:tc>
          <w:tcPr>
            <w:tcW w:w="2397" w:type="dxa"/>
            <w:tcBorders>
              <w:right w:val="single" w:sz="4" w:space="0" w:color="000000"/>
            </w:tcBorders>
          </w:tcPr>
          <w:p w:rsidR="00DD7756" w:rsidRDefault="00AD1397">
            <w:pPr>
              <w:pStyle w:val="TableParagraph"/>
              <w:ind w:left="368"/>
              <w:jc w:val="left"/>
              <w:rPr>
                <w:sz w:val="20"/>
              </w:rPr>
            </w:pPr>
            <w:r>
              <w:rPr>
                <w:sz w:val="20"/>
              </w:rPr>
              <w:t>being.it</w:t>
            </w:r>
          </w:p>
        </w:tc>
        <w:tc>
          <w:tcPr>
            <w:tcW w:w="599" w:type="dxa"/>
            <w:tcBorders>
              <w:left w:val="single" w:sz="4" w:space="0" w:color="000000"/>
            </w:tcBorders>
          </w:tcPr>
          <w:p w:rsidR="00DD7756" w:rsidRDefault="00AD1397">
            <w:pPr>
              <w:pStyle w:val="TableParagraph"/>
              <w:ind w:right="176"/>
              <w:rPr>
                <w:sz w:val="20"/>
              </w:rPr>
            </w:pPr>
            <w:r>
              <w:rPr>
                <w:w w:val="95"/>
                <w:sz w:val="20"/>
              </w:rPr>
              <w:t>28</w:t>
            </w:r>
          </w:p>
        </w:tc>
        <w:tc>
          <w:tcPr>
            <w:tcW w:w="849" w:type="dxa"/>
          </w:tcPr>
          <w:p w:rsidR="00DD7756" w:rsidRDefault="00AD1397">
            <w:pPr>
              <w:pStyle w:val="TableParagraph"/>
              <w:ind w:left="180"/>
              <w:jc w:val="left"/>
              <w:rPr>
                <w:sz w:val="20"/>
              </w:rPr>
            </w:pPr>
            <w:r>
              <w:rPr>
                <w:sz w:val="20"/>
              </w:rPr>
              <w:t>3.347</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0.312</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ind w:left="7" w:right="96"/>
              <w:jc w:val="center"/>
              <w:rPr>
                <w:sz w:val="20"/>
              </w:rPr>
            </w:pPr>
            <w:r>
              <w:rPr>
                <w:sz w:val="20"/>
              </w:rPr>
              <w:t>28</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0.312</w:t>
            </w:r>
          </w:p>
        </w:tc>
        <w:tc>
          <w:tcPr>
            <w:tcW w:w="835" w:type="dxa"/>
          </w:tcPr>
          <w:p w:rsidR="00DD7756" w:rsidRDefault="00AD1397">
            <w:pPr>
              <w:pStyle w:val="TableParagraph"/>
              <w:ind w:right="41"/>
              <w:rPr>
                <w:sz w:val="20"/>
              </w:rPr>
            </w:pPr>
            <w:r>
              <w:rPr>
                <w:w w:val="99"/>
                <w:sz w:val="20"/>
              </w:rPr>
              <w:t>—</w:t>
            </w:r>
          </w:p>
        </w:tc>
      </w:tr>
      <w:tr w:rsidR="00DD7756">
        <w:trPr>
          <w:trHeight w:val="239"/>
        </w:trPr>
        <w:tc>
          <w:tcPr>
            <w:tcW w:w="1293" w:type="dxa"/>
          </w:tcPr>
          <w:p w:rsidR="00DD7756" w:rsidRDefault="00AD1397">
            <w:pPr>
              <w:pStyle w:val="TableParagraph"/>
              <w:ind w:left="50"/>
              <w:jc w:val="left"/>
              <w:rPr>
                <w:sz w:val="20"/>
              </w:rPr>
            </w:pPr>
            <w:r>
              <w:rPr>
                <w:sz w:val="20"/>
              </w:rPr>
              <w:t>ʔucq</w:t>
            </w:r>
          </w:p>
        </w:tc>
        <w:tc>
          <w:tcPr>
            <w:tcW w:w="2397" w:type="dxa"/>
            <w:tcBorders>
              <w:right w:val="single" w:sz="4" w:space="0" w:color="000000"/>
            </w:tcBorders>
          </w:tcPr>
          <w:p w:rsidR="00DD7756" w:rsidRDefault="00AD1397">
            <w:pPr>
              <w:pStyle w:val="TableParagraph"/>
              <w:ind w:left="368"/>
              <w:jc w:val="left"/>
              <w:rPr>
                <w:sz w:val="20"/>
              </w:rPr>
            </w:pPr>
            <w:r>
              <w:rPr>
                <w:sz w:val="20"/>
              </w:rPr>
              <w:t>foggy</w:t>
            </w:r>
          </w:p>
        </w:tc>
        <w:tc>
          <w:tcPr>
            <w:tcW w:w="599" w:type="dxa"/>
            <w:tcBorders>
              <w:left w:val="single" w:sz="4" w:space="0" w:color="000000"/>
            </w:tcBorders>
          </w:tcPr>
          <w:p w:rsidR="00DD7756" w:rsidRDefault="00AD1397">
            <w:pPr>
              <w:pStyle w:val="TableParagraph"/>
              <w:ind w:right="176"/>
              <w:rPr>
                <w:sz w:val="20"/>
              </w:rPr>
            </w:pPr>
            <w:r>
              <w:rPr>
                <w:w w:val="99"/>
                <w:sz w:val="20"/>
              </w:rPr>
              <w:t>4</w:t>
            </w:r>
          </w:p>
        </w:tc>
        <w:tc>
          <w:tcPr>
            <w:tcW w:w="849" w:type="dxa"/>
          </w:tcPr>
          <w:p w:rsidR="00DD7756" w:rsidRDefault="00AD1397">
            <w:pPr>
              <w:pStyle w:val="TableParagraph"/>
              <w:ind w:left="179"/>
              <w:jc w:val="left"/>
              <w:rPr>
                <w:sz w:val="20"/>
              </w:rPr>
            </w:pPr>
            <w:r>
              <w:rPr>
                <w:sz w:val="20"/>
              </w:rPr>
              <w:t>0.478</w:t>
            </w:r>
          </w:p>
        </w:tc>
        <w:tc>
          <w:tcPr>
            <w:tcW w:w="1042" w:type="dxa"/>
          </w:tcPr>
          <w:p w:rsidR="00DD7756" w:rsidRDefault="00AD1397">
            <w:pPr>
              <w:pStyle w:val="TableParagraph"/>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ind w:right="285"/>
              <w:rPr>
                <w:sz w:val="20"/>
              </w:rPr>
            </w:pPr>
            <w:r>
              <w:rPr>
                <w:w w:val="95"/>
                <w:sz w:val="20"/>
              </w:rPr>
              <w:t>0.957</w:t>
            </w:r>
          </w:p>
        </w:tc>
        <w:tc>
          <w:tcPr>
            <w:tcW w:w="1294" w:type="dxa"/>
            <w:tcBorders>
              <w:left w:val="single" w:sz="4" w:space="0" w:color="000000"/>
            </w:tcBorders>
          </w:tcPr>
          <w:p w:rsidR="00DD7756" w:rsidRDefault="00AD1397">
            <w:pPr>
              <w:pStyle w:val="TableParagraph"/>
              <w:ind w:right="424"/>
              <w:rPr>
                <w:sz w:val="20"/>
              </w:rPr>
            </w:pPr>
            <w:r>
              <w:rPr>
                <w:w w:val="99"/>
                <w:sz w:val="20"/>
              </w:rPr>
              <w:t>0</w:t>
            </w:r>
          </w:p>
        </w:tc>
        <w:tc>
          <w:tcPr>
            <w:tcW w:w="1147" w:type="dxa"/>
          </w:tcPr>
          <w:p w:rsidR="00DD7756" w:rsidRDefault="00AD1397">
            <w:pPr>
              <w:pStyle w:val="TableParagraph"/>
              <w:jc w:val="center"/>
              <w:rPr>
                <w:sz w:val="20"/>
              </w:rPr>
            </w:pPr>
            <w:r>
              <w:rPr>
                <w:w w:val="99"/>
                <w:sz w:val="20"/>
              </w:rPr>
              <w:t>4</w:t>
            </w:r>
          </w:p>
        </w:tc>
        <w:tc>
          <w:tcPr>
            <w:tcW w:w="688" w:type="dxa"/>
            <w:tcBorders>
              <w:right w:val="single" w:sz="4" w:space="0" w:color="000000"/>
            </w:tcBorders>
          </w:tcPr>
          <w:p w:rsidR="00DD7756" w:rsidRDefault="00AD1397">
            <w:pPr>
              <w:pStyle w:val="TableParagraph"/>
              <w:ind w:right="51"/>
              <w:rPr>
                <w:sz w:val="20"/>
              </w:rPr>
            </w:pPr>
            <w:r>
              <w:rPr>
                <w:w w:val="99"/>
                <w:sz w:val="20"/>
              </w:rPr>
              <w:t>0</w:t>
            </w:r>
          </w:p>
        </w:tc>
        <w:tc>
          <w:tcPr>
            <w:tcW w:w="1180" w:type="dxa"/>
            <w:tcBorders>
              <w:left w:val="single" w:sz="4" w:space="0" w:color="000000"/>
            </w:tcBorders>
          </w:tcPr>
          <w:p w:rsidR="00DD7756" w:rsidRDefault="00AD1397">
            <w:pPr>
              <w:pStyle w:val="TableParagraph"/>
              <w:ind w:right="308"/>
              <w:rPr>
                <w:sz w:val="20"/>
              </w:rPr>
            </w:pPr>
            <w:r>
              <w:rPr>
                <w:w w:val="99"/>
                <w:sz w:val="20"/>
              </w:rPr>
              <w:t>—</w:t>
            </w:r>
          </w:p>
        </w:tc>
        <w:tc>
          <w:tcPr>
            <w:tcW w:w="1101" w:type="dxa"/>
          </w:tcPr>
          <w:p w:rsidR="00DD7756" w:rsidRDefault="00AD1397">
            <w:pPr>
              <w:pStyle w:val="TableParagraph"/>
              <w:ind w:right="363"/>
              <w:rPr>
                <w:sz w:val="20"/>
              </w:rPr>
            </w:pPr>
            <w:r>
              <w:rPr>
                <w:w w:val="95"/>
                <w:sz w:val="20"/>
              </w:rPr>
              <w:t>0.957</w:t>
            </w:r>
          </w:p>
        </w:tc>
        <w:tc>
          <w:tcPr>
            <w:tcW w:w="835" w:type="dxa"/>
          </w:tcPr>
          <w:p w:rsidR="00DD7756" w:rsidRDefault="00AD1397">
            <w:pPr>
              <w:pStyle w:val="TableParagraph"/>
              <w:ind w:right="41"/>
              <w:rPr>
                <w:sz w:val="20"/>
              </w:rPr>
            </w:pPr>
            <w:r>
              <w:rPr>
                <w:w w:val="99"/>
                <w:sz w:val="20"/>
              </w:rPr>
              <w:t>—</w:t>
            </w:r>
          </w:p>
        </w:tc>
      </w:tr>
      <w:tr w:rsidR="00DD7756">
        <w:trPr>
          <w:trHeight w:val="235"/>
        </w:trPr>
        <w:tc>
          <w:tcPr>
            <w:tcW w:w="1293" w:type="dxa"/>
          </w:tcPr>
          <w:p w:rsidR="00DD7756" w:rsidRDefault="00AD1397">
            <w:pPr>
              <w:pStyle w:val="TableParagraph"/>
              <w:spacing w:line="210" w:lineRule="exact"/>
              <w:ind w:left="50"/>
              <w:jc w:val="left"/>
              <w:rPr>
                <w:sz w:val="20"/>
              </w:rPr>
            </w:pPr>
            <w:r>
              <w:rPr>
                <w:sz w:val="20"/>
              </w:rPr>
              <w:t>ʔunic</w:t>
            </w:r>
          </w:p>
        </w:tc>
        <w:tc>
          <w:tcPr>
            <w:tcW w:w="2397" w:type="dxa"/>
            <w:tcBorders>
              <w:right w:val="single" w:sz="4" w:space="0" w:color="000000"/>
            </w:tcBorders>
          </w:tcPr>
          <w:p w:rsidR="00DD7756" w:rsidRDefault="00AD1397">
            <w:pPr>
              <w:pStyle w:val="TableParagraph"/>
              <w:spacing w:line="210" w:lineRule="exact"/>
              <w:ind w:left="368"/>
              <w:jc w:val="left"/>
              <w:rPr>
                <w:sz w:val="20"/>
              </w:rPr>
            </w:pPr>
            <w:r>
              <w:rPr>
                <w:sz w:val="20"/>
              </w:rPr>
              <w:t>how.much.time.spent</w:t>
            </w:r>
          </w:p>
        </w:tc>
        <w:tc>
          <w:tcPr>
            <w:tcW w:w="599" w:type="dxa"/>
            <w:tcBorders>
              <w:left w:val="single" w:sz="4" w:space="0" w:color="000000"/>
            </w:tcBorders>
          </w:tcPr>
          <w:p w:rsidR="00DD7756" w:rsidRDefault="00AD1397">
            <w:pPr>
              <w:pStyle w:val="TableParagraph"/>
              <w:spacing w:line="210" w:lineRule="exact"/>
              <w:ind w:right="176"/>
              <w:rPr>
                <w:sz w:val="20"/>
              </w:rPr>
            </w:pPr>
            <w:r>
              <w:rPr>
                <w:w w:val="99"/>
                <w:sz w:val="20"/>
              </w:rPr>
              <w:t>9</w:t>
            </w:r>
          </w:p>
        </w:tc>
        <w:tc>
          <w:tcPr>
            <w:tcW w:w="849" w:type="dxa"/>
          </w:tcPr>
          <w:p w:rsidR="00DD7756" w:rsidRDefault="00AD1397">
            <w:pPr>
              <w:pStyle w:val="TableParagraph"/>
              <w:spacing w:line="210" w:lineRule="exact"/>
              <w:ind w:left="179"/>
              <w:jc w:val="left"/>
              <w:rPr>
                <w:sz w:val="20"/>
              </w:rPr>
            </w:pPr>
            <w:r>
              <w:rPr>
                <w:sz w:val="20"/>
              </w:rPr>
              <w:t>1.076</w:t>
            </w:r>
          </w:p>
        </w:tc>
        <w:tc>
          <w:tcPr>
            <w:tcW w:w="1042" w:type="dxa"/>
          </w:tcPr>
          <w:p w:rsidR="00DD7756" w:rsidRDefault="00AD1397">
            <w:pPr>
              <w:pStyle w:val="TableParagraph"/>
              <w:spacing w:line="210" w:lineRule="exact"/>
              <w:ind w:left="238" w:right="347"/>
              <w:jc w:val="center"/>
              <w:rPr>
                <w:sz w:val="20"/>
              </w:rPr>
            </w:pPr>
            <w:r>
              <w:rPr>
                <w:sz w:val="20"/>
              </w:rPr>
              <w:t>0.625</w:t>
            </w:r>
          </w:p>
        </w:tc>
        <w:tc>
          <w:tcPr>
            <w:tcW w:w="1082" w:type="dxa"/>
            <w:tcBorders>
              <w:right w:val="single" w:sz="4" w:space="0" w:color="000000"/>
            </w:tcBorders>
          </w:tcPr>
          <w:p w:rsidR="00DD7756" w:rsidRDefault="00AD1397">
            <w:pPr>
              <w:pStyle w:val="TableParagraph"/>
              <w:spacing w:line="210" w:lineRule="exact"/>
              <w:ind w:right="285"/>
              <w:rPr>
                <w:sz w:val="20"/>
              </w:rPr>
            </w:pPr>
            <w:r>
              <w:rPr>
                <w:w w:val="95"/>
                <w:sz w:val="20"/>
              </w:rPr>
              <w:t>0.601</w:t>
            </w:r>
          </w:p>
        </w:tc>
        <w:tc>
          <w:tcPr>
            <w:tcW w:w="1294" w:type="dxa"/>
            <w:tcBorders>
              <w:left w:val="single" w:sz="4" w:space="0" w:color="000000"/>
            </w:tcBorders>
          </w:tcPr>
          <w:p w:rsidR="00DD7756" w:rsidRDefault="00AD1397">
            <w:pPr>
              <w:pStyle w:val="TableParagraph"/>
              <w:spacing w:line="210" w:lineRule="exact"/>
              <w:ind w:right="424"/>
              <w:rPr>
                <w:sz w:val="20"/>
              </w:rPr>
            </w:pPr>
            <w:r>
              <w:rPr>
                <w:w w:val="99"/>
                <w:sz w:val="20"/>
              </w:rPr>
              <w:t>4</w:t>
            </w:r>
          </w:p>
        </w:tc>
        <w:tc>
          <w:tcPr>
            <w:tcW w:w="1147" w:type="dxa"/>
          </w:tcPr>
          <w:p w:rsidR="00DD7756" w:rsidRDefault="00AD1397">
            <w:pPr>
              <w:pStyle w:val="TableParagraph"/>
              <w:spacing w:line="210" w:lineRule="exact"/>
              <w:jc w:val="center"/>
              <w:rPr>
                <w:sz w:val="20"/>
              </w:rPr>
            </w:pPr>
            <w:r>
              <w:rPr>
                <w:w w:val="99"/>
                <w:sz w:val="20"/>
              </w:rPr>
              <w:t>5</w:t>
            </w:r>
          </w:p>
        </w:tc>
        <w:tc>
          <w:tcPr>
            <w:tcW w:w="688" w:type="dxa"/>
            <w:tcBorders>
              <w:right w:val="single" w:sz="4" w:space="0" w:color="000000"/>
            </w:tcBorders>
          </w:tcPr>
          <w:p w:rsidR="00DD7756" w:rsidRDefault="00AD1397">
            <w:pPr>
              <w:pStyle w:val="TableParagraph"/>
              <w:spacing w:line="210" w:lineRule="exact"/>
              <w:ind w:right="51"/>
              <w:rPr>
                <w:sz w:val="20"/>
              </w:rPr>
            </w:pPr>
            <w:r>
              <w:rPr>
                <w:w w:val="99"/>
                <w:sz w:val="20"/>
              </w:rPr>
              <w:t>0</w:t>
            </w:r>
          </w:p>
        </w:tc>
        <w:tc>
          <w:tcPr>
            <w:tcW w:w="1180" w:type="dxa"/>
            <w:tcBorders>
              <w:left w:val="single" w:sz="4" w:space="0" w:color="000000"/>
            </w:tcBorders>
          </w:tcPr>
          <w:p w:rsidR="00DD7756" w:rsidRDefault="00AD1397">
            <w:pPr>
              <w:pStyle w:val="TableParagraph"/>
              <w:spacing w:line="210" w:lineRule="exact"/>
              <w:ind w:right="308"/>
              <w:rPr>
                <w:sz w:val="20"/>
              </w:rPr>
            </w:pPr>
            <w:r>
              <w:rPr>
                <w:w w:val="95"/>
                <w:sz w:val="20"/>
              </w:rPr>
              <w:t>0.794</w:t>
            </w:r>
          </w:p>
        </w:tc>
        <w:tc>
          <w:tcPr>
            <w:tcW w:w="1101" w:type="dxa"/>
          </w:tcPr>
          <w:p w:rsidR="00DD7756" w:rsidRDefault="00AD1397">
            <w:pPr>
              <w:pStyle w:val="TableParagraph"/>
              <w:spacing w:line="210" w:lineRule="exact"/>
              <w:ind w:right="363"/>
              <w:rPr>
                <w:sz w:val="20"/>
              </w:rPr>
            </w:pPr>
            <w:r>
              <w:rPr>
                <w:w w:val="95"/>
                <w:sz w:val="20"/>
              </w:rPr>
              <w:t>0.693</w:t>
            </w:r>
          </w:p>
        </w:tc>
        <w:tc>
          <w:tcPr>
            <w:tcW w:w="835" w:type="dxa"/>
          </w:tcPr>
          <w:p w:rsidR="00DD7756" w:rsidRDefault="00AD1397">
            <w:pPr>
              <w:pStyle w:val="TableParagraph"/>
              <w:spacing w:line="210" w:lineRule="exact"/>
              <w:ind w:right="41"/>
              <w:rPr>
                <w:sz w:val="20"/>
              </w:rPr>
            </w:pPr>
            <w:r>
              <w:rPr>
                <w:w w:val="99"/>
                <w:sz w:val="20"/>
              </w:rPr>
              <w:t>—</w:t>
            </w:r>
          </w:p>
        </w:tc>
      </w:tr>
      <w:tr w:rsidR="00DD7756">
        <w:trPr>
          <w:trHeight w:val="243"/>
        </w:trPr>
        <w:tc>
          <w:tcPr>
            <w:tcW w:w="1293" w:type="dxa"/>
          </w:tcPr>
          <w:p w:rsidR="00DD7756" w:rsidRDefault="00AD1397">
            <w:pPr>
              <w:pStyle w:val="TableParagraph"/>
              <w:spacing w:before="0" w:line="223" w:lineRule="exact"/>
              <w:ind w:left="50"/>
              <w:jc w:val="left"/>
              <w:rPr>
                <w:sz w:val="20"/>
              </w:rPr>
            </w:pPr>
            <w:r>
              <w:rPr>
                <w:sz w:val="20"/>
              </w:rPr>
              <w:t>ʔunw</w:t>
            </w:r>
            <w:r>
              <w:rPr>
                <w:position w:val="1"/>
                <w:sz w:val="20"/>
              </w:rPr>
              <w:t xml:space="preserve">̓ </w:t>
            </w:r>
            <w:r>
              <w:rPr>
                <w:sz w:val="20"/>
              </w:rPr>
              <w:t>iːƛ</w:t>
            </w:r>
          </w:p>
        </w:tc>
        <w:tc>
          <w:tcPr>
            <w:tcW w:w="2397" w:type="dxa"/>
            <w:tcBorders>
              <w:right w:val="single" w:sz="4" w:space="0" w:color="000000"/>
            </w:tcBorders>
          </w:tcPr>
          <w:p w:rsidR="00DD7756" w:rsidRDefault="00AD1397">
            <w:pPr>
              <w:pStyle w:val="TableParagraph"/>
              <w:spacing w:before="9"/>
              <w:ind w:left="368"/>
              <w:jc w:val="left"/>
              <w:rPr>
                <w:sz w:val="20"/>
              </w:rPr>
            </w:pPr>
            <w:r>
              <w:rPr>
                <w:sz w:val="20"/>
              </w:rPr>
              <w:t>there.is.a.reason</w:t>
            </w:r>
          </w:p>
        </w:tc>
        <w:tc>
          <w:tcPr>
            <w:tcW w:w="599" w:type="dxa"/>
            <w:tcBorders>
              <w:left w:val="single" w:sz="4" w:space="0" w:color="000000"/>
            </w:tcBorders>
          </w:tcPr>
          <w:p w:rsidR="00DD7756" w:rsidRDefault="00AD1397">
            <w:pPr>
              <w:pStyle w:val="TableParagraph"/>
              <w:spacing w:before="9"/>
              <w:ind w:right="176"/>
              <w:rPr>
                <w:sz w:val="20"/>
              </w:rPr>
            </w:pPr>
            <w:r>
              <w:rPr>
                <w:w w:val="95"/>
                <w:sz w:val="20"/>
              </w:rPr>
              <w:t>13</w:t>
            </w:r>
          </w:p>
        </w:tc>
        <w:tc>
          <w:tcPr>
            <w:tcW w:w="849" w:type="dxa"/>
          </w:tcPr>
          <w:p w:rsidR="00DD7756" w:rsidRDefault="00AD1397">
            <w:pPr>
              <w:pStyle w:val="TableParagraph"/>
              <w:spacing w:before="9"/>
              <w:ind w:left="180"/>
              <w:jc w:val="left"/>
              <w:rPr>
                <w:sz w:val="20"/>
              </w:rPr>
            </w:pPr>
            <w:r>
              <w:rPr>
                <w:sz w:val="20"/>
              </w:rPr>
              <w:t>1.554</w:t>
            </w:r>
          </w:p>
        </w:tc>
        <w:tc>
          <w:tcPr>
            <w:tcW w:w="1042" w:type="dxa"/>
          </w:tcPr>
          <w:p w:rsidR="00DD7756" w:rsidRDefault="00AD1397">
            <w:pPr>
              <w:pStyle w:val="TableParagraph"/>
              <w:spacing w:before="9"/>
              <w:ind w:left="238" w:right="347"/>
              <w:jc w:val="center"/>
              <w:rPr>
                <w:sz w:val="20"/>
              </w:rPr>
            </w:pPr>
            <w:r>
              <w:rPr>
                <w:sz w:val="20"/>
              </w:rPr>
              <w:t>0.000</w:t>
            </w:r>
          </w:p>
        </w:tc>
        <w:tc>
          <w:tcPr>
            <w:tcW w:w="1082" w:type="dxa"/>
            <w:tcBorders>
              <w:right w:val="single" w:sz="4" w:space="0" w:color="000000"/>
            </w:tcBorders>
          </w:tcPr>
          <w:p w:rsidR="00DD7756" w:rsidRDefault="00AD1397">
            <w:pPr>
              <w:pStyle w:val="TableParagraph"/>
              <w:spacing w:before="9"/>
              <w:ind w:right="285"/>
              <w:rPr>
                <w:sz w:val="20"/>
              </w:rPr>
            </w:pPr>
            <w:r>
              <w:rPr>
                <w:w w:val="95"/>
                <w:sz w:val="20"/>
              </w:rPr>
              <w:t>0.620</w:t>
            </w:r>
          </w:p>
        </w:tc>
        <w:tc>
          <w:tcPr>
            <w:tcW w:w="1294" w:type="dxa"/>
            <w:tcBorders>
              <w:left w:val="single" w:sz="4" w:space="0" w:color="000000"/>
            </w:tcBorders>
          </w:tcPr>
          <w:p w:rsidR="00DD7756" w:rsidRDefault="00AD1397">
            <w:pPr>
              <w:pStyle w:val="TableParagraph"/>
              <w:spacing w:before="9"/>
              <w:ind w:right="424"/>
              <w:rPr>
                <w:sz w:val="20"/>
              </w:rPr>
            </w:pPr>
            <w:r>
              <w:rPr>
                <w:w w:val="99"/>
                <w:sz w:val="20"/>
              </w:rPr>
              <w:t>0</w:t>
            </w:r>
          </w:p>
        </w:tc>
        <w:tc>
          <w:tcPr>
            <w:tcW w:w="1147" w:type="dxa"/>
          </w:tcPr>
          <w:p w:rsidR="00DD7756" w:rsidRDefault="00AD1397">
            <w:pPr>
              <w:pStyle w:val="TableParagraph"/>
              <w:spacing w:before="9"/>
              <w:ind w:left="7" w:right="96"/>
              <w:jc w:val="center"/>
              <w:rPr>
                <w:sz w:val="20"/>
              </w:rPr>
            </w:pPr>
            <w:r>
              <w:rPr>
                <w:sz w:val="20"/>
              </w:rPr>
              <w:t>13</w:t>
            </w:r>
          </w:p>
        </w:tc>
        <w:tc>
          <w:tcPr>
            <w:tcW w:w="688" w:type="dxa"/>
            <w:tcBorders>
              <w:right w:val="single" w:sz="4" w:space="0" w:color="000000"/>
            </w:tcBorders>
          </w:tcPr>
          <w:p w:rsidR="00DD7756" w:rsidRDefault="00AD1397">
            <w:pPr>
              <w:pStyle w:val="TableParagraph"/>
              <w:spacing w:before="9"/>
              <w:ind w:right="51"/>
              <w:rPr>
                <w:sz w:val="20"/>
              </w:rPr>
            </w:pPr>
            <w:r>
              <w:rPr>
                <w:w w:val="99"/>
                <w:sz w:val="20"/>
              </w:rPr>
              <w:t>0</w:t>
            </w:r>
          </w:p>
        </w:tc>
        <w:tc>
          <w:tcPr>
            <w:tcW w:w="1180" w:type="dxa"/>
            <w:tcBorders>
              <w:left w:val="single" w:sz="4" w:space="0" w:color="000000"/>
            </w:tcBorders>
          </w:tcPr>
          <w:p w:rsidR="00DD7756" w:rsidRDefault="00AD1397">
            <w:pPr>
              <w:pStyle w:val="TableParagraph"/>
              <w:spacing w:before="9"/>
              <w:ind w:right="308"/>
              <w:rPr>
                <w:sz w:val="20"/>
              </w:rPr>
            </w:pPr>
            <w:r>
              <w:rPr>
                <w:w w:val="99"/>
                <w:sz w:val="20"/>
              </w:rPr>
              <w:t>—</w:t>
            </w:r>
          </w:p>
        </w:tc>
        <w:tc>
          <w:tcPr>
            <w:tcW w:w="1101" w:type="dxa"/>
          </w:tcPr>
          <w:p w:rsidR="00DD7756" w:rsidRDefault="00AD1397">
            <w:pPr>
              <w:pStyle w:val="TableParagraph"/>
              <w:spacing w:before="9"/>
              <w:ind w:right="363"/>
              <w:rPr>
                <w:sz w:val="20"/>
              </w:rPr>
            </w:pPr>
            <w:r>
              <w:rPr>
                <w:w w:val="95"/>
                <w:sz w:val="20"/>
              </w:rPr>
              <w:t>0.620</w:t>
            </w:r>
          </w:p>
        </w:tc>
        <w:tc>
          <w:tcPr>
            <w:tcW w:w="835" w:type="dxa"/>
          </w:tcPr>
          <w:p w:rsidR="00DD7756" w:rsidRDefault="00AD1397">
            <w:pPr>
              <w:pStyle w:val="TableParagraph"/>
              <w:spacing w:before="9"/>
              <w:ind w:right="41"/>
              <w:rPr>
                <w:sz w:val="20"/>
              </w:rPr>
            </w:pPr>
            <w:r>
              <w:rPr>
                <w:w w:val="99"/>
                <w:sz w:val="20"/>
              </w:rPr>
              <w:t>—</w:t>
            </w:r>
          </w:p>
        </w:tc>
      </w:tr>
      <w:tr w:rsidR="00DD7756">
        <w:trPr>
          <w:trHeight w:val="255"/>
        </w:trPr>
        <w:tc>
          <w:tcPr>
            <w:tcW w:w="1293" w:type="dxa"/>
          </w:tcPr>
          <w:p w:rsidR="00DD7756" w:rsidRDefault="00AD1397">
            <w:pPr>
              <w:pStyle w:val="TableParagraph"/>
              <w:spacing w:line="240" w:lineRule="auto"/>
              <w:ind w:left="50"/>
              <w:jc w:val="left"/>
              <w:rPr>
                <w:sz w:val="20"/>
              </w:rPr>
            </w:pPr>
            <w:r>
              <w:rPr>
                <w:sz w:val="20"/>
              </w:rPr>
              <w:t>ʕaʔuk</w:t>
            </w:r>
          </w:p>
        </w:tc>
        <w:tc>
          <w:tcPr>
            <w:tcW w:w="2397" w:type="dxa"/>
            <w:tcBorders>
              <w:right w:val="single" w:sz="4" w:space="0" w:color="000000"/>
            </w:tcBorders>
          </w:tcPr>
          <w:p w:rsidR="00DD7756" w:rsidRDefault="00AD1397">
            <w:pPr>
              <w:pStyle w:val="TableParagraph"/>
              <w:spacing w:line="240" w:lineRule="auto"/>
              <w:ind w:left="368"/>
              <w:jc w:val="left"/>
              <w:rPr>
                <w:sz w:val="20"/>
              </w:rPr>
            </w:pPr>
            <w:r>
              <w:rPr>
                <w:sz w:val="20"/>
              </w:rPr>
              <w:t>lake</w:t>
            </w:r>
          </w:p>
        </w:tc>
        <w:tc>
          <w:tcPr>
            <w:tcW w:w="599" w:type="dxa"/>
            <w:tcBorders>
              <w:left w:val="single" w:sz="4" w:space="0" w:color="000000"/>
            </w:tcBorders>
          </w:tcPr>
          <w:p w:rsidR="00DD7756" w:rsidRDefault="00AD1397">
            <w:pPr>
              <w:pStyle w:val="TableParagraph"/>
              <w:spacing w:line="240" w:lineRule="auto"/>
              <w:ind w:right="176"/>
              <w:rPr>
                <w:sz w:val="20"/>
              </w:rPr>
            </w:pPr>
            <w:r>
              <w:rPr>
                <w:w w:val="99"/>
                <w:sz w:val="20"/>
              </w:rPr>
              <w:t>4</w:t>
            </w:r>
          </w:p>
        </w:tc>
        <w:tc>
          <w:tcPr>
            <w:tcW w:w="849" w:type="dxa"/>
          </w:tcPr>
          <w:p w:rsidR="00DD7756" w:rsidRDefault="00AD1397">
            <w:pPr>
              <w:pStyle w:val="TableParagraph"/>
              <w:spacing w:line="240" w:lineRule="auto"/>
              <w:ind w:left="179"/>
              <w:jc w:val="left"/>
              <w:rPr>
                <w:sz w:val="20"/>
              </w:rPr>
            </w:pPr>
            <w:r>
              <w:rPr>
                <w:sz w:val="20"/>
              </w:rPr>
              <w:t>0.478</w:t>
            </w:r>
          </w:p>
        </w:tc>
        <w:tc>
          <w:tcPr>
            <w:tcW w:w="1042" w:type="dxa"/>
          </w:tcPr>
          <w:p w:rsidR="00DD7756" w:rsidRDefault="00AD1397">
            <w:pPr>
              <w:pStyle w:val="TableParagraph"/>
              <w:spacing w:line="240" w:lineRule="auto"/>
              <w:ind w:left="238" w:right="347"/>
              <w:jc w:val="center"/>
              <w:rPr>
                <w:sz w:val="20"/>
              </w:rPr>
            </w:pPr>
            <w:r>
              <w:rPr>
                <w:sz w:val="20"/>
              </w:rPr>
              <w:t>0.512</w:t>
            </w:r>
          </w:p>
        </w:tc>
        <w:tc>
          <w:tcPr>
            <w:tcW w:w="1082" w:type="dxa"/>
            <w:tcBorders>
              <w:right w:val="single" w:sz="4" w:space="0" w:color="000000"/>
            </w:tcBorders>
          </w:tcPr>
          <w:p w:rsidR="00DD7756" w:rsidRDefault="00AD1397">
            <w:pPr>
              <w:pStyle w:val="TableParagraph"/>
              <w:spacing w:line="240" w:lineRule="auto"/>
              <w:ind w:right="285"/>
              <w:rPr>
                <w:sz w:val="20"/>
              </w:rPr>
            </w:pPr>
            <w:r>
              <w:rPr>
                <w:w w:val="95"/>
                <w:sz w:val="20"/>
              </w:rPr>
              <w:t>0.755</w:t>
            </w:r>
          </w:p>
        </w:tc>
        <w:tc>
          <w:tcPr>
            <w:tcW w:w="1294" w:type="dxa"/>
            <w:tcBorders>
              <w:left w:val="single" w:sz="4" w:space="0" w:color="000000"/>
            </w:tcBorders>
          </w:tcPr>
          <w:p w:rsidR="00DD7756" w:rsidRDefault="00AD1397">
            <w:pPr>
              <w:pStyle w:val="TableParagraph"/>
              <w:spacing w:line="240" w:lineRule="auto"/>
              <w:ind w:right="424"/>
              <w:rPr>
                <w:sz w:val="20"/>
              </w:rPr>
            </w:pPr>
            <w:r>
              <w:rPr>
                <w:w w:val="99"/>
                <w:sz w:val="20"/>
              </w:rPr>
              <w:t>3</w:t>
            </w:r>
          </w:p>
        </w:tc>
        <w:tc>
          <w:tcPr>
            <w:tcW w:w="1147" w:type="dxa"/>
          </w:tcPr>
          <w:p w:rsidR="00DD7756" w:rsidRDefault="00AD1397">
            <w:pPr>
              <w:pStyle w:val="TableParagraph"/>
              <w:spacing w:line="240" w:lineRule="auto"/>
              <w:jc w:val="center"/>
              <w:rPr>
                <w:sz w:val="20"/>
              </w:rPr>
            </w:pPr>
            <w:r>
              <w:rPr>
                <w:w w:val="99"/>
                <w:sz w:val="20"/>
              </w:rPr>
              <w:t>1</w:t>
            </w:r>
          </w:p>
        </w:tc>
        <w:tc>
          <w:tcPr>
            <w:tcW w:w="688" w:type="dxa"/>
            <w:tcBorders>
              <w:right w:val="single" w:sz="4" w:space="0" w:color="000000"/>
            </w:tcBorders>
          </w:tcPr>
          <w:p w:rsidR="00DD7756" w:rsidRDefault="00AD1397">
            <w:pPr>
              <w:pStyle w:val="TableParagraph"/>
              <w:spacing w:line="240" w:lineRule="auto"/>
              <w:ind w:right="51"/>
              <w:rPr>
                <w:sz w:val="20"/>
              </w:rPr>
            </w:pPr>
            <w:r>
              <w:rPr>
                <w:w w:val="99"/>
                <w:sz w:val="20"/>
              </w:rPr>
              <w:t>0</w:t>
            </w:r>
          </w:p>
        </w:tc>
        <w:tc>
          <w:tcPr>
            <w:tcW w:w="1180" w:type="dxa"/>
            <w:tcBorders>
              <w:left w:val="single" w:sz="4" w:space="0" w:color="000000"/>
            </w:tcBorders>
          </w:tcPr>
          <w:p w:rsidR="00DD7756" w:rsidRDefault="00AD1397">
            <w:pPr>
              <w:pStyle w:val="TableParagraph"/>
              <w:spacing w:line="240" w:lineRule="auto"/>
              <w:ind w:right="308"/>
              <w:rPr>
                <w:sz w:val="20"/>
              </w:rPr>
            </w:pPr>
            <w:r>
              <w:rPr>
                <w:w w:val="95"/>
                <w:sz w:val="20"/>
              </w:rPr>
              <w:t>0.887</w:t>
            </w:r>
          </w:p>
        </w:tc>
        <w:tc>
          <w:tcPr>
            <w:tcW w:w="1101" w:type="dxa"/>
          </w:tcPr>
          <w:p w:rsidR="00DD7756" w:rsidRDefault="00AD1397">
            <w:pPr>
              <w:pStyle w:val="TableParagraph"/>
              <w:spacing w:line="240" w:lineRule="auto"/>
              <w:ind w:right="363"/>
              <w:rPr>
                <w:sz w:val="20"/>
              </w:rPr>
            </w:pPr>
            <w:r>
              <w:rPr>
                <w:w w:val="95"/>
                <w:sz w:val="20"/>
              </w:rPr>
              <w:t>0.868</w:t>
            </w:r>
          </w:p>
        </w:tc>
        <w:tc>
          <w:tcPr>
            <w:tcW w:w="835" w:type="dxa"/>
          </w:tcPr>
          <w:p w:rsidR="00DD7756" w:rsidRDefault="00AD1397">
            <w:pPr>
              <w:pStyle w:val="TableParagraph"/>
              <w:spacing w:line="240" w:lineRule="auto"/>
              <w:ind w:right="41"/>
              <w:rPr>
                <w:sz w:val="20"/>
              </w:rPr>
            </w:pPr>
            <w:r>
              <w:rPr>
                <w:w w:val="99"/>
                <w:sz w:val="20"/>
              </w:rPr>
              <w:t>—</w:t>
            </w:r>
          </w:p>
        </w:tc>
      </w:tr>
    </w:tbl>
    <w:p w:rsidR="00DD7756" w:rsidRDefault="00DD7756">
      <w:pPr>
        <w:rPr>
          <w:sz w:val="20"/>
        </w:rPr>
        <w:sectPr w:rsidR="00DD7756">
          <w:footerReference w:type="default" r:id="rId96"/>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71" type="#_x0000_t202" style="position:absolute;margin-left:38.15pt;margin-top:89pt;width:15.65pt;height:135.4pt;z-index:15788032;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70" type="#_x0000_t202" style="position:absolute;margin-left:38.15pt;margin-top:305.65pt;width:15.65pt;height:18.7pt;z-index:15788544;mso-position-horizontal-relative:page;mso-position-vertical-relative:page" filled="f" stroked="f">
            <v:textbox style="layout-flow:vertical" inset="0,0,0,0">
              <w:txbxContent>
                <w:p w:rsidR="00AD1397" w:rsidRDefault="00AD1397">
                  <w:pPr>
                    <w:pStyle w:val="BodyText"/>
                    <w:spacing w:before="19"/>
                    <w:ind w:left="20"/>
                  </w:pPr>
                  <w:r>
                    <w:t>147</w:t>
                  </w:r>
                </w:p>
              </w:txbxContent>
            </v:textbox>
            <w10:wrap anchorx="page" anchory="page"/>
          </v:shape>
        </w:pict>
      </w:r>
      <w:r w:rsidRPr="00DD7756">
        <w:pict>
          <v:shape id="_x0000_s1069" type="#_x0000_t202" style="position:absolute;margin-left:38.15pt;margin-top:511.15pt;width:15.65pt;height:29.9pt;z-index:15789056;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spacing w:before="6"/>
        <w:rPr>
          <w:sz w:val="25"/>
        </w:rPr>
      </w:pPr>
    </w:p>
    <w:p w:rsidR="00DD7756" w:rsidRDefault="00AD1397">
      <w:pPr>
        <w:spacing w:before="99"/>
        <w:ind w:left="3850" w:right="3852"/>
        <w:jc w:val="center"/>
      </w:pPr>
      <w:r>
        <w:rPr>
          <w:b/>
        </w:rPr>
        <w:t xml:space="preserve">Table B.2: </w:t>
      </w:r>
      <w:r>
        <w:t>Corpus statistics for the 100-item Nuuchahnulth sample</w:t>
      </w:r>
    </w:p>
    <w:p w:rsidR="00DD7756" w:rsidRDefault="00DD7756">
      <w:pPr>
        <w:pStyle w:val="BodyText"/>
        <w:spacing w:before="4"/>
        <w:rPr>
          <w:sz w:val="16"/>
        </w:rPr>
      </w:pPr>
      <w:r w:rsidRPr="00DD7756">
        <w:pict>
          <v:shape id="_x0000_s1068" style="position:absolute;margin-left:1in;margin-top:11.8pt;width:676.65pt;height:.1pt;z-index:-15669760;mso-wrap-distance-left:0;mso-wrap-distance-right:0;mso-position-horizontal-relative:page" coordorigin="1440,236" coordsize="13533,0" path="m1440,236r13533,e" filled="f" strokeweight=".33739mm">
            <v:path arrowok="t"/>
            <w10:wrap type="topAndBottom" anchorx="page"/>
          </v:shape>
        </w:pict>
      </w:r>
    </w:p>
    <w:p w:rsidR="00DD7756" w:rsidRDefault="00DD775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00"/>
        <w:gridCol w:w="3575"/>
        <w:gridCol w:w="3131"/>
        <w:gridCol w:w="3127"/>
      </w:tblGrid>
      <w:tr w:rsidR="00DD7756">
        <w:trPr>
          <w:trHeight w:val="517"/>
        </w:trPr>
        <w:tc>
          <w:tcPr>
            <w:tcW w:w="3700"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rsidR="00DD7756" w:rsidRDefault="00AD1397">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rsidR="00DD7756" w:rsidRDefault="00AD1397">
            <w:pPr>
              <w:pStyle w:val="TableParagraph"/>
              <w:spacing w:before="0" w:line="217" w:lineRule="exact"/>
              <w:ind w:left="105" w:right="93"/>
              <w:jc w:val="center"/>
              <w:rPr>
                <w:sz w:val="20"/>
              </w:rPr>
            </w:pPr>
            <w:r>
              <w:rPr>
                <w:sz w:val="20"/>
              </w:rPr>
              <w:t>Frequencies</w:t>
            </w:r>
          </w:p>
          <w:p w:rsidR="00DD7756" w:rsidRDefault="00AD1397">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rsidR="00DD7756" w:rsidRDefault="00AD1397">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6"/>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37" w:type="dxa"/>
        <w:tblLayout w:type="fixed"/>
        <w:tblCellMar>
          <w:left w:w="0" w:type="dxa"/>
          <w:right w:w="0" w:type="dxa"/>
        </w:tblCellMar>
        <w:tblLook w:val="01E0"/>
      </w:tblPr>
      <w:tblGrid>
        <w:gridCol w:w="1378"/>
        <w:gridCol w:w="2313"/>
        <w:gridCol w:w="600"/>
        <w:gridCol w:w="850"/>
        <w:gridCol w:w="1043"/>
        <w:gridCol w:w="1083"/>
        <w:gridCol w:w="1295"/>
        <w:gridCol w:w="1148"/>
        <w:gridCol w:w="689"/>
        <w:gridCol w:w="1181"/>
        <w:gridCol w:w="1102"/>
        <w:gridCol w:w="836"/>
      </w:tblGrid>
      <w:tr w:rsidR="00DD7756">
        <w:trPr>
          <w:trHeight w:val="233"/>
        </w:trPr>
        <w:tc>
          <w:tcPr>
            <w:tcW w:w="1378" w:type="dxa"/>
          </w:tcPr>
          <w:p w:rsidR="00DD7756" w:rsidRDefault="00AD1397">
            <w:pPr>
              <w:pStyle w:val="TableParagraph"/>
              <w:spacing w:before="0" w:line="213" w:lineRule="exact"/>
              <w:ind w:left="50"/>
              <w:jc w:val="left"/>
              <w:rPr>
                <w:sz w:val="20"/>
              </w:rPr>
            </w:pPr>
            <w:r>
              <w:rPr>
                <w:sz w:val="20"/>
              </w:rPr>
              <w:t>ḥaːɬ</w:t>
            </w:r>
          </w:p>
        </w:tc>
        <w:tc>
          <w:tcPr>
            <w:tcW w:w="2313" w:type="dxa"/>
            <w:tcBorders>
              <w:right w:val="single" w:sz="4" w:space="0" w:color="000000"/>
            </w:tcBorders>
          </w:tcPr>
          <w:p w:rsidR="00DD7756" w:rsidRDefault="00AD1397">
            <w:pPr>
              <w:pStyle w:val="TableParagraph"/>
              <w:spacing w:before="0" w:line="213" w:lineRule="exact"/>
              <w:ind w:left="283"/>
              <w:jc w:val="left"/>
              <w:rPr>
                <w:sz w:val="20"/>
              </w:rPr>
            </w:pPr>
            <w:r>
              <w:rPr>
                <w:sz w:val="20"/>
              </w:rPr>
              <w:t>there</w:t>
            </w:r>
          </w:p>
        </w:tc>
        <w:tc>
          <w:tcPr>
            <w:tcW w:w="600" w:type="dxa"/>
            <w:tcBorders>
              <w:left w:val="single" w:sz="4" w:space="0" w:color="000000"/>
            </w:tcBorders>
          </w:tcPr>
          <w:p w:rsidR="00DD7756" w:rsidRDefault="00AD1397">
            <w:pPr>
              <w:pStyle w:val="TableParagraph"/>
              <w:spacing w:before="0" w:line="213" w:lineRule="exact"/>
              <w:ind w:right="178"/>
              <w:rPr>
                <w:sz w:val="20"/>
              </w:rPr>
            </w:pPr>
            <w:r>
              <w:rPr>
                <w:w w:val="95"/>
                <w:sz w:val="20"/>
              </w:rPr>
              <w:t>21</w:t>
            </w:r>
          </w:p>
        </w:tc>
        <w:tc>
          <w:tcPr>
            <w:tcW w:w="850" w:type="dxa"/>
          </w:tcPr>
          <w:p w:rsidR="00DD7756" w:rsidRDefault="00AD1397">
            <w:pPr>
              <w:pStyle w:val="TableParagraph"/>
              <w:spacing w:before="0" w:line="213" w:lineRule="exact"/>
              <w:ind w:left="178"/>
              <w:jc w:val="left"/>
              <w:rPr>
                <w:sz w:val="20"/>
              </w:rPr>
            </w:pPr>
            <w:r>
              <w:rPr>
                <w:sz w:val="20"/>
              </w:rPr>
              <w:t>2.510</w:t>
            </w:r>
          </w:p>
        </w:tc>
        <w:tc>
          <w:tcPr>
            <w:tcW w:w="1043" w:type="dxa"/>
          </w:tcPr>
          <w:p w:rsidR="00DD7756" w:rsidRDefault="00AD1397">
            <w:pPr>
              <w:pStyle w:val="TableParagraph"/>
              <w:spacing w:before="0" w:line="213" w:lineRule="exact"/>
              <w:ind w:left="234" w:right="350"/>
              <w:jc w:val="center"/>
              <w:rPr>
                <w:sz w:val="20"/>
              </w:rPr>
            </w:pPr>
            <w:r>
              <w:rPr>
                <w:sz w:val="20"/>
              </w:rPr>
              <w:t>0.761</w:t>
            </w:r>
          </w:p>
        </w:tc>
        <w:tc>
          <w:tcPr>
            <w:tcW w:w="1083" w:type="dxa"/>
            <w:tcBorders>
              <w:right w:val="single" w:sz="4" w:space="0" w:color="000000"/>
            </w:tcBorders>
          </w:tcPr>
          <w:p w:rsidR="00DD7756" w:rsidRDefault="00AD1397">
            <w:pPr>
              <w:pStyle w:val="TableParagraph"/>
              <w:spacing w:before="0" w:line="213" w:lineRule="exact"/>
              <w:ind w:right="290"/>
              <w:rPr>
                <w:sz w:val="20"/>
              </w:rPr>
            </w:pPr>
            <w:r>
              <w:rPr>
                <w:w w:val="95"/>
                <w:sz w:val="20"/>
              </w:rPr>
              <w:t>0.506</w:t>
            </w:r>
          </w:p>
        </w:tc>
        <w:tc>
          <w:tcPr>
            <w:tcW w:w="1295" w:type="dxa"/>
            <w:tcBorders>
              <w:left w:val="single" w:sz="4" w:space="0" w:color="000000"/>
            </w:tcBorders>
          </w:tcPr>
          <w:p w:rsidR="00DD7756" w:rsidRDefault="00AD1397">
            <w:pPr>
              <w:pStyle w:val="TableParagraph"/>
              <w:spacing w:before="0" w:line="213" w:lineRule="exact"/>
              <w:ind w:right="430"/>
              <w:rPr>
                <w:sz w:val="20"/>
              </w:rPr>
            </w:pPr>
            <w:r>
              <w:rPr>
                <w:w w:val="99"/>
                <w:sz w:val="20"/>
              </w:rPr>
              <w:t>5</w:t>
            </w:r>
          </w:p>
        </w:tc>
        <w:tc>
          <w:tcPr>
            <w:tcW w:w="1148" w:type="dxa"/>
          </w:tcPr>
          <w:p w:rsidR="00DD7756" w:rsidRDefault="00AD1397">
            <w:pPr>
              <w:pStyle w:val="TableParagraph"/>
              <w:spacing w:before="0" w:line="213" w:lineRule="exact"/>
              <w:ind w:left="410" w:right="512"/>
              <w:jc w:val="center"/>
              <w:rPr>
                <w:sz w:val="20"/>
              </w:rPr>
            </w:pPr>
            <w:r>
              <w:rPr>
                <w:sz w:val="20"/>
              </w:rPr>
              <w:t>14</w:t>
            </w:r>
          </w:p>
        </w:tc>
        <w:tc>
          <w:tcPr>
            <w:tcW w:w="689" w:type="dxa"/>
            <w:tcBorders>
              <w:right w:val="single" w:sz="4" w:space="0" w:color="000000"/>
            </w:tcBorders>
          </w:tcPr>
          <w:p w:rsidR="00DD7756" w:rsidRDefault="00AD1397">
            <w:pPr>
              <w:pStyle w:val="TableParagraph"/>
              <w:spacing w:before="0" w:line="213" w:lineRule="exact"/>
              <w:ind w:right="59"/>
              <w:rPr>
                <w:sz w:val="20"/>
              </w:rPr>
            </w:pPr>
            <w:r>
              <w:rPr>
                <w:w w:val="99"/>
                <w:sz w:val="20"/>
              </w:rPr>
              <w:t>2</w:t>
            </w:r>
          </w:p>
        </w:tc>
        <w:tc>
          <w:tcPr>
            <w:tcW w:w="1181" w:type="dxa"/>
            <w:tcBorders>
              <w:left w:val="single" w:sz="4" w:space="0" w:color="000000"/>
            </w:tcBorders>
          </w:tcPr>
          <w:p w:rsidR="00DD7756" w:rsidRDefault="00AD1397">
            <w:pPr>
              <w:pStyle w:val="TableParagraph"/>
              <w:spacing w:before="0" w:line="213" w:lineRule="exact"/>
              <w:ind w:right="317"/>
              <w:rPr>
                <w:sz w:val="20"/>
              </w:rPr>
            </w:pPr>
            <w:r>
              <w:rPr>
                <w:w w:val="95"/>
                <w:sz w:val="20"/>
              </w:rPr>
              <w:t>0.803</w:t>
            </w:r>
          </w:p>
        </w:tc>
        <w:tc>
          <w:tcPr>
            <w:tcW w:w="1102" w:type="dxa"/>
          </w:tcPr>
          <w:p w:rsidR="00DD7756" w:rsidRDefault="00AD1397">
            <w:pPr>
              <w:pStyle w:val="TableParagraph"/>
              <w:spacing w:before="0" w:line="213" w:lineRule="exact"/>
              <w:ind w:right="373"/>
              <w:rPr>
                <w:sz w:val="20"/>
              </w:rPr>
            </w:pPr>
            <w:r>
              <w:rPr>
                <w:w w:val="95"/>
                <w:sz w:val="20"/>
              </w:rPr>
              <w:t>0.559</w:t>
            </w:r>
          </w:p>
        </w:tc>
        <w:tc>
          <w:tcPr>
            <w:tcW w:w="836" w:type="dxa"/>
          </w:tcPr>
          <w:p w:rsidR="00DD7756" w:rsidRDefault="00AD1397">
            <w:pPr>
              <w:pStyle w:val="TableParagraph"/>
              <w:spacing w:before="0" w:line="213" w:lineRule="exact"/>
              <w:ind w:right="52"/>
              <w:rPr>
                <w:sz w:val="20"/>
              </w:rPr>
            </w:pPr>
            <w:r>
              <w:rPr>
                <w:w w:val="95"/>
                <w:sz w:val="20"/>
              </w:rPr>
              <w:t>0.759</w:t>
            </w:r>
          </w:p>
        </w:tc>
      </w:tr>
      <w:tr w:rsidR="00DD7756">
        <w:trPr>
          <w:trHeight w:val="239"/>
        </w:trPr>
        <w:tc>
          <w:tcPr>
            <w:tcW w:w="1378" w:type="dxa"/>
          </w:tcPr>
          <w:p w:rsidR="00DD7756" w:rsidRDefault="00AD1397">
            <w:pPr>
              <w:pStyle w:val="TableParagraph"/>
              <w:ind w:left="50"/>
              <w:jc w:val="left"/>
              <w:rPr>
                <w:sz w:val="20"/>
              </w:rPr>
            </w:pPr>
            <w:r>
              <w:rPr>
                <w:sz w:val="20"/>
              </w:rPr>
              <w:t>ḥaːḥuːp</w:t>
            </w:r>
          </w:p>
        </w:tc>
        <w:tc>
          <w:tcPr>
            <w:tcW w:w="2313" w:type="dxa"/>
            <w:tcBorders>
              <w:right w:val="single" w:sz="4" w:space="0" w:color="000000"/>
            </w:tcBorders>
          </w:tcPr>
          <w:p w:rsidR="00DD7756" w:rsidRDefault="00AD1397">
            <w:pPr>
              <w:pStyle w:val="TableParagraph"/>
              <w:ind w:left="283"/>
              <w:jc w:val="left"/>
              <w:rPr>
                <w:sz w:val="20"/>
              </w:rPr>
            </w:pPr>
            <w:r>
              <w:rPr>
                <w:sz w:val="20"/>
              </w:rPr>
              <w:t>instructing</w:t>
            </w:r>
          </w:p>
        </w:tc>
        <w:tc>
          <w:tcPr>
            <w:tcW w:w="600" w:type="dxa"/>
            <w:tcBorders>
              <w:left w:val="single" w:sz="4" w:space="0" w:color="000000"/>
            </w:tcBorders>
          </w:tcPr>
          <w:p w:rsidR="00DD7756" w:rsidRDefault="00AD1397">
            <w:pPr>
              <w:pStyle w:val="TableParagraph"/>
              <w:ind w:right="178"/>
              <w:rPr>
                <w:sz w:val="20"/>
              </w:rPr>
            </w:pPr>
            <w:r>
              <w:rPr>
                <w:w w:val="99"/>
                <w:sz w:val="20"/>
              </w:rPr>
              <w:t>8</w:t>
            </w:r>
          </w:p>
        </w:tc>
        <w:tc>
          <w:tcPr>
            <w:tcW w:w="850" w:type="dxa"/>
          </w:tcPr>
          <w:p w:rsidR="00DD7756" w:rsidRDefault="00AD1397">
            <w:pPr>
              <w:pStyle w:val="TableParagraph"/>
              <w:ind w:left="177"/>
              <w:jc w:val="left"/>
              <w:rPr>
                <w:sz w:val="20"/>
              </w:rPr>
            </w:pPr>
            <w:r>
              <w:rPr>
                <w:sz w:val="20"/>
              </w:rPr>
              <w:t>0.956</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0.827</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8</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0.827</w:t>
            </w:r>
          </w:p>
        </w:tc>
        <w:tc>
          <w:tcPr>
            <w:tcW w:w="836" w:type="dxa"/>
          </w:tcPr>
          <w:p w:rsidR="00DD7756" w:rsidRDefault="00AD1397">
            <w:pPr>
              <w:pStyle w:val="TableParagraph"/>
              <w:ind w:right="52"/>
              <w:rPr>
                <w:sz w:val="20"/>
              </w:rPr>
            </w:pPr>
            <w:r>
              <w:rPr>
                <w:w w:val="99"/>
                <w:sz w:val="20"/>
              </w:rPr>
              <w:t>—</w:t>
            </w:r>
          </w:p>
        </w:tc>
      </w:tr>
      <w:tr w:rsidR="00DD7756">
        <w:trPr>
          <w:trHeight w:val="235"/>
        </w:trPr>
        <w:tc>
          <w:tcPr>
            <w:tcW w:w="1378" w:type="dxa"/>
          </w:tcPr>
          <w:p w:rsidR="00DD7756" w:rsidRDefault="00AD1397">
            <w:pPr>
              <w:pStyle w:val="TableParagraph"/>
              <w:spacing w:line="210" w:lineRule="exact"/>
              <w:ind w:left="50"/>
              <w:jc w:val="left"/>
              <w:rPr>
                <w:sz w:val="20"/>
              </w:rPr>
            </w:pPr>
            <w:r>
              <w:rPr>
                <w:sz w:val="20"/>
              </w:rPr>
              <w:t>ḥaːkʷaːƛ</w:t>
            </w:r>
          </w:p>
        </w:tc>
        <w:tc>
          <w:tcPr>
            <w:tcW w:w="2313" w:type="dxa"/>
            <w:tcBorders>
              <w:right w:val="single" w:sz="4" w:space="0" w:color="000000"/>
            </w:tcBorders>
          </w:tcPr>
          <w:p w:rsidR="00DD7756" w:rsidRDefault="00AD1397">
            <w:pPr>
              <w:pStyle w:val="TableParagraph"/>
              <w:spacing w:line="210" w:lineRule="exact"/>
              <w:ind w:left="283"/>
              <w:jc w:val="left"/>
              <w:rPr>
                <w:sz w:val="20"/>
              </w:rPr>
            </w:pPr>
            <w:r>
              <w:rPr>
                <w:sz w:val="20"/>
              </w:rPr>
              <w:t>girl</w:t>
            </w:r>
          </w:p>
        </w:tc>
        <w:tc>
          <w:tcPr>
            <w:tcW w:w="600" w:type="dxa"/>
            <w:tcBorders>
              <w:left w:val="single" w:sz="4" w:space="0" w:color="000000"/>
            </w:tcBorders>
          </w:tcPr>
          <w:p w:rsidR="00DD7756" w:rsidRDefault="00AD1397">
            <w:pPr>
              <w:pStyle w:val="TableParagraph"/>
              <w:spacing w:line="210" w:lineRule="exact"/>
              <w:ind w:right="178"/>
              <w:rPr>
                <w:sz w:val="20"/>
              </w:rPr>
            </w:pPr>
            <w:r>
              <w:rPr>
                <w:w w:val="99"/>
                <w:sz w:val="20"/>
              </w:rPr>
              <w:t>6</w:t>
            </w:r>
          </w:p>
        </w:tc>
        <w:tc>
          <w:tcPr>
            <w:tcW w:w="850" w:type="dxa"/>
          </w:tcPr>
          <w:p w:rsidR="00DD7756" w:rsidRDefault="00AD1397">
            <w:pPr>
              <w:pStyle w:val="TableParagraph"/>
              <w:spacing w:line="210" w:lineRule="exact"/>
              <w:ind w:left="177"/>
              <w:jc w:val="left"/>
              <w:rPr>
                <w:sz w:val="20"/>
              </w:rPr>
            </w:pPr>
            <w:r>
              <w:rPr>
                <w:sz w:val="20"/>
              </w:rPr>
              <w:t>0.717</w:t>
            </w:r>
          </w:p>
        </w:tc>
        <w:tc>
          <w:tcPr>
            <w:tcW w:w="1043" w:type="dxa"/>
          </w:tcPr>
          <w:p w:rsidR="00DD7756" w:rsidRDefault="00AD1397">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0.721</w:t>
            </w:r>
          </w:p>
        </w:tc>
        <w:tc>
          <w:tcPr>
            <w:tcW w:w="1295" w:type="dxa"/>
            <w:tcBorders>
              <w:left w:val="single" w:sz="4" w:space="0" w:color="000000"/>
            </w:tcBorders>
          </w:tcPr>
          <w:p w:rsidR="00DD7756" w:rsidRDefault="00AD1397">
            <w:pPr>
              <w:pStyle w:val="TableParagraph"/>
              <w:spacing w:line="210" w:lineRule="exact"/>
              <w:ind w:right="430"/>
              <w:rPr>
                <w:sz w:val="20"/>
              </w:rPr>
            </w:pPr>
            <w:r>
              <w:rPr>
                <w:w w:val="99"/>
                <w:sz w:val="20"/>
              </w:rPr>
              <w:t>6</w:t>
            </w:r>
          </w:p>
        </w:tc>
        <w:tc>
          <w:tcPr>
            <w:tcW w:w="1148" w:type="dxa"/>
          </w:tcPr>
          <w:p w:rsidR="00DD7756" w:rsidRDefault="00AD1397">
            <w:pPr>
              <w:pStyle w:val="TableParagraph"/>
              <w:spacing w:line="210" w:lineRule="exact"/>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5"/>
                <w:sz w:val="20"/>
              </w:rPr>
              <w:t>0.721</w:t>
            </w:r>
          </w:p>
        </w:tc>
        <w:tc>
          <w:tcPr>
            <w:tcW w:w="1102" w:type="dxa"/>
          </w:tcPr>
          <w:p w:rsidR="00DD7756" w:rsidRDefault="00AD1397">
            <w:pPr>
              <w:pStyle w:val="TableParagraph"/>
              <w:spacing w:line="210" w:lineRule="exact"/>
              <w:ind w:right="373"/>
              <w:rPr>
                <w:sz w:val="20"/>
              </w:rPr>
            </w:pPr>
            <w:r>
              <w:rPr>
                <w:w w:val="99"/>
                <w:sz w:val="20"/>
              </w:rPr>
              <w:t>—</w:t>
            </w:r>
          </w:p>
        </w:tc>
        <w:tc>
          <w:tcPr>
            <w:tcW w:w="836" w:type="dxa"/>
          </w:tcPr>
          <w:p w:rsidR="00DD7756" w:rsidRDefault="00AD1397">
            <w:pPr>
              <w:pStyle w:val="TableParagraph"/>
              <w:spacing w:line="210" w:lineRule="exact"/>
              <w:ind w:right="52"/>
              <w:rPr>
                <w:sz w:val="20"/>
              </w:rPr>
            </w:pPr>
            <w:r>
              <w:rPr>
                <w:w w:val="99"/>
                <w:sz w:val="20"/>
              </w:rPr>
              <w:t>—</w:t>
            </w:r>
          </w:p>
        </w:tc>
      </w:tr>
      <w:tr w:rsidR="00DD7756">
        <w:trPr>
          <w:trHeight w:val="243"/>
        </w:trPr>
        <w:tc>
          <w:tcPr>
            <w:tcW w:w="1378" w:type="dxa"/>
          </w:tcPr>
          <w:p w:rsidR="00DD7756" w:rsidRDefault="00AD1397">
            <w:pPr>
              <w:pStyle w:val="TableParagraph"/>
              <w:spacing w:before="0" w:line="223" w:lineRule="exact"/>
              <w:ind w:left="50"/>
              <w:jc w:val="left"/>
              <w:rPr>
                <w:sz w:val="20"/>
              </w:rPr>
            </w:pPr>
            <w:r>
              <w:rPr>
                <w:sz w:val="20"/>
              </w:rPr>
              <w:t>ḥacw</w:t>
            </w:r>
            <w:r>
              <w:rPr>
                <w:position w:val="1"/>
                <w:sz w:val="20"/>
              </w:rPr>
              <w:t xml:space="preserve">̓ </w:t>
            </w:r>
            <w:r>
              <w:rPr>
                <w:sz w:val="20"/>
              </w:rPr>
              <w:t>aḥs</w:t>
            </w:r>
          </w:p>
        </w:tc>
        <w:tc>
          <w:tcPr>
            <w:tcW w:w="2313" w:type="dxa"/>
            <w:tcBorders>
              <w:right w:val="single" w:sz="4" w:space="0" w:color="000000"/>
            </w:tcBorders>
          </w:tcPr>
          <w:p w:rsidR="00DD7756" w:rsidRDefault="00AD1397">
            <w:pPr>
              <w:pStyle w:val="TableParagraph"/>
              <w:spacing w:before="9"/>
              <w:ind w:left="283"/>
              <w:jc w:val="left"/>
              <w:rPr>
                <w:sz w:val="20"/>
              </w:rPr>
            </w:pPr>
            <w:r>
              <w:rPr>
                <w:sz w:val="20"/>
              </w:rPr>
              <w:t>bowl</w:t>
            </w:r>
          </w:p>
        </w:tc>
        <w:tc>
          <w:tcPr>
            <w:tcW w:w="600" w:type="dxa"/>
            <w:tcBorders>
              <w:left w:val="single" w:sz="4" w:space="0" w:color="000000"/>
            </w:tcBorders>
          </w:tcPr>
          <w:p w:rsidR="00DD7756" w:rsidRDefault="00AD1397">
            <w:pPr>
              <w:pStyle w:val="TableParagraph"/>
              <w:spacing w:before="9"/>
              <w:ind w:right="178"/>
              <w:rPr>
                <w:sz w:val="20"/>
              </w:rPr>
            </w:pPr>
            <w:r>
              <w:rPr>
                <w:w w:val="99"/>
                <w:sz w:val="20"/>
              </w:rPr>
              <w:t>5</w:t>
            </w:r>
          </w:p>
        </w:tc>
        <w:tc>
          <w:tcPr>
            <w:tcW w:w="850" w:type="dxa"/>
          </w:tcPr>
          <w:p w:rsidR="00DD7756" w:rsidRDefault="00AD1397">
            <w:pPr>
              <w:pStyle w:val="TableParagraph"/>
              <w:spacing w:before="9"/>
              <w:ind w:left="177"/>
              <w:jc w:val="left"/>
              <w:rPr>
                <w:sz w:val="20"/>
              </w:rPr>
            </w:pPr>
            <w:r>
              <w:rPr>
                <w:sz w:val="20"/>
              </w:rPr>
              <w:t>0.598</w:t>
            </w:r>
          </w:p>
        </w:tc>
        <w:tc>
          <w:tcPr>
            <w:tcW w:w="1043" w:type="dxa"/>
          </w:tcPr>
          <w:p w:rsidR="00DD7756" w:rsidRDefault="00AD1397">
            <w:pPr>
              <w:pStyle w:val="TableParagraph"/>
              <w:spacing w:before="9"/>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9"/>
              <w:ind w:right="290"/>
              <w:rPr>
                <w:sz w:val="20"/>
              </w:rPr>
            </w:pPr>
            <w:r>
              <w:rPr>
                <w:w w:val="95"/>
                <w:sz w:val="20"/>
              </w:rPr>
              <w:t>0.978</w:t>
            </w:r>
          </w:p>
        </w:tc>
        <w:tc>
          <w:tcPr>
            <w:tcW w:w="1295" w:type="dxa"/>
            <w:tcBorders>
              <w:left w:val="single" w:sz="4" w:space="0" w:color="000000"/>
            </w:tcBorders>
          </w:tcPr>
          <w:p w:rsidR="00DD7756" w:rsidRDefault="00AD1397">
            <w:pPr>
              <w:pStyle w:val="TableParagraph"/>
              <w:spacing w:before="9"/>
              <w:ind w:right="430"/>
              <w:rPr>
                <w:sz w:val="20"/>
              </w:rPr>
            </w:pPr>
            <w:r>
              <w:rPr>
                <w:w w:val="99"/>
                <w:sz w:val="20"/>
              </w:rPr>
              <w:t>5</w:t>
            </w:r>
          </w:p>
        </w:tc>
        <w:tc>
          <w:tcPr>
            <w:tcW w:w="1148" w:type="dxa"/>
          </w:tcPr>
          <w:p w:rsidR="00DD7756" w:rsidRDefault="00AD1397">
            <w:pPr>
              <w:pStyle w:val="TableParagraph"/>
              <w:spacing w:before="9"/>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0.978</w:t>
            </w:r>
          </w:p>
        </w:tc>
        <w:tc>
          <w:tcPr>
            <w:tcW w:w="1102" w:type="dxa"/>
          </w:tcPr>
          <w:p w:rsidR="00DD7756" w:rsidRDefault="00AD1397">
            <w:pPr>
              <w:pStyle w:val="TableParagraph"/>
              <w:spacing w:before="9"/>
              <w:ind w:right="373"/>
              <w:rPr>
                <w:sz w:val="20"/>
              </w:rPr>
            </w:pPr>
            <w:r>
              <w:rPr>
                <w:w w:val="99"/>
                <w:sz w:val="20"/>
              </w:rPr>
              <w:t>—</w:t>
            </w:r>
          </w:p>
        </w:tc>
        <w:tc>
          <w:tcPr>
            <w:tcW w:w="836" w:type="dxa"/>
          </w:tcPr>
          <w:p w:rsidR="00DD7756" w:rsidRDefault="00AD1397">
            <w:pPr>
              <w:pStyle w:val="TableParagraph"/>
              <w:spacing w:before="9"/>
              <w:ind w:right="52"/>
              <w:rPr>
                <w:sz w:val="20"/>
              </w:rPr>
            </w:pPr>
            <w:r>
              <w:rPr>
                <w:w w:val="99"/>
                <w:sz w:val="20"/>
              </w:rPr>
              <w:t>—</w:t>
            </w:r>
          </w:p>
        </w:tc>
      </w:tr>
      <w:tr w:rsidR="00DD7756">
        <w:trPr>
          <w:trHeight w:val="235"/>
        </w:trPr>
        <w:tc>
          <w:tcPr>
            <w:tcW w:w="1378" w:type="dxa"/>
          </w:tcPr>
          <w:p w:rsidR="00DD7756" w:rsidRDefault="00AD1397">
            <w:pPr>
              <w:pStyle w:val="TableParagraph"/>
              <w:spacing w:line="210" w:lineRule="exact"/>
              <w:ind w:left="50"/>
              <w:jc w:val="left"/>
              <w:rPr>
                <w:sz w:val="20"/>
              </w:rPr>
            </w:pPr>
            <w:r>
              <w:rPr>
                <w:sz w:val="20"/>
              </w:rPr>
              <w:t>ḥamip</w:t>
            </w:r>
          </w:p>
        </w:tc>
        <w:tc>
          <w:tcPr>
            <w:tcW w:w="2313" w:type="dxa"/>
            <w:tcBorders>
              <w:right w:val="single" w:sz="4" w:space="0" w:color="000000"/>
            </w:tcBorders>
          </w:tcPr>
          <w:p w:rsidR="00DD7756" w:rsidRDefault="00AD1397">
            <w:pPr>
              <w:pStyle w:val="TableParagraph"/>
              <w:spacing w:line="210" w:lineRule="exact"/>
              <w:ind w:left="283"/>
              <w:jc w:val="left"/>
              <w:rPr>
                <w:sz w:val="20"/>
              </w:rPr>
            </w:pPr>
            <w:r>
              <w:rPr>
                <w:sz w:val="20"/>
              </w:rPr>
              <w:t>knowing</w:t>
            </w:r>
          </w:p>
        </w:tc>
        <w:tc>
          <w:tcPr>
            <w:tcW w:w="600" w:type="dxa"/>
            <w:tcBorders>
              <w:left w:val="single" w:sz="4" w:space="0" w:color="000000"/>
            </w:tcBorders>
          </w:tcPr>
          <w:p w:rsidR="00DD7756" w:rsidRDefault="00AD1397">
            <w:pPr>
              <w:pStyle w:val="TableParagraph"/>
              <w:spacing w:line="210" w:lineRule="exact"/>
              <w:ind w:right="178"/>
              <w:rPr>
                <w:sz w:val="20"/>
              </w:rPr>
            </w:pPr>
            <w:r>
              <w:rPr>
                <w:w w:val="99"/>
                <w:sz w:val="20"/>
              </w:rPr>
              <w:t>7</w:t>
            </w:r>
          </w:p>
        </w:tc>
        <w:tc>
          <w:tcPr>
            <w:tcW w:w="850" w:type="dxa"/>
          </w:tcPr>
          <w:p w:rsidR="00DD7756" w:rsidRDefault="00AD1397">
            <w:pPr>
              <w:pStyle w:val="TableParagraph"/>
              <w:spacing w:line="210" w:lineRule="exact"/>
              <w:ind w:left="177"/>
              <w:jc w:val="left"/>
              <w:rPr>
                <w:sz w:val="20"/>
              </w:rPr>
            </w:pPr>
            <w:r>
              <w:rPr>
                <w:sz w:val="20"/>
              </w:rPr>
              <w:t>0.837</w:t>
            </w:r>
          </w:p>
        </w:tc>
        <w:tc>
          <w:tcPr>
            <w:tcW w:w="1043" w:type="dxa"/>
          </w:tcPr>
          <w:p w:rsidR="00DD7756" w:rsidRDefault="00AD1397">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0.650</w:t>
            </w:r>
          </w:p>
        </w:tc>
        <w:tc>
          <w:tcPr>
            <w:tcW w:w="1295" w:type="dxa"/>
            <w:tcBorders>
              <w:left w:val="single" w:sz="4" w:space="0" w:color="000000"/>
            </w:tcBorders>
          </w:tcPr>
          <w:p w:rsidR="00DD7756" w:rsidRDefault="00AD1397">
            <w:pPr>
              <w:pStyle w:val="TableParagraph"/>
              <w:spacing w:line="210" w:lineRule="exact"/>
              <w:ind w:right="430"/>
              <w:rPr>
                <w:sz w:val="20"/>
              </w:rPr>
            </w:pPr>
            <w:r>
              <w:rPr>
                <w:w w:val="99"/>
                <w:sz w:val="20"/>
              </w:rPr>
              <w:t>0</w:t>
            </w:r>
          </w:p>
        </w:tc>
        <w:tc>
          <w:tcPr>
            <w:tcW w:w="1148" w:type="dxa"/>
          </w:tcPr>
          <w:p w:rsidR="00DD7756" w:rsidRDefault="00AD1397">
            <w:pPr>
              <w:pStyle w:val="TableParagraph"/>
              <w:spacing w:line="210" w:lineRule="exact"/>
              <w:ind w:right="10"/>
              <w:jc w:val="center"/>
              <w:rPr>
                <w:sz w:val="20"/>
              </w:rPr>
            </w:pPr>
            <w:r>
              <w:rPr>
                <w:w w:val="99"/>
                <w:sz w:val="20"/>
              </w:rPr>
              <w:t>7</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9"/>
                <w:sz w:val="20"/>
              </w:rPr>
              <w:t>—</w:t>
            </w:r>
          </w:p>
        </w:tc>
        <w:tc>
          <w:tcPr>
            <w:tcW w:w="1102" w:type="dxa"/>
          </w:tcPr>
          <w:p w:rsidR="00DD7756" w:rsidRDefault="00AD1397">
            <w:pPr>
              <w:pStyle w:val="TableParagraph"/>
              <w:spacing w:line="210" w:lineRule="exact"/>
              <w:ind w:right="373"/>
              <w:rPr>
                <w:sz w:val="20"/>
              </w:rPr>
            </w:pPr>
            <w:r>
              <w:rPr>
                <w:w w:val="95"/>
                <w:sz w:val="20"/>
              </w:rPr>
              <w:t>0.650</w:t>
            </w:r>
          </w:p>
        </w:tc>
        <w:tc>
          <w:tcPr>
            <w:tcW w:w="836" w:type="dxa"/>
          </w:tcPr>
          <w:p w:rsidR="00DD7756" w:rsidRDefault="00AD1397">
            <w:pPr>
              <w:pStyle w:val="TableParagraph"/>
              <w:spacing w:line="210" w:lineRule="exact"/>
              <w:ind w:right="52"/>
              <w:rPr>
                <w:sz w:val="20"/>
              </w:rPr>
            </w:pPr>
            <w:r>
              <w:rPr>
                <w:w w:val="99"/>
                <w:sz w:val="20"/>
              </w:rPr>
              <w:t>—</w:t>
            </w:r>
          </w:p>
        </w:tc>
      </w:tr>
      <w:tr w:rsidR="00DD7756">
        <w:trPr>
          <w:trHeight w:val="243"/>
        </w:trPr>
        <w:tc>
          <w:tcPr>
            <w:tcW w:w="1378" w:type="dxa"/>
          </w:tcPr>
          <w:p w:rsidR="00DD7756" w:rsidRDefault="00AD1397">
            <w:pPr>
              <w:pStyle w:val="TableParagraph"/>
              <w:spacing w:before="0" w:line="223" w:lineRule="exact"/>
              <w:ind w:left="50"/>
              <w:jc w:val="left"/>
              <w:rPr>
                <w:sz w:val="20"/>
              </w:rPr>
            </w:pPr>
            <w:r>
              <w:rPr>
                <w:sz w:val="20"/>
              </w:rPr>
              <w:t>ḥaw</w:t>
            </w:r>
            <w:r>
              <w:rPr>
                <w:position w:val="1"/>
                <w:sz w:val="20"/>
              </w:rPr>
              <w:t xml:space="preserve">̓ </w:t>
            </w:r>
            <w:r>
              <w:rPr>
                <w:sz w:val="20"/>
              </w:rPr>
              <w:t>iɬ</w:t>
            </w:r>
          </w:p>
        </w:tc>
        <w:tc>
          <w:tcPr>
            <w:tcW w:w="2313" w:type="dxa"/>
            <w:tcBorders>
              <w:right w:val="single" w:sz="4" w:space="0" w:color="000000"/>
            </w:tcBorders>
          </w:tcPr>
          <w:p w:rsidR="00DD7756" w:rsidRDefault="00AD1397">
            <w:pPr>
              <w:pStyle w:val="TableParagraph"/>
              <w:spacing w:before="9"/>
              <w:ind w:left="283"/>
              <w:jc w:val="left"/>
              <w:rPr>
                <w:sz w:val="20"/>
              </w:rPr>
            </w:pPr>
            <w:r>
              <w:rPr>
                <w:sz w:val="20"/>
              </w:rPr>
              <w:t>chief</w:t>
            </w:r>
          </w:p>
        </w:tc>
        <w:tc>
          <w:tcPr>
            <w:tcW w:w="600" w:type="dxa"/>
            <w:tcBorders>
              <w:left w:val="single" w:sz="4" w:space="0" w:color="000000"/>
            </w:tcBorders>
          </w:tcPr>
          <w:p w:rsidR="00DD7756" w:rsidRDefault="00AD1397">
            <w:pPr>
              <w:pStyle w:val="TableParagraph"/>
              <w:spacing w:before="9"/>
              <w:ind w:right="178"/>
              <w:rPr>
                <w:sz w:val="20"/>
              </w:rPr>
            </w:pPr>
            <w:r>
              <w:rPr>
                <w:w w:val="95"/>
                <w:sz w:val="20"/>
              </w:rPr>
              <w:t>35</w:t>
            </w:r>
          </w:p>
        </w:tc>
        <w:tc>
          <w:tcPr>
            <w:tcW w:w="850" w:type="dxa"/>
          </w:tcPr>
          <w:p w:rsidR="00DD7756" w:rsidRDefault="00AD1397">
            <w:pPr>
              <w:pStyle w:val="TableParagraph"/>
              <w:spacing w:before="9"/>
              <w:ind w:left="178"/>
              <w:jc w:val="left"/>
              <w:rPr>
                <w:sz w:val="20"/>
              </w:rPr>
            </w:pPr>
            <w:r>
              <w:rPr>
                <w:sz w:val="20"/>
              </w:rPr>
              <w:t>4.184</w:t>
            </w:r>
          </w:p>
        </w:tc>
        <w:tc>
          <w:tcPr>
            <w:tcW w:w="1043" w:type="dxa"/>
          </w:tcPr>
          <w:p w:rsidR="00DD7756" w:rsidRDefault="00AD1397">
            <w:pPr>
              <w:pStyle w:val="TableParagraph"/>
              <w:spacing w:before="9"/>
              <w:ind w:left="234" w:right="350"/>
              <w:jc w:val="center"/>
              <w:rPr>
                <w:sz w:val="20"/>
              </w:rPr>
            </w:pPr>
            <w:r>
              <w:rPr>
                <w:sz w:val="20"/>
              </w:rPr>
              <w:t>0.417</w:t>
            </w:r>
          </w:p>
        </w:tc>
        <w:tc>
          <w:tcPr>
            <w:tcW w:w="1083" w:type="dxa"/>
            <w:tcBorders>
              <w:right w:val="single" w:sz="4" w:space="0" w:color="000000"/>
            </w:tcBorders>
          </w:tcPr>
          <w:p w:rsidR="00DD7756" w:rsidRDefault="00AD1397">
            <w:pPr>
              <w:pStyle w:val="TableParagraph"/>
              <w:spacing w:before="9"/>
              <w:ind w:right="290"/>
              <w:rPr>
                <w:sz w:val="20"/>
              </w:rPr>
            </w:pPr>
            <w:r>
              <w:rPr>
                <w:w w:val="95"/>
                <w:sz w:val="20"/>
              </w:rPr>
              <w:t>0.549</w:t>
            </w:r>
          </w:p>
        </w:tc>
        <w:tc>
          <w:tcPr>
            <w:tcW w:w="1295" w:type="dxa"/>
            <w:tcBorders>
              <w:left w:val="single" w:sz="4" w:space="0" w:color="000000"/>
            </w:tcBorders>
          </w:tcPr>
          <w:p w:rsidR="00DD7756" w:rsidRDefault="00AD1397">
            <w:pPr>
              <w:pStyle w:val="TableParagraph"/>
              <w:spacing w:before="9"/>
              <w:ind w:right="430"/>
              <w:rPr>
                <w:sz w:val="20"/>
              </w:rPr>
            </w:pPr>
            <w:r>
              <w:rPr>
                <w:w w:val="95"/>
                <w:sz w:val="20"/>
              </w:rPr>
              <w:t>29</w:t>
            </w:r>
          </w:p>
        </w:tc>
        <w:tc>
          <w:tcPr>
            <w:tcW w:w="1148" w:type="dxa"/>
          </w:tcPr>
          <w:p w:rsidR="00DD7756" w:rsidRDefault="00AD1397">
            <w:pPr>
              <w:pStyle w:val="TableParagraph"/>
              <w:spacing w:before="9"/>
              <w:ind w:right="10"/>
              <w:jc w:val="center"/>
              <w:rPr>
                <w:sz w:val="20"/>
              </w:rPr>
            </w:pPr>
            <w:r>
              <w:rPr>
                <w:w w:val="99"/>
                <w:sz w:val="20"/>
              </w:rPr>
              <w:t>6</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0.594</w:t>
            </w:r>
          </w:p>
        </w:tc>
        <w:tc>
          <w:tcPr>
            <w:tcW w:w="1102" w:type="dxa"/>
          </w:tcPr>
          <w:p w:rsidR="00DD7756" w:rsidRDefault="00AD1397">
            <w:pPr>
              <w:pStyle w:val="TableParagraph"/>
              <w:spacing w:before="9"/>
              <w:ind w:right="373"/>
              <w:rPr>
                <w:sz w:val="20"/>
              </w:rPr>
            </w:pPr>
            <w:r>
              <w:rPr>
                <w:w w:val="95"/>
                <w:sz w:val="20"/>
              </w:rPr>
              <w:t>0.649</w:t>
            </w:r>
          </w:p>
        </w:tc>
        <w:tc>
          <w:tcPr>
            <w:tcW w:w="836" w:type="dxa"/>
          </w:tcPr>
          <w:p w:rsidR="00DD7756" w:rsidRDefault="00AD1397">
            <w:pPr>
              <w:pStyle w:val="TableParagraph"/>
              <w:spacing w:before="9"/>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ḥuː</w:t>
            </w:r>
          </w:p>
        </w:tc>
        <w:tc>
          <w:tcPr>
            <w:tcW w:w="2313" w:type="dxa"/>
            <w:tcBorders>
              <w:right w:val="single" w:sz="4" w:space="0" w:color="000000"/>
            </w:tcBorders>
          </w:tcPr>
          <w:p w:rsidR="00DD7756" w:rsidRDefault="00AD1397">
            <w:pPr>
              <w:pStyle w:val="TableParagraph"/>
              <w:ind w:left="283"/>
              <w:jc w:val="left"/>
              <w:rPr>
                <w:sz w:val="20"/>
              </w:rPr>
            </w:pPr>
            <w:r>
              <w:rPr>
                <w:sz w:val="20"/>
              </w:rPr>
              <w:t>over.there</w:t>
            </w:r>
          </w:p>
        </w:tc>
        <w:tc>
          <w:tcPr>
            <w:tcW w:w="600" w:type="dxa"/>
            <w:tcBorders>
              <w:left w:val="single" w:sz="4" w:space="0" w:color="000000"/>
            </w:tcBorders>
          </w:tcPr>
          <w:p w:rsidR="00DD7756" w:rsidRDefault="00AD1397">
            <w:pPr>
              <w:pStyle w:val="TableParagraph"/>
              <w:ind w:right="178"/>
              <w:rPr>
                <w:sz w:val="20"/>
              </w:rPr>
            </w:pPr>
            <w:r>
              <w:rPr>
                <w:w w:val="95"/>
                <w:sz w:val="20"/>
              </w:rPr>
              <w:t>25</w:t>
            </w:r>
          </w:p>
        </w:tc>
        <w:tc>
          <w:tcPr>
            <w:tcW w:w="850" w:type="dxa"/>
          </w:tcPr>
          <w:p w:rsidR="00DD7756" w:rsidRDefault="00AD1397">
            <w:pPr>
              <w:pStyle w:val="TableParagraph"/>
              <w:ind w:left="178"/>
              <w:jc w:val="left"/>
              <w:rPr>
                <w:sz w:val="20"/>
              </w:rPr>
            </w:pPr>
            <w:r>
              <w:rPr>
                <w:sz w:val="20"/>
              </w:rPr>
              <w:t>2.988</w:t>
            </w:r>
          </w:p>
        </w:tc>
        <w:tc>
          <w:tcPr>
            <w:tcW w:w="1043" w:type="dxa"/>
          </w:tcPr>
          <w:p w:rsidR="00DD7756" w:rsidRDefault="00AD1397">
            <w:pPr>
              <w:pStyle w:val="TableParagraph"/>
              <w:ind w:left="234" w:right="350"/>
              <w:jc w:val="center"/>
              <w:rPr>
                <w:sz w:val="20"/>
              </w:rPr>
            </w:pPr>
            <w:r>
              <w:rPr>
                <w:sz w:val="20"/>
              </w:rPr>
              <w:t>0.400</w:t>
            </w:r>
          </w:p>
        </w:tc>
        <w:tc>
          <w:tcPr>
            <w:tcW w:w="1083" w:type="dxa"/>
            <w:tcBorders>
              <w:right w:val="single" w:sz="4" w:space="0" w:color="000000"/>
            </w:tcBorders>
          </w:tcPr>
          <w:p w:rsidR="00DD7756" w:rsidRDefault="00AD1397">
            <w:pPr>
              <w:pStyle w:val="TableParagraph"/>
              <w:ind w:right="290"/>
              <w:rPr>
                <w:sz w:val="20"/>
              </w:rPr>
            </w:pPr>
            <w:r>
              <w:rPr>
                <w:w w:val="95"/>
                <w:sz w:val="20"/>
              </w:rPr>
              <w:t>0.489</w:t>
            </w:r>
          </w:p>
        </w:tc>
        <w:tc>
          <w:tcPr>
            <w:tcW w:w="1295" w:type="dxa"/>
            <w:tcBorders>
              <w:left w:val="single" w:sz="4" w:space="0" w:color="000000"/>
            </w:tcBorders>
          </w:tcPr>
          <w:p w:rsidR="00DD7756" w:rsidRDefault="00AD1397">
            <w:pPr>
              <w:pStyle w:val="TableParagraph"/>
              <w:ind w:right="430"/>
              <w:rPr>
                <w:sz w:val="20"/>
              </w:rPr>
            </w:pPr>
            <w:r>
              <w:rPr>
                <w:w w:val="99"/>
                <w:sz w:val="20"/>
              </w:rPr>
              <w:t>4</w:t>
            </w:r>
          </w:p>
        </w:tc>
        <w:tc>
          <w:tcPr>
            <w:tcW w:w="1148" w:type="dxa"/>
          </w:tcPr>
          <w:p w:rsidR="00DD7756" w:rsidRDefault="00AD1397">
            <w:pPr>
              <w:pStyle w:val="TableParagraph"/>
              <w:ind w:left="410" w:right="512"/>
              <w:jc w:val="center"/>
              <w:rPr>
                <w:sz w:val="20"/>
              </w:rPr>
            </w:pPr>
            <w:r>
              <w:rPr>
                <w:sz w:val="20"/>
              </w:rPr>
              <w:t>21</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0.778</w:t>
            </w:r>
          </w:p>
        </w:tc>
        <w:tc>
          <w:tcPr>
            <w:tcW w:w="1102" w:type="dxa"/>
          </w:tcPr>
          <w:p w:rsidR="00DD7756" w:rsidRDefault="00AD1397">
            <w:pPr>
              <w:pStyle w:val="TableParagraph"/>
              <w:ind w:right="373"/>
              <w:rPr>
                <w:sz w:val="20"/>
              </w:rPr>
            </w:pPr>
            <w:r>
              <w:rPr>
                <w:w w:val="95"/>
                <w:sz w:val="20"/>
              </w:rPr>
              <w:t>0.477</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ḥuːɬ</w:t>
            </w:r>
          </w:p>
        </w:tc>
        <w:tc>
          <w:tcPr>
            <w:tcW w:w="2313" w:type="dxa"/>
            <w:tcBorders>
              <w:right w:val="single" w:sz="4" w:space="0" w:color="000000"/>
            </w:tcBorders>
          </w:tcPr>
          <w:p w:rsidR="00DD7756" w:rsidRDefault="00AD1397">
            <w:pPr>
              <w:pStyle w:val="TableParagraph"/>
              <w:ind w:left="283"/>
              <w:jc w:val="left"/>
              <w:rPr>
                <w:sz w:val="20"/>
              </w:rPr>
            </w:pPr>
            <w:r>
              <w:rPr>
                <w:sz w:val="20"/>
              </w:rPr>
              <w:t>over.there</w:t>
            </w:r>
          </w:p>
        </w:tc>
        <w:tc>
          <w:tcPr>
            <w:tcW w:w="600" w:type="dxa"/>
            <w:tcBorders>
              <w:left w:val="single" w:sz="4" w:space="0" w:color="000000"/>
            </w:tcBorders>
          </w:tcPr>
          <w:p w:rsidR="00DD7756" w:rsidRDefault="00AD1397">
            <w:pPr>
              <w:pStyle w:val="TableParagraph"/>
              <w:ind w:right="178"/>
              <w:rPr>
                <w:sz w:val="20"/>
              </w:rPr>
            </w:pPr>
            <w:r>
              <w:rPr>
                <w:w w:val="95"/>
                <w:sz w:val="20"/>
              </w:rPr>
              <w:t>15</w:t>
            </w:r>
          </w:p>
        </w:tc>
        <w:tc>
          <w:tcPr>
            <w:tcW w:w="850" w:type="dxa"/>
          </w:tcPr>
          <w:p w:rsidR="00DD7756" w:rsidRDefault="00AD1397">
            <w:pPr>
              <w:pStyle w:val="TableParagraph"/>
              <w:ind w:left="178"/>
              <w:jc w:val="left"/>
              <w:rPr>
                <w:sz w:val="20"/>
              </w:rPr>
            </w:pPr>
            <w:r>
              <w:rPr>
                <w:sz w:val="20"/>
              </w:rPr>
              <w:t>1.793</w:t>
            </w:r>
          </w:p>
        </w:tc>
        <w:tc>
          <w:tcPr>
            <w:tcW w:w="1043" w:type="dxa"/>
          </w:tcPr>
          <w:p w:rsidR="00DD7756" w:rsidRDefault="00AD1397">
            <w:pPr>
              <w:pStyle w:val="TableParagraph"/>
              <w:ind w:left="234" w:right="350"/>
              <w:jc w:val="center"/>
              <w:rPr>
                <w:sz w:val="20"/>
              </w:rPr>
            </w:pPr>
            <w:r>
              <w:rPr>
                <w:sz w:val="20"/>
              </w:rPr>
              <w:t>0.455</w:t>
            </w:r>
          </w:p>
        </w:tc>
        <w:tc>
          <w:tcPr>
            <w:tcW w:w="1083" w:type="dxa"/>
            <w:tcBorders>
              <w:right w:val="single" w:sz="4" w:space="0" w:color="000000"/>
            </w:tcBorders>
          </w:tcPr>
          <w:p w:rsidR="00DD7756" w:rsidRDefault="00AD1397">
            <w:pPr>
              <w:pStyle w:val="TableParagraph"/>
              <w:ind w:right="290"/>
              <w:rPr>
                <w:sz w:val="20"/>
              </w:rPr>
            </w:pPr>
            <w:r>
              <w:rPr>
                <w:w w:val="95"/>
                <w:sz w:val="20"/>
              </w:rPr>
              <w:t>0.385</w:t>
            </w:r>
          </w:p>
        </w:tc>
        <w:tc>
          <w:tcPr>
            <w:tcW w:w="1295" w:type="dxa"/>
            <w:tcBorders>
              <w:left w:val="single" w:sz="4" w:space="0" w:color="000000"/>
            </w:tcBorders>
          </w:tcPr>
          <w:p w:rsidR="00DD7756" w:rsidRDefault="00AD1397">
            <w:pPr>
              <w:pStyle w:val="TableParagraph"/>
              <w:ind w:right="430"/>
              <w:rPr>
                <w:sz w:val="20"/>
              </w:rPr>
            </w:pPr>
            <w:r>
              <w:rPr>
                <w:w w:val="99"/>
                <w:sz w:val="20"/>
              </w:rPr>
              <w:t>3</w:t>
            </w:r>
          </w:p>
        </w:tc>
        <w:tc>
          <w:tcPr>
            <w:tcW w:w="1148" w:type="dxa"/>
          </w:tcPr>
          <w:p w:rsidR="00DD7756" w:rsidRDefault="00AD1397">
            <w:pPr>
              <w:pStyle w:val="TableParagraph"/>
              <w:ind w:left="410" w:right="512"/>
              <w:jc w:val="center"/>
              <w:rPr>
                <w:sz w:val="20"/>
              </w:rPr>
            </w:pPr>
            <w:r>
              <w:rPr>
                <w:sz w:val="20"/>
              </w:rPr>
              <w:t>12</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0.887</w:t>
            </w:r>
          </w:p>
        </w:tc>
        <w:tc>
          <w:tcPr>
            <w:tcW w:w="1102" w:type="dxa"/>
          </w:tcPr>
          <w:p w:rsidR="00DD7756" w:rsidRDefault="00AD1397">
            <w:pPr>
              <w:pStyle w:val="TableParagraph"/>
              <w:ind w:right="373"/>
              <w:rPr>
                <w:sz w:val="20"/>
              </w:rPr>
            </w:pPr>
            <w:r>
              <w:rPr>
                <w:w w:val="95"/>
                <w:sz w:val="20"/>
              </w:rPr>
              <w:t>0.398</w:t>
            </w:r>
          </w:p>
        </w:tc>
        <w:tc>
          <w:tcPr>
            <w:tcW w:w="836" w:type="dxa"/>
          </w:tcPr>
          <w:p w:rsidR="00DD7756" w:rsidRDefault="00AD1397">
            <w:pPr>
              <w:pStyle w:val="TableParagraph"/>
              <w:ind w:right="52"/>
              <w:rPr>
                <w:sz w:val="20"/>
              </w:rPr>
            </w:pPr>
            <w:r>
              <w:rPr>
                <w:w w:val="99"/>
                <w:sz w:val="20"/>
              </w:rPr>
              <w:t>—</w:t>
            </w:r>
          </w:p>
        </w:tc>
      </w:tr>
      <w:tr w:rsidR="00DD7756">
        <w:trPr>
          <w:trHeight w:val="220"/>
        </w:trPr>
        <w:tc>
          <w:tcPr>
            <w:tcW w:w="1378" w:type="dxa"/>
          </w:tcPr>
          <w:p w:rsidR="00DD7756" w:rsidRDefault="00AD1397">
            <w:pPr>
              <w:pStyle w:val="TableParagraph"/>
              <w:spacing w:line="195" w:lineRule="exact"/>
              <w:ind w:left="50"/>
              <w:jc w:val="left"/>
              <w:rPr>
                <w:sz w:val="20"/>
              </w:rPr>
            </w:pPr>
            <w:r>
              <w:rPr>
                <w:sz w:val="20"/>
              </w:rPr>
              <w:t>ḥumiːs</w:t>
            </w:r>
          </w:p>
        </w:tc>
        <w:tc>
          <w:tcPr>
            <w:tcW w:w="2313" w:type="dxa"/>
            <w:tcBorders>
              <w:right w:val="single" w:sz="4" w:space="0" w:color="000000"/>
            </w:tcBorders>
          </w:tcPr>
          <w:p w:rsidR="00DD7756" w:rsidRDefault="00AD1397">
            <w:pPr>
              <w:pStyle w:val="TableParagraph"/>
              <w:spacing w:line="195" w:lineRule="exact"/>
              <w:ind w:left="283"/>
              <w:jc w:val="left"/>
              <w:rPr>
                <w:sz w:val="20"/>
              </w:rPr>
            </w:pPr>
            <w:r>
              <w:rPr>
                <w:sz w:val="20"/>
              </w:rPr>
              <w:t>red.cedar</w:t>
            </w:r>
          </w:p>
        </w:tc>
        <w:tc>
          <w:tcPr>
            <w:tcW w:w="600" w:type="dxa"/>
            <w:tcBorders>
              <w:left w:val="single" w:sz="4" w:space="0" w:color="000000"/>
            </w:tcBorders>
          </w:tcPr>
          <w:p w:rsidR="00DD7756" w:rsidRDefault="00AD1397">
            <w:pPr>
              <w:pStyle w:val="TableParagraph"/>
              <w:spacing w:line="195" w:lineRule="exact"/>
              <w:ind w:right="178"/>
              <w:rPr>
                <w:sz w:val="20"/>
              </w:rPr>
            </w:pPr>
            <w:r>
              <w:rPr>
                <w:w w:val="99"/>
                <w:sz w:val="20"/>
              </w:rPr>
              <w:t>7</w:t>
            </w:r>
          </w:p>
        </w:tc>
        <w:tc>
          <w:tcPr>
            <w:tcW w:w="850" w:type="dxa"/>
          </w:tcPr>
          <w:p w:rsidR="00DD7756" w:rsidRDefault="00AD1397">
            <w:pPr>
              <w:pStyle w:val="TableParagraph"/>
              <w:spacing w:line="195" w:lineRule="exact"/>
              <w:ind w:left="177"/>
              <w:jc w:val="left"/>
              <w:rPr>
                <w:sz w:val="20"/>
              </w:rPr>
            </w:pPr>
            <w:r>
              <w:rPr>
                <w:sz w:val="20"/>
              </w:rPr>
              <w:t>0.837</w:t>
            </w:r>
          </w:p>
        </w:tc>
        <w:tc>
          <w:tcPr>
            <w:tcW w:w="1043" w:type="dxa"/>
          </w:tcPr>
          <w:p w:rsidR="00DD7756" w:rsidRDefault="00AD1397">
            <w:pPr>
              <w:pStyle w:val="TableParagraph"/>
              <w:spacing w:line="195" w:lineRule="exact"/>
              <w:ind w:left="234" w:right="350"/>
              <w:jc w:val="center"/>
              <w:rPr>
                <w:sz w:val="20"/>
              </w:rPr>
            </w:pPr>
            <w:r>
              <w:rPr>
                <w:sz w:val="20"/>
              </w:rPr>
              <w:t>0.373</w:t>
            </w:r>
          </w:p>
        </w:tc>
        <w:tc>
          <w:tcPr>
            <w:tcW w:w="1083" w:type="dxa"/>
            <w:tcBorders>
              <w:right w:val="single" w:sz="4" w:space="0" w:color="000000"/>
            </w:tcBorders>
          </w:tcPr>
          <w:p w:rsidR="00DD7756" w:rsidRDefault="00AD1397">
            <w:pPr>
              <w:pStyle w:val="TableParagraph"/>
              <w:spacing w:line="195" w:lineRule="exact"/>
              <w:ind w:right="290"/>
              <w:rPr>
                <w:sz w:val="20"/>
              </w:rPr>
            </w:pPr>
            <w:r>
              <w:rPr>
                <w:w w:val="95"/>
                <w:sz w:val="20"/>
              </w:rPr>
              <w:t>0.859</w:t>
            </w:r>
          </w:p>
        </w:tc>
        <w:tc>
          <w:tcPr>
            <w:tcW w:w="1295" w:type="dxa"/>
            <w:tcBorders>
              <w:left w:val="single" w:sz="4" w:space="0" w:color="000000"/>
            </w:tcBorders>
          </w:tcPr>
          <w:p w:rsidR="00DD7756" w:rsidRDefault="00AD1397">
            <w:pPr>
              <w:pStyle w:val="TableParagraph"/>
              <w:spacing w:line="195" w:lineRule="exact"/>
              <w:ind w:right="430"/>
              <w:rPr>
                <w:sz w:val="20"/>
              </w:rPr>
            </w:pPr>
            <w:r>
              <w:rPr>
                <w:w w:val="99"/>
                <w:sz w:val="20"/>
              </w:rPr>
              <w:t>6</w:t>
            </w:r>
          </w:p>
        </w:tc>
        <w:tc>
          <w:tcPr>
            <w:tcW w:w="1148" w:type="dxa"/>
          </w:tcPr>
          <w:p w:rsidR="00DD7756" w:rsidRDefault="00AD1397">
            <w:pPr>
              <w:pStyle w:val="TableParagraph"/>
              <w:spacing w:line="195" w:lineRule="exact"/>
              <w:ind w:right="10"/>
              <w:jc w:val="center"/>
              <w:rPr>
                <w:sz w:val="20"/>
              </w:rPr>
            </w:pPr>
            <w:r>
              <w:rPr>
                <w:w w:val="99"/>
                <w:sz w:val="20"/>
              </w:rPr>
              <w:t>1</w:t>
            </w:r>
          </w:p>
        </w:tc>
        <w:tc>
          <w:tcPr>
            <w:tcW w:w="689" w:type="dxa"/>
            <w:tcBorders>
              <w:right w:val="single" w:sz="4" w:space="0" w:color="000000"/>
            </w:tcBorders>
          </w:tcPr>
          <w:p w:rsidR="00DD7756" w:rsidRDefault="00AD1397">
            <w:pPr>
              <w:pStyle w:val="TableParagraph"/>
              <w:spacing w:line="195"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195" w:lineRule="exact"/>
              <w:ind w:right="317"/>
              <w:rPr>
                <w:sz w:val="20"/>
              </w:rPr>
            </w:pPr>
            <w:r>
              <w:rPr>
                <w:w w:val="95"/>
                <w:sz w:val="20"/>
              </w:rPr>
              <w:t>0.859</w:t>
            </w:r>
          </w:p>
        </w:tc>
        <w:tc>
          <w:tcPr>
            <w:tcW w:w="1102" w:type="dxa"/>
          </w:tcPr>
          <w:p w:rsidR="00DD7756" w:rsidRDefault="00AD1397">
            <w:pPr>
              <w:pStyle w:val="TableParagraph"/>
              <w:spacing w:line="195" w:lineRule="exact"/>
              <w:ind w:right="373"/>
              <w:rPr>
                <w:sz w:val="20"/>
              </w:rPr>
            </w:pPr>
            <w:r>
              <w:rPr>
                <w:w w:val="95"/>
                <w:sz w:val="20"/>
              </w:rPr>
              <w:t>0.891</w:t>
            </w:r>
          </w:p>
        </w:tc>
        <w:tc>
          <w:tcPr>
            <w:tcW w:w="836" w:type="dxa"/>
          </w:tcPr>
          <w:p w:rsidR="00DD7756" w:rsidRDefault="00AD1397">
            <w:pPr>
              <w:pStyle w:val="TableParagraph"/>
              <w:spacing w:line="195" w:lineRule="exact"/>
              <w:ind w:right="52"/>
              <w:rPr>
                <w:sz w:val="20"/>
              </w:rPr>
            </w:pPr>
            <w:r>
              <w:rPr>
                <w:w w:val="99"/>
                <w:sz w:val="20"/>
              </w:rPr>
              <w:t>—</w:t>
            </w:r>
          </w:p>
        </w:tc>
      </w:tr>
      <w:tr w:rsidR="00DD7756">
        <w:trPr>
          <w:trHeight w:val="239"/>
        </w:trPr>
        <w:tc>
          <w:tcPr>
            <w:tcW w:w="1378" w:type="dxa"/>
          </w:tcPr>
          <w:p w:rsidR="00DD7756" w:rsidRDefault="00AD1397">
            <w:pPr>
              <w:pStyle w:val="TableParagraph"/>
              <w:spacing w:before="0" w:line="219" w:lineRule="exact"/>
              <w:ind w:left="50"/>
              <w:jc w:val="left"/>
              <w:rPr>
                <w:sz w:val="20"/>
              </w:rPr>
            </w:pPr>
            <w:r>
              <w:rPr>
                <w:sz w:val="20"/>
              </w:rPr>
              <w:t>č</w:t>
            </w:r>
            <w:r>
              <w:rPr>
                <w:position w:val="4"/>
                <w:sz w:val="20"/>
              </w:rPr>
              <w:t>̓</w:t>
            </w:r>
            <w:r>
              <w:rPr>
                <w:sz w:val="20"/>
              </w:rPr>
              <w:t>aʔak</w:t>
            </w:r>
          </w:p>
        </w:tc>
        <w:tc>
          <w:tcPr>
            <w:tcW w:w="2313" w:type="dxa"/>
            <w:tcBorders>
              <w:right w:val="single" w:sz="4" w:space="0" w:color="000000"/>
            </w:tcBorders>
          </w:tcPr>
          <w:p w:rsidR="00DD7756" w:rsidRDefault="00AD1397">
            <w:pPr>
              <w:pStyle w:val="TableParagraph"/>
              <w:spacing w:before="24" w:line="195" w:lineRule="exact"/>
              <w:ind w:left="283"/>
              <w:jc w:val="left"/>
              <w:rPr>
                <w:sz w:val="20"/>
              </w:rPr>
            </w:pPr>
            <w:r>
              <w:rPr>
                <w:sz w:val="20"/>
              </w:rPr>
              <w:t>water</w:t>
            </w:r>
          </w:p>
        </w:tc>
        <w:tc>
          <w:tcPr>
            <w:tcW w:w="600" w:type="dxa"/>
            <w:tcBorders>
              <w:left w:val="single" w:sz="4" w:space="0" w:color="000000"/>
            </w:tcBorders>
          </w:tcPr>
          <w:p w:rsidR="00DD7756" w:rsidRDefault="00AD1397">
            <w:pPr>
              <w:pStyle w:val="TableParagraph"/>
              <w:spacing w:before="24" w:line="195" w:lineRule="exact"/>
              <w:ind w:right="178"/>
              <w:rPr>
                <w:sz w:val="20"/>
              </w:rPr>
            </w:pPr>
            <w:r>
              <w:rPr>
                <w:w w:val="99"/>
                <w:sz w:val="20"/>
              </w:rPr>
              <w:t>4</w:t>
            </w:r>
          </w:p>
        </w:tc>
        <w:tc>
          <w:tcPr>
            <w:tcW w:w="850" w:type="dxa"/>
          </w:tcPr>
          <w:p w:rsidR="00DD7756" w:rsidRDefault="00AD1397">
            <w:pPr>
              <w:pStyle w:val="TableParagraph"/>
              <w:spacing w:before="24" w:line="195" w:lineRule="exact"/>
              <w:ind w:left="177"/>
              <w:jc w:val="left"/>
              <w:rPr>
                <w:sz w:val="20"/>
              </w:rPr>
            </w:pPr>
            <w:r>
              <w:rPr>
                <w:sz w:val="20"/>
              </w:rPr>
              <w:t>0.478</w:t>
            </w:r>
          </w:p>
        </w:tc>
        <w:tc>
          <w:tcPr>
            <w:tcW w:w="1043" w:type="dxa"/>
          </w:tcPr>
          <w:p w:rsidR="00DD7756" w:rsidRDefault="00AD1397">
            <w:pPr>
              <w:pStyle w:val="TableParagraph"/>
              <w:spacing w:before="24" w:line="195"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24" w:line="195" w:lineRule="exact"/>
              <w:ind w:right="290"/>
              <w:rPr>
                <w:sz w:val="20"/>
              </w:rPr>
            </w:pPr>
            <w:r>
              <w:rPr>
                <w:w w:val="95"/>
                <w:sz w:val="20"/>
              </w:rPr>
              <w:t>0.759</w:t>
            </w:r>
          </w:p>
        </w:tc>
        <w:tc>
          <w:tcPr>
            <w:tcW w:w="1295" w:type="dxa"/>
            <w:tcBorders>
              <w:left w:val="single" w:sz="4" w:space="0" w:color="000000"/>
            </w:tcBorders>
          </w:tcPr>
          <w:p w:rsidR="00DD7756" w:rsidRDefault="00AD1397">
            <w:pPr>
              <w:pStyle w:val="TableParagraph"/>
              <w:spacing w:before="24" w:line="195" w:lineRule="exact"/>
              <w:ind w:right="430"/>
              <w:rPr>
                <w:sz w:val="20"/>
              </w:rPr>
            </w:pPr>
            <w:r>
              <w:rPr>
                <w:w w:val="99"/>
                <w:sz w:val="20"/>
              </w:rPr>
              <w:t>4</w:t>
            </w:r>
          </w:p>
        </w:tc>
        <w:tc>
          <w:tcPr>
            <w:tcW w:w="1148" w:type="dxa"/>
          </w:tcPr>
          <w:p w:rsidR="00DD7756" w:rsidRDefault="00AD1397">
            <w:pPr>
              <w:pStyle w:val="TableParagraph"/>
              <w:spacing w:before="24" w:line="195" w:lineRule="exact"/>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before="24" w:line="195"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4" w:line="195" w:lineRule="exact"/>
              <w:ind w:right="317"/>
              <w:rPr>
                <w:sz w:val="20"/>
              </w:rPr>
            </w:pPr>
            <w:r>
              <w:rPr>
                <w:w w:val="95"/>
                <w:sz w:val="20"/>
              </w:rPr>
              <w:t>0.759</w:t>
            </w:r>
          </w:p>
        </w:tc>
        <w:tc>
          <w:tcPr>
            <w:tcW w:w="1102" w:type="dxa"/>
          </w:tcPr>
          <w:p w:rsidR="00DD7756" w:rsidRDefault="00AD1397">
            <w:pPr>
              <w:pStyle w:val="TableParagraph"/>
              <w:spacing w:before="24" w:line="195" w:lineRule="exact"/>
              <w:ind w:right="373"/>
              <w:rPr>
                <w:sz w:val="20"/>
              </w:rPr>
            </w:pPr>
            <w:r>
              <w:rPr>
                <w:w w:val="99"/>
                <w:sz w:val="20"/>
              </w:rPr>
              <w:t>—</w:t>
            </w:r>
          </w:p>
        </w:tc>
        <w:tc>
          <w:tcPr>
            <w:tcW w:w="836" w:type="dxa"/>
          </w:tcPr>
          <w:p w:rsidR="00DD7756" w:rsidRDefault="00AD1397">
            <w:pPr>
              <w:pStyle w:val="TableParagraph"/>
              <w:spacing w:before="24" w:line="195" w:lineRule="exact"/>
              <w:ind w:right="52"/>
              <w:rPr>
                <w:sz w:val="20"/>
              </w:rPr>
            </w:pPr>
            <w:r>
              <w:rPr>
                <w:w w:val="99"/>
                <w:sz w:val="20"/>
              </w:rPr>
              <w:t>—</w:t>
            </w:r>
          </w:p>
        </w:tc>
      </w:tr>
      <w:tr w:rsidR="00DD7756">
        <w:trPr>
          <w:trHeight w:val="239"/>
        </w:trPr>
        <w:tc>
          <w:tcPr>
            <w:tcW w:w="1378" w:type="dxa"/>
          </w:tcPr>
          <w:p w:rsidR="00DD7756" w:rsidRDefault="00AD1397">
            <w:pPr>
              <w:pStyle w:val="TableParagraph"/>
              <w:spacing w:before="0" w:line="219" w:lineRule="exact"/>
              <w:ind w:left="50"/>
              <w:jc w:val="left"/>
              <w:rPr>
                <w:sz w:val="20"/>
              </w:rPr>
            </w:pPr>
            <w:r>
              <w:rPr>
                <w:sz w:val="20"/>
              </w:rPr>
              <w:t>č</w:t>
            </w:r>
            <w:r>
              <w:rPr>
                <w:position w:val="4"/>
                <w:sz w:val="20"/>
              </w:rPr>
              <w:t>̓</w:t>
            </w:r>
            <w:r>
              <w:rPr>
                <w:sz w:val="20"/>
              </w:rPr>
              <w:t>aḥ</w:t>
            </w:r>
          </w:p>
        </w:tc>
        <w:tc>
          <w:tcPr>
            <w:tcW w:w="2313" w:type="dxa"/>
            <w:tcBorders>
              <w:right w:val="single" w:sz="4" w:space="0" w:color="000000"/>
            </w:tcBorders>
          </w:tcPr>
          <w:p w:rsidR="00DD7756" w:rsidRDefault="00AD1397">
            <w:pPr>
              <w:pStyle w:val="TableParagraph"/>
              <w:spacing w:before="24" w:line="195" w:lineRule="exact"/>
              <w:ind w:left="283"/>
              <w:jc w:val="left"/>
              <w:rPr>
                <w:sz w:val="20"/>
              </w:rPr>
            </w:pPr>
            <w:r>
              <w:rPr>
                <w:sz w:val="20"/>
              </w:rPr>
              <w:t>adze</w:t>
            </w:r>
          </w:p>
        </w:tc>
        <w:tc>
          <w:tcPr>
            <w:tcW w:w="600" w:type="dxa"/>
            <w:tcBorders>
              <w:left w:val="single" w:sz="4" w:space="0" w:color="000000"/>
            </w:tcBorders>
          </w:tcPr>
          <w:p w:rsidR="00DD7756" w:rsidRDefault="00AD1397">
            <w:pPr>
              <w:pStyle w:val="TableParagraph"/>
              <w:spacing w:before="24" w:line="195" w:lineRule="exact"/>
              <w:ind w:right="178"/>
              <w:rPr>
                <w:sz w:val="20"/>
              </w:rPr>
            </w:pPr>
            <w:r>
              <w:rPr>
                <w:w w:val="99"/>
                <w:sz w:val="20"/>
              </w:rPr>
              <w:t>4</w:t>
            </w:r>
          </w:p>
        </w:tc>
        <w:tc>
          <w:tcPr>
            <w:tcW w:w="850" w:type="dxa"/>
          </w:tcPr>
          <w:p w:rsidR="00DD7756" w:rsidRDefault="00AD1397">
            <w:pPr>
              <w:pStyle w:val="TableParagraph"/>
              <w:spacing w:before="24" w:line="195" w:lineRule="exact"/>
              <w:ind w:left="177"/>
              <w:jc w:val="left"/>
              <w:rPr>
                <w:sz w:val="20"/>
              </w:rPr>
            </w:pPr>
            <w:r>
              <w:rPr>
                <w:sz w:val="20"/>
              </w:rPr>
              <w:t>0.478</w:t>
            </w:r>
          </w:p>
        </w:tc>
        <w:tc>
          <w:tcPr>
            <w:tcW w:w="1043" w:type="dxa"/>
          </w:tcPr>
          <w:p w:rsidR="00DD7756" w:rsidRDefault="00AD1397">
            <w:pPr>
              <w:pStyle w:val="TableParagraph"/>
              <w:spacing w:before="24" w:line="195"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24" w:line="195" w:lineRule="exact"/>
              <w:ind w:right="290"/>
              <w:rPr>
                <w:sz w:val="20"/>
              </w:rPr>
            </w:pPr>
            <w:r>
              <w:rPr>
                <w:w w:val="95"/>
                <w:sz w:val="20"/>
              </w:rPr>
              <w:t>0.891</w:t>
            </w:r>
          </w:p>
        </w:tc>
        <w:tc>
          <w:tcPr>
            <w:tcW w:w="1295" w:type="dxa"/>
            <w:tcBorders>
              <w:left w:val="single" w:sz="4" w:space="0" w:color="000000"/>
            </w:tcBorders>
          </w:tcPr>
          <w:p w:rsidR="00DD7756" w:rsidRDefault="00AD1397">
            <w:pPr>
              <w:pStyle w:val="TableParagraph"/>
              <w:spacing w:before="24" w:line="195" w:lineRule="exact"/>
              <w:ind w:right="430"/>
              <w:rPr>
                <w:sz w:val="20"/>
              </w:rPr>
            </w:pPr>
            <w:r>
              <w:rPr>
                <w:w w:val="99"/>
                <w:sz w:val="20"/>
              </w:rPr>
              <w:t>0</w:t>
            </w:r>
          </w:p>
        </w:tc>
        <w:tc>
          <w:tcPr>
            <w:tcW w:w="1148" w:type="dxa"/>
          </w:tcPr>
          <w:p w:rsidR="00DD7756" w:rsidRDefault="00AD1397">
            <w:pPr>
              <w:pStyle w:val="TableParagraph"/>
              <w:spacing w:before="24" w:line="195" w:lineRule="exact"/>
              <w:ind w:right="10"/>
              <w:jc w:val="center"/>
              <w:rPr>
                <w:sz w:val="20"/>
              </w:rPr>
            </w:pPr>
            <w:r>
              <w:rPr>
                <w:w w:val="99"/>
                <w:sz w:val="20"/>
              </w:rPr>
              <w:t>3</w:t>
            </w:r>
          </w:p>
        </w:tc>
        <w:tc>
          <w:tcPr>
            <w:tcW w:w="689" w:type="dxa"/>
            <w:tcBorders>
              <w:right w:val="single" w:sz="4" w:space="0" w:color="000000"/>
            </w:tcBorders>
          </w:tcPr>
          <w:p w:rsidR="00DD7756" w:rsidRDefault="00AD1397">
            <w:pPr>
              <w:pStyle w:val="TableParagraph"/>
              <w:spacing w:before="24" w:line="195"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4" w:line="195" w:lineRule="exact"/>
              <w:ind w:right="317"/>
              <w:rPr>
                <w:sz w:val="20"/>
              </w:rPr>
            </w:pPr>
            <w:r>
              <w:rPr>
                <w:w w:val="99"/>
                <w:sz w:val="20"/>
              </w:rPr>
              <w:t>—</w:t>
            </w:r>
          </w:p>
        </w:tc>
        <w:tc>
          <w:tcPr>
            <w:tcW w:w="1102" w:type="dxa"/>
          </w:tcPr>
          <w:p w:rsidR="00DD7756" w:rsidRDefault="00AD1397">
            <w:pPr>
              <w:pStyle w:val="TableParagraph"/>
              <w:spacing w:before="24" w:line="195" w:lineRule="exact"/>
              <w:ind w:right="373"/>
              <w:rPr>
                <w:sz w:val="20"/>
              </w:rPr>
            </w:pPr>
            <w:r>
              <w:rPr>
                <w:w w:val="95"/>
                <w:sz w:val="20"/>
              </w:rPr>
              <w:t>0.891</w:t>
            </w:r>
          </w:p>
        </w:tc>
        <w:tc>
          <w:tcPr>
            <w:tcW w:w="836" w:type="dxa"/>
          </w:tcPr>
          <w:p w:rsidR="00DD7756" w:rsidRDefault="00AD1397">
            <w:pPr>
              <w:pStyle w:val="TableParagraph"/>
              <w:spacing w:before="24" w:line="195" w:lineRule="exact"/>
              <w:ind w:right="52"/>
              <w:rPr>
                <w:sz w:val="20"/>
              </w:rPr>
            </w:pPr>
            <w:r>
              <w:rPr>
                <w:w w:val="99"/>
                <w:sz w:val="20"/>
              </w:rPr>
              <w:t>—</w:t>
            </w:r>
          </w:p>
        </w:tc>
      </w:tr>
      <w:tr w:rsidR="00DD7756">
        <w:trPr>
          <w:trHeight w:val="239"/>
        </w:trPr>
        <w:tc>
          <w:tcPr>
            <w:tcW w:w="1378" w:type="dxa"/>
          </w:tcPr>
          <w:p w:rsidR="00DD7756" w:rsidRDefault="00AD1397">
            <w:pPr>
              <w:pStyle w:val="TableParagraph"/>
              <w:spacing w:before="0" w:line="219" w:lineRule="exact"/>
              <w:ind w:left="50"/>
              <w:jc w:val="left"/>
              <w:rPr>
                <w:sz w:val="20"/>
              </w:rPr>
            </w:pPr>
            <w:r>
              <w:rPr>
                <w:sz w:val="20"/>
              </w:rPr>
              <w:t>č</w:t>
            </w:r>
            <w:r>
              <w:rPr>
                <w:position w:val="4"/>
                <w:sz w:val="20"/>
              </w:rPr>
              <w:t>̓</w:t>
            </w:r>
            <w:r>
              <w:rPr>
                <w:sz w:val="20"/>
              </w:rPr>
              <w:t>apac</w:t>
            </w:r>
          </w:p>
        </w:tc>
        <w:tc>
          <w:tcPr>
            <w:tcW w:w="2313" w:type="dxa"/>
            <w:tcBorders>
              <w:right w:val="single" w:sz="4" w:space="0" w:color="000000"/>
            </w:tcBorders>
          </w:tcPr>
          <w:p w:rsidR="00DD7756" w:rsidRDefault="00AD1397">
            <w:pPr>
              <w:pStyle w:val="TableParagraph"/>
              <w:spacing w:before="24" w:line="195" w:lineRule="exact"/>
              <w:ind w:left="283"/>
              <w:jc w:val="left"/>
              <w:rPr>
                <w:sz w:val="20"/>
              </w:rPr>
            </w:pPr>
            <w:r>
              <w:rPr>
                <w:sz w:val="20"/>
              </w:rPr>
              <w:t>canoe</w:t>
            </w:r>
          </w:p>
        </w:tc>
        <w:tc>
          <w:tcPr>
            <w:tcW w:w="600" w:type="dxa"/>
            <w:tcBorders>
              <w:left w:val="single" w:sz="4" w:space="0" w:color="000000"/>
            </w:tcBorders>
          </w:tcPr>
          <w:p w:rsidR="00DD7756" w:rsidRDefault="00AD1397">
            <w:pPr>
              <w:pStyle w:val="TableParagraph"/>
              <w:spacing w:before="24" w:line="195" w:lineRule="exact"/>
              <w:ind w:right="178"/>
              <w:rPr>
                <w:sz w:val="20"/>
              </w:rPr>
            </w:pPr>
            <w:r>
              <w:rPr>
                <w:w w:val="95"/>
                <w:sz w:val="20"/>
              </w:rPr>
              <w:t>38</w:t>
            </w:r>
          </w:p>
        </w:tc>
        <w:tc>
          <w:tcPr>
            <w:tcW w:w="850" w:type="dxa"/>
          </w:tcPr>
          <w:p w:rsidR="00DD7756" w:rsidRDefault="00AD1397">
            <w:pPr>
              <w:pStyle w:val="TableParagraph"/>
              <w:spacing w:before="24" w:line="195" w:lineRule="exact"/>
              <w:ind w:left="178"/>
              <w:jc w:val="left"/>
              <w:rPr>
                <w:sz w:val="20"/>
              </w:rPr>
            </w:pPr>
            <w:r>
              <w:rPr>
                <w:sz w:val="20"/>
              </w:rPr>
              <w:t>4.542</w:t>
            </w:r>
          </w:p>
        </w:tc>
        <w:tc>
          <w:tcPr>
            <w:tcW w:w="1043" w:type="dxa"/>
          </w:tcPr>
          <w:p w:rsidR="00DD7756" w:rsidRDefault="00AD1397">
            <w:pPr>
              <w:pStyle w:val="TableParagraph"/>
              <w:spacing w:before="24" w:line="195" w:lineRule="exact"/>
              <w:ind w:left="234" w:right="350"/>
              <w:jc w:val="center"/>
              <w:rPr>
                <w:sz w:val="20"/>
              </w:rPr>
            </w:pPr>
            <w:r>
              <w:rPr>
                <w:sz w:val="20"/>
              </w:rPr>
              <w:t>0.113</w:t>
            </w:r>
          </w:p>
        </w:tc>
        <w:tc>
          <w:tcPr>
            <w:tcW w:w="1083" w:type="dxa"/>
            <w:tcBorders>
              <w:right w:val="single" w:sz="4" w:space="0" w:color="000000"/>
            </w:tcBorders>
          </w:tcPr>
          <w:p w:rsidR="00DD7756" w:rsidRDefault="00AD1397">
            <w:pPr>
              <w:pStyle w:val="TableParagraph"/>
              <w:spacing w:before="24" w:line="195" w:lineRule="exact"/>
              <w:ind w:right="290"/>
              <w:rPr>
                <w:sz w:val="20"/>
              </w:rPr>
            </w:pPr>
            <w:r>
              <w:rPr>
                <w:w w:val="95"/>
                <w:sz w:val="20"/>
              </w:rPr>
              <w:t>0.579</w:t>
            </w:r>
          </w:p>
        </w:tc>
        <w:tc>
          <w:tcPr>
            <w:tcW w:w="1295" w:type="dxa"/>
            <w:tcBorders>
              <w:left w:val="single" w:sz="4" w:space="0" w:color="000000"/>
            </w:tcBorders>
          </w:tcPr>
          <w:p w:rsidR="00DD7756" w:rsidRDefault="00AD1397">
            <w:pPr>
              <w:pStyle w:val="TableParagraph"/>
              <w:spacing w:before="24" w:line="195" w:lineRule="exact"/>
              <w:ind w:right="430"/>
              <w:rPr>
                <w:sz w:val="20"/>
              </w:rPr>
            </w:pPr>
            <w:r>
              <w:rPr>
                <w:w w:val="95"/>
                <w:sz w:val="20"/>
              </w:rPr>
              <w:t>36</w:t>
            </w:r>
          </w:p>
        </w:tc>
        <w:tc>
          <w:tcPr>
            <w:tcW w:w="1148" w:type="dxa"/>
          </w:tcPr>
          <w:p w:rsidR="00DD7756" w:rsidRDefault="00AD1397">
            <w:pPr>
              <w:pStyle w:val="TableParagraph"/>
              <w:spacing w:before="24" w:line="195" w:lineRule="exact"/>
              <w:ind w:right="10"/>
              <w:jc w:val="center"/>
              <w:rPr>
                <w:sz w:val="20"/>
              </w:rPr>
            </w:pPr>
            <w:r>
              <w:rPr>
                <w:w w:val="99"/>
                <w:sz w:val="20"/>
              </w:rPr>
              <w:t>1</w:t>
            </w:r>
          </w:p>
        </w:tc>
        <w:tc>
          <w:tcPr>
            <w:tcW w:w="689" w:type="dxa"/>
            <w:tcBorders>
              <w:right w:val="single" w:sz="4" w:space="0" w:color="000000"/>
            </w:tcBorders>
          </w:tcPr>
          <w:p w:rsidR="00DD7756" w:rsidRDefault="00AD1397">
            <w:pPr>
              <w:pStyle w:val="TableParagraph"/>
              <w:spacing w:before="24" w:line="195"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4" w:line="195" w:lineRule="exact"/>
              <w:ind w:right="317"/>
              <w:rPr>
                <w:sz w:val="20"/>
              </w:rPr>
            </w:pPr>
            <w:r>
              <w:rPr>
                <w:w w:val="95"/>
                <w:sz w:val="20"/>
              </w:rPr>
              <w:t>0.576</w:t>
            </w:r>
          </w:p>
        </w:tc>
        <w:tc>
          <w:tcPr>
            <w:tcW w:w="1102" w:type="dxa"/>
          </w:tcPr>
          <w:p w:rsidR="00DD7756" w:rsidRDefault="00AD1397">
            <w:pPr>
              <w:pStyle w:val="TableParagraph"/>
              <w:spacing w:before="24" w:line="195" w:lineRule="exact"/>
              <w:ind w:right="373"/>
              <w:rPr>
                <w:sz w:val="20"/>
              </w:rPr>
            </w:pPr>
            <w:r>
              <w:rPr>
                <w:w w:val="95"/>
                <w:sz w:val="20"/>
              </w:rPr>
              <w:t>0.891</w:t>
            </w:r>
          </w:p>
        </w:tc>
        <w:tc>
          <w:tcPr>
            <w:tcW w:w="836" w:type="dxa"/>
          </w:tcPr>
          <w:p w:rsidR="00DD7756" w:rsidRDefault="00AD1397">
            <w:pPr>
              <w:pStyle w:val="TableParagraph"/>
              <w:spacing w:before="24" w:line="195" w:lineRule="exact"/>
              <w:ind w:right="52"/>
              <w:rPr>
                <w:sz w:val="20"/>
              </w:rPr>
            </w:pPr>
            <w:r>
              <w:rPr>
                <w:w w:val="99"/>
                <w:sz w:val="20"/>
              </w:rPr>
              <w:t>—</w:t>
            </w:r>
          </w:p>
        </w:tc>
      </w:tr>
      <w:tr w:rsidR="00DD7756">
        <w:trPr>
          <w:trHeight w:val="239"/>
        </w:trPr>
        <w:tc>
          <w:tcPr>
            <w:tcW w:w="1378" w:type="dxa"/>
          </w:tcPr>
          <w:p w:rsidR="00DD7756" w:rsidRDefault="00AD1397">
            <w:pPr>
              <w:pStyle w:val="TableParagraph"/>
              <w:spacing w:before="0" w:line="219" w:lineRule="exact"/>
              <w:ind w:left="50"/>
              <w:jc w:val="left"/>
              <w:rPr>
                <w:sz w:val="20"/>
              </w:rPr>
            </w:pPr>
            <w:r>
              <w:rPr>
                <w:sz w:val="20"/>
              </w:rPr>
              <w:t>č</w:t>
            </w:r>
            <w:r>
              <w:rPr>
                <w:position w:val="4"/>
                <w:sz w:val="20"/>
              </w:rPr>
              <w:t>̓</w:t>
            </w:r>
            <w:r>
              <w:rPr>
                <w:sz w:val="20"/>
              </w:rPr>
              <w:t>iːq</w:t>
            </w:r>
          </w:p>
        </w:tc>
        <w:tc>
          <w:tcPr>
            <w:tcW w:w="2313" w:type="dxa"/>
            <w:tcBorders>
              <w:right w:val="single" w:sz="4" w:space="0" w:color="000000"/>
            </w:tcBorders>
          </w:tcPr>
          <w:p w:rsidR="00DD7756" w:rsidRDefault="00AD1397">
            <w:pPr>
              <w:pStyle w:val="TableParagraph"/>
              <w:spacing w:before="24" w:line="195" w:lineRule="exact"/>
              <w:ind w:left="283"/>
              <w:jc w:val="left"/>
              <w:rPr>
                <w:sz w:val="20"/>
              </w:rPr>
            </w:pPr>
            <w:r>
              <w:rPr>
                <w:sz w:val="20"/>
              </w:rPr>
              <w:t>sing</w:t>
            </w:r>
          </w:p>
        </w:tc>
        <w:tc>
          <w:tcPr>
            <w:tcW w:w="600" w:type="dxa"/>
            <w:tcBorders>
              <w:left w:val="single" w:sz="4" w:space="0" w:color="000000"/>
            </w:tcBorders>
          </w:tcPr>
          <w:p w:rsidR="00DD7756" w:rsidRDefault="00AD1397">
            <w:pPr>
              <w:pStyle w:val="TableParagraph"/>
              <w:spacing w:before="24" w:line="195" w:lineRule="exact"/>
              <w:ind w:right="178"/>
              <w:rPr>
                <w:sz w:val="20"/>
              </w:rPr>
            </w:pPr>
            <w:r>
              <w:rPr>
                <w:w w:val="95"/>
                <w:sz w:val="20"/>
              </w:rPr>
              <w:t>11</w:t>
            </w:r>
          </w:p>
        </w:tc>
        <w:tc>
          <w:tcPr>
            <w:tcW w:w="850" w:type="dxa"/>
          </w:tcPr>
          <w:p w:rsidR="00DD7756" w:rsidRDefault="00AD1397">
            <w:pPr>
              <w:pStyle w:val="TableParagraph"/>
              <w:spacing w:before="24" w:line="195" w:lineRule="exact"/>
              <w:ind w:left="178"/>
              <w:jc w:val="left"/>
              <w:rPr>
                <w:sz w:val="20"/>
              </w:rPr>
            </w:pPr>
            <w:r>
              <w:rPr>
                <w:sz w:val="20"/>
              </w:rPr>
              <w:t>1.315</w:t>
            </w:r>
          </w:p>
        </w:tc>
        <w:tc>
          <w:tcPr>
            <w:tcW w:w="1043" w:type="dxa"/>
          </w:tcPr>
          <w:p w:rsidR="00DD7756" w:rsidRDefault="00AD1397">
            <w:pPr>
              <w:pStyle w:val="TableParagraph"/>
              <w:spacing w:before="24" w:line="195" w:lineRule="exact"/>
              <w:ind w:left="234" w:right="350"/>
              <w:jc w:val="center"/>
              <w:rPr>
                <w:sz w:val="20"/>
              </w:rPr>
            </w:pPr>
            <w:r>
              <w:rPr>
                <w:sz w:val="20"/>
              </w:rPr>
              <w:t>0.277</w:t>
            </w:r>
          </w:p>
        </w:tc>
        <w:tc>
          <w:tcPr>
            <w:tcW w:w="1083" w:type="dxa"/>
            <w:tcBorders>
              <w:right w:val="single" w:sz="4" w:space="0" w:color="000000"/>
            </w:tcBorders>
          </w:tcPr>
          <w:p w:rsidR="00DD7756" w:rsidRDefault="00AD1397">
            <w:pPr>
              <w:pStyle w:val="TableParagraph"/>
              <w:spacing w:before="24" w:line="195" w:lineRule="exact"/>
              <w:ind w:right="290"/>
              <w:rPr>
                <w:sz w:val="20"/>
              </w:rPr>
            </w:pPr>
            <w:r>
              <w:rPr>
                <w:w w:val="95"/>
                <w:sz w:val="20"/>
              </w:rPr>
              <w:t>0.728</w:t>
            </w:r>
          </w:p>
        </w:tc>
        <w:tc>
          <w:tcPr>
            <w:tcW w:w="1295" w:type="dxa"/>
            <w:tcBorders>
              <w:left w:val="single" w:sz="4" w:space="0" w:color="000000"/>
            </w:tcBorders>
          </w:tcPr>
          <w:p w:rsidR="00DD7756" w:rsidRDefault="00AD1397">
            <w:pPr>
              <w:pStyle w:val="TableParagraph"/>
              <w:spacing w:before="24" w:line="195" w:lineRule="exact"/>
              <w:ind w:right="430"/>
              <w:rPr>
                <w:sz w:val="20"/>
              </w:rPr>
            </w:pPr>
            <w:r>
              <w:rPr>
                <w:w w:val="99"/>
                <w:sz w:val="20"/>
              </w:rPr>
              <w:t>1</w:t>
            </w:r>
          </w:p>
        </w:tc>
        <w:tc>
          <w:tcPr>
            <w:tcW w:w="1148" w:type="dxa"/>
          </w:tcPr>
          <w:p w:rsidR="00DD7756" w:rsidRDefault="00AD1397">
            <w:pPr>
              <w:pStyle w:val="TableParagraph"/>
              <w:spacing w:before="24" w:line="195" w:lineRule="exact"/>
              <w:ind w:left="410" w:right="512"/>
              <w:jc w:val="center"/>
              <w:rPr>
                <w:sz w:val="20"/>
              </w:rPr>
            </w:pPr>
            <w:r>
              <w:rPr>
                <w:sz w:val="20"/>
              </w:rPr>
              <w:t>10</w:t>
            </w:r>
          </w:p>
        </w:tc>
        <w:tc>
          <w:tcPr>
            <w:tcW w:w="689" w:type="dxa"/>
            <w:tcBorders>
              <w:right w:val="single" w:sz="4" w:space="0" w:color="000000"/>
            </w:tcBorders>
          </w:tcPr>
          <w:p w:rsidR="00DD7756" w:rsidRDefault="00AD1397">
            <w:pPr>
              <w:pStyle w:val="TableParagraph"/>
              <w:spacing w:before="24" w:line="195"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4" w:line="195" w:lineRule="exact"/>
              <w:ind w:right="317"/>
              <w:rPr>
                <w:sz w:val="20"/>
              </w:rPr>
            </w:pPr>
            <w:r>
              <w:rPr>
                <w:w w:val="95"/>
                <w:sz w:val="20"/>
              </w:rPr>
              <w:t>0.990</w:t>
            </w:r>
          </w:p>
        </w:tc>
        <w:tc>
          <w:tcPr>
            <w:tcW w:w="1102" w:type="dxa"/>
          </w:tcPr>
          <w:p w:rsidR="00DD7756" w:rsidRDefault="00AD1397">
            <w:pPr>
              <w:pStyle w:val="TableParagraph"/>
              <w:spacing w:before="24" w:line="195" w:lineRule="exact"/>
              <w:ind w:right="373"/>
              <w:rPr>
                <w:sz w:val="20"/>
              </w:rPr>
            </w:pPr>
            <w:r>
              <w:rPr>
                <w:w w:val="95"/>
                <w:sz w:val="20"/>
              </w:rPr>
              <w:t>0.728</w:t>
            </w:r>
          </w:p>
        </w:tc>
        <w:tc>
          <w:tcPr>
            <w:tcW w:w="836" w:type="dxa"/>
          </w:tcPr>
          <w:p w:rsidR="00DD7756" w:rsidRDefault="00AD1397">
            <w:pPr>
              <w:pStyle w:val="TableParagraph"/>
              <w:spacing w:before="24" w:line="195" w:lineRule="exact"/>
              <w:ind w:right="52"/>
              <w:rPr>
                <w:sz w:val="20"/>
              </w:rPr>
            </w:pPr>
            <w:r>
              <w:rPr>
                <w:w w:val="99"/>
                <w:sz w:val="20"/>
              </w:rPr>
              <w:t>—</w:t>
            </w:r>
          </w:p>
        </w:tc>
      </w:tr>
      <w:tr w:rsidR="00DD7756">
        <w:trPr>
          <w:trHeight w:val="258"/>
        </w:trPr>
        <w:tc>
          <w:tcPr>
            <w:tcW w:w="1378" w:type="dxa"/>
          </w:tcPr>
          <w:p w:rsidR="00DD7756" w:rsidRDefault="00AD1397">
            <w:pPr>
              <w:pStyle w:val="TableParagraph"/>
              <w:spacing w:before="0" w:line="238" w:lineRule="exact"/>
              <w:ind w:left="50"/>
              <w:jc w:val="left"/>
              <w:rPr>
                <w:sz w:val="20"/>
              </w:rPr>
            </w:pPr>
            <w:r>
              <w:rPr>
                <w:sz w:val="20"/>
              </w:rPr>
              <w:t>č</w:t>
            </w:r>
            <w:r>
              <w:rPr>
                <w:position w:val="4"/>
                <w:sz w:val="20"/>
              </w:rPr>
              <w:t>̓</w:t>
            </w:r>
            <w:r>
              <w:rPr>
                <w:sz w:val="20"/>
              </w:rPr>
              <w:t>u</w:t>
            </w:r>
          </w:p>
        </w:tc>
        <w:tc>
          <w:tcPr>
            <w:tcW w:w="2313" w:type="dxa"/>
            <w:tcBorders>
              <w:right w:val="single" w:sz="4" w:space="0" w:color="000000"/>
            </w:tcBorders>
          </w:tcPr>
          <w:p w:rsidR="00DD7756" w:rsidRDefault="00AD1397">
            <w:pPr>
              <w:pStyle w:val="TableParagraph"/>
              <w:spacing w:before="24"/>
              <w:ind w:left="283"/>
              <w:jc w:val="left"/>
              <w:rPr>
                <w:sz w:val="20"/>
              </w:rPr>
            </w:pPr>
            <w:r>
              <w:rPr>
                <w:sz w:val="20"/>
              </w:rPr>
              <w:t>move</w:t>
            </w:r>
          </w:p>
        </w:tc>
        <w:tc>
          <w:tcPr>
            <w:tcW w:w="600" w:type="dxa"/>
            <w:tcBorders>
              <w:left w:val="single" w:sz="4" w:space="0" w:color="000000"/>
            </w:tcBorders>
          </w:tcPr>
          <w:p w:rsidR="00DD7756" w:rsidRDefault="00AD1397">
            <w:pPr>
              <w:pStyle w:val="TableParagraph"/>
              <w:spacing w:before="24"/>
              <w:ind w:right="178"/>
              <w:rPr>
                <w:sz w:val="20"/>
              </w:rPr>
            </w:pPr>
            <w:r>
              <w:rPr>
                <w:w w:val="99"/>
                <w:sz w:val="20"/>
              </w:rPr>
              <w:t>5</w:t>
            </w:r>
          </w:p>
        </w:tc>
        <w:tc>
          <w:tcPr>
            <w:tcW w:w="850" w:type="dxa"/>
          </w:tcPr>
          <w:p w:rsidR="00DD7756" w:rsidRDefault="00AD1397">
            <w:pPr>
              <w:pStyle w:val="TableParagraph"/>
              <w:spacing w:before="24"/>
              <w:ind w:left="177"/>
              <w:jc w:val="left"/>
              <w:rPr>
                <w:sz w:val="20"/>
              </w:rPr>
            </w:pPr>
            <w:r>
              <w:rPr>
                <w:sz w:val="20"/>
              </w:rPr>
              <w:t>0.598</w:t>
            </w:r>
          </w:p>
        </w:tc>
        <w:tc>
          <w:tcPr>
            <w:tcW w:w="1043" w:type="dxa"/>
          </w:tcPr>
          <w:p w:rsidR="00DD7756" w:rsidRDefault="00AD1397">
            <w:pPr>
              <w:pStyle w:val="TableParagraph"/>
              <w:spacing w:before="24"/>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24"/>
              <w:ind w:right="290"/>
              <w:rPr>
                <w:sz w:val="20"/>
              </w:rPr>
            </w:pPr>
            <w:r>
              <w:rPr>
                <w:w w:val="95"/>
                <w:sz w:val="20"/>
              </w:rPr>
              <w:t>0.920</w:t>
            </w:r>
          </w:p>
        </w:tc>
        <w:tc>
          <w:tcPr>
            <w:tcW w:w="1295" w:type="dxa"/>
            <w:tcBorders>
              <w:left w:val="single" w:sz="4" w:space="0" w:color="000000"/>
            </w:tcBorders>
          </w:tcPr>
          <w:p w:rsidR="00DD7756" w:rsidRDefault="00AD1397">
            <w:pPr>
              <w:pStyle w:val="TableParagraph"/>
              <w:spacing w:before="24"/>
              <w:ind w:right="430"/>
              <w:rPr>
                <w:sz w:val="20"/>
              </w:rPr>
            </w:pPr>
            <w:r>
              <w:rPr>
                <w:w w:val="99"/>
                <w:sz w:val="20"/>
              </w:rPr>
              <w:t>0</w:t>
            </w:r>
          </w:p>
        </w:tc>
        <w:tc>
          <w:tcPr>
            <w:tcW w:w="1148" w:type="dxa"/>
          </w:tcPr>
          <w:p w:rsidR="00DD7756" w:rsidRDefault="00AD1397">
            <w:pPr>
              <w:pStyle w:val="TableParagraph"/>
              <w:spacing w:before="24"/>
              <w:ind w:right="10"/>
              <w:jc w:val="center"/>
              <w:rPr>
                <w:sz w:val="20"/>
              </w:rPr>
            </w:pPr>
            <w:r>
              <w:rPr>
                <w:w w:val="99"/>
                <w:sz w:val="20"/>
              </w:rPr>
              <w:t>5</w:t>
            </w:r>
          </w:p>
        </w:tc>
        <w:tc>
          <w:tcPr>
            <w:tcW w:w="689" w:type="dxa"/>
            <w:tcBorders>
              <w:right w:val="single" w:sz="4" w:space="0" w:color="000000"/>
            </w:tcBorders>
          </w:tcPr>
          <w:p w:rsidR="00DD7756" w:rsidRDefault="00AD1397">
            <w:pPr>
              <w:pStyle w:val="TableParagraph"/>
              <w:spacing w:before="24"/>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4"/>
              <w:ind w:right="317"/>
              <w:rPr>
                <w:sz w:val="20"/>
              </w:rPr>
            </w:pPr>
            <w:r>
              <w:rPr>
                <w:w w:val="99"/>
                <w:sz w:val="20"/>
              </w:rPr>
              <w:t>—</w:t>
            </w:r>
          </w:p>
        </w:tc>
        <w:tc>
          <w:tcPr>
            <w:tcW w:w="1102" w:type="dxa"/>
          </w:tcPr>
          <w:p w:rsidR="00DD7756" w:rsidRDefault="00AD1397">
            <w:pPr>
              <w:pStyle w:val="TableParagraph"/>
              <w:spacing w:before="24"/>
              <w:ind w:right="373"/>
              <w:rPr>
                <w:sz w:val="20"/>
              </w:rPr>
            </w:pPr>
            <w:r>
              <w:rPr>
                <w:w w:val="95"/>
                <w:sz w:val="20"/>
              </w:rPr>
              <w:t>0.920</w:t>
            </w:r>
          </w:p>
        </w:tc>
        <w:tc>
          <w:tcPr>
            <w:tcW w:w="836" w:type="dxa"/>
          </w:tcPr>
          <w:p w:rsidR="00DD7756" w:rsidRDefault="00AD1397">
            <w:pPr>
              <w:pStyle w:val="TableParagraph"/>
              <w:spacing w:before="24"/>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camaqƛ</w:t>
            </w:r>
          </w:p>
        </w:tc>
        <w:tc>
          <w:tcPr>
            <w:tcW w:w="2313" w:type="dxa"/>
            <w:tcBorders>
              <w:right w:val="single" w:sz="4" w:space="0" w:color="000000"/>
            </w:tcBorders>
          </w:tcPr>
          <w:p w:rsidR="00DD7756" w:rsidRDefault="00AD1397">
            <w:pPr>
              <w:pStyle w:val="TableParagraph"/>
              <w:ind w:left="283"/>
              <w:jc w:val="left"/>
              <w:rPr>
                <w:sz w:val="20"/>
              </w:rPr>
            </w:pPr>
            <w:r>
              <w:rPr>
                <w:sz w:val="20"/>
              </w:rPr>
              <w:t>take.time</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0.891</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0.891</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ciq</w:t>
            </w:r>
          </w:p>
        </w:tc>
        <w:tc>
          <w:tcPr>
            <w:tcW w:w="2313" w:type="dxa"/>
            <w:tcBorders>
              <w:right w:val="single" w:sz="4" w:space="0" w:color="000000"/>
            </w:tcBorders>
          </w:tcPr>
          <w:p w:rsidR="00DD7756" w:rsidRDefault="00AD1397">
            <w:pPr>
              <w:pStyle w:val="TableParagraph"/>
              <w:ind w:left="283"/>
              <w:jc w:val="left"/>
              <w:rPr>
                <w:sz w:val="20"/>
              </w:rPr>
            </w:pPr>
            <w:r>
              <w:rPr>
                <w:sz w:val="20"/>
              </w:rPr>
              <w:t>speak</w:t>
            </w:r>
          </w:p>
        </w:tc>
        <w:tc>
          <w:tcPr>
            <w:tcW w:w="600" w:type="dxa"/>
            <w:tcBorders>
              <w:left w:val="single" w:sz="4" w:space="0" w:color="000000"/>
            </w:tcBorders>
          </w:tcPr>
          <w:p w:rsidR="00DD7756" w:rsidRDefault="00AD1397">
            <w:pPr>
              <w:pStyle w:val="TableParagraph"/>
              <w:ind w:right="178"/>
              <w:rPr>
                <w:sz w:val="20"/>
              </w:rPr>
            </w:pPr>
            <w:r>
              <w:rPr>
                <w:w w:val="95"/>
                <w:sz w:val="20"/>
              </w:rPr>
              <w:t>16</w:t>
            </w:r>
          </w:p>
        </w:tc>
        <w:tc>
          <w:tcPr>
            <w:tcW w:w="850" w:type="dxa"/>
          </w:tcPr>
          <w:p w:rsidR="00DD7756" w:rsidRDefault="00AD1397">
            <w:pPr>
              <w:pStyle w:val="TableParagraph"/>
              <w:ind w:left="178"/>
              <w:jc w:val="left"/>
              <w:rPr>
                <w:sz w:val="20"/>
              </w:rPr>
            </w:pPr>
            <w:r>
              <w:rPr>
                <w:sz w:val="20"/>
              </w:rPr>
              <w:t>1.913</w:t>
            </w:r>
          </w:p>
        </w:tc>
        <w:tc>
          <w:tcPr>
            <w:tcW w:w="1043" w:type="dxa"/>
          </w:tcPr>
          <w:p w:rsidR="00DD7756" w:rsidRDefault="00AD1397">
            <w:pPr>
              <w:pStyle w:val="TableParagraph"/>
              <w:ind w:left="234" w:right="350"/>
              <w:jc w:val="center"/>
              <w:rPr>
                <w:sz w:val="20"/>
              </w:rPr>
            </w:pPr>
            <w:r>
              <w:rPr>
                <w:sz w:val="20"/>
              </w:rPr>
              <w:t>0.213</w:t>
            </w:r>
          </w:p>
        </w:tc>
        <w:tc>
          <w:tcPr>
            <w:tcW w:w="1083" w:type="dxa"/>
            <w:tcBorders>
              <w:right w:val="single" w:sz="4" w:space="0" w:color="000000"/>
            </w:tcBorders>
          </w:tcPr>
          <w:p w:rsidR="00DD7756" w:rsidRDefault="00AD1397">
            <w:pPr>
              <w:pStyle w:val="TableParagraph"/>
              <w:ind w:right="290"/>
              <w:rPr>
                <w:sz w:val="20"/>
              </w:rPr>
            </w:pPr>
            <w:r>
              <w:rPr>
                <w:w w:val="95"/>
                <w:sz w:val="20"/>
              </w:rPr>
              <w:t>0.467</w:t>
            </w:r>
          </w:p>
        </w:tc>
        <w:tc>
          <w:tcPr>
            <w:tcW w:w="1295" w:type="dxa"/>
            <w:tcBorders>
              <w:left w:val="single" w:sz="4" w:space="0" w:color="000000"/>
            </w:tcBorders>
          </w:tcPr>
          <w:p w:rsidR="00DD7756" w:rsidRDefault="00AD1397">
            <w:pPr>
              <w:pStyle w:val="TableParagraph"/>
              <w:ind w:right="430"/>
              <w:rPr>
                <w:sz w:val="20"/>
              </w:rPr>
            </w:pPr>
            <w:r>
              <w:rPr>
                <w:w w:val="99"/>
                <w:sz w:val="20"/>
              </w:rPr>
              <w:t>1</w:t>
            </w:r>
          </w:p>
        </w:tc>
        <w:tc>
          <w:tcPr>
            <w:tcW w:w="1148" w:type="dxa"/>
          </w:tcPr>
          <w:p w:rsidR="00DD7756" w:rsidRDefault="00AD1397">
            <w:pPr>
              <w:pStyle w:val="TableParagraph"/>
              <w:ind w:left="410" w:right="512"/>
              <w:jc w:val="center"/>
              <w:rPr>
                <w:sz w:val="20"/>
              </w:rPr>
            </w:pPr>
            <w:r>
              <w:rPr>
                <w:sz w:val="20"/>
              </w:rPr>
              <w:t>15</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0.957</w:t>
            </w:r>
          </w:p>
        </w:tc>
        <w:tc>
          <w:tcPr>
            <w:tcW w:w="1102" w:type="dxa"/>
          </w:tcPr>
          <w:p w:rsidR="00DD7756" w:rsidRDefault="00AD1397">
            <w:pPr>
              <w:pStyle w:val="TableParagraph"/>
              <w:ind w:right="373"/>
              <w:rPr>
                <w:sz w:val="20"/>
              </w:rPr>
            </w:pPr>
            <w:r>
              <w:rPr>
                <w:w w:val="95"/>
                <w:sz w:val="20"/>
              </w:rPr>
              <w:t>0.499</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haʔukʷ</w:t>
            </w:r>
          </w:p>
        </w:tc>
        <w:tc>
          <w:tcPr>
            <w:tcW w:w="2313" w:type="dxa"/>
            <w:tcBorders>
              <w:right w:val="single" w:sz="4" w:space="0" w:color="000000"/>
            </w:tcBorders>
          </w:tcPr>
          <w:p w:rsidR="00DD7756" w:rsidRDefault="00AD1397">
            <w:pPr>
              <w:pStyle w:val="TableParagraph"/>
              <w:ind w:left="283"/>
              <w:jc w:val="left"/>
              <w:rPr>
                <w:sz w:val="20"/>
              </w:rPr>
            </w:pPr>
            <w:r>
              <w:rPr>
                <w:sz w:val="20"/>
              </w:rPr>
              <w:t>eat</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0.842</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0.842</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hapt</w:t>
            </w:r>
          </w:p>
        </w:tc>
        <w:tc>
          <w:tcPr>
            <w:tcW w:w="2313" w:type="dxa"/>
            <w:tcBorders>
              <w:right w:val="single" w:sz="4" w:space="0" w:color="000000"/>
            </w:tcBorders>
          </w:tcPr>
          <w:p w:rsidR="00DD7756" w:rsidRDefault="00AD1397">
            <w:pPr>
              <w:pStyle w:val="TableParagraph"/>
              <w:ind w:left="283"/>
              <w:jc w:val="left"/>
              <w:rPr>
                <w:sz w:val="20"/>
              </w:rPr>
            </w:pPr>
            <w:r>
              <w:rPr>
                <w:sz w:val="20"/>
              </w:rPr>
              <w:t>hide</w:t>
            </w:r>
          </w:p>
        </w:tc>
        <w:tc>
          <w:tcPr>
            <w:tcW w:w="600" w:type="dxa"/>
            <w:tcBorders>
              <w:left w:val="single" w:sz="4" w:space="0" w:color="000000"/>
            </w:tcBorders>
          </w:tcPr>
          <w:p w:rsidR="00DD7756" w:rsidRDefault="00AD1397">
            <w:pPr>
              <w:pStyle w:val="TableParagraph"/>
              <w:ind w:right="178"/>
              <w:rPr>
                <w:sz w:val="20"/>
              </w:rPr>
            </w:pPr>
            <w:r>
              <w:rPr>
                <w:w w:val="95"/>
                <w:sz w:val="20"/>
              </w:rPr>
              <w:t>12</w:t>
            </w:r>
          </w:p>
        </w:tc>
        <w:tc>
          <w:tcPr>
            <w:tcW w:w="850" w:type="dxa"/>
          </w:tcPr>
          <w:p w:rsidR="00DD7756" w:rsidRDefault="00AD1397">
            <w:pPr>
              <w:pStyle w:val="TableParagraph"/>
              <w:ind w:left="178"/>
              <w:jc w:val="left"/>
              <w:rPr>
                <w:sz w:val="20"/>
              </w:rPr>
            </w:pPr>
            <w:r>
              <w:rPr>
                <w:sz w:val="20"/>
              </w:rPr>
              <w:t>1.434</w:t>
            </w:r>
          </w:p>
        </w:tc>
        <w:tc>
          <w:tcPr>
            <w:tcW w:w="1043" w:type="dxa"/>
          </w:tcPr>
          <w:p w:rsidR="00DD7756" w:rsidRDefault="00AD1397">
            <w:pPr>
              <w:pStyle w:val="TableParagraph"/>
              <w:ind w:left="234" w:right="350"/>
              <w:jc w:val="center"/>
              <w:rPr>
                <w:sz w:val="20"/>
              </w:rPr>
            </w:pPr>
            <w:r>
              <w:rPr>
                <w:sz w:val="20"/>
              </w:rPr>
              <w:t>0.261</w:t>
            </w:r>
          </w:p>
        </w:tc>
        <w:tc>
          <w:tcPr>
            <w:tcW w:w="1083" w:type="dxa"/>
            <w:tcBorders>
              <w:right w:val="single" w:sz="4" w:space="0" w:color="000000"/>
            </w:tcBorders>
          </w:tcPr>
          <w:p w:rsidR="00DD7756" w:rsidRDefault="00AD1397">
            <w:pPr>
              <w:pStyle w:val="TableParagraph"/>
              <w:ind w:right="290"/>
              <w:rPr>
                <w:sz w:val="20"/>
              </w:rPr>
            </w:pPr>
            <w:r>
              <w:rPr>
                <w:w w:val="95"/>
                <w:sz w:val="20"/>
              </w:rPr>
              <w:t>0.597</w:t>
            </w:r>
          </w:p>
        </w:tc>
        <w:tc>
          <w:tcPr>
            <w:tcW w:w="1295" w:type="dxa"/>
            <w:tcBorders>
              <w:left w:val="single" w:sz="4" w:space="0" w:color="000000"/>
            </w:tcBorders>
          </w:tcPr>
          <w:p w:rsidR="00DD7756" w:rsidRDefault="00AD1397">
            <w:pPr>
              <w:pStyle w:val="TableParagraph"/>
              <w:ind w:right="430"/>
              <w:rPr>
                <w:sz w:val="20"/>
              </w:rPr>
            </w:pPr>
            <w:r>
              <w:rPr>
                <w:w w:val="99"/>
                <w:sz w:val="20"/>
              </w:rPr>
              <w:t>1</w:t>
            </w:r>
          </w:p>
        </w:tc>
        <w:tc>
          <w:tcPr>
            <w:tcW w:w="1148" w:type="dxa"/>
          </w:tcPr>
          <w:p w:rsidR="00DD7756" w:rsidRDefault="00AD1397">
            <w:pPr>
              <w:pStyle w:val="TableParagraph"/>
              <w:ind w:left="410" w:right="512"/>
              <w:jc w:val="center"/>
              <w:rPr>
                <w:sz w:val="20"/>
              </w:rPr>
            </w:pPr>
            <w:r>
              <w:rPr>
                <w:sz w:val="20"/>
              </w:rPr>
              <w:t>11</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0.957</w:t>
            </w:r>
          </w:p>
        </w:tc>
        <w:tc>
          <w:tcPr>
            <w:tcW w:w="1102" w:type="dxa"/>
          </w:tcPr>
          <w:p w:rsidR="00DD7756" w:rsidRDefault="00AD1397">
            <w:pPr>
              <w:pStyle w:val="TableParagraph"/>
              <w:ind w:right="373"/>
              <w:rPr>
                <w:sz w:val="20"/>
              </w:rPr>
            </w:pPr>
            <w:r>
              <w:rPr>
                <w:w w:val="95"/>
                <w:sz w:val="20"/>
              </w:rPr>
              <w:t>0.597</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hiɬ</w:t>
            </w:r>
          </w:p>
        </w:tc>
        <w:tc>
          <w:tcPr>
            <w:tcW w:w="2313" w:type="dxa"/>
            <w:tcBorders>
              <w:right w:val="single" w:sz="4" w:space="0" w:color="000000"/>
            </w:tcBorders>
          </w:tcPr>
          <w:p w:rsidR="00DD7756" w:rsidRDefault="00AD1397">
            <w:pPr>
              <w:pStyle w:val="TableParagraph"/>
              <w:ind w:left="283"/>
              <w:jc w:val="left"/>
              <w:rPr>
                <w:sz w:val="20"/>
              </w:rPr>
            </w:pPr>
            <w:r>
              <w:rPr>
                <w:sz w:val="20"/>
              </w:rPr>
              <w:t>there</w:t>
            </w:r>
          </w:p>
        </w:tc>
        <w:tc>
          <w:tcPr>
            <w:tcW w:w="600" w:type="dxa"/>
            <w:tcBorders>
              <w:left w:val="single" w:sz="4" w:space="0" w:color="000000"/>
            </w:tcBorders>
          </w:tcPr>
          <w:p w:rsidR="00DD7756" w:rsidRDefault="00AD1397">
            <w:pPr>
              <w:pStyle w:val="TableParagraph"/>
              <w:ind w:right="178"/>
              <w:rPr>
                <w:sz w:val="20"/>
              </w:rPr>
            </w:pPr>
            <w:r>
              <w:rPr>
                <w:w w:val="95"/>
                <w:sz w:val="20"/>
              </w:rPr>
              <w:t>52</w:t>
            </w:r>
          </w:p>
        </w:tc>
        <w:tc>
          <w:tcPr>
            <w:tcW w:w="850" w:type="dxa"/>
          </w:tcPr>
          <w:p w:rsidR="00DD7756" w:rsidRDefault="00AD1397">
            <w:pPr>
              <w:pStyle w:val="TableParagraph"/>
              <w:ind w:left="178"/>
              <w:jc w:val="left"/>
              <w:rPr>
                <w:sz w:val="20"/>
              </w:rPr>
            </w:pPr>
            <w:r>
              <w:rPr>
                <w:sz w:val="20"/>
              </w:rPr>
              <w:t>6.216</w:t>
            </w:r>
          </w:p>
        </w:tc>
        <w:tc>
          <w:tcPr>
            <w:tcW w:w="1043" w:type="dxa"/>
          </w:tcPr>
          <w:p w:rsidR="00DD7756" w:rsidRDefault="00AD1397">
            <w:pPr>
              <w:pStyle w:val="TableParagraph"/>
              <w:ind w:left="234" w:right="350"/>
              <w:jc w:val="center"/>
              <w:rPr>
                <w:sz w:val="20"/>
              </w:rPr>
            </w:pPr>
            <w:r>
              <w:rPr>
                <w:sz w:val="20"/>
              </w:rPr>
              <w:t>0.606</w:t>
            </w:r>
          </w:p>
        </w:tc>
        <w:tc>
          <w:tcPr>
            <w:tcW w:w="1083" w:type="dxa"/>
            <w:tcBorders>
              <w:right w:val="single" w:sz="4" w:space="0" w:color="000000"/>
            </w:tcBorders>
          </w:tcPr>
          <w:p w:rsidR="00DD7756" w:rsidRDefault="00AD1397">
            <w:pPr>
              <w:pStyle w:val="TableParagraph"/>
              <w:ind w:right="290"/>
              <w:rPr>
                <w:sz w:val="20"/>
              </w:rPr>
            </w:pPr>
            <w:r>
              <w:rPr>
                <w:w w:val="95"/>
                <w:sz w:val="20"/>
              </w:rPr>
              <w:t>0.393</w:t>
            </w:r>
          </w:p>
        </w:tc>
        <w:tc>
          <w:tcPr>
            <w:tcW w:w="1295" w:type="dxa"/>
            <w:tcBorders>
              <w:left w:val="single" w:sz="4" w:space="0" w:color="000000"/>
            </w:tcBorders>
          </w:tcPr>
          <w:p w:rsidR="00DD7756" w:rsidRDefault="00AD1397">
            <w:pPr>
              <w:pStyle w:val="TableParagraph"/>
              <w:ind w:right="430"/>
              <w:rPr>
                <w:sz w:val="20"/>
              </w:rPr>
            </w:pPr>
            <w:r>
              <w:rPr>
                <w:w w:val="95"/>
                <w:sz w:val="20"/>
              </w:rPr>
              <w:t>20</w:t>
            </w:r>
          </w:p>
        </w:tc>
        <w:tc>
          <w:tcPr>
            <w:tcW w:w="1148" w:type="dxa"/>
          </w:tcPr>
          <w:p w:rsidR="00DD7756" w:rsidRDefault="00AD1397">
            <w:pPr>
              <w:pStyle w:val="TableParagraph"/>
              <w:ind w:left="410" w:right="512"/>
              <w:jc w:val="center"/>
              <w:rPr>
                <w:sz w:val="20"/>
              </w:rPr>
            </w:pPr>
            <w:r>
              <w:rPr>
                <w:sz w:val="20"/>
              </w:rPr>
              <w:t>32</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0.512</w:t>
            </w:r>
          </w:p>
        </w:tc>
        <w:tc>
          <w:tcPr>
            <w:tcW w:w="1102" w:type="dxa"/>
          </w:tcPr>
          <w:p w:rsidR="00DD7756" w:rsidRDefault="00AD1397">
            <w:pPr>
              <w:pStyle w:val="TableParagraph"/>
              <w:ind w:right="373"/>
              <w:rPr>
                <w:sz w:val="20"/>
              </w:rPr>
            </w:pPr>
            <w:r>
              <w:rPr>
                <w:w w:val="95"/>
                <w:sz w:val="20"/>
              </w:rPr>
              <w:t>0.374</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hiɬ‑’a·ʔa</w:t>
            </w:r>
          </w:p>
        </w:tc>
        <w:tc>
          <w:tcPr>
            <w:tcW w:w="2313" w:type="dxa"/>
            <w:tcBorders>
              <w:right w:val="single" w:sz="4" w:space="0" w:color="000000"/>
            </w:tcBorders>
          </w:tcPr>
          <w:p w:rsidR="00DD7756" w:rsidRDefault="00AD1397">
            <w:pPr>
              <w:pStyle w:val="TableParagraph"/>
              <w:ind w:left="283"/>
              <w:jc w:val="left"/>
              <w:rPr>
                <w:sz w:val="20"/>
              </w:rPr>
            </w:pPr>
            <w:r>
              <w:rPr>
                <w:sz w:val="20"/>
              </w:rPr>
              <w:t>here‑on.the.rock</w:t>
            </w:r>
          </w:p>
        </w:tc>
        <w:tc>
          <w:tcPr>
            <w:tcW w:w="600" w:type="dxa"/>
            <w:tcBorders>
              <w:left w:val="single" w:sz="4" w:space="0" w:color="000000"/>
            </w:tcBorders>
          </w:tcPr>
          <w:p w:rsidR="00DD7756" w:rsidRDefault="00AD1397">
            <w:pPr>
              <w:pStyle w:val="TableParagraph"/>
              <w:ind w:right="178"/>
              <w:rPr>
                <w:sz w:val="20"/>
              </w:rPr>
            </w:pPr>
            <w:r>
              <w:rPr>
                <w:w w:val="99"/>
                <w:sz w:val="20"/>
              </w:rPr>
              <w:t>6</w:t>
            </w:r>
          </w:p>
        </w:tc>
        <w:tc>
          <w:tcPr>
            <w:tcW w:w="850" w:type="dxa"/>
          </w:tcPr>
          <w:p w:rsidR="00DD7756" w:rsidRDefault="00AD1397">
            <w:pPr>
              <w:pStyle w:val="TableParagraph"/>
              <w:ind w:left="177"/>
              <w:jc w:val="left"/>
              <w:rPr>
                <w:sz w:val="20"/>
              </w:rPr>
            </w:pPr>
            <w:r>
              <w:rPr>
                <w:sz w:val="20"/>
              </w:rPr>
              <w:t>0.717</w:t>
            </w:r>
          </w:p>
        </w:tc>
        <w:tc>
          <w:tcPr>
            <w:tcW w:w="1043" w:type="dxa"/>
          </w:tcPr>
          <w:p w:rsidR="00DD7756" w:rsidRDefault="00AD1397">
            <w:pPr>
              <w:pStyle w:val="TableParagraph"/>
              <w:ind w:left="234" w:right="350"/>
              <w:jc w:val="center"/>
              <w:rPr>
                <w:sz w:val="20"/>
              </w:rPr>
            </w:pPr>
            <w:r>
              <w:rPr>
                <w:sz w:val="20"/>
              </w:rPr>
              <w:t>0.579</w:t>
            </w:r>
          </w:p>
        </w:tc>
        <w:tc>
          <w:tcPr>
            <w:tcW w:w="1083" w:type="dxa"/>
            <w:tcBorders>
              <w:right w:val="single" w:sz="4" w:space="0" w:color="000000"/>
            </w:tcBorders>
          </w:tcPr>
          <w:p w:rsidR="00DD7756" w:rsidRDefault="00AD1397">
            <w:pPr>
              <w:pStyle w:val="TableParagraph"/>
              <w:ind w:right="290"/>
              <w:rPr>
                <w:sz w:val="20"/>
              </w:rPr>
            </w:pPr>
            <w:r>
              <w:rPr>
                <w:w w:val="95"/>
                <w:sz w:val="20"/>
              </w:rPr>
              <w:t>0.628</w:t>
            </w:r>
          </w:p>
        </w:tc>
        <w:tc>
          <w:tcPr>
            <w:tcW w:w="1295" w:type="dxa"/>
            <w:tcBorders>
              <w:left w:val="single" w:sz="4" w:space="0" w:color="000000"/>
            </w:tcBorders>
          </w:tcPr>
          <w:p w:rsidR="00DD7756" w:rsidRDefault="00AD1397">
            <w:pPr>
              <w:pStyle w:val="TableParagraph"/>
              <w:ind w:right="430"/>
              <w:rPr>
                <w:sz w:val="20"/>
              </w:rPr>
            </w:pPr>
            <w:r>
              <w:rPr>
                <w:w w:val="99"/>
                <w:sz w:val="20"/>
              </w:rPr>
              <w:t>2</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0.954</w:t>
            </w:r>
          </w:p>
        </w:tc>
        <w:tc>
          <w:tcPr>
            <w:tcW w:w="1102" w:type="dxa"/>
          </w:tcPr>
          <w:p w:rsidR="00DD7756" w:rsidRDefault="00AD1397">
            <w:pPr>
              <w:pStyle w:val="TableParagraph"/>
              <w:ind w:right="373"/>
              <w:rPr>
                <w:sz w:val="20"/>
              </w:rPr>
            </w:pPr>
            <w:r>
              <w:rPr>
                <w:w w:val="95"/>
                <w:sz w:val="20"/>
              </w:rPr>
              <w:t>0.651</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hiʔiːs</w:t>
            </w:r>
          </w:p>
        </w:tc>
        <w:tc>
          <w:tcPr>
            <w:tcW w:w="2313" w:type="dxa"/>
            <w:tcBorders>
              <w:right w:val="single" w:sz="4" w:space="0" w:color="000000"/>
            </w:tcBorders>
          </w:tcPr>
          <w:p w:rsidR="00DD7756" w:rsidRDefault="00AD1397">
            <w:pPr>
              <w:pStyle w:val="TableParagraph"/>
              <w:ind w:left="283"/>
              <w:jc w:val="left"/>
              <w:rPr>
                <w:sz w:val="20"/>
              </w:rPr>
            </w:pPr>
            <w:r>
              <w:rPr>
                <w:sz w:val="20"/>
              </w:rPr>
              <w:t>there.on.the.ground</w:t>
            </w:r>
          </w:p>
        </w:tc>
        <w:tc>
          <w:tcPr>
            <w:tcW w:w="600" w:type="dxa"/>
            <w:tcBorders>
              <w:left w:val="single" w:sz="4" w:space="0" w:color="000000"/>
            </w:tcBorders>
          </w:tcPr>
          <w:p w:rsidR="00DD7756" w:rsidRDefault="00AD1397">
            <w:pPr>
              <w:pStyle w:val="TableParagraph"/>
              <w:ind w:right="178"/>
              <w:rPr>
                <w:sz w:val="20"/>
              </w:rPr>
            </w:pPr>
            <w:r>
              <w:rPr>
                <w:w w:val="95"/>
                <w:sz w:val="20"/>
              </w:rPr>
              <w:t>10</w:t>
            </w:r>
          </w:p>
        </w:tc>
        <w:tc>
          <w:tcPr>
            <w:tcW w:w="850" w:type="dxa"/>
          </w:tcPr>
          <w:p w:rsidR="00DD7756" w:rsidRDefault="00AD1397">
            <w:pPr>
              <w:pStyle w:val="TableParagraph"/>
              <w:ind w:left="178"/>
              <w:jc w:val="left"/>
              <w:rPr>
                <w:sz w:val="20"/>
              </w:rPr>
            </w:pPr>
            <w:r>
              <w:rPr>
                <w:sz w:val="20"/>
              </w:rPr>
              <w:t>1.195</w:t>
            </w:r>
          </w:p>
        </w:tc>
        <w:tc>
          <w:tcPr>
            <w:tcW w:w="1043" w:type="dxa"/>
          </w:tcPr>
          <w:p w:rsidR="00DD7756" w:rsidRDefault="00AD1397">
            <w:pPr>
              <w:pStyle w:val="TableParagraph"/>
              <w:ind w:left="234" w:right="350"/>
              <w:jc w:val="center"/>
              <w:rPr>
                <w:sz w:val="20"/>
              </w:rPr>
            </w:pPr>
            <w:r>
              <w:rPr>
                <w:sz w:val="20"/>
              </w:rPr>
              <w:t>0.296</w:t>
            </w:r>
          </w:p>
        </w:tc>
        <w:tc>
          <w:tcPr>
            <w:tcW w:w="1083" w:type="dxa"/>
            <w:tcBorders>
              <w:right w:val="single" w:sz="4" w:space="0" w:color="000000"/>
            </w:tcBorders>
          </w:tcPr>
          <w:p w:rsidR="00DD7756" w:rsidRDefault="00AD1397">
            <w:pPr>
              <w:pStyle w:val="TableParagraph"/>
              <w:ind w:right="290"/>
              <w:rPr>
                <w:sz w:val="20"/>
              </w:rPr>
            </w:pPr>
            <w:r>
              <w:rPr>
                <w:w w:val="95"/>
                <w:sz w:val="20"/>
              </w:rPr>
              <w:t>0.514</w:t>
            </w:r>
          </w:p>
        </w:tc>
        <w:tc>
          <w:tcPr>
            <w:tcW w:w="1295" w:type="dxa"/>
            <w:tcBorders>
              <w:left w:val="single" w:sz="4" w:space="0" w:color="000000"/>
            </w:tcBorders>
          </w:tcPr>
          <w:p w:rsidR="00DD7756" w:rsidRDefault="00AD1397">
            <w:pPr>
              <w:pStyle w:val="TableParagraph"/>
              <w:ind w:right="430"/>
              <w:rPr>
                <w:sz w:val="20"/>
              </w:rPr>
            </w:pPr>
            <w:r>
              <w:rPr>
                <w:w w:val="99"/>
                <w:sz w:val="20"/>
              </w:rPr>
              <w:t>1</w:t>
            </w:r>
          </w:p>
        </w:tc>
        <w:tc>
          <w:tcPr>
            <w:tcW w:w="1148" w:type="dxa"/>
          </w:tcPr>
          <w:p w:rsidR="00DD7756" w:rsidRDefault="00AD1397">
            <w:pPr>
              <w:pStyle w:val="TableParagraph"/>
              <w:ind w:right="10"/>
              <w:jc w:val="center"/>
              <w:rPr>
                <w:sz w:val="20"/>
              </w:rPr>
            </w:pPr>
            <w:r>
              <w:rPr>
                <w:w w:val="99"/>
                <w:sz w:val="20"/>
              </w:rPr>
              <w:t>9</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0.868</w:t>
            </w:r>
          </w:p>
        </w:tc>
        <w:tc>
          <w:tcPr>
            <w:tcW w:w="1102" w:type="dxa"/>
          </w:tcPr>
          <w:p w:rsidR="00DD7756" w:rsidRDefault="00AD1397">
            <w:pPr>
              <w:pStyle w:val="TableParagraph"/>
              <w:ind w:right="373"/>
              <w:rPr>
                <w:sz w:val="20"/>
              </w:rPr>
            </w:pPr>
            <w:r>
              <w:rPr>
                <w:w w:val="95"/>
                <w:sz w:val="20"/>
              </w:rPr>
              <w:t>0.503</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hiːhiːq‑šaḥap</w:t>
            </w:r>
          </w:p>
        </w:tc>
        <w:tc>
          <w:tcPr>
            <w:tcW w:w="2313" w:type="dxa"/>
            <w:tcBorders>
              <w:right w:val="single" w:sz="4" w:space="0" w:color="000000"/>
            </w:tcBorders>
          </w:tcPr>
          <w:p w:rsidR="00DD7756" w:rsidRDefault="00AD1397">
            <w:pPr>
              <w:pStyle w:val="TableParagraph"/>
              <w:ind w:left="284"/>
              <w:jc w:val="left"/>
              <w:rPr>
                <w:sz w:val="20"/>
              </w:rPr>
            </w:pPr>
            <w:r>
              <w:rPr>
                <w:sz w:val="20"/>
              </w:rPr>
              <w:t>various‑doing</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0.912</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0.912</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hiːnip</w:t>
            </w:r>
          </w:p>
        </w:tc>
        <w:tc>
          <w:tcPr>
            <w:tcW w:w="2313" w:type="dxa"/>
            <w:tcBorders>
              <w:right w:val="single" w:sz="4" w:space="0" w:color="000000"/>
            </w:tcBorders>
          </w:tcPr>
          <w:p w:rsidR="00DD7756" w:rsidRDefault="00AD1397">
            <w:pPr>
              <w:pStyle w:val="TableParagraph"/>
              <w:ind w:left="283"/>
              <w:jc w:val="left"/>
              <w:rPr>
                <w:sz w:val="20"/>
              </w:rPr>
            </w:pPr>
            <w:r>
              <w:rPr>
                <w:sz w:val="20"/>
              </w:rPr>
              <w:t>obtain</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0.967</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0.967</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hiːtkin</w:t>
            </w:r>
          </w:p>
        </w:tc>
        <w:tc>
          <w:tcPr>
            <w:tcW w:w="2313" w:type="dxa"/>
            <w:tcBorders>
              <w:right w:val="single" w:sz="4" w:space="0" w:color="000000"/>
            </w:tcBorders>
          </w:tcPr>
          <w:p w:rsidR="00DD7756" w:rsidRDefault="00AD1397">
            <w:pPr>
              <w:pStyle w:val="TableParagraph"/>
              <w:ind w:left="283"/>
              <w:jc w:val="left"/>
              <w:rPr>
                <w:sz w:val="20"/>
              </w:rPr>
            </w:pPr>
            <w:r>
              <w:rPr>
                <w:sz w:val="20"/>
              </w:rPr>
              <w:t>strange</w:t>
            </w:r>
          </w:p>
        </w:tc>
        <w:tc>
          <w:tcPr>
            <w:tcW w:w="600" w:type="dxa"/>
            <w:tcBorders>
              <w:left w:val="single" w:sz="4" w:space="0" w:color="000000"/>
            </w:tcBorders>
          </w:tcPr>
          <w:p w:rsidR="00DD7756" w:rsidRDefault="00AD1397">
            <w:pPr>
              <w:pStyle w:val="TableParagraph"/>
              <w:ind w:right="178"/>
              <w:rPr>
                <w:sz w:val="20"/>
              </w:rPr>
            </w:pPr>
            <w:r>
              <w:rPr>
                <w:w w:val="99"/>
                <w:sz w:val="20"/>
              </w:rPr>
              <w:t>6</w:t>
            </w:r>
          </w:p>
        </w:tc>
        <w:tc>
          <w:tcPr>
            <w:tcW w:w="850" w:type="dxa"/>
          </w:tcPr>
          <w:p w:rsidR="00DD7756" w:rsidRDefault="00AD1397">
            <w:pPr>
              <w:pStyle w:val="TableParagraph"/>
              <w:ind w:left="177"/>
              <w:jc w:val="left"/>
              <w:rPr>
                <w:sz w:val="20"/>
              </w:rPr>
            </w:pPr>
            <w:r>
              <w:rPr>
                <w:sz w:val="20"/>
              </w:rPr>
              <w:t>0.717</w:t>
            </w:r>
          </w:p>
        </w:tc>
        <w:tc>
          <w:tcPr>
            <w:tcW w:w="1043" w:type="dxa"/>
          </w:tcPr>
          <w:p w:rsidR="00DD7756" w:rsidRDefault="00AD1397">
            <w:pPr>
              <w:pStyle w:val="TableParagraph"/>
              <w:ind w:left="234" w:right="350"/>
              <w:jc w:val="center"/>
              <w:rPr>
                <w:sz w:val="20"/>
              </w:rPr>
            </w:pPr>
            <w:r>
              <w:rPr>
                <w:sz w:val="20"/>
              </w:rPr>
              <w:t>0.790</w:t>
            </w:r>
          </w:p>
        </w:tc>
        <w:tc>
          <w:tcPr>
            <w:tcW w:w="1083" w:type="dxa"/>
            <w:tcBorders>
              <w:right w:val="single" w:sz="4" w:space="0" w:color="000000"/>
            </w:tcBorders>
          </w:tcPr>
          <w:p w:rsidR="00DD7756" w:rsidRDefault="00AD1397">
            <w:pPr>
              <w:pStyle w:val="TableParagraph"/>
              <w:ind w:right="290"/>
              <w:rPr>
                <w:sz w:val="20"/>
              </w:rPr>
            </w:pPr>
            <w:r>
              <w:rPr>
                <w:w w:val="95"/>
                <w:sz w:val="20"/>
              </w:rPr>
              <w:t>0.773</w:t>
            </w:r>
          </w:p>
        </w:tc>
        <w:tc>
          <w:tcPr>
            <w:tcW w:w="1295" w:type="dxa"/>
            <w:tcBorders>
              <w:left w:val="single" w:sz="4" w:space="0" w:color="000000"/>
            </w:tcBorders>
          </w:tcPr>
          <w:p w:rsidR="00DD7756" w:rsidRDefault="00AD1397">
            <w:pPr>
              <w:pStyle w:val="TableParagraph"/>
              <w:ind w:right="430"/>
              <w:rPr>
                <w:sz w:val="20"/>
              </w:rPr>
            </w:pPr>
            <w:r>
              <w:rPr>
                <w:w w:val="99"/>
                <w:sz w:val="20"/>
              </w:rPr>
              <w:t>1</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1</w:t>
            </w:r>
          </w:p>
        </w:tc>
        <w:tc>
          <w:tcPr>
            <w:tcW w:w="1181" w:type="dxa"/>
            <w:tcBorders>
              <w:left w:val="single" w:sz="4" w:space="0" w:color="000000"/>
            </w:tcBorders>
          </w:tcPr>
          <w:p w:rsidR="00DD7756" w:rsidRDefault="00AD1397">
            <w:pPr>
              <w:pStyle w:val="TableParagraph"/>
              <w:ind w:right="317"/>
              <w:rPr>
                <w:sz w:val="20"/>
              </w:rPr>
            </w:pPr>
            <w:r>
              <w:rPr>
                <w:w w:val="95"/>
                <w:sz w:val="20"/>
              </w:rPr>
              <w:t>0.920</w:t>
            </w:r>
          </w:p>
        </w:tc>
        <w:tc>
          <w:tcPr>
            <w:tcW w:w="1102" w:type="dxa"/>
          </w:tcPr>
          <w:p w:rsidR="00DD7756" w:rsidRDefault="00AD1397">
            <w:pPr>
              <w:pStyle w:val="TableParagraph"/>
              <w:ind w:right="373"/>
              <w:rPr>
                <w:sz w:val="20"/>
              </w:rPr>
            </w:pPr>
            <w:r>
              <w:rPr>
                <w:w w:val="95"/>
                <w:sz w:val="20"/>
              </w:rPr>
              <w:t>0.853</w:t>
            </w:r>
          </w:p>
        </w:tc>
        <w:tc>
          <w:tcPr>
            <w:tcW w:w="836" w:type="dxa"/>
          </w:tcPr>
          <w:p w:rsidR="00DD7756" w:rsidRDefault="00AD1397">
            <w:pPr>
              <w:pStyle w:val="TableParagraph"/>
              <w:ind w:right="52"/>
              <w:rPr>
                <w:sz w:val="20"/>
              </w:rPr>
            </w:pPr>
            <w:r>
              <w:rPr>
                <w:w w:val="95"/>
                <w:sz w:val="20"/>
              </w:rPr>
              <w:t>0.887</w:t>
            </w:r>
          </w:p>
        </w:tc>
      </w:tr>
      <w:tr w:rsidR="00DD7756">
        <w:trPr>
          <w:trHeight w:val="239"/>
        </w:trPr>
        <w:tc>
          <w:tcPr>
            <w:tcW w:w="1378" w:type="dxa"/>
          </w:tcPr>
          <w:p w:rsidR="00DD7756" w:rsidRDefault="00AD1397">
            <w:pPr>
              <w:pStyle w:val="TableParagraph"/>
              <w:ind w:left="50"/>
              <w:jc w:val="left"/>
              <w:rPr>
                <w:sz w:val="20"/>
              </w:rPr>
            </w:pPr>
            <w:r>
              <w:rPr>
                <w:sz w:val="20"/>
              </w:rPr>
              <w:t>hicnup</w:t>
            </w:r>
          </w:p>
        </w:tc>
        <w:tc>
          <w:tcPr>
            <w:tcW w:w="2313" w:type="dxa"/>
            <w:tcBorders>
              <w:right w:val="single" w:sz="4" w:space="0" w:color="000000"/>
            </w:tcBorders>
          </w:tcPr>
          <w:p w:rsidR="00DD7756" w:rsidRDefault="00AD1397">
            <w:pPr>
              <w:pStyle w:val="TableParagraph"/>
              <w:ind w:left="283"/>
              <w:jc w:val="left"/>
              <w:rPr>
                <w:sz w:val="20"/>
              </w:rPr>
            </w:pPr>
            <w:r>
              <w:rPr>
                <w:sz w:val="20"/>
              </w:rPr>
              <w:t>couple</w:t>
            </w:r>
          </w:p>
        </w:tc>
        <w:tc>
          <w:tcPr>
            <w:tcW w:w="600" w:type="dxa"/>
            <w:tcBorders>
              <w:left w:val="single" w:sz="4" w:space="0" w:color="000000"/>
            </w:tcBorders>
          </w:tcPr>
          <w:p w:rsidR="00DD7756" w:rsidRDefault="00AD1397">
            <w:pPr>
              <w:pStyle w:val="TableParagraph"/>
              <w:ind w:right="178"/>
              <w:rPr>
                <w:sz w:val="20"/>
              </w:rPr>
            </w:pPr>
            <w:r>
              <w:rPr>
                <w:w w:val="99"/>
                <w:sz w:val="20"/>
              </w:rPr>
              <w:t>5</w:t>
            </w:r>
          </w:p>
        </w:tc>
        <w:tc>
          <w:tcPr>
            <w:tcW w:w="850" w:type="dxa"/>
          </w:tcPr>
          <w:p w:rsidR="00DD7756" w:rsidRDefault="00AD1397">
            <w:pPr>
              <w:pStyle w:val="TableParagraph"/>
              <w:ind w:left="177"/>
              <w:jc w:val="left"/>
              <w:rPr>
                <w:sz w:val="20"/>
              </w:rPr>
            </w:pPr>
            <w:r>
              <w:rPr>
                <w:sz w:val="20"/>
              </w:rPr>
              <w:t>0.598</w:t>
            </w:r>
          </w:p>
        </w:tc>
        <w:tc>
          <w:tcPr>
            <w:tcW w:w="1043" w:type="dxa"/>
          </w:tcPr>
          <w:p w:rsidR="00DD7756" w:rsidRDefault="00AD1397">
            <w:pPr>
              <w:pStyle w:val="TableParagraph"/>
              <w:ind w:left="234" w:right="350"/>
              <w:jc w:val="center"/>
              <w:rPr>
                <w:sz w:val="20"/>
              </w:rPr>
            </w:pPr>
            <w:r>
              <w:rPr>
                <w:sz w:val="20"/>
              </w:rPr>
              <w:t>0.613</w:t>
            </w:r>
          </w:p>
        </w:tc>
        <w:tc>
          <w:tcPr>
            <w:tcW w:w="1083" w:type="dxa"/>
            <w:tcBorders>
              <w:right w:val="single" w:sz="4" w:space="0" w:color="000000"/>
            </w:tcBorders>
          </w:tcPr>
          <w:p w:rsidR="00DD7756" w:rsidRDefault="00AD1397">
            <w:pPr>
              <w:pStyle w:val="TableParagraph"/>
              <w:ind w:right="290"/>
              <w:rPr>
                <w:sz w:val="20"/>
              </w:rPr>
            </w:pPr>
            <w:r>
              <w:rPr>
                <w:w w:val="95"/>
                <w:sz w:val="20"/>
              </w:rPr>
              <w:t>0.699</w:t>
            </w:r>
          </w:p>
        </w:tc>
        <w:tc>
          <w:tcPr>
            <w:tcW w:w="1295" w:type="dxa"/>
            <w:tcBorders>
              <w:left w:val="single" w:sz="4" w:space="0" w:color="000000"/>
            </w:tcBorders>
          </w:tcPr>
          <w:p w:rsidR="00DD7756" w:rsidRDefault="00AD1397">
            <w:pPr>
              <w:pStyle w:val="TableParagraph"/>
              <w:ind w:right="430"/>
              <w:rPr>
                <w:sz w:val="20"/>
              </w:rPr>
            </w:pPr>
            <w:r>
              <w:rPr>
                <w:w w:val="99"/>
                <w:sz w:val="20"/>
              </w:rPr>
              <w:t>3</w:t>
            </w:r>
          </w:p>
        </w:tc>
        <w:tc>
          <w:tcPr>
            <w:tcW w:w="1148" w:type="dxa"/>
          </w:tcPr>
          <w:p w:rsidR="00DD7756" w:rsidRDefault="00AD1397">
            <w:pPr>
              <w:pStyle w:val="TableParagraph"/>
              <w:ind w:right="10"/>
              <w:jc w:val="center"/>
              <w:rPr>
                <w:sz w:val="20"/>
              </w:rPr>
            </w:pPr>
            <w:r>
              <w:rPr>
                <w:w w:val="99"/>
                <w:sz w:val="20"/>
              </w:rPr>
              <w:t>2</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0.863</w:t>
            </w:r>
          </w:p>
        </w:tc>
        <w:tc>
          <w:tcPr>
            <w:tcW w:w="1102" w:type="dxa"/>
          </w:tcPr>
          <w:p w:rsidR="00DD7756" w:rsidRDefault="00AD1397">
            <w:pPr>
              <w:pStyle w:val="TableParagraph"/>
              <w:ind w:right="373"/>
              <w:rPr>
                <w:sz w:val="20"/>
              </w:rPr>
            </w:pPr>
            <w:r>
              <w:rPr>
                <w:w w:val="95"/>
                <w:sz w:val="20"/>
              </w:rPr>
              <w:t>0.836</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hin‑ʔaɬ</w:t>
            </w:r>
          </w:p>
        </w:tc>
        <w:tc>
          <w:tcPr>
            <w:tcW w:w="2313" w:type="dxa"/>
            <w:tcBorders>
              <w:right w:val="single" w:sz="4" w:space="0" w:color="000000"/>
            </w:tcBorders>
          </w:tcPr>
          <w:p w:rsidR="00DD7756" w:rsidRDefault="00AD1397">
            <w:pPr>
              <w:pStyle w:val="TableParagraph"/>
              <w:ind w:left="283"/>
              <w:jc w:val="left"/>
              <w:rPr>
                <w:sz w:val="20"/>
              </w:rPr>
            </w:pPr>
            <w:r>
              <w:rPr>
                <w:sz w:val="20"/>
              </w:rPr>
              <w:t>there‑aware.of</w:t>
            </w:r>
          </w:p>
        </w:tc>
        <w:tc>
          <w:tcPr>
            <w:tcW w:w="600" w:type="dxa"/>
            <w:tcBorders>
              <w:left w:val="single" w:sz="4" w:space="0" w:color="000000"/>
            </w:tcBorders>
          </w:tcPr>
          <w:p w:rsidR="00DD7756" w:rsidRDefault="00AD1397">
            <w:pPr>
              <w:pStyle w:val="TableParagraph"/>
              <w:ind w:right="178"/>
              <w:rPr>
                <w:sz w:val="20"/>
              </w:rPr>
            </w:pPr>
            <w:r>
              <w:rPr>
                <w:w w:val="99"/>
                <w:sz w:val="20"/>
              </w:rPr>
              <w:t>5</w:t>
            </w:r>
          </w:p>
        </w:tc>
        <w:tc>
          <w:tcPr>
            <w:tcW w:w="850" w:type="dxa"/>
          </w:tcPr>
          <w:p w:rsidR="00DD7756" w:rsidRDefault="00AD1397">
            <w:pPr>
              <w:pStyle w:val="TableParagraph"/>
              <w:ind w:left="177"/>
              <w:jc w:val="left"/>
              <w:rPr>
                <w:sz w:val="20"/>
              </w:rPr>
            </w:pPr>
            <w:r>
              <w:rPr>
                <w:sz w:val="20"/>
              </w:rPr>
              <w:t>0.598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0.867</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5</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0.867</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hin‑in</w:t>
            </w:r>
          </w:p>
        </w:tc>
        <w:tc>
          <w:tcPr>
            <w:tcW w:w="2313" w:type="dxa"/>
            <w:tcBorders>
              <w:right w:val="single" w:sz="4" w:space="0" w:color="000000"/>
            </w:tcBorders>
          </w:tcPr>
          <w:p w:rsidR="00DD7756" w:rsidRDefault="00AD1397">
            <w:pPr>
              <w:pStyle w:val="TableParagraph"/>
              <w:ind w:left="283"/>
              <w:jc w:val="left"/>
              <w:rPr>
                <w:sz w:val="20"/>
              </w:rPr>
            </w:pPr>
            <w:r>
              <w:rPr>
                <w:sz w:val="20"/>
              </w:rPr>
              <w:t>there‑come</w:t>
            </w:r>
          </w:p>
        </w:tc>
        <w:tc>
          <w:tcPr>
            <w:tcW w:w="600" w:type="dxa"/>
            <w:tcBorders>
              <w:left w:val="single" w:sz="4" w:space="0" w:color="000000"/>
            </w:tcBorders>
          </w:tcPr>
          <w:p w:rsidR="00DD7756" w:rsidRDefault="00AD1397">
            <w:pPr>
              <w:pStyle w:val="TableParagraph"/>
              <w:ind w:right="178"/>
              <w:rPr>
                <w:sz w:val="20"/>
              </w:rPr>
            </w:pPr>
            <w:r>
              <w:rPr>
                <w:w w:val="99"/>
                <w:sz w:val="20"/>
              </w:rPr>
              <w:t>9</w:t>
            </w:r>
          </w:p>
        </w:tc>
        <w:tc>
          <w:tcPr>
            <w:tcW w:w="850" w:type="dxa"/>
          </w:tcPr>
          <w:p w:rsidR="00DD7756" w:rsidRDefault="00AD1397">
            <w:pPr>
              <w:pStyle w:val="TableParagraph"/>
              <w:ind w:left="177"/>
              <w:jc w:val="left"/>
              <w:rPr>
                <w:sz w:val="20"/>
              </w:rPr>
            </w:pPr>
            <w:r>
              <w:rPr>
                <w:sz w:val="20"/>
              </w:rPr>
              <w:t>1.076</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0.577</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9</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0.577</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hiniːp</w:t>
            </w:r>
          </w:p>
        </w:tc>
        <w:tc>
          <w:tcPr>
            <w:tcW w:w="2313" w:type="dxa"/>
            <w:tcBorders>
              <w:right w:val="single" w:sz="4" w:space="0" w:color="000000"/>
            </w:tcBorders>
          </w:tcPr>
          <w:p w:rsidR="00DD7756" w:rsidRDefault="00AD1397">
            <w:pPr>
              <w:pStyle w:val="TableParagraph"/>
              <w:ind w:left="283"/>
              <w:jc w:val="left"/>
              <w:rPr>
                <w:sz w:val="20"/>
              </w:rPr>
            </w:pPr>
            <w:r>
              <w:rPr>
                <w:sz w:val="20"/>
              </w:rPr>
              <w:t>take.long</w:t>
            </w:r>
          </w:p>
        </w:tc>
        <w:tc>
          <w:tcPr>
            <w:tcW w:w="600" w:type="dxa"/>
            <w:tcBorders>
              <w:left w:val="single" w:sz="4" w:space="0" w:color="000000"/>
            </w:tcBorders>
          </w:tcPr>
          <w:p w:rsidR="00DD7756" w:rsidRDefault="00AD1397">
            <w:pPr>
              <w:pStyle w:val="TableParagraph"/>
              <w:ind w:right="178"/>
              <w:rPr>
                <w:sz w:val="20"/>
              </w:rPr>
            </w:pPr>
            <w:r>
              <w:rPr>
                <w:w w:val="99"/>
                <w:sz w:val="20"/>
              </w:rPr>
              <w:t>6</w:t>
            </w:r>
          </w:p>
        </w:tc>
        <w:tc>
          <w:tcPr>
            <w:tcW w:w="850" w:type="dxa"/>
          </w:tcPr>
          <w:p w:rsidR="00DD7756" w:rsidRDefault="00AD1397">
            <w:pPr>
              <w:pStyle w:val="TableParagraph"/>
              <w:ind w:left="177"/>
              <w:jc w:val="left"/>
              <w:rPr>
                <w:sz w:val="20"/>
              </w:rPr>
            </w:pPr>
            <w:r>
              <w:rPr>
                <w:sz w:val="20"/>
              </w:rPr>
              <w:t>0.717</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0.821</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6</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0.821</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his</w:t>
            </w:r>
          </w:p>
        </w:tc>
        <w:tc>
          <w:tcPr>
            <w:tcW w:w="2313" w:type="dxa"/>
            <w:tcBorders>
              <w:right w:val="single" w:sz="4" w:space="0" w:color="000000"/>
            </w:tcBorders>
          </w:tcPr>
          <w:p w:rsidR="00DD7756" w:rsidRDefault="00AD1397">
            <w:pPr>
              <w:pStyle w:val="TableParagraph"/>
              <w:ind w:left="283"/>
              <w:jc w:val="left"/>
              <w:rPr>
                <w:sz w:val="20"/>
              </w:rPr>
            </w:pPr>
            <w:r>
              <w:rPr>
                <w:sz w:val="20"/>
              </w:rPr>
              <w:t>beat</w:t>
            </w:r>
          </w:p>
        </w:tc>
        <w:tc>
          <w:tcPr>
            <w:tcW w:w="600" w:type="dxa"/>
            <w:tcBorders>
              <w:left w:val="single" w:sz="4" w:space="0" w:color="000000"/>
            </w:tcBorders>
          </w:tcPr>
          <w:p w:rsidR="00DD7756" w:rsidRDefault="00AD1397">
            <w:pPr>
              <w:pStyle w:val="TableParagraph"/>
              <w:ind w:right="178"/>
              <w:rPr>
                <w:sz w:val="20"/>
              </w:rPr>
            </w:pPr>
            <w:r>
              <w:rPr>
                <w:w w:val="99"/>
                <w:sz w:val="20"/>
              </w:rPr>
              <w:t>8</w:t>
            </w:r>
          </w:p>
        </w:tc>
        <w:tc>
          <w:tcPr>
            <w:tcW w:w="850" w:type="dxa"/>
          </w:tcPr>
          <w:p w:rsidR="00DD7756" w:rsidRDefault="00AD1397">
            <w:pPr>
              <w:pStyle w:val="TableParagraph"/>
              <w:ind w:left="177"/>
              <w:jc w:val="left"/>
              <w:rPr>
                <w:sz w:val="20"/>
              </w:rPr>
            </w:pPr>
            <w:r>
              <w:rPr>
                <w:sz w:val="20"/>
              </w:rPr>
              <w:t>0.956</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0.643</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8</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0.643</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his‑i·k</w:t>
            </w:r>
          </w:p>
        </w:tc>
        <w:tc>
          <w:tcPr>
            <w:tcW w:w="2313" w:type="dxa"/>
            <w:tcBorders>
              <w:right w:val="single" w:sz="4" w:space="0" w:color="000000"/>
            </w:tcBorders>
          </w:tcPr>
          <w:p w:rsidR="00DD7756" w:rsidRDefault="00AD1397">
            <w:pPr>
              <w:pStyle w:val="TableParagraph"/>
              <w:ind w:left="283"/>
              <w:jc w:val="left"/>
              <w:rPr>
                <w:sz w:val="20"/>
              </w:rPr>
            </w:pPr>
            <w:r>
              <w:rPr>
                <w:sz w:val="20"/>
              </w:rPr>
              <w:t>there‑going.along</w:t>
            </w:r>
          </w:p>
        </w:tc>
        <w:tc>
          <w:tcPr>
            <w:tcW w:w="600" w:type="dxa"/>
            <w:tcBorders>
              <w:left w:val="single" w:sz="4" w:space="0" w:color="000000"/>
            </w:tcBorders>
          </w:tcPr>
          <w:p w:rsidR="00DD7756" w:rsidRDefault="00AD1397">
            <w:pPr>
              <w:pStyle w:val="TableParagraph"/>
              <w:ind w:right="178"/>
              <w:rPr>
                <w:sz w:val="20"/>
              </w:rPr>
            </w:pPr>
            <w:r>
              <w:rPr>
                <w:w w:val="99"/>
                <w:sz w:val="20"/>
              </w:rPr>
              <w:t>9</w:t>
            </w:r>
          </w:p>
        </w:tc>
        <w:tc>
          <w:tcPr>
            <w:tcW w:w="850" w:type="dxa"/>
          </w:tcPr>
          <w:p w:rsidR="00DD7756" w:rsidRDefault="00AD1397">
            <w:pPr>
              <w:pStyle w:val="TableParagraph"/>
              <w:ind w:left="177"/>
              <w:jc w:val="left"/>
              <w:rPr>
                <w:sz w:val="20"/>
              </w:rPr>
            </w:pPr>
            <w:r>
              <w:rPr>
                <w:sz w:val="20"/>
              </w:rPr>
              <w:t>1.076</w:t>
            </w:r>
          </w:p>
        </w:tc>
        <w:tc>
          <w:tcPr>
            <w:tcW w:w="1043" w:type="dxa"/>
          </w:tcPr>
          <w:p w:rsidR="00DD7756" w:rsidRDefault="00AD1397">
            <w:pPr>
              <w:pStyle w:val="TableParagraph"/>
              <w:ind w:left="234" w:right="350"/>
              <w:jc w:val="center"/>
              <w:rPr>
                <w:sz w:val="20"/>
              </w:rPr>
            </w:pPr>
            <w:r>
              <w:rPr>
                <w:sz w:val="20"/>
              </w:rPr>
              <w:t>0.625</w:t>
            </w:r>
          </w:p>
        </w:tc>
        <w:tc>
          <w:tcPr>
            <w:tcW w:w="1083" w:type="dxa"/>
            <w:tcBorders>
              <w:right w:val="single" w:sz="4" w:space="0" w:color="000000"/>
            </w:tcBorders>
          </w:tcPr>
          <w:p w:rsidR="00DD7756" w:rsidRDefault="00AD1397">
            <w:pPr>
              <w:pStyle w:val="TableParagraph"/>
              <w:ind w:right="290"/>
              <w:rPr>
                <w:sz w:val="20"/>
              </w:rPr>
            </w:pPr>
            <w:r>
              <w:rPr>
                <w:w w:val="95"/>
                <w:sz w:val="20"/>
              </w:rPr>
              <w:t>0.743</w:t>
            </w:r>
          </w:p>
        </w:tc>
        <w:tc>
          <w:tcPr>
            <w:tcW w:w="1295" w:type="dxa"/>
            <w:tcBorders>
              <w:left w:val="single" w:sz="4" w:space="0" w:color="000000"/>
            </w:tcBorders>
          </w:tcPr>
          <w:p w:rsidR="00DD7756" w:rsidRDefault="00AD1397">
            <w:pPr>
              <w:pStyle w:val="TableParagraph"/>
              <w:ind w:right="430"/>
              <w:rPr>
                <w:sz w:val="20"/>
              </w:rPr>
            </w:pPr>
            <w:r>
              <w:rPr>
                <w:w w:val="99"/>
                <w:sz w:val="20"/>
              </w:rPr>
              <w:t>4</w:t>
            </w:r>
          </w:p>
        </w:tc>
        <w:tc>
          <w:tcPr>
            <w:tcW w:w="1148" w:type="dxa"/>
          </w:tcPr>
          <w:p w:rsidR="00DD7756" w:rsidRDefault="00AD1397">
            <w:pPr>
              <w:pStyle w:val="TableParagraph"/>
              <w:ind w:right="10"/>
              <w:jc w:val="center"/>
              <w:rPr>
                <w:sz w:val="20"/>
              </w:rPr>
            </w:pPr>
            <w:r>
              <w:rPr>
                <w:w w:val="99"/>
                <w:sz w:val="20"/>
              </w:rPr>
              <w:t>5</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0.755</w:t>
            </w:r>
          </w:p>
        </w:tc>
        <w:tc>
          <w:tcPr>
            <w:tcW w:w="1102" w:type="dxa"/>
          </w:tcPr>
          <w:p w:rsidR="00DD7756" w:rsidRDefault="00AD1397">
            <w:pPr>
              <w:pStyle w:val="TableParagraph"/>
              <w:ind w:right="373"/>
              <w:rPr>
                <w:sz w:val="20"/>
              </w:rPr>
            </w:pPr>
            <w:r>
              <w:rPr>
                <w:w w:val="95"/>
                <w:sz w:val="20"/>
              </w:rPr>
              <w:t>0.743</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his‑taq</w:t>
            </w:r>
          </w:p>
        </w:tc>
        <w:tc>
          <w:tcPr>
            <w:tcW w:w="2313" w:type="dxa"/>
            <w:tcBorders>
              <w:right w:val="single" w:sz="4" w:space="0" w:color="000000"/>
            </w:tcBorders>
          </w:tcPr>
          <w:p w:rsidR="00DD7756" w:rsidRDefault="00AD1397">
            <w:pPr>
              <w:pStyle w:val="TableParagraph"/>
              <w:ind w:left="283"/>
              <w:jc w:val="left"/>
              <w:rPr>
                <w:sz w:val="20"/>
              </w:rPr>
            </w:pPr>
            <w:r>
              <w:rPr>
                <w:sz w:val="20"/>
              </w:rPr>
              <w:t>there‑come.from</w:t>
            </w:r>
          </w:p>
        </w:tc>
        <w:tc>
          <w:tcPr>
            <w:tcW w:w="600" w:type="dxa"/>
            <w:tcBorders>
              <w:left w:val="single" w:sz="4" w:space="0" w:color="000000"/>
            </w:tcBorders>
          </w:tcPr>
          <w:p w:rsidR="00DD7756" w:rsidRDefault="00AD1397">
            <w:pPr>
              <w:pStyle w:val="TableParagraph"/>
              <w:ind w:right="178"/>
              <w:rPr>
                <w:sz w:val="20"/>
              </w:rPr>
            </w:pPr>
            <w:r>
              <w:rPr>
                <w:w w:val="95"/>
                <w:sz w:val="20"/>
              </w:rPr>
              <w:t>19</w:t>
            </w:r>
          </w:p>
        </w:tc>
        <w:tc>
          <w:tcPr>
            <w:tcW w:w="850" w:type="dxa"/>
          </w:tcPr>
          <w:p w:rsidR="00DD7756" w:rsidRDefault="00AD1397">
            <w:pPr>
              <w:pStyle w:val="TableParagraph"/>
              <w:ind w:left="178"/>
              <w:jc w:val="left"/>
              <w:rPr>
                <w:sz w:val="20"/>
              </w:rPr>
            </w:pPr>
            <w:r>
              <w:rPr>
                <w:sz w:val="20"/>
              </w:rPr>
              <w:t>2.271</w:t>
            </w:r>
          </w:p>
        </w:tc>
        <w:tc>
          <w:tcPr>
            <w:tcW w:w="1043" w:type="dxa"/>
          </w:tcPr>
          <w:p w:rsidR="00DD7756" w:rsidRDefault="00AD1397">
            <w:pPr>
              <w:pStyle w:val="TableParagraph"/>
              <w:ind w:left="234" w:right="350"/>
              <w:jc w:val="center"/>
              <w:rPr>
                <w:sz w:val="20"/>
              </w:rPr>
            </w:pPr>
            <w:r>
              <w:rPr>
                <w:sz w:val="20"/>
              </w:rPr>
              <w:t>0.188</w:t>
            </w:r>
          </w:p>
        </w:tc>
        <w:tc>
          <w:tcPr>
            <w:tcW w:w="1083" w:type="dxa"/>
            <w:tcBorders>
              <w:right w:val="single" w:sz="4" w:space="0" w:color="000000"/>
            </w:tcBorders>
          </w:tcPr>
          <w:p w:rsidR="00DD7756" w:rsidRDefault="00AD1397">
            <w:pPr>
              <w:pStyle w:val="TableParagraph"/>
              <w:ind w:right="290"/>
              <w:rPr>
                <w:sz w:val="20"/>
              </w:rPr>
            </w:pPr>
            <w:r>
              <w:rPr>
                <w:w w:val="95"/>
                <w:sz w:val="20"/>
              </w:rPr>
              <w:t>0.432</w:t>
            </w:r>
          </w:p>
        </w:tc>
        <w:tc>
          <w:tcPr>
            <w:tcW w:w="1295" w:type="dxa"/>
            <w:tcBorders>
              <w:left w:val="single" w:sz="4" w:space="0" w:color="000000"/>
            </w:tcBorders>
          </w:tcPr>
          <w:p w:rsidR="00DD7756" w:rsidRDefault="00AD1397">
            <w:pPr>
              <w:pStyle w:val="TableParagraph"/>
              <w:ind w:right="430"/>
              <w:rPr>
                <w:sz w:val="20"/>
              </w:rPr>
            </w:pPr>
            <w:r>
              <w:rPr>
                <w:w w:val="99"/>
                <w:sz w:val="20"/>
              </w:rPr>
              <w:t>1</w:t>
            </w:r>
          </w:p>
        </w:tc>
        <w:tc>
          <w:tcPr>
            <w:tcW w:w="1148" w:type="dxa"/>
          </w:tcPr>
          <w:p w:rsidR="00DD7756" w:rsidRDefault="00AD1397">
            <w:pPr>
              <w:pStyle w:val="TableParagraph"/>
              <w:ind w:left="410" w:right="512"/>
              <w:jc w:val="center"/>
              <w:rPr>
                <w:sz w:val="20"/>
              </w:rPr>
            </w:pPr>
            <w:r>
              <w:rPr>
                <w:sz w:val="20"/>
              </w:rPr>
              <w:t>18</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0.886</w:t>
            </w:r>
          </w:p>
        </w:tc>
        <w:tc>
          <w:tcPr>
            <w:tcW w:w="1102" w:type="dxa"/>
          </w:tcPr>
          <w:p w:rsidR="00DD7756" w:rsidRDefault="00AD1397">
            <w:pPr>
              <w:pStyle w:val="TableParagraph"/>
              <w:ind w:right="373"/>
              <w:rPr>
                <w:sz w:val="20"/>
              </w:rPr>
            </w:pPr>
            <w:r>
              <w:rPr>
                <w:w w:val="95"/>
                <w:sz w:val="20"/>
              </w:rPr>
              <w:t>0.470</w:t>
            </w:r>
          </w:p>
        </w:tc>
        <w:tc>
          <w:tcPr>
            <w:tcW w:w="836" w:type="dxa"/>
          </w:tcPr>
          <w:p w:rsidR="00DD7756" w:rsidRDefault="00AD1397">
            <w:pPr>
              <w:pStyle w:val="TableParagraph"/>
              <w:ind w:right="52"/>
              <w:rPr>
                <w:sz w:val="20"/>
              </w:rPr>
            </w:pPr>
            <w:r>
              <w:rPr>
                <w:w w:val="99"/>
                <w:sz w:val="20"/>
              </w:rPr>
              <w:t>—</w:t>
            </w:r>
          </w:p>
        </w:tc>
      </w:tr>
      <w:tr w:rsidR="00DD7756">
        <w:trPr>
          <w:trHeight w:val="239"/>
        </w:trPr>
        <w:tc>
          <w:tcPr>
            <w:tcW w:w="1378" w:type="dxa"/>
          </w:tcPr>
          <w:p w:rsidR="00DD7756" w:rsidRDefault="00AD1397">
            <w:pPr>
              <w:pStyle w:val="TableParagraph"/>
              <w:ind w:left="50"/>
              <w:jc w:val="left"/>
              <w:rPr>
                <w:sz w:val="20"/>
              </w:rPr>
            </w:pPr>
            <w:r>
              <w:rPr>
                <w:sz w:val="20"/>
              </w:rPr>
              <w:t>hiš‑umɬ</w:t>
            </w:r>
          </w:p>
        </w:tc>
        <w:tc>
          <w:tcPr>
            <w:tcW w:w="2313" w:type="dxa"/>
            <w:tcBorders>
              <w:right w:val="single" w:sz="4" w:space="0" w:color="000000"/>
            </w:tcBorders>
          </w:tcPr>
          <w:p w:rsidR="00DD7756" w:rsidRDefault="00AD1397">
            <w:pPr>
              <w:pStyle w:val="TableParagraph"/>
              <w:ind w:left="283"/>
              <w:jc w:val="left"/>
              <w:rPr>
                <w:sz w:val="20"/>
              </w:rPr>
            </w:pPr>
            <w:r>
              <w:rPr>
                <w:sz w:val="20"/>
              </w:rPr>
              <w:t>all‑in.a.bunch</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0.960</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102" w:type="dxa"/>
          </w:tcPr>
          <w:p w:rsidR="00DD7756" w:rsidRDefault="00AD1397">
            <w:pPr>
              <w:pStyle w:val="TableParagraph"/>
              <w:ind w:right="373"/>
              <w:rPr>
                <w:sz w:val="20"/>
              </w:rPr>
            </w:pPr>
            <w:r>
              <w:rPr>
                <w:w w:val="95"/>
                <w:sz w:val="20"/>
              </w:rPr>
              <w:t>0.960</w:t>
            </w:r>
          </w:p>
        </w:tc>
        <w:tc>
          <w:tcPr>
            <w:tcW w:w="836" w:type="dxa"/>
          </w:tcPr>
          <w:p w:rsidR="00DD7756" w:rsidRDefault="00AD1397">
            <w:pPr>
              <w:pStyle w:val="TableParagraph"/>
              <w:ind w:right="52"/>
              <w:rPr>
                <w:sz w:val="20"/>
              </w:rPr>
            </w:pPr>
            <w:r>
              <w:rPr>
                <w:w w:val="99"/>
                <w:sz w:val="20"/>
              </w:rPr>
              <w:t>—</w:t>
            </w:r>
          </w:p>
        </w:tc>
      </w:tr>
      <w:tr w:rsidR="00DD7756">
        <w:trPr>
          <w:trHeight w:val="255"/>
        </w:trPr>
        <w:tc>
          <w:tcPr>
            <w:tcW w:w="1378" w:type="dxa"/>
          </w:tcPr>
          <w:p w:rsidR="00DD7756" w:rsidRDefault="00AD1397">
            <w:pPr>
              <w:pStyle w:val="TableParagraph"/>
              <w:spacing w:line="240" w:lineRule="auto"/>
              <w:ind w:left="50"/>
              <w:jc w:val="left"/>
              <w:rPr>
                <w:sz w:val="20"/>
              </w:rPr>
            </w:pPr>
            <w:r>
              <w:rPr>
                <w:sz w:val="20"/>
              </w:rPr>
              <w:t>huːʔak</w:t>
            </w:r>
          </w:p>
        </w:tc>
        <w:tc>
          <w:tcPr>
            <w:tcW w:w="2313" w:type="dxa"/>
            <w:tcBorders>
              <w:right w:val="single" w:sz="4" w:space="0" w:color="000000"/>
            </w:tcBorders>
          </w:tcPr>
          <w:p w:rsidR="00DD7756" w:rsidRDefault="00AD1397">
            <w:pPr>
              <w:pStyle w:val="TableParagraph"/>
              <w:spacing w:line="240" w:lineRule="auto"/>
              <w:ind w:left="283"/>
              <w:jc w:val="left"/>
              <w:rPr>
                <w:sz w:val="20"/>
              </w:rPr>
            </w:pPr>
            <w:r>
              <w:rPr>
                <w:sz w:val="20"/>
              </w:rPr>
              <w:t>long.ago</w:t>
            </w:r>
          </w:p>
        </w:tc>
        <w:tc>
          <w:tcPr>
            <w:tcW w:w="600" w:type="dxa"/>
            <w:tcBorders>
              <w:left w:val="single" w:sz="4" w:space="0" w:color="000000"/>
            </w:tcBorders>
          </w:tcPr>
          <w:p w:rsidR="00DD7756" w:rsidRDefault="00AD1397">
            <w:pPr>
              <w:pStyle w:val="TableParagraph"/>
              <w:spacing w:line="240" w:lineRule="auto"/>
              <w:ind w:right="178"/>
              <w:rPr>
                <w:sz w:val="20"/>
              </w:rPr>
            </w:pPr>
            <w:r>
              <w:rPr>
                <w:w w:val="95"/>
                <w:sz w:val="20"/>
              </w:rPr>
              <w:t>29</w:t>
            </w:r>
          </w:p>
        </w:tc>
        <w:tc>
          <w:tcPr>
            <w:tcW w:w="850" w:type="dxa"/>
          </w:tcPr>
          <w:p w:rsidR="00DD7756" w:rsidRDefault="00AD1397">
            <w:pPr>
              <w:pStyle w:val="TableParagraph"/>
              <w:spacing w:line="240" w:lineRule="auto"/>
              <w:ind w:left="178"/>
              <w:jc w:val="left"/>
              <w:rPr>
                <w:sz w:val="20"/>
              </w:rPr>
            </w:pPr>
            <w:r>
              <w:rPr>
                <w:sz w:val="20"/>
              </w:rPr>
              <w:t>3.466</w:t>
            </w:r>
          </w:p>
        </w:tc>
        <w:tc>
          <w:tcPr>
            <w:tcW w:w="1043" w:type="dxa"/>
          </w:tcPr>
          <w:p w:rsidR="00DD7756" w:rsidRDefault="00AD1397">
            <w:pPr>
              <w:pStyle w:val="TableParagraph"/>
              <w:spacing w:line="240" w:lineRule="auto"/>
              <w:ind w:left="234" w:right="350"/>
              <w:jc w:val="center"/>
              <w:rPr>
                <w:sz w:val="20"/>
              </w:rPr>
            </w:pPr>
            <w:r>
              <w:rPr>
                <w:sz w:val="20"/>
              </w:rPr>
              <w:t>0.137</w:t>
            </w:r>
          </w:p>
        </w:tc>
        <w:tc>
          <w:tcPr>
            <w:tcW w:w="1083" w:type="dxa"/>
            <w:tcBorders>
              <w:right w:val="single" w:sz="4" w:space="0" w:color="000000"/>
            </w:tcBorders>
          </w:tcPr>
          <w:p w:rsidR="00DD7756" w:rsidRDefault="00AD1397">
            <w:pPr>
              <w:pStyle w:val="TableParagraph"/>
              <w:spacing w:line="240" w:lineRule="auto"/>
              <w:ind w:right="290"/>
              <w:rPr>
                <w:sz w:val="20"/>
              </w:rPr>
            </w:pPr>
            <w:r>
              <w:rPr>
                <w:w w:val="95"/>
                <w:sz w:val="20"/>
              </w:rPr>
              <w:t>0.421</w:t>
            </w:r>
          </w:p>
        </w:tc>
        <w:tc>
          <w:tcPr>
            <w:tcW w:w="1295" w:type="dxa"/>
            <w:tcBorders>
              <w:left w:val="single" w:sz="4" w:space="0" w:color="000000"/>
            </w:tcBorders>
          </w:tcPr>
          <w:p w:rsidR="00DD7756" w:rsidRDefault="00AD1397">
            <w:pPr>
              <w:pStyle w:val="TableParagraph"/>
              <w:spacing w:line="240" w:lineRule="auto"/>
              <w:ind w:right="430"/>
              <w:rPr>
                <w:sz w:val="20"/>
              </w:rPr>
            </w:pPr>
            <w:r>
              <w:rPr>
                <w:w w:val="99"/>
                <w:sz w:val="20"/>
              </w:rPr>
              <w:t>0</w:t>
            </w:r>
          </w:p>
        </w:tc>
        <w:tc>
          <w:tcPr>
            <w:tcW w:w="1148" w:type="dxa"/>
          </w:tcPr>
          <w:p w:rsidR="00DD7756" w:rsidRDefault="00AD1397">
            <w:pPr>
              <w:pStyle w:val="TableParagraph"/>
              <w:spacing w:line="240" w:lineRule="auto"/>
              <w:ind w:left="410" w:right="512"/>
              <w:jc w:val="center"/>
              <w:rPr>
                <w:sz w:val="20"/>
              </w:rPr>
            </w:pPr>
            <w:r>
              <w:rPr>
                <w:sz w:val="20"/>
              </w:rPr>
              <w:t>28</w:t>
            </w:r>
          </w:p>
        </w:tc>
        <w:tc>
          <w:tcPr>
            <w:tcW w:w="689" w:type="dxa"/>
            <w:tcBorders>
              <w:right w:val="single" w:sz="4" w:space="0" w:color="000000"/>
            </w:tcBorders>
          </w:tcPr>
          <w:p w:rsidR="00DD7756" w:rsidRDefault="00AD1397">
            <w:pPr>
              <w:pStyle w:val="TableParagraph"/>
              <w:spacing w:line="240" w:lineRule="auto"/>
              <w:ind w:right="59"/>
              <w:rPr>
                <w:sz w:val="20"/>
              </w:rPr>
            </w:pPr>
            <w:r>
              <w:rPr>
                <w:w w:val="99"/>
                <w:sz w:val="20"/>
              </w:rPr>
              <w:t>1</w:t>
            </w:r>
          </w:p>
        </w:tc>
        <w:tc>
          <w:tcPr>
            <w:tcW w:w="1181" w:type="dxa"/>
            <w:tcBorders>
              <w:left w:val="single" w:sz="4" w:space="0" w:color="000000"/>
            </w:tcBorders>
          </w:tcPr>
          <w:p w:rsidR="00DD7756" w:rsidRDefault="00AD1397">
            <w:pPr>
              <w:pStyle w:val="TableParagraph"/>
              <w:spacing w:line="240" w:lineRule="auto"/>
              <w:ind w:right="317"/>
              <w:rPr>
                <w:sz w:val="20"/>
              </w:rPr>
            </w:pPr>
            <w:r>
              <w:rPr>
                <w:w w:val="99"/>
                <w:sz w:val="20"/>
              </w:rPr>
              <w:t>—</w:t>
            </w:r>
          </w:p>
        </w:tc>
        <w:tc>
          <w:tcPr>
            <w:tcW w:w="1102" w:type="dxa"/>
          </w:tcPr>
          <w:p w:rsidR="00DD7756" w:rsidRDefault="00AD1397">
            <w:pPr>
              <w:pStyle w:val="TableParagraph"/>
              <w:spacing w:line="240" w:lineRule="auto"/>
              <w:ind w:right="373"/>
              <w:rPr>
                <w:sz w:val="20"/>
              </w:rPr>
            </w:pPr>
            <w:r>
              <w:rPr>
                <w:w w:val="95"/>
                <w:sz w:val="20"/>
              </w:rPr>
              <w:t>0.449</w:t>
            </w:r>
          </w:p>
        </w:tc>
        <w:tc>
          <w:tcPr>
            <w:tcW w:w="836" w:type="dxa"/>
          </w:tcPr>
          <w:p w:rsidR="00DD7756" w:rsidRDefault="00AD1397">
            <w:pPr>
              <w:pStyle w:val="TableParagraph"/>
              <w:spacing w:line="240" w:lineRule="auto"/>
              <w:ind w:right="52"/>
              <w:rPr>
                <w:sz w:val="20"/>
              </w:rPr>
            </w:pPr>
            <w:r>
              <w:rPr>
                <w:w w:val="95"/>
                <w:sz w:val="20"/>
              </w:rPr>
              <w:t>0.868</w:t>
            </w:r>
          </w:p>
        </w:tc>
      </w:tr>
    </w:tbl>
    <w:p w:rsidR="00DD7756" w:rsidRDefault="00DD7756">
      <w:pPr>
        <w:rPr>
          <w:sz w:val="20"/>
        </w:rPr>
        <w:sectPr w:rsidR="00DD7756">
          <w:footerReference w:type="default" r:id="rId97"/>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67" type="#_x0000_t202" style="position:absolute;margin-left:38.15pt;margin-top:89pt;width:15.65pt;height:135.4pt;z-index:15790080;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66" type="#_x0000_t202" style="position:absolute;margin-left:38.15pt;margin-top:305.65pt;width:15.65pt;height:18.7pt;z-index:15790592;mso-position-horizontal-relative:page;mso-position-vertical-relative:page" filled="f" stroked="f">
            <v:textbox style="layout-flow:vertical" inset="0,0,0,0">
              <w:txbxContent>
                <w:p w:rsidR="00AD1397" w:rsidRDefault="00AD1397">
                  <w:pPr>
                    <w:pStyle w:val="BodyText"/>
                    <w:spacing w:before="19"/>
                    <w:ind w:left="20"/>
                  </w:pPr>
                  <w:r>
                    <w:t>148</w:t>
                  </w:r>
                </w:p>
              </w:txbxContent>
            </v:textbox>
            <w10:wrap anchorx="page" anchory="page"/>
          </v:shape>
        </w:pict>
      </w:r>
      <w:r w:rsidRPr="00DD7756">
        <w:pict>
          <v:shape id="_x0000_s1065" type="#_x0000_t202" style="position:absolute;margin-left:38.15pt;margin-top:511.15pt;width:15.65pt;height:29.9pt;z-index:15791104;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spacing w:before="6"/>
        <w:rPr>
          <w:sz w:val="25"/>
        </w:rPr>
      </w:pPr>
    </w:p>
    <w:p w:rsidR="00DD7756" w:rsidRDefault="00AD1397">
      <w:pPr>
        <w:spacing w:before="99"/>
        <w:ind w:left="3850" w:right="3852"/>
        <w:jc w:val="center"/>
      </w:pPr>
      <w:r>
        <w:rPr>
          <w:b/>
        </w:rPr>
        <w:t xml:space="preserve">Table B.2: </w:t>
      </w:r>
      <w:r>
        <w:t>Corpus statistics for the 100-item Nuuchahnulth sample</w:t>
      </w:r>
    </w:p>
    <w:p w:rsidR="00DD7756" w:rsidRDefault="00DD7756">
      <w:pPr>
        <w:pStyle w:val="BodyText"/>
        <w:spacing w:before="4"/>
        <w:rPr>
          <w:sz w:val="16"/>
        </w:rPr>
      </w:pPr>
      <w:r w:rsidRPr="00DD7756">
        <w:pict>
          <v:shape id="_x0000_s1064" style="position:absolute;margin-left:1in;margin-top:11.8pt;width:676.65pt;height:.1pt;z-index:-15667712;mso-wrap-distance-left:0;mso-wrap-distance-right:0;mso-position-horizontal-relative:page" coordorigin="1440,236" coordsize="13533,0" path="m1440,236r13533,e" filled="f" strokeweight=".33739mm">
            <v:path arrowok="t"/>
            <w10:wrap type="topAndBottom" anchorx="page"/>
          </v:shape>
        </w:pict>
      </w:r>
    </w:p>
    <w:p w:rsidR="00DD7756" w:rsidRDefault="00DD775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00"/>
        <w:gridCol w:w="3575"/>
        <w:gridCol w:w="3131"/>
        <w:gridCol w:w="3127"/>
      </w:tblGrid>
      <w:tr w:rsidR="00DD7756">
        <w:trPr>
          <w:trHeight w:val="517"/>
        </w:trPr>
        <w:tc>
          <w:tcPr>
            <w:tcW w:w="3700"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rsidR="00DD7756" w:rsidRDefault="00AD1397">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rsidR="00DD7756" w:rsidRDefault="00AD1397">
            <w:pPr>
              <w:pStyle w:val="TableParagraph"/>
              <w:spacing w:before="0" w:line="217" w:lineRule="exact"/>
              <w:ind w:left="105" w:right="93"/>
              <w:jc w:val="center"/>
              <w:rPr>
                <w:sz w:val="20"/>
              </w:rPr>
            </w:pPr>
            <w:r>
              <w:rPr>
                <w:sz w:val="20"/>
              </w:rPr>
              <w:t>Frequencies</w:t>
            </w:r>
          </w:p>
          <w:p w:rsidR="00DD7756" w:rsidRDefault="00AD1397">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rsidR="00DD7756" w:rsidRDefault="00AD1397">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6"/>
              <w:jc w:val="center"/>
              <w:rPr>
                <w:sz w:val="20"/>
              </w:rPr>
            </w:pPr>
            <w:r>
              <w:rPr>
                <w:sz w:val="20"/>
              </w:rPr>
              <w:t>Reference Predication Modification</w:t>
            </w:r>
          </w:p>
        </w:tc>
      </w:tr>
    </w:tbl>
    <w:p w:rsidR="00DD7756" w:rsidRDefault="00DD7756">
      <w:pPr>
        <w:pStyle w:val="BodyText"/>
        <w:spacing w:before="11"/>
        <w:rPr>
          <w:sz w:val="4"/>
        </w:rPr>
      </w:pPr>
    </w:p>
    <w:tbl>
      <w:tblPr>
        <w:tblW w:w="0" w:type="auto"/>
        <w:tblInd w:w="137" w:type="dxa"/>
        <w:tblLayout w:type="fixed"/>
        <w:tblCellMar>
          <w:left w:w="0" w:type="dxa"/>
          <w:right w:w="0" w:type="dxa"/>
        </w:tblCellMar>
        <w:tblLook w:val="01E0"/>
      </w:tblPr>
      <w:tblGrid>
        <w:gridCol w:w="1602"/>
        <w:gridCol w:w="2089"/>
        <w:gridCol w:w="600"/>
        <w:gridCol w:w="850"/>
        <w:gridCol w:w="1043"/>
        <w:gridCol w:w="1083"/>
        <w:gridCol w:w="1295"/>
        <w:gridCol w:w="1148"/>
        <w:gridCol w:w="689"/>
        <w:gridCol w:w="1181"/>
        <w:gridCol w:w="1235"/>
        <w:gridCol w:w="702"/>
      </w:tblGrid>
      <w:tr w:rsidR="00DD7756">
        <w:trPr>
          <w:trHeight w:val="233"/>
        </w:trPr>
        <w:tc>
          <w:tcPr>
            <w:tcW w:w="1602" w:type="dxa"/>
          </w:tcPr>
          <w:p w:rsidR="00DD7756" w:rsidRDefault="00AD1397">
            <w:pPr>
              <w:pStyle w:val="TableParagraph"/>
              <w:spacing w:before="0" w:line="213" w:lineRule="exact"/>
              <w:ind w:left="50"/>
              <w:jc w:val="left"/>
              <w:rPr>
                <w:sz w:val="20"/>
              </w:rPr>
            </w:pPr>
            <w:r>
              <w:rPr>
                <w:sz w:val="20"/>
              </w:rPr>
              <w:t>huḥtak</w:t>
            </w:r>
          </w:p>
        </w:tc>
        <w:tc>
          <w:tcPr>
            <w:tcW w:w="2089" w:type="dxa"/>
            <w:tcBorders>
              <w:right w:val="single" w:sz="4" w:space="0" w:color="000000"/>
            </w:tcBorders>
          </w:tcPr>
          <w:p w:rsidR="00DD7756" w:rsidRDefault="00AD1397">
            <w:pPr>
              <w:pStyle w:val="TableParagraph"/>
              <w:spacing w:before="0" w:line="213" w:lineRule="exact"/>
              <w:ind w:left="59"/>
              <w:jc w:val="left"/>
              <w:rPr>
                <w:sz w:val="20"/>
              </w:rPr>
            </w:pPr>
            <w:r>
              <w:rPr>
                <w:sz w:val="20"/>
              </w:rPr>
              <w:t>know</w:t>
            </w:r>
          </w:p>
        </w:tc>
        <w:tc>
          <w:tcPr>
            <w:tcW w:w="600" w:type="dxa"/>
            <w:tcBorders>
              <w:left w:val="single" w:sz="4" w:space="0" w:color="000000"/>
            </w:tcBorders>
          </w:tcPr>
          <w:p w:rsidR="00DD7756" w:rsidRDefault="00AD1397">
            <w:pPr>
              <w:pStyle w:val="TableParagraph"/>
              <w:spacing w:before="0" w:line="213" w:lineRule="exact"/>
              <w:ind w:right="178"/>
              <w:rPr>
                <w:sz w:val="20"/>
              </w:rPr>
            </w:pPr>
            <w:r>
              <w:rPr>
                <w:w w:val="95"/>
                <w:sz w:val="20"/>
              </w:rPr>
              <w:t>32</w:t>
            </w:r>
          </w:p>
        </w:tc>
        <w:tc>
          <w:tcPr>
            <w:tcW w:w="850" w:type="dxa"/>
          </w:tcPr>
          <w:p w:rsidR="00DD7756" w:rsidRDefault="00AD1397">
            <w:pPr>
              <w:pStyle w:val="TableParagraph"/>
              <w:spacing w:before="0" w:line="213" w:lineRule="exact"/>
              <w:ind w:left="178"/>
              <w:jc w:val="left"/>
              <w:rPr>
                <w:sz w:val="20"/>
              </w:rPr>
            </w:pPr>
            <w:r>
              <w:rPr>
                <w:sz w:val="20"/>
              </w:rPr>
              <w:t>3.825</w:t>
            </w:r>
          </w:p>
        </w:tc>
        <w:tc>
          <w:tcPr>
            <w:tcW w:w="1043" w:type="dxa"/>
          </w:tcPr>
          <w:p w:rsidR="00DD7756" w:rsidRDefault="00AD1397">
            <w:pPr>
              <w:pStyle w:val="TableParagraph"/>
              <w:spacing w:before="0" w:line="213"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0" w:line="213" w:lineRule="exact"/>
              <w:ind w:right="290"/>
              <w:rPr>
                <w:sz w:val="20"/>
              </w:rPr>
            </w:pPr>
            <w:r>
              <w:rPr>
                <w:w w:val="95"/>
                <w:sz w:val="20"/>
              </w:rPr>
              <w:t>0.356</w:t>
            </w:r>
          </w:p>
        </w:tc>
        <w:tc>
          <w:tcPr>
            <w:tcW w:w="1295" w:type="dxa"/>
            <w:tcBorders>
              <w:left w:val="single" w:sz="4" w:space="0" w:color="000000"/>
            </w:tcBorders>
          </w:tcPr>
          <w:p w:rsidR="00DD7756" w:rsidRDefault="00AD1397">
            <w:pPr>
              <w:pStyle w:val="TableParagraph"/>
              <w:spacing w:before="0" w:line="213" w:lineRule="exact"/>
              <w:ind w:right="430"/>
              <w:rPr>
                <w:sz w:val="20"/>
              </w:rPr>
            </w:pPr>
            <w:r>
              <w:rPr>
                <w:w w:val="99"/>
                <w:sz w:val="20"/>
              </w:rPr>
              <w:t>0</w:t>
            </w:r>
          </w:p>
        </w:tc>
        <w:tc>
          <w:tcPr>
            <w:tcW w:w="1148" w:type="dxa"/>
          </w:tcPr>
          <w:p w:rsidR="00DD7756" w:rsidRDefault="00AD1397">
            <w:pPr>
              <w:pStyle w:val="TableParagraph"/>
              <w:spacing w:before="0" w:line="213" w:lineRule="exact"/>
              <w:ind w:left="410" w:right="512"/>
              <w:jc w:val="center"/>
              <w:rPr>
                <w:sz w:val="20"/>
              </w:rPr>
            </w:pPr>
            <w:r>
              <w:rPr>
                <w:sz w:val="20"/>
              </w:rPr>
              <w:t>32</w:t>
            </w:r>
          </w:p>
        </w:tc>
        <w:tc>
          <w:tcPr>
            <w:tcW w:w="689" w:type="dxa"/>
            <w:tcBorders>
              <w:right w:val="single" w:sz="4" w:space="0" w:color="000000"/>
            </w:tcBorders>
          </w:tcPr>
          <w:p w:rsidR="00DD7756" w:rsidRDefault="00AD1397">
            <w:pPr>
              <w:pStyle w:val="TableParagraph"/>
              <w:spacing w:before="0" w:line="213"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0" w:line="213" w:lineRule="exact"/>
              <w:ind w:right="317"/>
              <w:rPr>
                <w:sz w:val="20"/>
              </w:rPr>
            </w:pPr>
            <w:r>
              <w:rPr>
                <w:w w:val="99"/>
                <w:sz w:val="20"/>
              </w:rPr>
              <w:t>—</w:t>
            </w:r>
          </w:p>
        </w:tc>
        <w:tc>
          <w:tcPr>
            <w:tcW w:w="1235" w:type="dxa"/>
          </w:tcPr>
          <w:p w:rsidR="00DD7756" w:rsidRDefault="00AD1397">
            <w:pPr>
              <w:pStyle w:val="TableParagraph"/>
              <w:spacing w:before="0" w:line="213" w:lineRule="exact"/>
              <w:ind w:right="506"/>
              <w:rPr>
                <w:sz w:val="20"/>
              </w:rPr>
            </w:pPr>
            <w:r>
              <w:rPr>
                <w:w w:val="95"/>
                <w:sz w:val="20"/>
              </w:rPr>
              <w:t>0.356</w:t>
            </w:r>
          </w:p>
        </w:tc>
        <w:tc>
          <w:tcPr>
            <w:tcW w:w="702" w:type="dxa"/>
          </w:tcPr>
          <w:p w:rsidR="00DD7756" w:rsidRDefault="00AD1397">
            <w:pPr>
              <w:pStyle w:val="TableParagraph"/>
              <w:spacing w:before="0" w:line="213" w:lineRule="exact"/>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kʷis</w:t>
            </w:r>
          </w:p>
        </w:tc>
        <w:tc>
          <w:tcPr>
            <w:tcW w:w="2089" w:type="dxa"/>
            <w:tcBorders>
              <w:right w:val="single" w:sz="4" w:space="0" w:color="000000"/>
            </w:tcBorders>
          </w:tcPr>
          <w:p w:rsidR="00DD7756" w:rsidRDefault="00AD1397">
            <w:pPr>
              <w:pStyle w:val="TableParagraph"/>
              <w:ind w:left="59"/>
              <w:jc w:val="left"/>
              <w:rPr>
                <w:sz w:val="20"/>
              </w:rPr>
            </w:pPr>
            <w:r>
              <w:rPr>
                <w:sz w:val="20"/>
              </w:rPr>
              <w:t>different</w:t>
            </w:r>
          </w:p>
        </w:tc>
        <w:tc>
          <w:tcPr>
            <w:tcW w:w="600" w:type="dxa"/>
            <w:tcBorders>
              <w:left w:val="single" w:sz="4" w:space="0" w:color="000000"/>
            </w:tcBorders>
          </w:tcPr>
          <w:p w:rsidR="00DD7756" w:rsidRDefault="00AD1397">
            <w:pPr>
              <w:pStyle w:val="TableParagraph"/>
              <w:ind w:right="178"/>
              <w:rPr>
                <w:sz w:val="20"/>
              </w:rPr>
            </w:pPr>
            <w:r>
              <w:rPr>
                <w:w w:val="95"/>
                <w:sz w:val="20"/>
              </w:rPr>
              <w:t>10</w:t>
            </w:r>
          </w:p>
        </w:tc>
        <w:tc>
          <w:tcPr>
            <w:tcW w:w="850" w:type="dxa"/>
          </w:tcPr>
          <w:p w:rsidR="00DD7756" w:rsidRDefault="00AD1397">
            <w:pPr>
              <w:pStyle w:val="TableParagraph"/>
              <w:ind w:left="178"/>
              <w:jc w:val="left"/>
              <w:rPr>
                <w:sz w:val="20"/>
              </w:rPr>
            </w:pPr>
            <w:r>
              <w:rPr>
                <w:sz w:val="20"/>
              </w:rPr>
              <w:t>1.195</w:t>
            </w:r>
          </w:p>
        </w:tc>
        <w:tc>
          <w:tcPr>
            <w:tcW w:w="1043" w:type="dxa"/>
          </w:tcPr>
          <w:p w:rsidR="00DD7756" w:rsidRDefault="00AD1397">
            <w:pPr>
              <w:pStyle w:val="TableParagraph"/>
              <w:ind w:left="234" w:right="350"/>
              <w:jc w:val="center"/>
              <w:rPr>
                <w:sz w:val="20"/>
              </w:rPr>
            </w:pPr>
            <w:r>
              <w:rPr>
                <w:sz w:val="20"/>
              </w:rPr>
              <w:t>0.296</w:t>
            </w:r>
          </w:p>
        </w:tc>
        <w:tc>
          <w:tcPr>
            <w:tcW w:w="1083" w:type="dxa"/>
            <w:tcBorders>
              <w:right w:val="single" w:sz="4" w:space="0" w:color="000000"/>
            </w:tcBorders>
          </w:tcPr>
          <w:p w:rsidR="00DD7756" w:rsidRDefault="00AD1397">
            <w:pPr>
              <w:pStyle w:val="TableParagraph"/>
              <w:ind w:right="290"/>
              <w:rPr>
                <w:sz w:val="20"/>
              </w:rPr>
            </w:pPr>
            <w:r>
              <w:rPr>
                <w:w w:val="95"/>
                <w:sz w:val="20"/>
              </w:rPr>
              <w:t>0.627</w:t>
            </w:r>
          </w:p>
        </w:tc>
        <w:tc>
          <w:tcPr>
            <w:tcW w:w="1295" w:type="dxa"/>
            <w:tcBorders>
              <w:left w:val="single" w:sz="4" w:space="0" w:color="000000"/>
            </w:tcBorders>
          </w:tcPr>
          <w:p w:rsidR="00DD7756" w:rsidRDefault="00AD1397">
            <w:pPr>
              <w:pStyle w:val="TableParagraph"/>
              <w:ind w:right="430"/>
              <w:rPr>
                <w:sz w:val="20"/>
              </w:rPr>
            </w:pPr>
            <w:r>
              <w:rPr>
                <w:w w:val="99"/>
                <w:sz w:val="20"/>
              </w:rPr>
              <w:t>1</w:t>
            </w:r>
          </w:p>
        </w:tc>
        <w:tc>
          <w:tcPr>
            <w:tcW w:w="1148" w:type="dxa"/>
          </w:tcPr>
          <w:p w:rsidR="00DD7756" w:rsidRDefault="00AD1397">
            <w:pPr>
              <w:pStyle w:val="TableParagraph"/>
              <w:ind w:right="10"/>
              <w:jc w:val="center"/>
              <w:rPr>
                <w:sz w:val="20"/>
              </w:rPr>
            </w:pPr>
            <w:r>
              <w:rPr>
                <w:w w:val="99"/>
                <w:sz w:val="20"/>
              </w:rPr>
              <w:t>9</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0.920</w:t>
            </w:r>
          </w:p>
        </w:tc>
        <w:tc>
          <w:tcPr>
            <w:tcW w:w="1235" w:type="dxa"/>
          </w:tcPr>
          <w:p w:rsidR="00DD7756" w:rsidRDefault="00AD1397">
            <w:pPr>
              <w:pStyle w:val="TableParagraph"/>
              <w:ind w:right="506"/>
              <w:rPr>
                <w:sz w:val="20"/>
              </w:rPr>
            </w:pPr>
            <w:r>
              <w:rPr>
                <w:w w:val="95"/>
                <w:sz w:val="20"/>
              </w:rPr>
              <w:t>0.605</w:t>
            </w:r>
          </w:p>
        </w:tc>
        <w:tc>
          <w:tcPr>
            <w:tcW w:w="702" w:type="dxa"/>
          </w:tcPr>
          <w:p w:rsidR="00DD7756" w:rsidRDefault="00AD1397">
            <w:pPr>
              <w:pStyle w:val="TableParagraph"/>
              <w:ind w:right="51"/>
              <w:rPr>
                <w:sz w:val="20"/>
              </w:rPr>
            </w:pPr>
            <w:r>
              <w:rPr>
                <w:w w:val="99"/>
                <w:sz w:val="20"/>
              </w:rPr>
              <w:t>—</w:t>
            </w:r>
          </w:p>
        </w:tc>
      </w:tr>
      <w:tr w:rsidR="00DD7756">
        <w:trPr>
          <w:trHeight w:val="221"/>
        </w:trPr>
        <w:tc>
          <w:tcPr>
            <w:tcW w:w="1602" w:type="dxa"/>
          </w:tcPr>
          <w:p w:rsidR="00DD7756" w:rsidRDefault="00AD1397">
            <w:pPr>
              <w:pStyle w:val="TableParagraph"/>
              <w:spacing w:line="196" w:lineRule="exact"/>
              <w:ind w:left="50"/>
              <w:jc w:val="left"/>
              <w:rPr>
                <w:sz w:val="20"/>
              </w:rPr>
            </w:pPr>
            <w:r>
              <w:rPr>
                <w:sz w:val="20"/>
              </w:rPr>
              <w:t>kʷis‑tu·p</w:t>
            </w:r>
          </w:p>
        </w:tc>
        <w:tc>
          <w:tcPr>
            <w:tcW w:w="2089" w:type="dxa"/>
            <w:tcBorders>
              <w:right w:val="single" w:sz="4" w:space="0" w:color="000000"/>
            </w:tcBorders>
          </w:tcPr>
          <w:p w:rsidR="00DD7756" w:rsidRDefault="00AD1397">
            <w:pPr>
              <w:pStyle w:val="TableParagraph"/>
              <w:spacing w:line="196" w:lineRule="exact"/>
              <w:ind w:left="59"/>
              <w:jc w:val="left"/>
              <w:rPr>
                <w:sz w:val="20"/>
              </w:rPr>
            </w:pPr>
            <w:r>
              <w:rPr>
                <w:sz w:val="20"/>
              </w:rPr>
              <w:t>different‑thing</w:t>
            </w:r>
          </w:p>
        </w:tc>
        <w:tc>
          <w:tcPr>
            <w:tcW w:w="600" w:type="dxa"/>
            <w:tcBorders>
              <w:left w:val="single" w:sz="4" w:space="0" w:color="000000"/>
            </w:tcBorders>
          </w:tcPr>
          <w:p w:rsidR="00DD7756" w:rsidRDefault="00AD1397">
            <w:pPr>
              <w:pStyle w:val="TableParagraph"/>
              <w:spacing w:line="196" w:lineRule="exact"/>
              <w:ind w:right="178"/>
              <w:rPr>
                <w:sz w:val="20"/>
              </w:rPr>
            </w:pPr>
            <w:r>
              <w:rPr>
                <w:w w:val="99"/>
                <w:sz w:val="20"/>
              </w:rPr>
              <w:t>8</w:t>
            </w:r>
          </w:p>
        </w:tc>
        <w:tc>
          <w:tcPr>
            <w:tcW w:w="850" w:type="dxa"/>
          </w:tcPr>
          <w:p w:rsidR="00DD7756" w:rsidRDefault="00AD1397">
            <w:pPr>
              <w:pStyle w:val="TableParagraph"/>
              <w:spacing w:line="196" w:lineRule="exact"/>
              <w:ind w:left="177"/>
              <w:jc w:val="left"/>
              <w:rPr>
                <w:sz w:val="20"/>
              </w:rPr>
            </w:pPr>
            <w:r>
              <w:rPr>
                <w:sz w:val="20"/>
              </w:rPr>
              <w:t>0.956</w:t>
            </w:r>
          </w:p>
        </w:tc>
        <w:tc>
          <w:tcPr>
            <w:tcW w:w="1043" w:type="dxa"/>
          </w:tcPr>
          <w:p w:rsidR="00DD7756" w:rsidRDefault="00AD1397">
            <w:pPr>
              <w:pStyle w:val="TableParagraph"/>
              <w:spacing w:line="196"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line="196" w:lineRule="exact"/>
              <w:ind w:right="290"/>
              <w:rPr>
                <w:sz w:val="20"/>
              </w:rPr>
            </w:pPr>
            <w:r>
              <w:rPr>
                <w:w w:val="95"/>
                <w:sz w:val="20"/>
              </w:rPr>
              <w:t>0.899</w:t>
            </w:r>
          </w:p>
        </w:tc>
        <w:tc>
          <w:tcPr>
            <w:tcW w:w="1295" w:type="dxa"/>
            <w:tcBorders>
              <w:left w:val="single" w:sz="4" w:space="0" w:color="000000"/>
            </w:tcBorders>
          </w:tcPr>
          <w:p w:rsidR="00DD7756" w:rsidRDefault="00AD1397">
            <w:pPr>
              <w:pStyle w:val="TableParagraph"/>
              <w:spacing w:line="196" w:lineRule="exact"/>
              <w:ind w:right="430"/>
              <w:rPr>
                <w:sz w:val="20"/>
              </w:rPr>
            </w:pPr>
            <w:r>
              <w:rPr>
                <w:w w:val="99"/>
                <w:sz w:val="20"/>
              </w:rPr>
              <w:t>0</w:t>
            </w:r>
          </w:p>
        </w:tc>
        <w:tc>
          <w:tcPr>
            <w:tcW w:w="1148" w:type="dxa"/>
          </w:tcPr>
          <w:p w:rsidR="00DD7756" w:rsidRDefault="00AD1397">
            <w:pPr>
              <w:pStyle w:val="TableParagraph"/>
              <w:spacing w:line="196" w:lineRule="exact"/>
              <w:ind w:right="10"/>
              <w:jc w:val="center"/>
              <w:rPr>
                <w:sz w:val="20"/>
              </w:rPr>
            </w:pPr>
            <w:r>
              <w:rPr>
                <w:w w:val="99"/>
                <w:sz w:val="20"/>
              </w:rPr>
              <w:t>8</w:t>
            </w:r>
          </w:p>
        </w:tc>
        <w:tc>
          <w:tcPr>
            <w:tcW w:w="689" w:type="dxa"/>
            <w:tcBorders>
              <w:right w:val="single" w:sz="4" w:space="0" w:color="000000"/>
            </w:tcBorders>
          </w:tcPr>
          <w:p w:rsidR="00DD7756" w:rsidRDefault="00AD1397">
            <w:pPr>
              <w:pStyle w:val="TableParagraph"/>
              <w:spacing w:line="196"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196" w:lineRule="exact"/>
              <w:ind w:right="317"/>
              <w:rPr>
                <w:sz w:val="20"/>
              </w:rPr>
            </w:pPr>
            <w:r>
              <w:rPr>
                <w:w w:val="99"/>
                <w:sz w:val="20"/>
              </w:rPr>
              <w:t>—</w:t>
            </w:r>
          </w:p>
        </w:tc>
        <w:tc>
          <w:tcPr>
            <w:tcW w:w="1235" w:type="dxa"/>
          </w:tcPr>
          <w:p w:rsidR="00DD7756" w:rsidRDefault="00AD1397">
            <w:pPr>
              <w:pStyle w:val="TableParagraph"/>
              <w:spacing w:line="196" w:lineRule="exact"/>
              <w:ind w:right="506"/>
              <w:rPr>
                <w:sz w:val="20"/>
              </w:rPr>
            </w:pPr>
            <w:r>
              <w:rPr>
                <w:w w:val="95"/>
                <w:sz w:val="20"/>
              </w:rPr>
              <w:t>0.899</w:t>
            </w:r>
          </w:p>
        </w:tc>
        <w:tc>
          <w:tcPr>
            <w:tcW w:w="702" w:type="dxa"/>
          </w:tcPr>
          <w:p w:rsidR="00DD7756" w:rsidRDefault="00AD1397">
            <w:pPr>
              <w:pStyle w:val="TableParagraph"/>
              <w:spacing w:line="196" w:lineRule="exact"/>
              <w:ind w:right="51"/>
              <w:rPr>
                <w:sz w:val="20"/>
              </w:rPr>
            </w:pPr>
            <w:r>
              <w:rPr>
                <w:w w:val="99"/>
                <w:sz w:val="20"/>
              </w:rPr>
              <w:t>—</w:t>
            </w:r>
          </w:p>
        </w:tc>
      </w:tr>
      <w:tr w:rsidR="00DD7756">
        <w:trPr>
          <w:trHeight w:val="239"/>
        </w:trPr>
        <w:tc>
          <w:tcPr>
            <w:tcW w:w="1602" w:type="dxa"/>
          </w:tcPr>
          <w:p w:rsidR="00DD7756" w:rsidRDefault="00AD1397">
            <w:pPr>
              <w:pStyle w:val="TableParagraph"/>
              <w:spacing w:before="0" w:line="219" w:lineRule="exact"/>
              <w:ind w:left="50"/>
              <w:jc w:val="left"/>
              <w:rPr>
                <w:sz w:val="20"/>
              </w:rPr>
            </w:pPr>
            <w:r>
              <w:rPr>
                <w:sz w:val="20"/>
              </w:rPr>
              <w:t>k</w:t>
            </w:r>
            <w:r>
              <w:rPr>
                <w:position w:val="4"/>
                <w:sz w:val="20"/>
              </w:rPr>
              <w:t>̓</w:t>
            </w:r>
            <w:r>
              <w:rPr>
                <w:sz w:val="20"/>
              </w:rPr>
              <w:t>ʷac</w:t>
            </w:r>
          </w:p>
        </w:tc>
        <w:tc>
          <w:tcPr>
            <w:tcW w:w="2089" w:type="dxa"/>
            <w:tcBorders>
              <w:right w:val="single" w:sz="4" w:space="0" w:color="000000"/>
            </w:tcBorders>
          </w:tcPr>
          <w:p w:rsidR="00DD7756" w:rsidRDefault="00AD1397">
            <w:pPr>
              <w:pStyle w:val="TableParagraph"/>
              <w:spacing w:before="23" w:line="196" w:lineRule="exact"/>
              <w:ind w:left="59"/>
              <w:jc w:val="left"/>
              <w:rPr>
                <w:sz w:val="20"/>
              </w:rPr>
            </w:pPr>
            <w:r>
              <w:rPr>
                <w:sz w:val="20"/>
              </w:rPr>
              <w:t>hit.the.right.spot</w:t>
            </w:r>
          </w:p>
        </w:tc>
        <w:tc>
          <w:tcPr>
            <w:tcW w:w="600" w:type="dxa"/>
            <w:tcBorders>
              <w:left w:val="single" w:sz="4" w:space="0" w:color="000000"/>
            </w:tcBorders>
          </w:tcPr>
          <w:p w:rsidR="00DD7756" w:rsidRDefault="00AD1397">
            <w:pPr>
              <w:pStyle w:val="TableParagraph"/>
              <w:spacing w:before="23" w:line="196" w:lineRule="exact"/>
              <w:ind w:right="178"/>
              <w:rPr>
                <w:sz w:val="20"/>
              </w:rPr>
            </w:pPr>
            <w:r>
              <w:rPr>
                <w:w w:val="99"/>
                <w:sz w:val="20"/>
              </w:rPr>
              <w:t>6</w:t>
            </w:r>
          </w:p>
        </w:tc>
        <w:tc>
          <w:tcPr>
            <w:tcW w:w="850" w:type="dxa"/>
          </w:tcPr>
          <w:p w:rsidR="00DD7756" w:rsidRDefault="00AD1397">
            <w:pPr>
              <w:pStyle w:val="TableParagraph"/>
              <w:spacing w:before="23" w:line="196" w:lineRule="exact"/>
              <w:ind w:left="177"/>
              <w:jc w:val="left"/>
              <w:rPr>
                <w:sz w:val="20"/>
              </w:rPr>
            </w:pPr>
            <w:r>
              <w:rPr>
                <w:sz w:val="20"/>
              </w:rPr>
              <w:t>0.717</w:t>
            </w:r>
          </w:p>
        </w:tc>
        <w:tc>
          <w:tcPr>
            <w:tcW w:w="1043" w:type="dxa"/>
          </w:tcPr>
          <w:p w:rsidR="00DD7756" w:rsidRDefault="00AD1397">
            <w:pPr>
              <w:pStyle w:val="TableParagraph"/>
              <w:spacing w:before="23" w:line="196"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23" w:line="196" w:lineRule="exact"/>
              <w:ind w:right="290"/>
              <w:rPr>
                <w:sz w:val="20"/>
              </w:rPr>
            </w:pPr>
            <w:r>
              <w:rPr>
                <w:w w:val="95"/>
                <w:sz w:val="20"/>
              </w:rPr>
              <w:t>0.561</w:t>
            </w:r>
          </w:p>
        </w:tc>
        <w:tc>
          <w:tcPr>
            <w:tcW w:w="1295" w:type="dxa"/>
            <w:tcBorders>
              <w:left w:val="single" w:sz="4" w:space="0" w:color="000000"/>
            </w:tcBorders>
          </w:tcPr>
          <w:p w:rsidR="00DD7756" w:rsidRDefault="00AD1397">
            <w:pPr>
              <w:pStyle w:val="TableParagraph"/>
              <w:spacing w:before="23" w:line="196" w:lineRule="exact"/>
              <w:ind w:right="430"/>
              <w:rPr>
                <w:sz w:val="20"/>
              </w:rPr>
            </w:pPr>
            <w:r>
              <w:rPr>
                <w:w w:val="99"/>
                <w:sz w:val="20"/>
              </w:rPr>
              <w:t>0</w:t>
            </w:r>
          </w:p>
        </w:tc>
        <w:tc>
          <w:tcPr>
            <w:tcW w:w="1148" w:type="dxa"/>
          </w:tcPr>
          <w:p w:rsidR="00DD7756" w:rsidRDefault="00AD1397">
            <w:pPr>
              <w:pStyle w:val="TableParagraph"/>
              <w:spacing w:before="23" w:line="196" w:lineRule="exact"/>
              <w:ind w:right="10"/>
              <w:jc w:val="center"/>
              <w:rPr>
                <w:sz w:val="20"/>
              </w:rPr>
            </w:pPr>
            <w:r>
              <w:rPr>
                <w:w w:val="99"/>
                <w:sz w:val="20"/>
              </w:rPr>
              <w:t>6</w:t>
            </w:r>
          </w:p>
        </w:tc>
        <w:tc>
          <w:tcPr>
            <w:tcW w:w="689" w:type="dxa"/>
            <w:tcBorders>
              <w:right w:val="single" w:sz="4" w:space="0" w:color="000000"/>
            </w:tcBorders>
          </w:tcPr>
          <w:p w:rsidR="00DD7756" w:rsidRDefault="00AD1397">
            <w:pPr>
              <w:pStyle w:val="TableParagraph"/>
              <w:spacing w:before="23" w:line="196"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3" w:line="196" w:lineRule="exact"/>
              <w:ind w:right="317"/>
              <w:rPr>
                <w:sz w:val="20"/>
              </w:rPr>
            </w:pPr>
            <w:r>
              <w:rPr>
                <w:w w:val="99"/>
                <w:sz w:val="20"/>
              </w:rPr>
              <w:t>—</w:t>
            </w:r>
          </w:p>
        </w:tc>
        <w:tc>
          <w:tcPr>
            <w:tcW w:w="1235" w:type="dxa"/>
          </w:tcPr>
          <w:p w:rsidR="00DD7756" w:rsidRDefault="00AD1397">
            <w:pPr>
              <w:pStyle w:val="TableParagraph"/>
              <w:spacing w:before="23" w:line="196" w:lineRule="exact"/>
              <w:ind w:right="506"/>
              <w:rPr>
                <w:sz w:val="20"/>
              </w:rPr>
            </w:pPr>
            <w:r>
              <w:rPr>
                <w:w w:val="95"/>
                <w:sz w:val="20"/>
              </w:rPr>
              <w:t>0.561</w:t>
            </w:r>
          </w:p>
        </w:tc>
        <w:tc>
          <w:tcPr>
            <w:tcW w:w="702" w:type="dxa"/>
          </w:tcPr>
          <w:p w:rsidR="00DD7756" w:rsidRDefault="00AD1397">
            <w:pPr>
              <w:pStyle w:val="TableParagraph"/>
              <w:spacing w:before="23" w:line="196" w:lineRule="exact"/>
              <w:ind w:right="51"/>
              <w:rPr>
                <w:sz w:val="20"/>
              </w:rPr>
            </w:pPr>
            <w:r>
              <w:rPr>
                <w:w w:val="99"/>
                <w:sz w:val="20"/>
              </w:rPr>
              <w:t>—</w:t>
            </w:r>
          </w:p>
        </w:tc>
      </w:tr>
      <w:tr w:rsidR="00DD7756">
        <w:trPr>
          <w:trHeight w:val="256"/>
        </w:trPr>
        <w:tc>
          <w:tcPr>
            <w:tcW w:w="1602" w:type="dxa"/>
          </w:tcPr>
          <w:p w:rsidR="00DD7756" w:rsidRDefault="00AD1397">
            <w:pPr>
              <w:pStyle w:val="TableParagraph"/>
              <w:spacing w:before="0" w:line="237" w:lineRule="exact"/>
              <w:ind w:left="50"/>
              <w:jc w:val="left"/>
              <w:rPr>
                <w:sz w:val="20"/>
              </w:rPr>
            </w:pPr>
            <w:r>
              <w:rPr>
                <w:sz w:val="20"/>
              </w:rPr>
              <w:t>k</w:t>
            </w:r>
            <w:r>
              <w:rPr>
                <w:position w:val="4"/>
                <w:sz w:val="20"/>
              </w:rPr>
              <w:t>̓</w:t>
            </w:r>
            <w:r>
              <w:rPr>
                <w:sz w:val="20"/>
              </w:rPr>
              <w:t>aḥ‑kʷa</w:t>
            </w:r>
          </w:p>
        </w:tc>
        <w:tc>
          <w:tcPr>
            <w:tcW w:w="2089" w:type="dxa"/>
            <w:tcBorders>
              <w:right w:val="single" w:sz="4" w:space="0" w:color="000000"/>
            </w:tcBorders>
          </w:tcPr>
          <w:p w:rsidR="00DD7756" w:rsidRDefault="00AD1397">
            <w:pPr>
              <w:pStyle w:val="TableParagraph"/>
              <w:spacing w:before="23"/>
              <w:ind w:left="59"/>
              <w:jc w:val="left"/>
              <w:rPr>
                <w:sz w:val="20"/>
              </w:rPr>
            </w:pPr>
            <w:r>
              <w:rPr>
                <w:sz w:val="20"/>
              </w:rPr>
              <w:t>split‑in.pieces</w:t>
            </w:r>
          </w:p>
        </w:tc>
        <w:tc>
          <w:tcPr>
            <w:tcW w:w="600" w:type="dxa"/>
            <w:tcBorders>
              <w:left w:val="single" w:sz="4" w:space="0" w:color="000000"/>
            </w:tcBorders>
          </w:tcPr>
          <w:p w:rsidR="00DD7756" w:rsidRDefault="00AD1397">
            <w:pPr>
              <w:pStyle w:val="TableParagraph"/>
              <w:spacing w:before="23"/>
              <w:ind w:right="178"/>
              <w:rPr>
                <w:sz w:val="20"/>
              </w:rPr>
            </w:pPr>
            <w:r>
              <w:rPr>
                <w:w w:val="99"/>
                <w:sz w:val="20"/>
              </w:rPr>
              <w:t>5</w:t>
            </w:r>
          </w:p>
        </w:tc>
        <w:tc>
          <w:tcPr>
            <w:tcW w:w="850" w:type="dxa"/>
          </w:tcPr>
          <w:p w:rsidR="00DD7756" w:rsidRDefault="00AD1397">
            <w:pPr>
              <w:pStyle w:val="TableParagraph"/>
              <w:spacing w:before="23"/>
              <w:ind w:left="177"/>
              <w:jc w:val="left"/>
              <w:rPr>
                <w:sz w:val="20"/>
              </w:rPr>
            </w:pPr>
            <w:r>
              <w:rPr>
                <w:sz w:val="20"/>
              </w:rPr>
              <w:t>0.598</w:t>
            </w:r>
          </w:p>
        </w:tc>
        <w:tc>
          <w:tcPr>
            <w:tcW w:w="1043" w:type="dxa"/>
          </w:tcPr>
          <w:p w:rsidR="00DD7756" w:rsidRDefault="00AD1397">
            <w:pPr>
              <w:pStyle w:val="TableParagraph"/>
              <w:spacing w:before="23"/>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23"/>
              <w:ind w:right="290"/>
              <w:rPr>
                <w:sz w:val="20"/>
              </w:rPr>
            </w:pPr>
            <w:r>
              <w:rPr>
                <w:w w:val="95"/>
                <w:sz w:val="20"/>
              </w:rPr>
              <w:t>0.886</w:t>
            </w:r>
          </w:p>
        </w:tc>
        <w:tc>
          <w:tcPr>
            <w:tcW w:w="1295" w:type="dxa"/>
            <w:tcBorders>
              <w:left w:val="single" w:sz="4" w:space="0" w:color="000000"/>
            </w:tcBorders>
          </w:tcPr>
          <w:p w:rsidR="00DD7756" w:rsidRDefault="00AD1397">
            <w:pPr>
              <w:pStyle w:val="TableParagraph"/>
              <w:spacing w:before="23"/>
              <w:ind w:right="430"/>
              <w:rPr>
                <w:sz w:val="20"/>
              </w:rPr>
            </w:pPr>
            <w:r>
              <w:rPr>
                <w:w w:val="99"/>
                <w:sz w:val="20"/>
              </w:rPr>
              <w:t>0</w:t>
            </w:r>
          </w:p>
        </w:tc>
        <w:tc>
          <w:tcPr>
            <w:tcW w:w="1148" w:type="dxa"/>
          </w:tcPr>
          <w:p w:rsidR="00DD7756" w:rsidRDefault="00AD1397">
            <w:pPr>
              <w:pStyle w:val="TableParagraph"/>
              <w:spacing w:before="23"/>
              <w:ind w:right="10"/>
              <w:jc w:val="center"/>
              <w:rPr>
                <w:sz w:val="20"/>
              </w:rPr>
            </w:pPr>
            <w:r>
              <w:rPr>
                <w:w w:val="99"/>
                <w:sz w:val="20"/>
              </w:rPr>
              <w:t>5</w:t>
            </w:r>
          </w:p>
        </w:tc>
        <w:tc>
          <w:tcPr>
            <w:tcW w:w="689" w:type="dxa"/>
            <w:tcBorders>
              <w:right w:val="single" w:sz="4" w:space="0" w:color="000000"/>
            </w:tcBorders>
          </w:tcPr>
          <w:p w:rsidR="00DD7756" w:rsidRDefault="00AD1397">
            <w:pPr>
              <w:pStyle w:val="TableParagraph"/>
              <w:spacing w:before="23"/>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3"/>
              <w:ind w:right="317"/>
              <w:rPr>
                <w:sz w:val="20"/>
              </w:rPr>
            </w:pPr>
            <w:r>
              <w:rPr>
                <w:w w:val="99"/>
                <w:sz w:val="20"/>
              </w:rPr>
              <w:t>—</w:t>
            </w:r>
          </w:p>
        </w:tc>
        <w:tc>
          <w:tcPr>
            <w:tcW w:w="1235" w:type="dxa"/>
          </w:tcPr>
          <w:p w:rsidR="00DD7756" w:rsidRDefault="00AD1397">
            <w:pPr>
              <w:pStyle w:val="TableParagraph"/>
              <w:spacing w:before="23"/>
              <w:ind w:right="506"/>
              <w:rPr>
                <w:sz w:val="20"/>
              </w:rPr>
            </w:pPr>
            <w:r>
              <w:rPr>
                <w:w w:val="95"/>
                <w:sz w:val="20"/>
              </w:rPr>
              <w:t>0.886</w:t>
            </w:r>
          </w:p>
        </w:tc>
        <w:tc>
          <w:tcPr>
            <w:tcW w:w="702" w:type="dxa"/>
          </w:tcPr>
          <w:p w:rsidR="00DD7756" w:rsidRDefault="00AD1397">
            <w:pPr>
              <w:pStyle w:val="TableParagraph"/>
              <w:spacing w:before="23"/>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kamatq</w:t>
            </w:r>
          </w:p>
        </w:tc>
        <w:tc>
          <w:tcPr>
            <w:tcW w:w="2089" w:type="dxa"/>
            <w:tcBorders>
              <w:right w:val="single" w:sz="4" w:space="0" w:color="000000"/>
            </w:tcBorders>
          </w:tcPr>
          <w:p w:rsidR="00DD7756" w:rsidRDefault="00AD1397">
            <w:pPr>
              <w:pStyle w:val="TableParagraph"/>
              <w:ind w:left="59"/>
              <w:jc w:val="left"/>
              <w:rPr>
                <w:sz w:val="20"/>
              </w:rPr>
            </w:pPr>
            <w:r>
              <w:rPr>
                <w:sz w:val="20"/>
              </w:rPr>
              <w:t>running</w:t>
            </w:r>
          </w:p>
        </w:tc>
        <w:tc>
          <w:tcPr>
            <w:tcW w:w="600" w:type="dxa"/>
            <w:tcBorders>
              <w:left w:val="single" w:sz="4" w:space="0" w:color="000000"/>
            </w:tcBorders>
          </w:tcPr>
          <w:p w:rsidR="00DD7756" w:rsidRDefault="00AD1397">
            <w:pPr>
              <w:pStyle w:val="TableParagraph"/>
              <w:ind w:right="178"/>
              <w:rPr>
                <w:sz w:val="20"/>
              </w:rPr>
            </w:pPr>
            <w:r>
              <w:rPr>
                <w:w w:val="95"/>
                <w:sz w:val="20"/>
              </w:rPr>
              <w:t>23</w:t>
            </w:r>
          </w:p>
        </w:tc>
        <w:tc>
          <w:tcPr>
            <w:tcW w:w="850" w:type="dxa"/>
          </w:tcPr>
          <w:p w:rsidR="00DD7756" w:rsidRDefault="00AD1397">
            <w:pPr>
              <w:pStyle w:val="TableParagraph"/>
              <w:ind w:left="178"/>
              <w:jc w:val="left"/>
              <w:rPr>
                <w:sz w:val="20"/>
              </w:rPr>
            </w:pPr>
            <w:r>
              <w:rPr>
                <w:sz w:val="20"/>
              </w:rPr>
              <w:t>2.749</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0.792</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left="410" w:right="512"/>
              <w:jc w:val="center"/>
              <w:rPr>
                <w:sz w:val="20"/>
              </w:rPr>
            </w:pPr>
            <w:r>
              <w:rPr>
                <w:sz w:val="20"/>
              </w:rPr>
              <w:t>23</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0.792</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kuːciɬ</w:t>
            </w:r>
          </w:p>
        </w:tc>
        <w:tc>
          <w:tcPr>
            <w:tcW w:w="2089" w:type="dxa"/>
            <w:tcBorders>
              <w:right w:val="single" w:sz="4" w:space="0" w:color="000000"/>
            </w:tcBorders>
          </w:tcPr>
          <w:p w:rsidR="00DD7756" w:rsidRDefault="00AD1397">
            <w:pPr>
              <w:pStyle w:val="TableParagraph"/>
              <w:ind w:left="59"/>
              <w:jc w:val="left"/>
              <w:rPr>
                <w:sz w:val="20"/>
              </w:rPr>
            </w:pPr>
            <w:r>
              <w:rPr>
                <w:sz w:val="20"/>
              </w:rPr>
              <w:t>filleting.fish</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0.809</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0.809</w:t>
            </w:r>
          </w:p>
        </w:tc>
        <w:tc>
          <w:tcPr>
            <w:tcW w:w="702" w:type="dxa"/>
          </w:tcPr>
          <w:p w:rsidR="00DD7756" w:rsidRDefault="00AD1397">
            <w:pPr>
              <w:pStyle w:val="TableParagraph"/>
              <w:ind w:right="51"/>
              <w:rPr>
                <w:sz w:val="20"/>
              </w:rPr>
            </w:pPr>
            <w:r>
              <w:rPr>
                <w:w w:val="99"/>
                <w:sz w:val="20"/>
              </w:rPr>
              <w:t>—</w:t>
            </w:r>
          </w:p>
        </w:tc>
      </w:tr>
      <w:tr w:rsidR="00DD7756">
        <w:trPr>
          <w:trHeight w:val="235"/>
        </w:trPr>
        <w:tc>
          <w:tcPr>
            <w:tcW w:w="1602" w:type="dxa"/>
          </w:tcPr>
          <w:p w:rsidR="00DD7756" w:rsidRDefault="00AD1397">
            <w:pPr>
              <w:pStyle w:val="TableParagraph"/>
              <w:spacing w:line="210" w:lineRule="exact"/>
              <w:ind w:left="50"/>
              <w:jc w:val="left"/>
              <w:rPr>
                <w:sz w:val="20"/>
              </w:rPr>
            </w:pPr>
            <w:r>
              <w:rPr>
                <w:sz w:val="20"/>
              </w:rPr>
              <w:t>kuːkuḥʷ’isa</w:t>
            </w:r>
          </w:p>
        </w:tc>
        <w:tc>
          <w:tcPr>
            <w:tcW w:w="2089" w:type="dxa"/>
            <w:tcBorders>
              <w:right w:val="single" w:sz="4" w:space="0" w:color="000000"/>
            </w:tcBorders>
          </w:tcPr>
          <w:p w:rsidR="00DD7756" w:rsidRDefault="00AD1397">
            <w:pPr>
              <w:pStyle w:val="TableParagraph"/>
              <w:spacing w:line="210" w:lineRule="exact"/>
              <w:ind w:left="59"/>
              <w:jc w:val="left"/>
              <w:rPr>
                <w:sz w:val="20"/>
              </w:rPr>
            </w:pPr>
            <w:r>
              <w:rPr>
                <w:sz w:val="20"/>
              </w:rPr>
              <w:t>hair.seal</w:t>
            </w:r>
          </w:p>
        </w:tc>
        <w:tc>
          <w:tcPr>
            <w:tcW w:w="600" w:type="dxa"/>
            <w:tcBorders>
              <w:left w:val="single" w:sz="4" w:space="0" w:color="000000"/>
            </w:tcBorders>
          </w:tcPr>
          <w:p w:rsidR="00DD7756" w:rsidRDefault="00AD1397">
            <w:pPr>
              <w:pStyle w:val="TableParagraph"/>
              <w:spacing w:line="210" w:lineRule="exact"/>
              <w:ind w:right="178"/>
              <w:rPr>
                <w:sz w:val="20"/>
              </w:rPr>
            </w:pPr>
            <w:r>
              <w:rPr>
                <w:w w:val="95"/>
                <w:sz w:val="20"/>
              </w:rPr>
              <w:t>15</w:t>
            </w:r>
          </w:p>
        </w:tc>
        <w:tc>
          <w:tcPr>
            <w:tcW w:w="850" w:type="dxa"/>
          </w:tcPr>
          <w:p w:rsidR="00DD7756" w:rsidRDefault="00AD1397">
            <w:pPr>
              <w:pStyle w:val="TableParagraph"/>
              <w:spacing w:line="210" w:lineRule="exact"/>
              <w:ind w:left="178"/>
              <w:jc w:val="left"/>
              <w:rPr>
                <w:sz w:val="20"/>
              </w:rPr>
            </w:pPr>
            <w:r>
              <w:rPr>
                <w:sz w:val="20"/>
              </w:rPr>
              <w:t>1.793</w:t>
            </w:r>
          </w:p>
        </w:tc>
        <w:tc>
          <w:tcPr>
            <w:tcW w:w="1043" w:type="dxa"/>
          </w:tcPr>
          <w:p w:rsidR="00DD7756" w:rsidRDefault="00AD1397">
            <w:pPr>
              <w:pStyle w:val="TableParagraph"/>
              <w:spacing w:line="210" w:lineRule="exact"/>
              <w:ind w:left="234" w:right="350"/>
              <w:jc w:val="center"/>
              <w:rPr>
                <w:sz w:val="20"/>
              </w:rPr>
            </w:pPr>
            <w:r>
              <w:rPr>
                <w:sz w:val="20"/>
              </w:rPr>
              <w:t>0.223</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0.831</w:t>
            </w:r>
          </w:p>
        </w:tc>
        <w:tc>
          <w:tcPr>
            <w:tcW w:w="1295" w:type="dxa"/>
            <w:tcBorders>
              <w:left w:val="single" w:sz="4" w:space="0" w:color="000000"/>
            </w:tcBorders>
          </w:tcPr>
          <w:p w:rsidR="00DD7756" w:rsidRDefault="00AD1397">
            <w:pPr>
              <w:pStyle w:val="TableParagraph"/>
              <w:spacing w:line="210" w:lineRule="exact"/>
              <w:ind w:right="430"/>
              <w:rPr>
                <w:sz w:val="20"/>
              </w:rPr>
            </w:pPr>
            <w:r>
              <w:rPr>
                <w:w w:val="95"/>
                <w:sz w:val="20"/>
              </w:rPr>
              <w:t>14</w:t>
            </w:r>
          </w:p>
        </w:tc>
        <w:tc>
          <w:tcPr>
            <w:tcW w:w="1148" w:type="dxa"/>
          </w:tcPr>
          <w:p w:rsidR="00DD7756" w:rsidRDefault="00AD1397">
            <w:pPr>
              <w:pStyle w:val="TableParagraph"/>
              <w:spacing w:line="210" w:lineRule="exact"/>
              <w:ind w:right="10"/>
              <w:jc w:val="center"/>
              <w:rPr>
                <w:sz w:val="20"/>
              </w:rPr>
            </w:pPr>
            <w:r>
              <w:rPr>
                <w:w w:val="99"/>
                <w:sz w:val="20"/>
              </w:rPr>
              <w:t>1</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5"/>
                <w:sz w:val="20"/>
              </w:rPr>
              <w:t>0.826</w:t>
            </w:r>
          </w:p>
        </w:tc>
        <w:tc>
          <w:tcPr>
            <w:tcW w:w="1235" w:type="dxa"/>
          </w:tcPr>
          <w:p w:rsidR="00DD7756" w:rsidRDefault="00AD1397">
            <w:pPr>
              <w:pStyle w:val="TableParagraph"/>
              <w:spacing w:line="210" w:lineRule="exact"/>
              <w:ind w:right="506"/>
              <w:rPr>
                <w:sz w:val="20"/>
              </w:rPr>
            </w:pPr>
            <w:r>
              <w:rPr>
                <w:w w:val="95"/>
                <w:sz w:val="20"/>
              </w:rPr>
              <w:t>0.977</w:t>
            </w:r>
          </w:p>
        </w:tc>
        <w:tc>
          <w:tcPr>
            <w:tcW w:w="702" w:type="dxa"/>
          </w:tcPr>
          <w:p w:rsidR="00DD7756" w:rsidRDefault="00AD1397">
            <w:pPr>
              <w:pStyle w:val="TableParagraph"/>
              <w:spacing w:line="210" w:lineRule="exact"/>
              <w:ind w:right="51"/>
              <w:rPr>
                <w:sz w:val="20"/>
              </w:rPr>
            </w:pPr>
            <w:r>
              <w:rPr>
                <w:w w:val="99"/>
                <w:sz w:val="20"/>
              </w:rPr>
              <w:t>—</w:t>
            </w:r>
          </w:p>
        </w:tc>
      </w:tr>
      <w:tr w:rsidR="00DD7756">
        <w:trPr>
          <w:trHeight w:val="239"/>
        </w:trPr>
        <w:tc>
          <w:tcPr>
            <w:tcW w:w="1602" w:type="dxa"/>
          </w:tcPr>
          <w:p w:rsidR="00DD7756" w:rsidRDefault="00AD1397">
            <w:pPr>
              <w:pStyle w:val="TableParagraph"/>
              <w:spacing w:before="0" w:line="219" w:lineRule="exact"/>
              <w:ind w:left="50"/>
              <w:jc w:val="left"/>
              <w:rPr>
                <w:sz w:val="20"/>
              </w:rPr>
            </w:pPr>
            <w:r>
              <w:rPr>
                <w:sz w:val="20"/>
              </w:rPr>
              <w:t>m</w:t>
            </w:r>
            <w:r>
              <w:rPr>
                <w:position w:val="1"/>
                <w:sz w:val="20"/>
              </w:rPr>
              <w:t xml:space="preserve">̓ </w:t>
            </w:r>
            <w:r>
              <w:rPr>
                <w:sz w:val="20"/>
              </w:rPr>
              <w:t>uksy</w:t>
            </w:r>
            <w:r>
              <w:rPr>
                <w:position w:val="1"/>
                <w:sz w:val="20"/>
              </w:rPr>
              <w:t xml:space="preserve">̓ </w:t>
            </w:r>
            <w:r>
              <w:rPr>
                <w:sz w:val="20"/>
              </w:rPr>
              <w:t>i</w:t>
            </w:r>
          </w:p>
        </w:tc>
        <w:tc>
          <w:tcPr>
            <w:tcW w:w="2089" w:type="dxa"/>
            <w:tcBorders>
              <w:right w:val="single" w:sz="4" w:space="0" w:color="000000"/>
            </w:tcBorders>
          </w:tcPr>
          <w:p w:rsidR="00DD7756" w:rsidRDefault="00AD1397">
            <w:pPr>
              <w:pStyle w:val="TableParagraph"/>
              <w:spacing w:before="9" w:line="210" w:lineRule="exact"/>
              <w:ind w:left="59"/>
              <w:jc w:val="left"/>
              <w:rPr>
                <w:sz w:val="20"/>
              </w:rPr>
            </w:pPr>
            <w:r>
              <w:rPr>
                <w:sz w:val="20"/>
              </w:rPr>
              <w:t>stone</w:t>
            </w:r>
          </w:p>
        </w:tc>
        <w:tc>
          <w:tcPr>
            <w:tcW w:w="600" w:type="dxa"/>
            <w:tcBorders>
              <w:left w:val="single" w:sz="4" w:space="0" w:color="000000"/>
            </w:tcBorders>
          </w:tcPr>
          <w:p w:rsidR="00DD7756" w:rsidRDefault="00AD1397">
            <w:pPr>
              <w:pStyle w:val="TableParagraph"/>
              <w:spacing w:before="9" w:line="210" w:lineRule="exact"/>
              <w:ind w:right="178"/>
              <w:rPr>
                <w:sz w:val="20"/>
              </w:rPr>
            </w:pPr>
            <w:r>
              <w:rPr>
                <w:w w:val="95"/>
                <w:sz w:val="20"/>
              </w:rPr>
              <w:t>11</w:t>
            </w:r>
          </w:p>
        </w:tc>
        <w:tc>
          <w:tcPr>
            <w:tcW w:w="850" w:type="dxa"/>
          </w:tcPr>
          <w:p w:rsidR="00DD7756" w:rsidRDefault="00AD1397">
            <w:pPr>
              <w:pStyle w:val="TableParagraph"/>
              <w:spacing w:before="9" w:line="210" w:lineRule="exact"/>
              <w:ind w:left="178"/>
              <w:jc w:val="left"/>
              <w:rPr>
                <w:sz w:val="20"/>
              </w:rPr>
            </w:pPr>
            <w:r>
              <w:rPr>
                <w:sz w:val="20"/>
              </w:rPr>
              <w:t>1.315</w:t>
            </w:r>
          </w:p>
        </w:tc>
        <w:tc>
          <w:tcPr>
            <w:tcW w:w="1043" w:type="dxa"/>
          </w:tcPr>
          <w:p w:rsidR="00DD7756" w:rsidRDefault="00AD1397">
            <w:pPr>
              <w:pStyle w:val="TableParagraph"/>
              <w:spacing w:before="9" w:line="210"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9" w:line="210" w:lineRule="exact"/>
              <w:ind w:right="290"/>
              <w:rPr>
                <w:sz w:val="20"/>
              </w:rPr>
            </w:pPr>
            <w:r>
              <w:rPr>
                <w:w w:val="95"/>
                <w:sz w:val="20"/>
              </w:rPr>
              <w:t>0.763</w:t>
            </w:r>
          </w:p>
        </w:tc>
        <w:tc>
          <w:tcPr>
            <w:tcW w:w="1295" w:type="dxa"/>
            <w:tcBorders>
              <w:left w:val="single" w:sz="4" w:space="0" w:color="000000"/>
            </w:tcBorders>
          </w:tcPr>
          <w:p w:rsidR="00DD7756" w:rsidRDefault="00AD1397">
            <w:pPr>
              <w:pStyle w:val="TableParagraph"/>
              <w:spacing w:before="9" w:line="210" w:lineRule="exact"/>
              <w:ind w:right="430"/>
              <w:rPr>
                <w:sz w:val="20"/>
              </w:rPr>
            </w:pPr>
            <w:r>
              <w:rPr>
                <w:w w:val="95"/>
                <w:sz w:val="20"/>
              </w:rPr>
              <w:t>11</w:t>
            </w:r>
          </w:p>
        </w:tc>
        <w:tc>
          <w:tcPr>
            <w:tcW w:w="1148" w:type="dxa"/>
          </w:tcPr>
          <w:p w:rsidR="00DD7756" w:rsidRDefault="00AD1397">
            <w:pPr>
              <w:pStyle w:val="TableParagraph"/>
              <w:spacing w:before="9" w:line="210" w:lineRule="exact"/>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before="9"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line="210" w:lineRule="exact"/>
              <w:ind w:right="317"/>
              <w:rPr>
                <w:sz w:val="20"/>
              </w:rPr>
            </w:pPr>
            <w:r>
              <w:rPr>
                <w:w w:val="95"/>
                <w:sz w:val="20"/>
              </w:rPr>
              <w:t>0.763</w:t>
            </w:r>
          </w:p>
        </w:tc>
        <w:tc>
          <w:tcPr>
            <w:tcW w:w="1235" w:type="dxa"/>
          </w:tcPr>
          <w:p w:rsidR="00DD7756" w:rsidRDefault="00AD1397">
            <w:pPr>
              <w:pStyle w:val="TableParagraph"/>
              <w:spacing w:before="9" w:line="210" w:lineRule="exact"/>
              <w:ind w:right="506"/>
              <w:rPr>
                <w:sz w:val="20"/>
              </w:rPr>
            </w:pPr>
            <w:r>
              <w:rPr>
                <w:w w:val="99"/>
                <w:sz w:val="20"/>
              </w:rPr>
              <w:t>—</w:t>
            </w:r>
          </w:p>
        </w:tc>
        <w:tc>
          <w:tcPr>
            <w:tcW w:w="702" w:type="dxa"/>
          </w:tcPr>
          <w:p w:rsidR="00DD7756" w:rsidRDefault="00AD1397">
            <w:pPr>
              <w:pStyle w:val="TableParagraph"/>
              <w:spacing w:before="9" w:line="210" w:lineRule="exact"/>
              <w:ind w:right="51"/>
              <w:rPr>
                <w:sz w:val="20"/>
              </w:rPr>
            </w:pPr>
            <w:r>
              <w:rPr>
                <w:w w:val="99"/>
                <w:sz w:val="20"/>
              </w:rPr>
              <w:t>—</w:t>
            </w:r>
          </w:p>
        </w:tc>
      </w:tr>
      <w:tr w:rsidR="00DD7756">
        <w:trPr>
          <w:trHeight w:val="243"/>
        </w:trPr>
        <w:tc>
          <w:tcPr>
            <w:tcW w:w="1602" w:type="dxa"/>
          </w:tcPr>
          <w:p w:rsidR="00DD7756" w:rsidRDefault="00AD1397">
            <w:pPr>
              <w:pStyle w:val="TableParagraph"/>
              <w:spacing w:before="0" w:line="223" w:lineRule="exact"/>
              <w:ind w:left="50"/>
              <w:jc w:val="left"/>
              <w:rPr>
                <w:sz w:val="20"/>
              </w:rPr>
            </w:pPr>
            <w:r>
              <w:rPr>
                <w:sz w:val="20"/>
              </w:rPr>
              <w:t>ma‑maɬ‑n</w:t>
            </w:r>
            <w:r>
              <w:rPr>
                <w:position w:val="1"/>
                <w:sz w:val="20"/>
              </w:rPr>
              <w:t xml:space="preserve">̓ </w:t>
            </w:r>
            <w:r>
              <w:rPr>
                <w:sz w:val="20"/>
              </w:rPr>
              <w:t>i·</w:t>
            </w:r>
          </w:p>
        </w:tc>
        <w:tc>
          <w:tcPr>
            <w:tcW w:w="2089" w:type="dxa"/>
            <w:tcBorders>
              <w:right w:val="single" w:sz="4" w:space="0" w:color="000000"/>
            </w:tcBorders>
          </w:tcPr>
          <w:p w:rsidR="00DD7756" w:rsidRDefault="00AD1397">
            <w:pPr>
              <w:pStyle w:val="TableParagraph"/>
              <w:spacing w:before="9"/>
              <w:ind w:left="59"/>
              <w:jc w:val="left"/>
              <w:rPr>
                <w:sz w:val="20"/>
              </w:rPr>
            </w:pPr>
            <w:r>
              <w:rPr>
                <w:sz w:val="20"/>
              </w:rPr>
              <w:t>dwell‑move‑come</w:t>
            </w:r>
          </w:p>
        </w:tc>
        <w:tc>
          <w:tcPr>
            <w:tcW w:w="600" w:type="dxa"/>
            <w:tcBorders>
              <w:left w:val="single" w:sz="4" w:space="0" w:color="000000"/>
            </w:tcBorders>
          </w:tcPr>
          <w:p w:rsidR="00DD7756" w:rsidRDefault="00AD1397">
            <w:pPr>
              <w:pStyle w:val="TableParagraph"/>
              <w:spacing w:before="9"/>
              <w:ind w:right="178"/>
              <w:rPr>
                <w:sz w:val="20"/>
              </w:rPr>
            </w:pPr>
            <w:r>
              <w:rPr>
                <w:w w:val="99"/>
                <w:sz w:val="20"/>
              </w:rPr>
              <w:t>6</w:t>
            </w:r>
          </w:p>
        </w:tc>
        <w:tc>
          <w:tcPr>
            <w:tcW w:w="850" w:type="dxa"/>
          </w:tcPr>
          <w:p w:rsidR="00DD7756" w:rsidRDefault="00AD1397">
            <w:pPr>
              <w:pStyle w:val="TableParagraph"/>
              <w:spacing w:before="9"/>
              <w:ind w:left="177"/>
              <w:jc w:val="left"/>
              <w:rPr>
                <w:sz w:val="20"/>
              </w:rPr>
            </w:pPr>
            <w:r>
              <w:rPr>
                <w:sz w:val="20"/>
              </w:rPr>
              <w:t>0.717</w:t>
            </w:r>
          </w:p>
        </w:tc>
        <w:tc>
          <w:tcPr>
            <w:tcW w:w="1043" w:type="dxa"/>
          </w:tcPr>
          <w:p w:rsidR="00DD7756" w:rsidRDefault="00AD1397">
            <w:pPr>
              <w:pStyle w:val="TableParagraph"/>
              <w:spacing w:before="9"/>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9"/>
              <w:ind w:right="290"/>
              <w:rPr>
                <w:sz w:val="20"/>
              </w:rPr>
            </w:pPr>
            <w:r>
              <w:rPr>
                <w:w w:val="95"/>
                <w:sz w:val="20"/>
              </w:rPr>
              <w:t>0.664</w:t>
            </w:r>
          </w:p>
        </w:tc>
        <w:tc>
          <w:tcPr>
            <w:tcW w:w="1295" w:type="dxa"/>
            <w:tcBorders>
              <w:left w:val="single" w:sz="4" w:space="0" w:color="000000"/>
            </w:tcBorders>
          </w:tcPr>
          <w:p w:rsidR="00DD7756" w:rsidRDefault="00AD1397">
            <w:pPr>
              <w:pStyle w:val="TableParagraph"/>
              <w:spacing w:before="9"/>
              <w:ind w:right="430"/>
              <w:rPr>
                <w:sz w:val="20"/>
              </w:rPr>
            </w:pPr>
            <w:r>
              <w:rPr>
                <w:w w:val="99"/>
                <w:sz w:val="20"/>
              </w:rPr>
              <w:t>6</w:t>
            </w:r>
          </w:p>
        </w:tc>
        <w:tc>
          <w:tcPr>
            <w:tcW w:w="1148" w:type="dxa"/>
          </w:tcPr>
          <w:p w:rsidR="00DD7756" w:rsidRDefault="00AD1397">
            <w:pPr>
              <w:pStyle w:val="TableParagraph"/>
              <w:spacing w:before="9"/>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0.664</w:t>
            </w:r>
          </w:p>
        </w:tc>
        <w:tc>
          <w:tcPr>
            <w:tcW w:w="1235" w:type="dxa"/>
          </w:tcPr>
          <w:p w:rsidR="00DD7756" w:rsidRDefault="00AD1397">
            <w:pPr>
              <w:pStyle w:val="TableParagraph"/>
              <w:spacing w:before="9"/>
              <w:ind w:right="506"/>
              <w:rPr>
                <w:sz w:val="20"/>
              </w:rPr>
            </w:pPr>
            <w:r>
              <w:rPr>
                <w:w w:val="99"/>
                <w:sz w:val="20"/>
              </w:rPr>
              <w:t>—</w:t>
            </w:r>
          </w:p>
        </w:tc>
        <w:tc>
          <w:tcPr>
            <w:tcW w:w="702" w:type="dxa"/>
          </w:tcPr>
          <w:p w:rsidR="00DD7756" w:rsidRDefault="00AD1397">
            <w:pPr>
              <w:pStyle w:val="TableParagraph"/>
              <w:spacing w:before="9"/>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maːʔak</w:t>
            </w:r>
          </w:p>
        </w:tc>
        <w:tc>
          <w:tcPr>
            <w:tcW w:w="2089" w:type="dxa"/>
            <w:tcBorders>
              <w:right w:val="single" w:sz="4" w:space="0" w:color="000000"/>
            </w:tcBorders>
          </w:tcPr>
          <w:p w:rsidR="00DD7756" w:rsidRDefault="00AD1397">
            <w:pPr>
              <w:pStyle w:val="TableParagraph"/>
              <w:ind w:left="59"/>
              <w:jc w:val="left"/>
              <w:rPr>
                <w:sz w:val="20"/>
              </w:rPr>
            </w:pPr>
            <w:r>
              <w:rPr>
                <w:sz w:val="20"/>
              </w:rPr>
              <w:t>gray.whale</w:t>
            </w:r>
          </w:p>
        </w:tc>
        <w:tc>
          <w:tcPr>
            <w:tcW w:w="600" w:type="dxa"/>
            <w:tcBorders>
              <w:left w:val="single" w:sz="4" w:space="0" w:color="000000"/>
            </w:tcBorders>
          </w:tcPr>
          <w:p w:rsidR="00DD7756" w:rsidRDefault="00AD1397">
            <w:pPr>
              <w:pStyle w:val="TableParagraph"/>
              <w:ind w:right="178"/>
              <w:rPr>
                <w:sz w:val="20"/>
              </w:rPr>
            </w:pPr>
            <w:r>
              <w:rPr>
                <w:w w:val="95"/>
                <w:sz w:val="20"/>
              </w:rPr>
              <w:t>12</w:t>
            </w:r>
          </w:p>
        </w:tc>
        <w:tc>
          <w:tcPr>
            <w:tcW w:w="850" w:type="dxa"/>
          </w:tcPr>
          <w:p w:rsidR="00DD7756" w:rsidRDefault="00AD1397">
            <w:pPr>
              <w:pStyle w:val="TableParagraph"/>
              <w:ind w:left="178"/>
              <w:jc w:val="left"/>
              <w:rPr>
                <w:sz w:val="20"/>
              </w:rPr>
            </w:pPr>
            <w:r>
              <w:rPr>
                <w:sz w:val="20"/>
              </w:rPr>
              <w:t>1.434</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0.852</w:t>
            </w:r>
          </w:p>
        </w:tc>
        <w:tc>
          <w:tcPr>
            <w:tcW w:w="1295" w:type="dxa"/>
            <w:tcBorders>
              <w:left w:val="single" w:sz="4" w:space="0" w:color="000000"/>
            </w:tcBorders>
          </w:tcPr>
          <w:p w:rsidR="00DD7756" w:rsidRDefault="00AD1397">
            <w:pPr>
              <w:pStyle w:val="TableParagraph"/>
              <w:ind w:right="430"/>
              <w:rPr>
                <w:sz w:val="20"/>
              </w:rPr>
            </w:pPr>
            <w:r>
              <w:rPr>
                <w:w w:val="95"/>
                <w:sz w:val="20"/>
              </w:rPr>
              <w:t>12</w:t>
            </w:r>
          </w:p>
        </w:tc>
        <w:tc>
          <w:tcPr>
            <w:tcW w:w="1148" w:type="dxa"/>
          </w:tcPr>
          <w:p w:rsidR="00DD7756" w:rsidRDefault="00AD1397">
            <w:pPr>
              <w:pStyle w:val="TableParagraph"/>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0.852</w:t>
            </w:r>
          </w:p>
        </w:tc>
        <w:tc>
          <w:tcPr>
            <w:tcW w:w="1235" w:type="dxa"/>
          </w:tcPr>
          <w:p w:rsidR="00DD7756" w:rsidRDefault="00AD1397">
            <w:pPr>
              <w:pStyle w:val="TableParagraph"/>
              <w:ind w:right="506"/>
              <w:rPr>
                <w:sz w:val="20"/>
              </w:rPr>
            </w:pPr>
            <w:r>
              <w:rPr>
                <w:w w:val="99"/>
                <w:sz w:val="20"/>
              </w:rPr>
              <w:t>—</w:t>
            </w:r>
          </w:p>
        </w:tc>
        <w:tc>
          <w:tcPr>
            <w:tcW w:w="702" w:type="dxa"/>
          </w:tcPr>
          <w:p w:rsidR="00DD7756" w:rsidRDefault="00AD1397">
            <w:pPr>
              <w:pStyle w:val="TableParagraph"/>
              <w:ind w:right="51"/>
              <w:rPr>
                <w:sz w:val="20"/>
              </w:rPr>
            </w:pPr>
            <w:r>
              <w:rPr>
                <w:w w:val="99"/>
                <w:sz w:val="20"/>
              </w:rPr>
              <w:t>—</w:t>
            </w:r>
          </w:p>
        </w:tc>
      </w:tr>
      <w:tr w:rsidR="00DD7756">
        <w:trPr>
          <w:trHeight w:val="235"/>
        </w:trPr>
        <w:tc>
          <w:tcPr>
            <w:tcW w:w="1602" w:type="dxa"/>
          </w:tcPr>
          <w:p w:rsidR="00DD7756" w:rsidRDefault="00AD1397">
            <w:pPr>
              <w:pStyle w:val="TableParagraph"/>
              <w:spacing w:line="210" w:lineRule="exact"/>
              <w:ind w:left="50"/>
              <w:jc w:val="left"/>
              <w:rPr>
                <w:sz w:val="20"/>
              </w:rPr>
            </w:pPr>
            <w:r>
              <w:rPr>
                <w:sz w:val="20"/>
              </w:rPr>
              <w:t>maːmaːti</w:t>
            </w:r>
          </w:p>
        </w:tc>
        <w:tc>
          <w:tcPr>
            <w:tcW w:w="2089" w:type="dxa"/>
            <w:tcBorders>
              <w:right w:val="single" w:sz="4" w:space="0" w:color="000000"/>
            </w:tcBorders>
          </w:tcPr>
          <w:p w:rsidR="00DD7756" w:rsidRDefault="00AD1397">
            <w:pPr>
              <w:pStyle w:val="TableParagraph"/>
              <w:spacing w:line="210" w:lineRule="exact"/>
              <w:ind w:left="59"/>
              <w:jc w:val="left"/>
              <w:rPr>
                <w:sz w:val="20"/>
              </w:rPr>
            </w:pPr>
            <w:r>
              <w:rPr>
                <w:sz w:val="20"/>
              </w:rPr>
              <w:t>bird</w:t>
            </w:r>
          </w:p>
        </w:tc>
        <w:tc>
          <w:tcPr>
            <w:tcW w:w="600" w:type="dxa"/>
            <w:tcBorders>
              <w:left w:val="single" w:sz="4" w:space="0" w:color="000000"/>
            </w:tcBorders>
          </w:tcPr>
          <w:p w:rsidR="00DD7756" w:rsidRDefault="00AD1397">
            <w:pPr>
              <w:pStyle w:val="TableParagraph"/>
              <w:spacing w:line="210" w:lineRule="exact"/>
              <w:ind w:right="178"/>
              <w:rPr>
                <w:sz w:val="20"/>
              </w:rPr>
            </w:pPr>
            <w:r>
              <w:rPr>
                <w:w w:val="99"/>
                <w:sz w:val="20"/>
              </w:rPr>
              <w:t>6</w:t>
            </w:r>
          </w:p>
        </w:tc>
        <w:tc>
          <w:tcPr>
            <w:tcW w:w="850" w:type="dxa"/>
          </w:tcPr>
          <w:p w:rsidR="00DD7756" w:rsidRDefault="00AD1397">
            <w:pPr>
              <w:pStyle w:val="TableParagraph"/>
              <w:spacing w:line="210" w:lineRule="exact"/>
              <w:ind w:left="177"/>
              <w:jc w:val="left"/>
              <w:rPr>
                <w:sz w:val="20"/>
              </w:rPr>
            </w:pPr>
            <w:r>
              <w:rPr>
                <w:sz w:val="20"/>
              </w:rPr>
              <w:t>0.717</w:t>
            </w:r>
          </w:p>
        </w:tc>
        <w:tc>
          <w:tcPr>
            <w:tcW w:w="1043" w:type="dxa"/>
          </w:tcPr>
          <w:p w:rsidR="00DD7756" w:rsidRDefault="00AD1397">
            <w:pPr>
              <w:pStyle w:val="TableParagraph"/>
              <w:spacing w:line="210" w:lineRule="exact"/>
              <w:ind w:left="234" w:right="350"/>
              <w:jc w:val="center"/>
              <w:rPr>
                <w:sz w:val="20"/>
              </w:rPr>
            </w:pPr>
            <w:r>
              <w:rPr>
                <w:sz w:val="20"/>
              </w:rPr>
              <w:t>0.410</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0.708</w:t>
            </w:r>
          </w:p>
        </w:tc>
        <w:tc>
          <w:tcPr>
            <w:tcW w:w="1295" w:type="dxa"/>
            <w:tcBorders>
              <w:left w:val="single" w:sz="4" w:space="0" w:color="000000"/>
            </w:tcBorders>
          </w:tcPr>
          <w:p w:rsidR="00DD7756" w:rsidRDefault="00AD1397">
            <w:pPr>
              <w:pStyle w:val="TableParagraph"/>
              <w:spacing w:line="210" w:lineRule="exact"/>
              <w:ind w:right="430"/>
              <w:rPr>
                <w:sz w:val="20"/>
              </w:rPr>
            </w:pPr>
            <w:r>
              <w:rPr>
                <w:w w:val="99"/>
                <w:sz w:val="20"/>
              </w:rPr>
              <w:t>5</w:t>
            </w:r>
          </w:p>
        </w:tc>
        <w:tc>
          <w:tcPr>
            <w:tcW w:w="1148" w:type="dxa"/>
          </w:tcPr>
          <w:p w:rsidR="00DD7756" w:rsidRDefault="00AD1397">
            <w:pPr>
              <w:pStyle w:val="TableParagraph"/>
              <w:spacing w:line="210" w:lineRule="exact"/>
              <w:ind w:right="10"/>
              <w:jc w:val="center"/>
              <w:rPr>
                <w:sz w:val="20"/>
              </w:rPr>
            </w:pPr>
            <w:r>
              <w:rPr>
                <w:w w:val="99"/>
                <w:sz w:val="20"/>
              </w:rPr>
              <w:t>1</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5"/>
                <w:sz w:val="20"/>
              </w:rPr>
              <w:t>0.708</w:t>
            </w:r>
          </w:p>
        </w:tc>
        <w:tc>
          <w:tcPr>
            <w:tcW w:w="1235" w:type="dxa"/>
          </w:tcPr>
          <w:p w:rsidR="00DD7756" w:rsidRDefault="00AD1397">
            <w:pPr>
              <w:pStyle w:val="TableParagraph"/>
              <w:spacing w:line="210" w:lineRule="exact"/>
              <w:ind w:right="506"/>
              <w:rPr>
                <w:sz w:val="20"/>
              </w:rPr>
            </w:pPr>
            <w:r>
              <w:rPr>
                <w:w w:val="95"/>
                <w:sz w:val="20"/>
              </w:rPr>
              <w:t>0.977</w:t>
            </w:r>
          </w:p>
        </w:tc>
        <w:tc>
          <w:tcPr>
            <w:tcW w:w="702" w:type="dxa"/>
          </w:tcPr>
          <w:p w:rsidR="00DD7756" w:rsidRDefault="00AD1397">
            <w:pPr>
              <w:pStyle w:val="TableParagraph"/>
              <w:spacing w:line="210" w:lineRule="exact"/>
              <w:ind w:right="51"/>
              <w:rPr>
                <w:sz w:val="20"/>
              </w:rPr>
            </w:pPr>
            <w:r>
              <w:rPr>
                <w:w w:val="99"/>
                <w:sz w:val="20"/>
              </w:rPr>
              <w:t>—</w:t>
            </w:r>
          </w:p>
        </w:tc>
      </w:tr>
      <w:tr w:rsidR="00DD7756">
        <w:trPr>
          <w:trHeight w:val="243"/>
        </w:trPr>
        <w:tc>
          <w:tcPr>
            <w:tcW w:w="1602" w:type="dxa"/>
          </w:tcPr>
          <w:p w:rsidR="00DD7756" w:rsidRDefault="00AD1397">
            <w:pPr>
              <w:pStyle w:val="TableParagraph"/>
              <w:spacing w:before="0" w:line="223" w:lineRule="exact"/>
              <w:ind w:left="50"/>
              <w:jc w:val="left"/>
              <w:rPr>
                <w:sz w:val="20"/>
              </w:rPr>
            </w:pPr>
            <w:r>
              <w:rPr>
                <w:sz w:val="20"/>
              </w:rPr>
              <w:t>mamaɬn</w:t>
            </w:r>
            <w:r>
              <w:rPr>
                <w:position w:val="1"/>
                <w:sz w:val="20"/>
              </w:rPr>
              <w:t xml:space="preserve">̓ </w:t>
            </w:r>
            <w:r>
              <w:rPr>
                <w:sz w:val="20"/>
              </w:rPr>
              <w:t>i</w:t>
            </w:r>
          </w:p>
        </w:tc>
        <w:tc>
          <w:tcPr>
            <w:tcW w:w="2089" w:type="dxa"/>
            <w:tcBorders>
              <w:right w:val="single" w:sz="4" w:space="0" w:color="000000"/>
            </w:tcBorders>
          </w:tcPr>
          <w:p w:rsidR="00DD7756" w:rsidRDefault="00AD1397">
            <w:pPr>
              <w:pStyle w:val="TableParagraph"/>
              <w:spacing w:before="9"/>
              <w:ind w:left="59"/>
              <w:jc w:val="left"/>
              <w:rPr>
                <w:sz w:val="20"/>
              </w:rPr>
            </w:pPr>
            <w:r>
              <w:rPr>
                <w:sz w:val="20"/>
              </w:rPr>
              <w:t>white.man</w:t>
            </w:r>
          </w:p>
        </w:tc>
        <w:tc>
          <w:tcPr>
            <w:tcW w:w="600" w:type="dxa"/>
            <w:tcBorders>
              <w:left w:val="single" w:sz="4" w:space="0" w:color="000000"/>
            </w:tcBorders>
          </w:tcPr>
          <w:p w:rsidR="00DD7756" w:rsidRDefault="00AD1397">
            <w:pPr>
              <w:pStyle w:val="TableParagraph"/>
              <w:spacing w:before="9"/>
              <w:ind w:right="178"/>
              <w:rPr>
                <w:sz w:val="20"/>
              </w:rPr>
            </w:pPr>
            <w:r>
              <w:rPr>
                <w:w w:val="95"/>
                <w:sz w:val="20"/>
              </w:rPr>
              <w:t>16</w:t>
            </w:r>
          </w:p>
        </w:tc>
        <w:tc>
          <w:tcPr>
            <w:tcW w:w="850" w:type="dxa"/>
          </w:tcPr>
          <w:p w:rsidR="00DD7756" w:rsidRDefault="00AD1397">
            <w:pPr>
              <w:pStyle w:val="TableParagraph"/>
              <w:spacing w:before="9"/>
              <w:ind w:left="178"/>
              <w:jc w:val="left"/>
              <w:rPr>
                <w:sz w:val="20"/>
              </w:rPr>
            </w:pPr>
            <w:r>
              <w:rPr>
                <w:sz w:val="20"/>
              </w:rPr>
              <w:t>1.913</w:t>
            </w:r>
          </w:p>
        </w:tc>
        <w:tc>
          <w:tcPr>
            <w:tcW w:w="1043" w:type="dxa"/>
          </w:tcPr>
          <w:p w:rsidR="00DD7756" w:rsidRDefault="00AD1397">
            <w:pPr>
              <w:pStyle w:val="TableParagraph"/>
              <w:spacing w:before="9"/>
              <w:ind w:left="234" w:right="350"/>
              <w:jc w:val="center"/>
              <w:rPr>
                <w:sz w:val="20"/>
              </w:rPr>
            </w:pPr>
            <w:r>
              <w:rPr>
                <w:sz w:val="20"/>
              </w:rPr>
              <w:t>0.213</w:t>
            </w:r>
          </w:p>
        </w:tc>
        <w:tc>
          <w:tcPr>
            <w:tcW w:w="1083" w:type="dxa"/>
            <w:tcBorders>
              <w:right w:val="single" w:sz="4" w:space="0" w:color="000000"/>
            </w:tcBorders>
          </w:tcPr>
          <w:p w:rsidR="00DD7756" w:rsidRDefault="00AD1397">
            <w:pPr>
              <w:pStyle w:val="TableParagraph"/>
              <w:spacing w:before="9"/>
              <w:ind w:right="290"/>
              <w:rPr>
                <w:sz w:val="20"/>
              </w:rPr>
            </w:pPr>
            <w:r>
              <w:rPr>
                <w:w w:val="95"/>
                <w:sz w:val="20"/>
              </w:rPr>
              <w:t>0.476</w:t>
            </w:r>
          </w:p>
        </w:tc>
        <w:tc>
          <w:tcPr>
            <w:tcW w:w="1295" w:type="dxa"/>
            <w:tcBorders>
              <w:left w:val="single" w:sz="4" w:space="0" w:color="000000"/>
            </w:tcBorders>
          </w:tcPr>
          <w:p w:rsidR="00DD7756" w:rsidRDefault="00AD1397">
            <w:pPr>
              <w:pStyle w:val="TableParagraph"/>
              <w:spacing w:before="9"/>
              <w:ind w:right="430"/>
              <w:rPr>
                <w:sz w:val="20"/>
              </w:rPr>
            </w:pPr>
            <w:r>
              <w:rPr>
                <w:w w:val="95"/>
                <w:sz w:val="20"/>
              </w:rPr>
              <w:t>15</w:t>
            </w:r>
          </w:p>
        </w:tc>
        <w:tc>
          <w:tcPr>
            <w:tcW w:w="1148" w:type="dxa"/>
          </w:tcPr>
          <w:p w:rsidR="00DD7756" w:rsidRDefault="00AD1397">
            <w:pPr>
              <w:pStyle w:val="TableParagraph"/>
              <w:spacing w:before="9"/>
              <w:ind w:right="10"/>
              <w:jc w:val="center"/>
              <w:rPr>
                <w:sz w:val="20"/>
              </w:rPr>
            </w:pPr>
            <w:r>
              <w:rPr>
                <w:w w:val="99"/>
                <w:sz w:val="20"/>
              </w:rPr>
              <w:t>1</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0.465</w:t>
            </w:r>
          </w:p>
        </w:tc>
        <w:tc>
          <w:tcPr>
            <w:tcW w:w="1235" w:type="dxa"/>
          </w:tcPr>
          <w:p w:rsidR="00DD7756" w:rsidRDefault="00AD1397">
            <w:pPr>
              <w:pStyle w:val="TableParagraph"/>
              <w:spacing w:before="9"/>
              <w:ind w:right="506"/>
              <w:rPr>
                <w:sz w:val="20"/>
              </w:rPr>
            </w:pPr>
            <w:r>
              <w:rPr>
                <w:w w:val="95"/>
                <w:sz w:val="20"/>
              </w:rPr>
              <w:t>0.886</w:t>
            </w:r>
          </w:p>
        </w:tc>
        <w:tc>
          <w:tcPr>
            <w:tcW w:w="702" w:type="dxa"/>
          </w:tcPr>
          <w:p w:rsidR="00DD7756" w:rsidRDefault="00AD1397">
            <w:pPr>
              <w:pStyle w:val="TableParagraph"/>
              <w:spacing w:before="9"/>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muː‑ci·ɬ</w:t>
            </w:r>
          </w:p>
        </w:tc>
        <w:tc>
          <w:tcPr>
            <w:tcW w:w="2089" w:type="dxa"/>
            <w:tcBorders>
              <w:right w:val="single" w:sz="4" w:space="0" w:color="000000"/>
            </w:tcBorders>
          </w:tcPr>
          <w:p w:rsidR="00DD7756" w:rsidRDefault="00AD1397">
            <w:pPr>
              <w:pStyle w:val="TableParagraph"/>
              <w:ind w:left="59"/>
              <w:jc w:val="left"/>
              <w:rPr>
                <w:sz w:val="20"/>
              </w:rPr>
            </w:pPr>
            <w:r>
              <w:rPr>
                <w:sz w:val="20"/>
              </w:rPr>
              <w:t>four‑days.long</w:t>
            </w:r>
          </w:p>
        </w:tc>
        <w:tc>
          <w:tcPr>
            <w:tcW w:w="600" w:type="dxa"/>
            <w:tcBorders>
              <w:left w:val="single" w:sz="4" w:space="0" w:color="000000"/>
            </w:tcBorders>
          </w:tcPr>
          <w:p w:rsidR="00DD7756" w:rsidRDefault="00AD1397">
            <w:pPr>
              <w:pStyle w:val="TableParagraph"/>
              <w:ind w:right="178"/>
              <w:rPr>
                <w:sz w:val="20"/>
              </w:rPr>
            </w:pPr>
            <w:r>
              <w:rPr>
                <w:w w:val="99"/>
                <w:sz w:val="20"/>
              </w:rPr>
              <w:t>9</w:t>
            </w:r>
          </w:p>
        </w:tc>
        <w:tc>
          <w:tcPr>
            <w:tcW w:w="850" w:type="dxa"/>
          </w:tcPr>
          <w:p w:rsidR="00DD7756" w:rsidRDefault="00AD1397">
            <w:pPr>
              <w:pStyle w:val="TableParagraph"/>
              <w:ind w:left="177"/>
              <w:jc w:val="left"/>
              <w:rPr>
                <w:sz w:val="20"/>
              </w:rPr>
            </w:pPr>
            <w:r>
              <w:rPr>
                <w:sz w:val="20"/>
              </w:rPr>
              <w:t>1.076</w:t>
            </w:r>
          </w:p>
        </w:tc>
        <w:tc>
          <w:tcPr>
            <w:tcW w:w="1043" w:type="dxa"/>
          </w:tcPr>
          <w:p w:rsidR="00DD7756" w:rsidRDefault="00AD1397">
            <w:pPr>
              <w:pStyle w:val="TableParagraph"/>
              <w:ind w:left="234" w:right="350"/>
              <w:jc w:val="center"/>
              <w:rPr>
                <w:sz w:val="20"/>
              </w:rPr>
            </w:pPr>
            <w:r>
              <w:rPr>
                <w:sz w:val="20"/>
              </w:rPr>
              <w:t>0.602</w:t>
            </w:r>
          </w:p>
        </w:tc>
        <w:tc>
          <w:tcPr>
            <w:tcW w:w="1083" w:type="dxa"/>
            <w:tcBorders>
              <w:right w:val="single" w:sz="4" w:space="0" w:color="000000"/>
            </w:tcBorders>
          </w:tcPr>
          <w:p w:rsidR="00DD7756" w:rsidRDefault="00AD1397">
            <w:pPr>
              <w:pStyle w:val="TableParagraph"/>
              <w:ind w:right="290"/>
              <w:rPr>
                <w:sz w:val="20"/>
              </w:rPr>
            </w:pPr>
            <w:r>
              <w:rPr>
                <w:w w:val="95"/>
                <w:sz w:val="20"/>
              </w:rPr>
              <w:t>0.721</w:t>
            </w:r>
          </w:p>
        </w:tc>
        <w:tc>
          <w:tcPr>
            <w:tcW w:w="1295" w:type="dxa"/>
            <w:tcBorders>
              <w:left w:val="single" w:sz="4" w:space="0" w:color="000000"/>
            </w:tcBorders>
          </w:tcPr>
          <w:p w:rsidR="00DD7756" w:rsidRDefault="00AD1397">
            <w:pPr>
              <w:pStyle w:val="TableParagraph"/>
              <w:ind w:right="430"/>
              <w:rPr>
                <w:sz w:val="20"/>
              </w:rPr>
            </w:pPr>
            <w:r>
              <w:rPr>
                <w:w w:val="99"/>
                <w:sz w:val="20"/>
              </w:rPr>
              <w:t>3</w:t>
            </w:r>
          </w:p>
        </w:tc>
        <w:tc>
          <w:tcPr>
            <w:tcW w:w="1148" w:type="dxa"/>
          </w:tcPr>
          <w:p w:rsidR="00DD7756" w:rsidRDefault="00AD1397">
            <w:pPr>
              <w:pStyle w:val="TableParagraph"/>
              <w:ind w:right="10"/>
              <w:jc w:val="center"/>
              <w:rPr>
                <w:sz w:val="20"/>
              </w:rPr>
            </w:pPr>
            <w:r>
              <w:rPr>
                <w:w w:val="99"/>
                <w:sz w:val="20"/>
              </w:rPr>
              <w:t>5</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0.755</w:t>
            </w:r>
          </w:p>
        </w:tc>
        <w:tc>
          <w:tcPr>
            <w:tcW w:w="1235" w:type="dxa"/>
          </w:tcPr>
          <w:p w:rsidR="00DD7756" w:rsidRDefault="00AD1397">
            <w:pPr>
              <w:pStyle w:val="TableParagraph"/>
              <w:ind w:right="506"/>
              <w:rPr>
                <w:sz w:val="20"/>
              </w:rPr>
            </w:pPr>
            <w:r>
              <w:rPr>
                <w:w w:val="95"/>
                <w:sz w:val="20"/>
              </w:rPr>
              <w:t>0.853</w:t>
            </w:r>
          </w:p>
        </w:tc>
        <w:tc>
          <w:tcPr>
            <w:tcW w:w="702" w:type="dxa"/>
          </w:tcPr>
          <w:p w:rsidR="00DD7756" w:rsidRDefault="00AD1397">
            <w:pPr>
              <w:pStyle w:val="TableParagraph"/>
              <w:ind w:right="51"/>
              <w:rPr>
                <w:sz w:val="20"/>
              </w:rPr>
            </w:pPr>
            <w:r>
              <w:rPr>
                <w:w w:val="99"/>
                <w:sz w:val="20"/>
              </w:rPr>
              <w:t>—</w:t>
            </w:r>
          </w:p>
        </w:tc>
      </w:tr>
      <w:tr w:rsidR="00DD7756">
        <w:trPr>
          <w:trHeight w:val="235"/>
        </w:trPr>
        <w:tc>
          <w:tcPr>
            <w:tcW w:w="1602" w:type="dxa"/>
          </w:tcPr>
          <w:p w:rsidR="00DD7756" w:rsidRDefault="00AD1397">
            <w:pPr>
              <w:pStyle w:val="TableParagraph"/>
              <w:spacing w:line="210" w:lineRule="exact"/>
              <w:ind w:left="50"/>
              <w:jc w:val="left"/>
              <w:rPr>
                <w:sz w:val="20"/>
              </w:rPr>
            </w:pPr>
            <w:r>
              <w:rPr>
                <w:sz w:val="20"/>
              </w:rPr>
              <w:t>muː‑qʔicḥ</w:t>
            </w:r>
          </w:p>
        </w:tc>
        <w:tc>
          <w:tcPr>
            <w:tcW w:w="2089" w:type="dxa"/>
            <w:tcBorders>
              <w:right w:val="single" w:sz="4" w:space="0" w:color="000000"/>
            </w:tcBorders>
          </w:tcPr>
          <w:p w:rsidR="00DD7756" w:rsidRDefault="00AD1397">
            <w:pPr>
              <w:pStyle w:val="TableParagraph"/>
              <w:spacing w:line="210" w:lineRule="exact"/>
              <w:ind w:left="59"/>
              <w:jc w:val="left"/>
              <w:rPr>
                <w:sz w:val="20"/>
              </w:rPr>
            </w:pPr>
            <w:r>
              <w:rPr>
                <w:sz w:val="20"/>
              </w:rPr>
              <w:t>four‑year</w:t>
            </w:r>
          </w:p>
        </w:tc>
        <w:tc>
          <w:tcPr>
            <w:tcW w:w="600" w:type="dxa"/>
            <w:tcBorders>
              <w:left w:val="single" w:sz="4" w:space="0" w:color="000000"/>
            </w:tcBorders>
          </w:tcPr>
          <w:p w:rsidR="00DD7756" w:rsidRDefault="00AD1397">
            <w:pPr>
              <w:pStyle w:val="TableParagraph"/>
              <w:spacing w:line="210" w:lineRule="exact"/>
              <w:ind w:right="178"/>
              <w:rPr>
                <w:sz w:val="20"/>
              </w:rPr>
            </w:pPr>
            <w:r>
              <w:rPr>
                <w:w w:val="99"/>
                <w:sz w:val="20"/>
              </w:rPr>
              <w:t>6</w:t>
            </w:r>
          </w:p>
        </w:tc>
        <w:tc>
          <w:tcPr>
            <w:tcW w:w="850" w:type="dxa"/>
          </w:tcPr>
          <w:p w:rsidR="00DD7756" w:rsidRDefault="00AD1397">
            <w:pPr>
              <w:pStyle w:val="TableParagraph"/>
              <w:spacing w:line="210" w:lineRule="exact"/>
              <w:ind w:left="177"/>
              <w:jc w:val="left"/>
              <w:rPr>
                <w:sz w:val="20"/>
              </w:rPr>
            </w:pPr>
            <w:r>
              <w:rPr>
                <w:sz w:val="20"/>
              </w:rPr>
              <w:t>0.717</w:t>
            </w:r>
          </w:p>
        </w:tc>
        <w:tc>
          <w:tcPr>
            <w:tcW w:w="1043" w:type="dxa"/>
          </w:tcPr>
          <w:p w:rsidR="00DD7756" w:rsidRDefault="00AD1397">
            <w:pPr>
              <w:pStyle w:val="TableParagraph"/>
              <w:spacing w:line="210" w:lineRule="exact"/>
              <w:ind w:left="234" w:right="350"/>
              <w:jc w:val="center"/>
              <w:rPr>
                <w:sz w:val="20"/>
              </w:rPr>
            </w:pPr>
            <w:r>
              <w:rPr>
                <w:sz w:val="20"/>
              </w:rPr>
              <w:t>0.613</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0.875</w:t>
            </w:r>
          </w:p>
        </w:tc>
        <w:tc>
          <w:tcPr>
            <w:tcW w:w="1295" w:type="dxa"/>
            <w:tcBorders>
              <w:left w:val="single" w:sz="4" w:space="0" w:color="000000"/>
            </w:tcBorders>
          </w:tcPr>
          <w:p w:rsidR="00DD7756" w:rsidRDefault="00AD1397">
            <w:pPr>
              <w:pStyle w:val="TableParagraph"/>
              <w:spacing w:line="210" w:lineRule="exact"/>
              <w:ind w:right="430"/>
              <w:rPr>
                <w:sz w:val="20"/>
              </w:rPr>
            </w:pPr>
            <w:r>
              <w:rPr>
                <w:w w:val="99"/>
                <w:sz w:val="20"/>
              </w:rPr>
              <w:t>2</w:t>
            </w:r>
          </w:p>
        </w:tc>
        <w:tc>
          <w:tcPr>
            <w:tcW w:w="1148" w:type="dxa"/>
          </w:tcPr>
          <w:p w:rsidR="00DD7756" w:rsidRDefault="00AD1397">
            <w:pPr>
              <w:pStyle w:val="TableParagraph"/>
              <w:spacing w:line="210" w:lineRule="exact"/>
              <w:ind w:right="10"/>
              <w:jc w:val="center"/>
              <w:rPr>
                <w:sz w:val="20"/>
              </w:rPr>
            </w:pPr>
            <w:r>
              <w:rPr>
                <w:w w:val="99"/>
                <w:sz w:val="20"/>
              </w:rPr>
              <w:t>3</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5"/>
                <w:sz w:val="20"/>
              </w:rPr>
              <w:t>0.988</w:t>
            </w:r>
          </w:p>
        </w:tc>
        <w:tc>
          <w:tcPr>
            <w:tcW w:w="1235" w:type="dxa"/>
          </w:tcPr>
          <w:p w:rsidR="00DD7756" w:rsidRDefault="00AD1397">
            <w:pPr>
              <w:pStyle w:val="TableParagraph"/>
              <w:spacing w:line="210" w:lineRule="exact"/>
              <w:ind w:right="506"/>
              <w:rPr>
                <w:sz w:val="20"/>
              </w:rPr>
            </w:pPr>
            <w:r>
              <w:rPr>
                <w:w w:val="95"/>
                <w:sz w:val="20"/>
              </w:rPr>
              <w:t>0.886</w:t>
            </w:r>
          </w:p>
        </w:tc>
        <w:tc>
          <w:tcPr>
            <w:tcW w:w="702" w:type="dxa"/>
          </w:tcPr>
          <w:p w:rsidR="00DD7756" w:rsidRDefault="00AD1397">
            <w:pPr>
              <w:pStyle w:val="TableParagraph"/>
              <w:spacing w:line="210" w:lineRule="exact"/>
              <w:ind w:right="51"/>
              <w:rPr>
                <w:sz w:val="20"/>
              </w:rPr>
            </w:pPr>
            <w:r>
              <w:rPr>
                <w:w w:val="99"/>
                <w:sz w:val="20"/>
              </w:rPr>
              <w:t>—</w:t>
            </w:r>
          </w:p>
        </w:tc>
      </w:tr>
      <w:tr w:rsidR="00DD7756">
        <w:trPr>
          <w:trHeight w:val="239"/>
        </w:trPr>
        <w:tc>
          <w:tcPr>
            <w:tcW w:w="1602" w:type="dxa"/>
          </w:tcPr>
          <w:p w:rsidR="00DD7756" w:rsidRDefault="00AD1397">
            <w:pPr>
              <w:pStyle w:val="TableParagraph"/>
              <w:spacing w:before="0" w:line="219" w:lineRule="exact"/>
              <w:ind w:left="50"/>
              <w:jc w:val="left"/>
              <w:rPr>
                <w:sz w:val="20"/>
              </w:rPr>
            </w:pPr>
            <w:r>
              <w:rPr>
                <w:sz w:val="20"/>
              </w:rPr>
              <w:t>n</w:t>
            </w:r>
            <w:r>
              <w:rPr>
                <w:position w:val="1"/>
                <w:sz w:val="20"/>
              </w:rPr>
              <w:t xml:space="preserve">̓ </w:t>
            </w:r>
            <w:r>
              <w:rPr>
                <w:sz w:val="20"/>
              </w:rPr>
              <w:t>aːs</w:t>
            </w:r>
          </w:p>
        </w:tc>
        <w:tc>
          <w:tcPr>
            <w:tcW w:w="2089" w:type="dxa"/>
            <w:tcBorders>
              <w:right w:val="single" w:sz="4" w:space="0" w:color="000000"/>
            </w:tcBorders>
          </w:tcPr>
          <w:p w:rsidR="00DD7756" w:rsidRDefault="00AD1397">
            <w:pPr>
              <w:pStyle w:val="TableParagraph"/>
              <w:spacing w:before="9" w:line="210" w:lineRule="exact"/>
              <w:ind w:left="59"/>
              <w:jc w:val="left"/>
              <w:rPr>
                <w:sz w:val="20"/>
              </w:rPr>
            </w:pPr>
            <w:r>
              <w:rPr>
                <w:sz w:val="20"/>
              </w:rPr>
              <w:t>day</w:t>
            </w:r>
          </w:p>
        </w:tc>
        <w:tc>
          <w:tcPr>
            <w:tcW w:w="600" w:type="dxa"/>
            <w:tcBorders>
              <w:left w:val="single" w:sz="4" w:space="0" w:color="000000"/>
            </w:tcBorders>
          </w:tcPr>
          <w:p w:rsidR="00DD7756" w:rsidRDefault="00AD1397">
            <w:pPr>
              <w:pStyle w:val="TableParagraph"/>
              <w:spacing w:before="9" w:line="210" w:lineRule="exact"/>
              <w:ind w:right="178"/>
              <w:rPr>
                <w:sz w:val="20"/>
              </w:rPr>
            </w:pPr>
            <w:r>
              <w:rPr>
                <w:w w:val="99"/>
                <w:sz w:val="20"/>
              </w:rPr>
              <w:t>7</w:t>
            </w:r>
          </w:p>
        </w:tc>
        <w:tc>
          <w:tcPr>
            <w:tcW w:w="850" w:type="dxa"/>
          </w:tcPr>
          <w:p w:rsidR="00DD7756" w:rsidRDefault="00AD1397">
            <w:pPr>
              <w:pStyle w:val="TableParagraph"/>
              <w:spacing w:before="9" w:line="210" w:lineRule="exact"/>
              <w:ind w:left="177"/>
              <w:jc w:val="left"/>
              <w:rPr>
                <w:sz w:val="20"/>
              </w:rPr>
            </w:pPr>
            <w:r>
              <w:rPr>
                <w:sz w:val="20"/>
              </w:rPr>
              <w:t>0.837</w:t>
            </w:r>
          </w:p>
        </w:tc>
        <w:tc>
          <w:tcPr>
            <w:tcW w:w="1043" w:type="dxa"/>
          </w:tcPr>
          <w:p w:rsidR="00DD7756" w:rsidRDefault="00AD1397">
            <w:pPr>
              <w:pStyle w:val="TableParagraph"/>
              <w:spacing w:before="9" w:line="210"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9" w:line="210" w:lineRule="exact"/>
              <w:ind w:right="290"/>
              <w:rPr>
                <w:sz w:val="20"/>
              </w:rPr>
            </w:pPr>
            <w:r>
              <w:rPr>
                <w:w w:val="95"/>
                <w:sz w:val="20"/>
              </w:rPr>
              <w:t>0.511</w:t>
            </w:r>
          </w:p>
        </w:tc>
        <w:tc>
          <w:tcPr>
            <w:tcW w:w="1295" w:type="dxa"/>
            <w:tcBorders>
              <w:left w:val="single" w:sz="4" w:space="0" w:color="000000"/>
            </w:tcBorders>
          </w:tcPr>
          <w:p w:rsidR="00DD7756" w:rsidRDefault="00AD1397">
            <w:pPr>
              <w:pStyle w:val="TableParagraph"/>
              <w:spacing w:before="9" w:line="210" w:lineRule="exact"/>
              <w:ind w:right="430"/>
              <w:rPr>
                <w:sz w:val="20"/>
              </w:rPr>
            </w:pPr>
            <w:r>
              <w:rPr>
                <w:w w:val="99"/>
                <w:sz w:val="20"/>
              </w:rPr>
              <w:t>7</w:t>
            </w:r>
          </w:p>
        </w:tc>
        <w:tc>
          <w:tcPr>
            <w:tcW w:w="1148" w:type="dxa"/>
          </w:tcPr>
          <w:p w:rsidR="00DD7756" w:rsidRDefault="00AD1397">
            <w:pPr>
              <w:pStyle w:val="TableParagraph"/>
              <w:spacing w:before="9" w:line="210" w:lineRule="exact"/>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before="9"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line="210" w:lineRule="exact"/>
              <w:ind w:right="317"/>
              <w:rPr>
                <w:sz w:val="20"/>
              </w:rPr>
            </w:pPr>
            <w:r>
              <w:rPr>
                <w:w w:val="95"/>
                <w:sz w:val="20"/>
              </w:rPr>
              <w:t>0.511</w:t>
            </w:r>
          </w:p>
        </w:tc>
        <w:tc>
          <w:tcPr>
            <w:tcW w:w="1235" w:type="dxa"/>
          </w:tcPr>
          <w:p w:rsidR="00DD7756" w:rsidRDefault="00AD1397">
            <w:pPr>
              <w:pStyle w:val="TableParagraph"/>
              <w:spacing w:before="9" w:line="210" w:lineRule="exact"/>
              <w:ind w:right="506"/>
              <w:rPr>
                <w:sz w:val="20"/>
              </w:rPr>
            </w:pPr>
            <w:r>
              <w:rPr>
                <w:w w:val="99"/>
                <w:sz w:val="20"/>
              </w:rPr>
              <w:t>—</w:t>
            </w:r>
          </w:p>
        </w:tc>
        <w:tc>
          <w:tcPr>
            <w:tcW w:w="702" w:type="dxa"/>
          </w:tcPr>
          <w:p w:rsidR="00DD7756" w:rsidRDefault="00AD1397">
            <w:pPr>
              <w:pStyle w:val="TableParagraph"/>
              <w:spacing w:before="9" w:line="210" w:lineRule="exact"/>
              <w:ind w:right="51"/>
              <w:rPr>
                <w:sz w:val="20"/>
              </w:rPr>
            </w:pPr>
            <w:r>
              <w:rPr>
                <w:w w:val="99"/>
                <w:sz w:val="20"/>
              </w:rPr>
              <w:t>—</w:t>
            </w:r>
          </w:p>
        </w:tc>
      </w:tr>
      <w:tr w:rsidR="00DD7756">
        <w:trPr>
          <w:trHeight w:val="243"/>
        </w:trPr>
        <w:tc>
          <w:tcPr>
            <w:tcW w:w="1602" w:type="dxa"/>
          </w:tcPr>
          <w:p w:rsidR="00DD7756" w:rsidRDefault="00AD1397">
            <w:pPr>
              <w:pStyle w:val="TableParagraph"/>
              <w:spacing w:before="0" w:line="223" w:lineRule="exact"/>
              <w:ind w:left="50"/>
              <w:jc w:val="left"/>
              <w:rPr>
                <w:sz w:val="20"/>
              </w:rPr>
            </w:pPr>
            <w:r>
              <w:rPr>
                <w:sz w:val="20"/>
              </w:rPr>
              <w:t>n</w:t>
            </w:r>
            <w:r>
              <w:rPr>
                <w:position w:val="1"/>
                <w:sz w:val="20"/>
              </w:rPr>
              <w:t xml:space="preserve">̓ </w:t>
            </w:r>
            <w:r>
              <w:rPr>
                <w:sz w:val="20"/>
              </w:rPr>
              <w:t>up‑ci·ɬ</w:t>
            </w:r>
          </w:p>
        </w:tc>
        <w:tc>
          <w:tcPr>
            <w:tcW w:w="2089" w:type="dxa"/>
            <w:tcBorders>
              <w:right w:val="single" w:sz="4" w:space="0" w:color="000000"/>
            </w:tcBorders>
          </w:tcPr>
          <w:p w:rsidR="00DD7756" w:rsidRDefault="00AD1397">
            <w:pPr>
              <w:pStyle w:val="TableParagraph"/>
              <w:spacing w:before="9"/>
              <w:ind w:left="59"/>
              <w:jc w:val="left"/>
              <w:rPr>
                <w:sz w:val="20"/>
              </w:rPr>
            </w:pPr>
            <w:r>
              <w:rPr>
                <w:sz w:val="20"/>
              </w:rPr>
              <w:t>one‑days.long</w:t>
            </w:r>
          </w:p>
        </w:tc>
        <w:tc>
          <w:tcPr>
            <w:tcW w:w="600" w:type="dxa"/>
            <w:tcBorders>
              <w:left w:val="single" w:sz="4" w:space="0" w:color="000000"/>
            </w:tcBorders>
          </w:tcPr>
          <w:p w:rsidR="00DD7756" w:rsidRDefault="00AD1397">
            <w:pPr>
              <w:pStyle w:val="TableParagraph"/>
              <w:spacing w:before="9"/>
              <w:ind w:right="178"/>
              <w:rPr>
                <w:sz w:val="20"/>
              </w:rPr>
            </w:pPr>
            <w:r>
              <w:rPr>
                <w:w w:val="95"/>
                <w:sz w:val="20"/>
              </w:rPr>
              <w:t>10</w:t>
            </w:r>
          </w:p>
        </w:tc>
        <w:tc>
          <w:tcPr>
            <w:tcW w:w="850" w:type="dxa"/>
          </w:tcPr>
          <w:p w:rsidR="00DD7756" w:rsidRDefault="00AD1397">
            <w:pPr>
              <w:pStyle w:val="TableParagraph"/>
              <w:spacing w:before="9"/>
              <w:ind w:left="178"/>
              <w:jc w:val="left"/>
              <w:rPr>
                <w:sz w:val="20"/>
              </w:rPr>
            </w:pPr>
            <w:r>
              <w:rPr>
                <w:sz w:val="20"/>
              </w:rPr>
              <w:t>1.195</w:t>
            </w:r>
          </w:p>
        </w:tc>
        <w:tc>
          <w:tcPr>
            <w:tcW w:w="1043" w:type="dxa"/>
          </w:tcPr>
          <w:p w:rsidR="00DD7756" w:rsidRDefault="00AD1397">
            <w:pPr>
              <w:pStyle w:val="TableParagraph"/>
              <w:spacing w:before="9"/>
              <w:ind w:left="234" w:right="350"/>
              <w:jc w:val="center"/>
              <w:rPr>
                <w:sz w:val="20"/>
              </w:rPr>
            </w:pPr>
            <w:r>
              <w:rPr>
                <w:sz w:val="20"/>
              </w:rPr>
              <w:t>0.613</w:t>
            </w:r>
          </w:p>
        </w:tc>
        <w:tc>
          <w:tcPr>
            <w:tcW w:w="1083" w:type="dxa"/>
            <w:tcBorders>
              <w:right w:val="single" w:sz="4" w:space="0" w:color="000000"/>
            </w:tcBorders>
          </w:tcPr>
          <w:p w:rsidR="00DD7756" w:rsidRDefault="00AD1397">
            <w:pPr>
              <w:pStyle w:val="TableParagraph"/>
              <w:spacing w:before="9"/>
              <w:ind w:right="290"/>
              <w:rPr>
                <w:sz w:val="20"/>
              </w:rPr>
            </w:pPr>
            <w:r>
              <w:rPr>
                <w:w w:val="95"/>
                <w:sz w:val="20"/>
              </w:rPr>
              <w:t>0.610</w:t>
            </w:r>
          </w:p>
        </w:tc>
        <w:tc>
          <w:tcPr>
            <w:tcW w:w="1295" w:type="dxa"/>
            <w:tcBorders>
              <w:left w:val="single" w:sz="4" w:space="0" w:color="000000"/>
            </w:tcBorders>
          </w:tcPr>
          <w:p w:rsidR="00DD7756" w:rsidRDefault="00AD1397">
            <w:pPr>
              <w:pStyle w:val="TableParagraph"/>
              <w:spacing w:before="9"/>
              <w:ind w:right="430"/>
              <w:rPr>
                <w:sz w:val="20"/>
              </w:rPr>
            </w:pPr>
            <w:r>
              <w:rPr>
                <w:w w:val="99"/>
                <w:sz w:val="20"/>
              </w:rPr>
              <w:t>2</w:t>
            </w:r>
          </w:p>
        </w:tc>
        <w:tc>
          <w:tcPr>
            <w:tcW w:w="1148" w:type="dxa"/>
          </w:tcPr>
          <w:p w:rsidR="00DD7756" w:rsidRDefault="00AD1397">
            <w:pPr>
              <w:pStyle w:val="TableParagraph"/>
              <w:spacing w:before="9"/>
              <w:ind w:right="10"/>
              <w:jc w:val="center"/>
              <w:rPr>
                <w:sz w:val="20"/>
              </w:rPr>
            </w:pPr>
            <w:r>
              <w:rPr>
                <w:w w:val="99"/>
                <w:sz w:val="20"/>
              </w:rPr>
              <w:t>3</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0.759</w:t>
            </w:r>
          </w:p>
        </w:tc>
        <w:tc>
          <w:tcPr>
            <w:tcW w:w="1235" w:type="dxa"/>
          </w:tcPr>
          <w:p w:rsidR="00DD7756" w:rsidRDefault="00AD1397">
            <w:pPr>
              <w:pStyle w:val="TableParagraph"/>
              <w:spacing w:before="9"/>
              <w:ind w:right="506"/>
              <w:rPr>
                <w:sz w:val="20"/>
              </w:rPr>
            </w:pPr>
            <w:r>
              <w:rPr>
                <w:w w:val="95"/>
                <w:sz w:val="20"/>
              </w:rPr>
              <w:t>0.744</w:t>
            </w:r>
          </w:p>
        </w:tc>
        <w:tc>
          <w:tcPr>
            <w:tcW w:w="702" w:type="dxa"/>
          </w:tcPr>
          <w:p w:rsidR="00DD7756" w:rsidRDefault="00AD1397">
            <w:pPr>
              <w:pStyle w:val="TableParagraph"/>
              <w:spacing w:before="9"/>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naʔaː</w:t>
            </w:r>
          </w:p>
        </w:tc>
        <w:tc>
          <w:tcPr>
            <w:tcW w:w="2089" w:type="dxa"/>
            <w:tcBorders>
              <w:right w:val="single" w:sz="4" w:space="0" w:color="000000"/>
            </w:tcBorders>
          </w:tcPr>
          <w:p w:rsidR="00DD7756" w:rsidRDefault="00AD1397">
            <w:pPr>
              <w:pStyle w:val="TableParagraph"/>
              <w:ind w:left="59"/>
              <w:jc w:val="left"/>
              <w:rPr>
                <w:sz w:val="20"/>
              </w:rPr>
            </w:pPr>
            <w:r>
              <w:rPr>
                <w:sz w:val="20"/>
              </w:rPr>
              <w:t>hear</w:t>
            </w:r>
          </w:p>
        </w:tc>
        <w:tc>
          <w:tcPr>
            <w:tcW w:w="600" w:type="dxa"/>
            <w:tcBorders>
              <w:left w:val="single" w:sz="4" w:space="0" w:color="000000"/>
            </w:tcBorders>
          </w:tcPr>
          <w:p w:rsidR="00DD7756" w:rsidRDefault="00AD1397">
            <w:pPr>
              <w:pStyle w:val="TableParagraph"/>
              <w:ind w:right="178"/>
              <w:rPr>
                <w:sz w:val="20"/>
              </w:rPr>
            </w:pPr>
            <w:r>
              <w:rPr>
                <w:w w:val="95"/>
                <w:sz w:val="20"/>
              </w:rPr>
              <w:t>21</w:t>
            </w:r>
          </w:p>
        </w:tc>
        <w:tc>
          <w:tcPr>
            <w:tcW w:w="850" w:type="dxa"/>
          </w:tcPr>
          <w:p w:rsidR="00DD7756" w:rsidRDefault="00AD1397">
            <w:pPr>
              <w:pStyle w:val="TableParagraph"/>
              <w:ind w:left="178"/>
              <w:jc w:val="left"/>
              <w:rPr>
                <w:sz w:val="20"/>
              </w:rPr>
            </w:pPr>
            <w:r>
              <w:rPr>
                <w:sz w:val="20"/>
              </w:rPr>
              <w:t>2.510</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0.532</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left="410" w:right="512"/>
              <w:jc w:val="center"/>
              <w:rPr>
                <w:sz w:val="20"/>
              </w:rPr>
            </w:pPr>
            <w:r>
              <w:rPr>
                <w:sz w:val="20"/>
              </w:rPr>
              <w:t>21</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0.532</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nani·qsu</w:t>
            </w:r>
          </w:p>
        </w:tc>
        <w:tc>
          <w:tcPr>
            <w:tcW w:w="2089" w:type="dxa"/>
            <w:tcBorders>
              <w:right w:val="single" w:sz="4" w:space="0" w:color="000000"/>
            </w:tcBorders>
          </w:tcPr>
          <w:p w:rsidR="00DD7756" w:rsidRDefault="00AD1397">
            <w:pPr>
              <w:pStyle w:val="TableParagraph"/>
              <w:ind w:left="59"/>
              <w:jc w:val="left"/>
              <w:rPr>
                <w:sz w:val="20"/>
              </w:rPr>
            </w:pPr>
            <w:r>
              <w:rPr>
                <w:sz w:val="20"/>
              </w:rPr>
              <w:t>grandparent</w:t>
            </w:r>
          </w:p>
        </w:tc>
        <w:tc>
          <w:tcPr>
            <w:tcW w:w="600" w:type="dxa"/>
            <w:tcBorders>
              <w:left w:val="single" w:sz="4" w:space="0" w:color="000000"/>
            </w:tcBorders>
          </w:tcPr>
          <w:p w:rsidR="00DD7756" w:rsidRDefault="00AD1397">
            <w:pPr>
              <w:pStyle w:val="TableParagraph"/>
              <w:ind w:right="178"/>
              <w:rPr>
                <w:sz w:val="20"/>
              </w:rPr>
            </w:pPr>
            <w:r>
              <w:rPr>
                <w:w w:val="95"/>
                <w:sz w:val="20"/>
              </w:rPr>
              <w:t>10</w:t>
            </w:r>
          </w:p>
        </w:tc>
        <w:tc>
          <w:tcPr>
            <w:tcW w:w="850" w:type="dxa"/>
          </w:tcPr>
          <w:p w:rsidR="00DD7756" w:rsidRDefault="00AD1397">
            <w:pPr>
              <w:pStyle w:val="TableParagraph"/>
              <w:ind w:left="178"/>
              <w:jc w:val="left"/>
              <w:rPr>
                <w:sz w:val="20"/>
              </w:rPr>
            </w:pPr>
            <w:r>
              <w:rPr>
                <w:sz w:val="20"/>
              </w:rPr>
              <w:t>1.195</w:t>
            </w:r>
          </w:p>
        </w:tc>
        <w:tc>
          <w:tcPr>
            <w:tcW w:w="1043" w:type="dxa"/>
          </w:tcPr>
          <w:p w:rsidR="00DD7756" w:rsidRDefault="00AD1397">
            <w:pPr>
              <w:pStyle w:val="TableParagraph"/>
              <w:ind w:left="234" w:right="350"/>
              <w:jc w:val="center"/>
              <w:rPr>
                <w:sz w:val="20"/>
              </w:rPr>
            </w:pPr>
            <w:r>
              <w:rPr>
                <w:sz w:val="20"/>
              </w:rPr>
              <w:t>0.556</w:t>
            </w:r>
          </w:p>
        </w:tc>
        <w:tc>
          <w:tcPr>
            <w:tcW w:w="1083" w:type="dxa"/>
            <w:tcBorders>
              <w:right w:val="single" w:sz="4" w:space="0" w:color="000000"/>
            </w:tcBorders>
          </w:tcPr>
          <w:p w:rsidR="00DD7756" w:rsidRDefault="00AD1397">
            <w:pPr>
              <w:pStyle w:val="TableParagraph"/>
              <w:ind w:right="290"/>
              <w:rPr>
                <w:sz w:val="20"/>
              </w:rPr>
            </w:pPr>
            <w:r>
              <w:rPr>
                <w:w w:val="95"/>
                <w:sz w:val="20"/>
              </w:rPr>
              <w:t>0.873</w:t>
            </w:r>
          </w:p>
        </w:tc>
        <w:tc>
          <w:tcPr>
            <w:tcW w:w="1295" w:type="dxa"/>
            <w:tcBorders>
              <w:left w:val="single" w:sz="4" w:space="0" w:color="000000"/>
            </w:tcBorders>
          </w:tcPr>
          <w:p w:rsidR="00DD7756" w:rsidRDefault="00AD1397">
            <w:pPr>
              <w:pStyle w:val="TableParagraph"/>
              <w:ind w:right="430"/>
              <w:rPr>
                <w:sz w:val="20"/>
              </w:rPr>
            </w:pPr>
            <w:r>
              <w:rPr>
                <w:w w:val="99"/>
                <w:sz w:val="20"/>
              </w:rPr>
              <w:t>7</w:t>
            </w:r>
          </w:p>
        </w:tc>
        <w:tc>
          <w:tcPr>
            <w:tcW w:w="1148" w:type="dxa"/>
          </w:tcPr>
          <w:p w:rsidR="00DD7756" w:rsidRDefault="00AD1397">
            <w:pPr>
              <w:pStyle w:val="TableParagraph"/>
              <w:ind w:right="10"/>
              <w:jc w:val="center"/>
              <w:rPr>
                <w:sz w:val="20"/>
              </w:rPr>
            </w:pPr>
            <w:r>
              <w:rPr>
                <w:w w:val="99"/>
                <w:sz w:val="20"/>
              </w:rPr>
              <w:t>3</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0.873</w:t>
            </w:r>
          </w:p>
        </w:tc>
        <w:tc>
          <w:tcPr>
            <w:tcW w:w="1235" w:type="dxa"/>
          </w:tcPr>
          <w:p w:rsidR="00DD7756" w:rsidRDefault="00AD1397">
            <w:pPr>
              <w:pStyle w:val="TableParagraph"/>
              <w:ind w:right="506"/>
              <w:rPr>
                <w:sz w:val="20"/>
              </w:rPr>
            </w:pPr>
            <w:r>
              <w:rPr>
                <w:w w:val="95"/>
                <w:sz w:val="20"/>
              </w:rPr>
              <w:t>0.907</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nas</w:t>
            </w:r>
          </w:p>
        </w:tc>
        <w:tc>
          <w:tcPr>
            <w:tcW w:w="2089" w:type="dxa"/>
            <w:tcBorders>
              <w:right w:val="single" w:sz="4" w:space="0" w:color="000000"/>
            </w:tcBorders>
          </w:tcPr>
          <w:p w:rsidR="00DD7756" w:rsidRDefault="00AD1397">
            <w:pPr>
              <w:pStyle w:val="TableParagraph"/>
              <w:ind w:left="59"/>
              <w:jc w:val="left"/>
              <w:rPr>
                <w:sz w:val="20"/>
              </w:rPr>
            </w:pPr>
            <w:r>
              <w:rPr>
                <w:sz w:val="20"/>
              </w:rPr>
              <w:t>try.in.vain</w:t>
            </w:r>
          </w:p>
        </w:tc>
        <w:tc>
          <w:tcPr>
            <w:tcW w:w="600" w:type="dxa"/>
            <w:tcBorders>
              <w:left w:val="single" w:sz="4" w:space="0" w:color="000000"/>
            </w:tcBorders>
          </w:tcPr>
          <w:p w:rsidR="00DD7756" w:rsidRDefault="00AD1397">
            <w:pPr>
              <w:pStyle w:val="TableParagraph"/>
              <w:ind w:right="178"/>
              <w:rPr>
                <w:sz w:val="20"/>
              </w:rPr>
            </w:pPr>
            <w:r>
              <w:rPr>
                <w:w w:val="99"/>
                <w:sz w:val="20"/>
              </w:rPr>
              <w:t>6</w:t>
            </w:r>
          </w:p>
        </w:tc>
        <w:tc>
          <w:tcPr>
            <w:tcW w:w="850" w:type="dxa"/>
          </w:tcPr>
          <w:p w:rsidR="00DD7756" w:rsidRDefault="00AD1397">
            <w:pPr>
              <w:pStyle w:val="TableParagraph"/>
              <w:ind w:left="177"/>
              <w:jc w:val="left"/>
              <w:rPr>
                <w:sz w:val="20"/>
              </w:rPr>
            </w:pPr>
            <w:r>
              <w:rPr>
                <w:sz w:val="20"/>
              </w:rPr>
              <w:t>0.717</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0.793</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6</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0.793</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nunuːk</w:t>
            </w:r>
          </w:p>
        </w:tc>
        <w:tc>
          <w:tcPr>
            <w:tcW w:w="2089" w:type="dxa"/>
            <w:tcBorders>
              <w:right w:val="single" w:sz="4" w:space="0" w:color="000000"/>
            </w:tcBorders>
          </w:tcPr>
          <w:p w:rsidR="00DD7756" w:rsidRDefault="00AD1397">
            <w:pPr>
              <w:pStyle w:val="TableParagraph"/>
              <w:ind w:left="59"/>
              <w:jc w:val="left"/>
              <w:rPr>
                <w:sz w:val="20"/>
              </w:rPr>
            </w:pPr>
            <w:r>
              <w:rPr>
                <w:sz w:val="20"/>
              </w:rPr>
              <w:t>singing</w:t>
            </w:r>
          </w:p>
        </w:tc>
        <w:tc>
          <w:tcPr>
            <w:tcW w:w="600" w:type="dxa"/>
            <w:tcBorders>
              <w:left w:val="single" w:sz="4" w:space="0" w:color="000000"/>
            </w:tcBorders>
          </w:tcPr>
          <w:p w:rsidR="00DD7756" w:rsidRDefault="00AD1397">
            <w:pPr>
              <w:pStyle w:val="TableParagraph"/>
              <w:ind w:right="178"/>
              <w:rPr>
                <w:sz w:val="20"/>
              </w:rPr>
            </w:pPr>
            <w:r>
              <w:rPr>
                <w:w w:val="95"/>
                <w:sz w:val="20"/>
              </w:rPr>
              <w:t>13</w:t>
            </w:r>
          </w:p>
        </w:tc>
        <w:tc>
          <w:tcPr>
            <w:tcW w:w="850" w:type="dxa"/>
          </w:tcPr>
          <w:p w:rsidR="00DD7756" w:rsidRDefault="00AD1397">
            <w:pPr>
              <w:pStyle w:val="TableParagraph"/>
              <w:ind w:left="178"/>
              <w:jc w:val="left"/>
              <w:rPr>
                <w:sz w:val="20"/>
              </w:rPr>
            </w:pPr>
            <w:r>
              <w:rPr>
                <w:sz w:val="20"/>
              </w:rPr>
              <w:t>1.554</w:t>
            </w:r>
          </w:p>
        </w:tc>
        <w:tc>
          <w:tcPr>
            <w:tcW w:w="1043" w:type="dxa"/>
          </w:tcPr>
          <w:p w:rsidR="00DD7756" w:rsidRDefault="00AD1397">
            <w:pPr>
              <w:pStyle w:val="TableParagraph"/>
              <w:ind w:left="234" w:right="350"/>
              <w:jc w:val="center"/>
              <w:rPr>
                <w:sz w:val="20"/>
              </w:rPr>
            </w:pPr>
            <w:r>
              <w:rPr>
                <w:sz w:val="20"/>
              </w:rPr>
              <w:t>0.562</w:t>
            </w:r>
          </w:p>
        </w:tc>
        <w:tc>
          <w:tcPr>
            <w:tcW w:w="1083" w:type="dxa"/>
            <w:tcBorders>
              <w:right w:val="single" w:sz="4" w:space="0" w:color="000000"/>
            </w:tcBorders>
          </w:tcPr>
          <w:p w:rsidR="00DD7756" w:rsidRDefault="00AD1397">
            <w:pPr>
              <w:pStyle w:val="TableParagraph"/>
              <w:ind w:right="290"/>
              <w:rPr>
                <w:sz w:val="20"/>
              </w:rPr>
            </w:pPr>
            <w:r>
              <w:rPr>
                <w:w w:val="95"/>
                <w:sz w:val="20"/>
              </w:rPr>
              <w:t>0.824</w:t>
            </w:r>
          </w:p>
        </w:tc>
        <w:tc>
          <w:tcPr>
            <w:tcW w:w="1295" w:type="dxa"/>
            <w:tcBorders>
              <w:left w:val="single" w:sz="4" w:space="0" w:color="000000"/>
            </w:tcBorders>
          </w:tcPr>
          <w:p w:rsidR="00DD7756" w:rsidRDefault="00AD1397">
            <w:pPr>
              <w:pStyle w:val="TableParagraph"/>
              <w:ind w:right="430"/>
              <w:rPr>
                <w:sz w:val="20"/>
              </w:rPr>
            </w:pPr>
            <w:r>
              <w:rPr>
                <w:w w:val="99"/>
                <w:sz w:val="20"/>
              </w:rPr>
              <w:t>4</w:t>
            </w:r>
          </w:p>
        </w:tc>
        <w:tc>
          <w:tcPr>
            <w:tcW w:w="1148" w:type="dxa"/>
          </w:tcPr>
          <w:p w:rsidR="00DD7756" w:rsidRDefault="00AD1397">
            <w:pPr>
              <w:pStyle w:val="TableParagraph"/>
              <w:ind w:right="10"/>
              <w:jc w:val="center"/>
              <w:rPr>
                <w:sz w:val="20"/>
              </w:rPr>
            </w:pPr>
            <w:r>
              <w:rPr>
                <w:w w:val="99"/>
                <w:sz w:val="20"/>
              </w:rPr>
              <w:t>9</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0.944</w:t>
            </w:r>
          </w:p>
        </w:tc>
        <w:tc>
          <w:tcPr>
            <w:tcW w:w="1235" w:type="dxa"/>
          </w:tcPr>
          <w:p w:rsidR="00DD7756" w:rsidRDefault="00AD1397">
            <w:pPr>
              <w:pStyle w:val="TableParagraph"/>
              <w:ind w:right="506"/>
              <w:rPr>
                <w:sz w:val="20"/>
              </w:rPr>
            </w:pPr>
            <w:r>
              <w:rPr>
                <w:w w:val="95"/>
                <w:sz w:val="20"/>
              </w:rPr>
              <w:t>0.790</w:t>
            </w:r>
          </w:p>
        </w:tc>
        <w:tc>
          <w:tcPr>
            <w:tcW w:w="702" w:type="dxa"/>
          </w:tcPr>
          <w:p w:rsidR="00DD7756" w:rsidRDefault="00AD1397">
            <w:pPr>
              <w:pStyle w:val="TableParagraph"/>
              <w:ind w:right="51"/>
              <w:rPr>
                <w:sz w:val="20"/>
              </w:rPr>
            </w:pPr>
            <w:r>
              <w:rPr>
                <w:w w:val="99"/>
                <w:sz w:val="20"/>
              </w:rPr>
              <w:t>—</w:t>
            </w:r>
          </w:p>
        </w:tc>
      </w:tr>
      <w:tr w:rsidR="00DD7756">
        <w:trPr>
          <w:trHeight w:val="220"/>
        </w:trPr>
        <w:tc>
          <w:tcPr>
            <w:tcW w:w="1602" w:type="dxa"/>
          </w:tcPr>
          <w:p w:rsidR="00DD7756" w:rsidRDefault="00AD1397">
            <w:pPr>
              <w:pStyle w:val="TableParagraph"/>
              <w:spacing w:line="195" w:lineRule="exact"/>
              <w:ind w:left="50"/>
              <w:jc w:val="left"/>
              <w:rPr>
                <w:sz w:val="20"/>
              </w:rPr>
            </w:pPr>
            <w:r>
              <w:rPr>
                <w:sz w:val="20"/>
              </w:rPr>
              <w:t>piḥ</w:t>
            </w:r>
          </w:p>
        </w:tc>
        <w:tc>
          <w:tcPr>
            <w:tcW w:w="2089" w:type="dxa"/>
            <w:tcBorders>
              <w:right w:val="single" w:sz="4" w:space="0" w:color="000000"/>
            </w:tcBorders>
          </w:tcPr>
          <w:p w:rsidR="00DD7756" w:rsidRDefault="00AD1397">
            <w:pPr>
              <w:pStyle w:val="TableParagraph"/>
              <w:spacing w:line="195" w:lineRule="exact"/>
              <w:ind w:left="59"/>
              <w:jc w:val="left"/>
              <w:rPr>
                <w:sz w:val="20"/>
              </w:rPr>
            </w:pPr>
            <w:r>
              <w:rPr>
                <w:sz w:val="20"/>
              </w:rPr>
              <w:t>observe</w:t>
            </w:r>
          </w:p>
        </w:tc>
        <w:tc>
          <w:tcPr>
            <w:tcW w:w="600" w:type="dxa"/>
            <w:tcBorders>
              <w:left w:val="single" w:sz="4" w:space="0" w:color="000000"/>
            </w:tcBorders>
          </w:tcPr>
          <w:p w:rsidR="00DD7756" w:rsidRDefault="00AD1397">
            <w:pPr>
              <w:pStyle w:val="TableParagraph"/>
              <w:spacing w:line="195" w:lineRule="exact"/>
              <w:ind w:right="178"/>
              <w:rPr>
                <w:sz w:val="20"/>
              </w:rPr>
            </w:pPr>
            <w:r>
              <w:rPr>
                <w:w w:val="99"/>
                <w:sz w:val="20"/>
              </w:rPr>
              <w:t>9</w:t>
            </w:r>
          </w:p>
        </w:tc>
        <w:tc>
          <w:tcPr>
            <w:tcW w:w="850" w:type="dxa"/>
          </w:tcPr>
          <w:p w:rsidR="00DD7756" w:rsidRDefault="00AD1397">
            <w:pPr>
              <w:pStyle w:val="TableParagraph"/>
              <w:spacing w:line="195" w:lineRule="exact"/>
              <w:ind w:left="177"/>
              <w:jc w:val="left"/>
              <w:rPr>
                <w:sz w:val="20"/>
              </w:rPr>
            </w:pPr>
            <w:r>
              <w:rPr>
                <w:sz w:val="20"/>
              </w:rPr>
              <w:t>1.076</w:t>
            </w:r>
          </w:p>
        </w:tc>
        <w:tc>
          <w:tcPr>
            <w:tcW w:w="1043" w:type="dxa"/>
          </w:tcPr>
          <w:p w:rsidR="00DD7756" w:rsidRDefault="00AD1397">
            <w:pPr>
              <w:pStyle w:val="TableParagraph"/>
              <w:spacing w:line="195"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line="195" w:lineRule="exact"/>
              <w:ind w:right="290"/>
              <w:rPr>
                <w:sz w:val="20"/>
              </w:rPr>
            </w:pPr>
            <w:r>
              <w:rPr>
                <w:w w:val="95"/>
                <w:sz w:val="20"/>
              </w:rPr>
              <w:t>0.734</w:t>
            </w:r>
          </w:p>
        </w:tc>
        <w:tc>
          <w:tcPr>
            <w:tcW w:w="1295" w:type="dxa"/>
            <w:tcBorders>
              <w:left w:val="single" w:sz="4" w:space="0" w:color="000000"/>
            </w:tcBorders>
          </w:tcPr>
          <w:p w:rsidR="00DD7756" w:rsidRDefault="00AD1397">
            <w:pPr>
              <w:pStyle w:val="TableParagraph"/>
              <w:spacing w:line="195" w:lineRule="exact"/>
              <w:ind w:right="430"/>
              <w:rPr>
                <w:sz w:val="20"/>
              </w:rPr>
            </w:pPr>
            <w:r>
              <w:rPr>
                <w:w w:val="99"/>
                <w:sz w:val="20"/>
              </w:rPr>
              <w:t>0</w:t>
            </w:r>
          </w:p>
        </w:tc>
        <w:tc>
          <w:tcPr>
            <w:tcW w:w="1148" w:type="dxa"/>
          </w:tcPr>
          <w:p w:rsidR="00DD7756" w:rsidRDefault="00AD1397">
            <w:pPr>
              <w:pStyle w:val="TableParagraph"/>
              <w:spacing w:line="195" w:lineRule="exact"/>
              <w:ind w:right="10"/>
              <w:jc w:val="center"/>
              <w:rPr>
                <w:sz w:val="20"/>
              </w:rPr>
            </w:pPr>
            <w:r>
              <w:rPr>
                <w:w w:val="99"/>
                <w:sz w:val="20"/>
              </w:rPr>
              <w:t>9</w:t>
            </w:r>
          </w:p>
        </w:tc>
        <w:tc>
          <w:tcPr>
            <w:tcW w:w="689" w:type="dxa"/>
            <w:tcBorders>
              <w:right w:val="single" w:sz="4" w:space="0" w:color="000000"/>
            </w:tcBorders>
          </w:tcPr>
          <w:p w:rsidR="00DD7756" w:rsidRDefault="00AD1397">
            <w:pPr>
              <w:pStyle w:val="TableParagraph"/>
              <w:spacing w:line="195"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195" w:lineRule="exact"/>
              <w:ind w:right="317"/>
              <w:rPr>
                <w:sz w:val="20"/>
              </w:rPr>
            </w:pPr>
            <w:r>
              <w:rPr>
                <w:w w:val="99"/>
                <w:sz w:val="20"/>
              </w:rPr>
              <w:t>—</w:t>
            </w:r>
          </w:p>
        </w:tc>
        <w:tc>
          <w:tcPr>
            <w:tcW w:w="1235" w:type="dxa"/>
          </w:tcPr>
          <w:p w:rsidR="00DD7756" w:rsidRDefault="00AD1397">
            <w:pPr>
              <w:pStyle w:val="TableParagraph"/>
              <w:spacing w:line="195" w:lineRule="exact"/>
              <w:ind w:right="506"/>
              <w:rPr>
                <w:sz w:val="20"/>
              </w:rPr>
            </w:pPr>
            <w:r>
              <w:rPr>
                <w:w w:val="95"/>
                <w:sz w:val="20"/>
              </w:rPr>
              <w:t>0.734</w:t>
            </w:r>
          </w:p>
        </w:tc>
        <w:tc>
          <w:tcPr>
            <w:tcW w:w="702" w:type="dxa"/>
          </w:tcPr>
          <w:p w:rsidR="00DD7756" w:rsidRDefault="00AD1397">
            <w:pPr>
              <w:pStyle w:val="TableParagraph"/>
              <w:spacing w:line="195" w:lineRule="exact"/>
              <w:ind w:right="51"/>
              <w:rPr>
                <w:sz w:val="20"/>
              </w:rPr>
            </w:pPr>
            <w:r>
              <w:rPr>
                <w:w w:val="99"/>
                <w:sz w:val="20"/>
              </w:rPr>
              <w:t>—</w:t>
            </w:r>
          </w:p>
        </w:tc>
      </w:tr>
      <w:tr w:rsidR="00DD7756">
        <w:trPr>
          <w:trHeight w:val="258"/>
        </w:trPr>
        <w:tc>
          <w:tcPr>
            <w:tcW w:w="1602" w:type="dxa"/>
          </w:tcPr>
          <w:p w:rsidR="00DD7756" w:rsidRDefault="00AD1397">
            <w:pPr>
              <w:pStyle w:val="TableParagraph"/>
              <w:spacing w:before="0" w:line="238" w:lineRule="exact"/>
              <w:ind w:left="50"/>
              <w:jc w:val="left"/>
              <w:rPr>
                <w:sz w:val="20"/>
              </w:rPr>
            </w:pPr>
            <w:r>
              <w:rPr>
                <w:sz w:val="20"/>
              </w:rPr>
              <w:t>qʷayač</w:t>
            </w:r>
            <w:r>
              <w:rPr>
                <w:position w:val="4"/>
                <w:sz w:val="20"/>
              </w:rPr>
              <w:t>̓</w:t>
            </w:r>
            <w:r>
              <w:rPr>
                <w:sz w:val="20"/>
              </w:rPr>
              <w:t>iːk‑štaqumɬ</w:t>
            </w:r>
          </w:p>
        </w:tc>
        <w:tc>
          <w:tcPr>
            <w:tcW w:w="2089" w:type="dxa"/>
            <w:tcBorders>
              <w:right w:val="single" w:sz="4" w:space="0" w:color="000000"/>
            </w:tcBorders>
          </w:tcPr>
          <w:p w:rsidR="00DD7756" w:rsidRDefault="00AD1397">
            <w:pPr>
              <w:pStyle w:val="TableParagraph"/>
              <w:spacing w:before="24"/>
              <w:ind w:left="59"/>
              <w:jc w:val="left"/>
              <w:rPr>
                <w:sz w:val="20"/>
              </w:rPr>
            </w:pPr>
            <w:r>
              <w:rPr>
                <w:sz w:val="20"/>
              </w:rPr>
              <w:t>wolf‑groups</w:t>
            </w:r>
          </w:p>
        </w:tc>
        <w:tc>
          <w:tcPr>
            <w:tcW w:w="600" w:type="dxa"/>
            <w:tcBorders>
              <w:left w:val="single" w:sz="4" w:space="0" w:color="000000"/>
            </w:tcBorders>
          </w:tcPr>
          <w:p w:rsidR="00DD7756" w:rsidRDefault="00AD1397">
            <w:pPr>
              <w:pStyle w:val="TableParagraph"/>
              <w:spacing w:before="24"/>
              <w:ind w:right="178"/>
              <w:rPr>
                <w:sz w:val="20"/>
              </w:rPr>
            </w:pPr>
            <w:r>
              <w:rPr>
                <w:w w:val="95"/>
                <w:sz w:val="20"/>
              </w:rPr>
              <w:t>13</w:t>
            </w:r>
          </w:p>
        </w:tc>
        <w:tc>
          <w:tcPr>
            <w:tcW w:w="850" w:type="dxa"/>
          </w:tcPr>
          <w:p w:rsidR="00DD7756" w:rsidRDefault="00AD1397">
            <w:pPr>
              <w:pStyle w:val="TableParagraph"/>
              <w:spacing w:before="24"/>
              <w:ind w:left="178"/>
              <w:jc w:val="left"/>
              <w:rPr>
                <w:sz w:val="20"/>
              </w:rPr>
            </w:pPr>
            <w:r>
              <w:rPr>
                <w:sz w:val="20"/>
              </w:rPr>
              <w:t>1.554</w:t>
            </w:r>
          </w:p>
        </w:tc>
        <w:tc>
          <w:tcPr>
            <w:tcW w:w="1043" w:type="dxa"/>
          </w:tcPr>
          <w:p w:rsidR="00DD7756" w:rsidRDefault="00AD1397">
            <w:pPr>
              <w:pStyle w:val="TableParagraph"/>
              <w:spacing w:before="24"/>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24"/>
              <w:ind w:right="290"/>
              <w:rPr>
                <w:sz w:val="20"/>
              </w:rPr>
            </w:pPr>
            <w:r>
              <w:rPr>
                <w:w w:val="95"/>
                <w:sz w:val="20"/>
              </w:rPr>
              <w:t>0.901</w:t>
            </w:r>
          </w:p>
        </w:tc>
        <w:tc>
          <w:tcPr>
            <w:tcW w:w="1295" w:type="dxa"/>
            <w:tcBorders>
              <w:left w:val="single" w:sz="4" w:space="0" w:color="000000"/>
            </w:tcBorders>
          </w:tcPr>
          <w:p w:rsidR="00DD7756" w:rsidRDefault="00AD1397">
            <w:pPr>
              <w:pStyle w:val="TableParagraph"/>
              <w:spacing w:before="24"/>
              <w:ind w:right="430"/>
              <w:rPr>
                <w:sz w:val="20"/>
              </w:rPr>
            </w:pPr>
            <w:r>
              <w:rPr>
                <w:w w:val="95"/>
                <w:sz w:val="20"/>
              </w:rPr>
              <w:t>13</w:t>
            </w:r>
          </w:p>
        </w:tc>
        <w:tc>
          <w:tcPr>
            <w:tcW w:w="1148" w:type="dxa"/>
          </w:tcPr>
          <w:p w:rsidR="00DD7756" w:rsidRDefault="00AD1397">
            <w:pPr>
              <w:pStyle w:val="TableParagraph"/>
              <w:spacing w:before="24"/>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spacing w:before="24"/>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24"/>
              <w:ind w:right="317"/>
              <w:rPr>
                <w:sz w:val="20"/>
              </w:rPr>
            </w:pPr>
            <w:r>
              <w:rPr>
                <w:w w:val="95"/>
                <w:sz w:val="20"/>
              </w:rPr>
              <w:t>0.901</w:t>
            </w:r>
          </w:p>
        </w:tc>
        <w:tc>
          <w:tcPr>
            <w:tcW w:w="1235" w:type="dxa"/>
          </w:tcPr>
          <w:p w:rsidR="00DD7756" w:rsidRDefault="00AD1397">
            <w:pPr>
              <w:pStyle w:val="TableParagraph"/>
              <w:spacing w:before="24"/>
              <w:ind w:right="506"/>
              <w:rPr>
                <w:sz w:val="20"/>
              </w:rPr>
            </w:pPr>
            <w:r>
              <w:rPr>
                <w:w w:val="99"/>
                <w:sz w:val="20"/>
              </w:rPr>
              <w:t>—</w:t>
            </w:r>
          </w:p>
        </w:tc>
        <w:tc>
          <w:tcPr>
            <w:tcW w:w="702" w:type="dxa"/>
          </w:tcPr>
          <w:p w:rsidR="00DD7756" w:rsidRDefault="00AD1397">
            <w:pPr>
              <w:pStyle w:val="TableParagraph"/>
              <w:spacing w:before="24"/>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qʷis</w:t>
            </w:r>
          </w:p>
        </w:tc>
        <w:tc>
          <w:tcPr>
            <w:tcW w:w="2089" w:type="dxa"/>
            <w:tcBorders>
              <w:right w:val="single" w:sz="4" w:space="0" w:color="000000"/>
            </w:tcBorders>
          </w:tcPr>
          <w:p w:rsidR="00DD7756" w:rsidRDefault="00AD1397">
            <w:pPr>
              <w:pStyle w:val="TableParagraph"/>
              <w:ind w:left="59"/>
              <w:jc w:val="left"/>
              <w:rPr>
                <w:sz w:val="20"/>
              </w:rPr>
            </w:pPr>
            <w:r>
              <w:rPr>
                <w:sz w:val="20"/>
              </w:rPr>
              <w:t>do.so</w:t>
            </w:r>
          </w:p>
        </w:tc>
        <w:tc>
          <w:tcPr>
            <w:tcW w:w="600" w:type="dxa"/>
            <w:tcBorders>
              <w:left w:val="single" w:sz="4" w:space="0" w:color="000000"/>
            </w:tcBorders>
          </w:tcPr>
          <w:p w:rsidR="00DD7756" w:rsidRDefault="00AD1397">
            <w:pPr>
              <w:pStyle w:val="TableParagraph"/>
              <w:ind w:right="178"/>
              <w:rPr>
                <w:sz w:val="20"/>
              </w:rPr>
            </w:pPr>
            <w:r>
              <w:rPr>
                <w:w w:val="95"/>
                <w:sz w:val="20"/>
              </w:rPr>
              <w:t>60</w:t>
            </w:r>
          </w:p>
        </w:tc>
        <w:tc>
          <w:tcPr>
            <w:tcW w:w="850" w:type="dxa"/>
          </w:tcPr>
          <w:p w:rsidR="00DD7756" w:rsidRDefault="00AD1397">
            <w:pPr>
              <w:pStyle w:val="TableParagraph"/>
              <w:ind w:left="178"/>
              <w:jc w:val="left"/>
              <w:rPr>
                <w:sz w:val="20"/>
              </w:rPr>
            </w:pPr>
            <w:r>
              <w:rPr>
                <w:sz w:val="20"/>
              </w:rPr>
              <w:t>7.172</w:t>
            </w:r>
          </w:p>
        </w:tc>
        <w:tc>
          <w:tcPr>
            <w:tcW w:w="1043" w:type="dxa"/>
          </w:tcPr>
          <w:p w:rsidR="00DD7756" w:rsidRDefault="00AD1397">
            <w:pPr>
              <w:pStyle w:val="TableParagraph"/>
              <w:ind w:left="234" w:right="350"/>
              <w:jc w:val="center"/>
              <w:rPr>
                <w:sz w:val="20"/>
              </w:rPr>
            </w:pPr>
            <w:r>
              <w:rPr>
                <w:sz w:val="20"/>
              </w:rPr>
              <w:t>0.476</w:t>
            </w:r>
          </w:p>
        </w:tc>
        <w:tc>
          <w:tcPr>
            <w:tcW w:w="1083" w:type="dxa"/>
            <w:tcBorders>
              <w:right w:val="single" w:sz="4" w:space="0" w:color="000000"/>
            </w:tcBorders>
          </w:tcPr>
          <w:p w:rsidR="00DD7756" w:rsidRDefault="00AD1397">
            <w:pPr>
              <w:pStyle w:val="TableParagraph"/>
              <w:ind w:right="290"/>
              <w:rPr>
                <w:sz w:val="20"/>
              </w:rPr>
            </w:pPr>
            <w:r>
              <w:rPr>
                <w:w w:val="95"/>
                <w:sz w:val="20"/>
              </w:rPr>
              <w:t>0.294</w:t>
            </w:r>
          </w:p>
        </w:tc>
        <w:tc>
          <w:tcPr>
            <w:tcW w:w="1295" w:type="dxa"/>
            <w:tcBorders>
              <w:left w:val="single" w:sz="4" w:space="0" w:color="000000"/>
            </w:tcBorders>
          </w:tcPr>
          <w:p w:rsidR="00DD7756" w:rsidRDefault="00AD1397">
            <w:pPr>
              <w:pStyle w:val="TableParagraph"/>
              <w:ind w:right="430"/>
              <w:rPr>
                <w:sz w:val="20"/>
              </w:rPr>
            </w:pPr>
            <w:r>
              <w:rPr>
                <w:w w:val="95"/>
                <w:sz w:val="20"/>
              </w:rPr>
              <w:t>13</w:t>
            </w:r>
          </w:p>
        </w:tc>
        <w:tc>
          <w:tcPr>
            <w:tcW w:w="1148" w:type="dxa"/>
          </w:tcPr>
          <w:p w:rsidR="00DD7756" w:rsidRDefault="00AD1397">
            <w:pPr>
              <w:pStyle w:val="TableParagraph"/>
              <w:ind w:left="410" w:right="512"/>
              <w:jc w:val="center"/>
              <w:rPr>
                <w:sz w:val="20"/>
              </w:rPr>
            </w:pPr>
            <w:r>
              <w:rPr>
                <w:sz w:val="20"/>
              </w:rPr>
              <w:t>47</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0.517</w:t>
            </w:r>
          </w:p>
        </w:tc>
        <w:tc>
          <w:tcPr>
            <w:tcW w:w="1235" w:type="dxa"/>
          </w:tcPr>
          <w:p w:rsidR="00DD7756" w:rsidRDefault="00AD1397">
            <w:pPr>
              <w:pStyle w:val="TableParagraph"/>
              <w:ind w:right="506"/>
              <w:rPr>
                <w:sz w:val="20"/>
              </w:rPr>
            </w:pPr>
            <w:r>
              <w:rPr>
                <w:w w:val="95"/>
                <w:sz w:val="20"/>
              </w:rPr>
              <w:t>0.372</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qaɬaːtik</w:t>
            </w:r>
          </w:p>
        </w:tc>
        <w:tc>
          <w:tcPr>
            <w:tcW w:w="2089" w:type="dxa"/>
            <w:tcBorders>
              <w:right w:val="single" w:sz="4" w:space="0" w:color="000000"/>
            </w:tcBorders>
          </w:tcPr>
          <w:p w:rsidR="00DD7756" w:rsidRDefault="00AD1397">
            <w:pPr>
              <w:pStyle w:val="TableParagraph"/>
              <w:ind w:left="59"/>
              <w:jc w:val="left"/>
              <w:rPr>
                <w:sz w:val="20"/>
              </w:rPr>
            </w:pPr>
            <w:r>
              <w:rPr>
                <w:sz w:val="20"/>
              </w:rPr>
              <w:t>younger.brother</w:t>
            </w:r>
          </w:p>
        </w:tc>
        <w:tc>
          <w:tcPr>
            <w:tcW w:w="600" w:type="dxa"/>
            <w:tcBorders>
              <w:left w:val="single" w:sz="4" w:space="0" w:color="000000"/>
            </w:tcBorders>
          </w:tcPr>
          <w:p w:rsidR="00DD7756" w:rsidRDefault="00AD1397">
            <w:pPr>
              <w:pStyle w:val="TableParagraph"/>
              <w:ind w:right="178"/>
              <w:rPr>
                <w:sz w:val="20"/>
              </w:rPr>
            </w:pPr>
            <w:r>
              <w:rPr>
                <w:w w:val="99"/>
                <w:sz w:val="20"/>
              </w:rPr>
              <w:t>5</w:t>
            </w:r>
          </w:p>
        </w:tc>
        <w:tc>
          <w:tcPr>
            <w:tcW w:w="850" w:type="dxa"/>
          </w:tcPr>
          <w:p w:rsidR="00DD7756" w:rsidRDefault="00AD1397">
            <w:pPr>
              <w:pStyle w:val="TableParagraph"/>
              <w:ind w:left="177"/>
              <w:jc w:val="left"/>
              <w:rPr>
                <w:sz w:val="20"/>
              </w:rPr>
            </w:pPr>
            <w:r>
              <w:rPr>
                <w:sz w:val="20"/>
              </w:rPr>
              <w:t>0.598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0.671</w:t>
            </w:r>
          </w:p>
        </w:tc>
        <w:tc>
          <w:tcPr>
            <w:tcW w:w="1295" w:type="dxa"/>
            <w:tcBorders>
              <w:left w:val="single" w:sz="4" w:space="0" w:color="000000"/>
            </w:tcBorders>
          </w:tcPr>
          <w:p w:rsidR="00DD7756" w:rsidRDefault="00AD1397">
            <w:pPr>
              <w:pStyle w:val="TableParagraph"/>
              <w:ind w:right="430"/>
              <w:rPr>
                <w:sz w:val="20"/>
              </w:rPr>
            </w:pPr>
            <w:r>
              <w:rPr>
                <w:w w:val="99"/>
                <w:sz w:val="20"/>
              </w:rPr>
              <w:t>4</w:t>
            </w:r>
          </w:p>
        </w:tc>
        <w:tc>
          <w:tcPr>
            <w:tcW w:w="1148" w:type="dxa"/>
          </w:tcPr>
          <w:p w:rsidR="00DD7756" w:rsidRDefault="00AD1397">
            <w:pPr>
              <w:pStyle w:val="TableParagraph"/>
              <w:ind w:right="10"/>
              <w:jc w:val="center"/>
              <w:rPr>
                <w:sz w:val="20"/>
              </w:rPr>
            </w:pPr>
            <w:r>
              <w:rPr>
                <w:w w:val="99"/>
                <w:sz w:val="20"/>
              </w:rPr>
              <w:t>0</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0.671</w:t>
            </w:r>
          </w:p>
        </w:tc>
        <w:tc>
          <w:tcPr>
            <w:tcW w:w="1235" w:type="dxa"/>
          </w:tcPr>
          <w:p w:rsidR="00DD7756" w:rsidRDefault="00AD1397">
            <w:pPr>
              <w:pStyle w:val="TableParagraph"/>
              <w:ind w:right="506"/>
              <w:rPr>
                <w:sz w:val="20"/>
              </w:rPr>
            </w:pPr>
            <w:r>
              <w:rPr>
                <w:w w:val="99"/>
                <w:sz w:val="20"/>
              </w:rPr>
              <w:t>—</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qaḥ</w:t>
            </w:r>
          </w:p>
        </w:tc>
        <w:tc>
          <w:tcPr>
            <w:tcW w:w="2089" w:type="dxa"/>
            <w:tcBorders>
              <w:right w:val="single" w:sz="4" w:space="0" w:color="000000"/>
            </w:tcBorders>
          </w:tcPr>
          <w:p w:rsidR="00DD7756" w:rsidRDefault="00AD1397">
            <w:pPr>
              <w:pStyle w:val="TableParagraph"/>
              <w:ind w:left="59"/>
              <w:jc w:val="left"/>
              <w:rPr>
                <w:sz w:val="20"/>
              </w:rPr>
            </w:pPr>
            <w:r>
              <w:rPr>
                <w:sz w:val="20"/>
              </w:rPr>
              <w:t>dead</w:t>
            </w:r>
          </w:p>
        </w:tc>
        <w:tc>
          <w:tcPr>
            <w:tcW w:w="600" w:type="dxa"/>
            <w:tcBorders>
              <w:left w:val="single" w:sz="4" w:space="0" w:color="000000"/>
            </w:tcBorders>
          </w:tcPr>
          <w:p w:rsidR="00DD7756" w:rsidRDefault="00AD1397">
            <w:pPr>
              <w:pStyle w:val="TableParagraph"/>
              <w:ind w:right="178"/>
              <w:rPr>
                <w:sz w:val="20"/>
              </w:rPr>
            </w:pPr>
            <w:r>
              <w:rPr>
                <w:w w:val="95"/>
                <w:sz w:val="20"/>
              </w:rPr>
              <w:t>29</w:t>
            </w:r>
          </w:p>
        </w:tc>
        <w:tc>
          <w:tcPr>
            <w:tcW w:w="850" w:type="dxa"/>
          </w:tcPr>
          <w:p w:rsidR="00DD7756" w:rsidRDefault="00AD1397">
            <w:pPr>
              <w:pStyle w:val="TableParagraph"/>
              <w:ind w:left="178"/>
              <w:jc w:val="left"/>
              <w:rPr>
                <w:sz w:val="20"/>
              </w:rPr>
            </w:pPr>
            <w:r>
              <w:rPr>
                <w:sz w:val="20"/>
              </w:rPr>
              <w:t>3.466</w:t>
            </w:r>
          </w:p>
        </w:tc>
        <w:tc>
          <w:tcPr>
            <w:tcW w:w="1043" w:type="dxa"/>
          </w:tcPr>
          <w:p w:rsidR="00DD7756" w:rsidRDefault="00AD1397">
            <w:pPr>
              <w:pStyle w:val="TableParagraph"/>
              <w:ind w:left="234" w:right="350"/>
              <w:jc w:val="center"/>
              <w:rPr>
                <w:sz w:val="20"/>
              </w:rPr>
            </w:pPr>
            <w:r>
              <w:rPr>
                <w:sz w:val="20"/>
              </w:rPr>
              <w:t>0.228</w:t>
            </w:r>
          </w:p>
        </w:tc>
        <w:tc>
          <w:tcPr>
            <w:tcW w:w="1083" w:type="dxa"/>
            <w:tcBorders>
              <w:right w:val="single" w:sz="4" w:space="0" w:color="000000"/>
            </w:tcBorders>
          </w:tcPr>
          <w:p w:rsidR="00DD7756" w:rsidRDefault="00AD1397">
            <w:pPr>
              <w:pStyle w:val="TableParagraph"/>
              <w:ind w:right="290"/>
              <w:rPr>
                <w:sz w:val="20"/>
              </w:rPr>
            </w:pPr>
            <w:r>
              <w:rPr>
                <w:w w:val="95"/>
                <w:sz w:val="20"/>
              </w:rPr>
              <w:t>0.491</w:t>
            </w:r>
          </w:p>
        </w:tc>
        <w:tc>
          <w:tcPr>
            <w:tcW w:w="1295" w:type="dxa"/>
            <w:tcBorders>
              <w:left w:val="single" w:sz="4" w:space="0" w:color="000000"/>
            </w:tcBorders>
          </w:tcPr>
          <w:p w:rsidR="00DD7756" w:rsidRDefault="00AD1397">
            <w:pPr>
              <w:pStyle w:val="TableParagraph"/>
              <w:ind w:right="430"/>
              <w:rPr>
                <w:sz w:val="20"/>
              </w:rPr>
            </w:pPr>
            <w:r>
              <w:rPr>
                <w:w w:val="99"/>
                <w:sz w:val="20"/>
              </w:rPr>
              <w:t>2</w:t>
            </w:r>
          </w:p>
        </w:tc>
        <w:tc>
          <w:tcPr>
            <w:tcW w:w="1148" w:type="dxa"/>
          </w:tcPr>
          <w:p w:rsidR="00DD7756" w:rsidRDefault="00AD1397">
            <w:pPr>
              <w:pStyle w:val="TableParagraph"/>
              <w:ind w:left="410" w:right="512"/>
              <w:jc w:val="center"/>
              <w:rPr>
                <w:sz w:val="20"/>
              </w:rPr>
            </w:pPr>
            <w:r>
              <w:rPr>
                <w:sz w:val="20"/>
              </w:rPr>
              <w:t>27</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0.834</w:t>
            </w:r>
          </w:p>
        </w:tc>
        <w:tc>
          <w:tcPr>
            <w:tcW w:w="1235" w:type="dxa"/>
          </w:tcPr>
          <w:p w:rsidR="00DD7756" w:rsidRDefault="00AD1397">
            <w:pPr>
              <w:pStyle w:val="TableParagraph"/>
              <w:ind w:right="506"/>
              <w:rPr>
                <w:sz w:val="20"/>
              </w:rPr>
            </w:pPr>
            <w:r>
              <w:rPr>
                <w:w w:val="95"/>
                <w:sz w:val="20"/>
              </w:rPr>
              <w:t>0.512</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qiː‑sasa</w:t>
            </w:r>
          </w:p>
        </w:tc>
        <w:tc>
          <w:tcPr>
            <w:tcW w:w="2089" w:type="dxa"/>
            <w:tcBorders>
              <w:right w:val="single" w:sz="4" w:space="0" w:color="000000"/>
            </w:tcBorders>
          </w:tcPr>
          <w:p w:rsidR="00DD7756" w:rsidRDefault="00AD1397">
            <w:pPr>
              <w:pStyle w:val="TableParagraph"/>
              <w:ind w:left="59"/>
              <w:jc w:val="left"/>
              <w:rPr>
                <w:sz w:val="20"/>
              </w:rPr>
            </w:pPr>
            <w:r>
              <w:rPr>
                <w:sz w:val="20"/>
              </w:rPr>
              <w:t>for.a.long.time‑precisely</w:t>
            </w:r>
          </w:p>
        </w:tc>
        <w:tc>
          <w:tcPr>
            <w:tcW w:w="600" w:type="dxa"/>
            <w:tcBorders>
              <w:left w:val="single" w:sz="4" w:space="0" w:color="000000"/>
            </w:tcBorders>
          </w:tcPr>
          <w:p w:rsidR="00DD7756" w:rsidRDefault="00AD1397">
            <w:pPr>
              <w:pStyle w:val="TableParagraph"/>
              <w:ind w:right="178"/>
              <w:rPr>
                <w:sz w:val="20"/>
              </w:rPr>
            </w:pPr>
            <w:r>
              <w:rPr>
                <w:w w:val="99"/>
                <w:sz w:val="20"/>
              </w:rPr>
              <w:t>5</w:t>
            </w:r>
          </w:p>
        </w:tc>
        <w:tc>
          <w:tcPr>
            <w:tcW w:w="850" w:type="dxa"/>
          </w:tcPr>
          <w:p w:rsidR="00DD7756" w:rsidRDefault="00AD1397">
            <w:pPr>
              <w:pStyle w:val="TableParagraph"/>
              <w:ind w:left="177"/>
              <w:jc w:val="left"/>
              <w:rPr>
                <w:sz w:val="20"/>
              </w:rPr>
            </w:pPr>
            <w:r>
              <w:rPr>
                <w:sz w:val="20"/>
              </w:rPr>
              <w:t>0.598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0.566</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5</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0.566</w:t>
            </w:r>
          </w:p>
        </w:tc>
        <w:tc>
          <w:tcPr>
            <w:tcW w:w="702" w:type="dxa"/>
          </w:tcPr>
          <w:p w:rsidR="00DD7756" w:rsidRDefault="00AD1397">
            <w:pPr>
              <w:pStyle w:val="TableParagraph"/>
              <w:ind w:right="51"/>
              <w:rPr>
                <w:sz w:val="20"/>
              </w:rPr>
            </w:pPr>
            <w:r>
              <w:rPr>
                <w:w w:val="99"/>
                <w:sz w:val="20"/>
              </w:rPr>
              <w:t>—</w:t>
            </w:r>
          </w:p>
        </w:tc>
      </w:tr>
      <w:tr w:rsidR="00DD7756">
        <w:trPr>
          <w:trHeight w:val="235"/>
        </w:trPr>
        <w:tc>
          <w:tcPr>
            <w:tcW w:w="1602" w:type="dxa"/>
          </w:tcPr>
          <w:p w:rsidR="00DD7756" w:rsidRDefault="00AD1397">
            <w:pPr>
              <w:pStyle w:val="TableParagraph"/>
              <w:spacing w:line="210" w:lineRule="exact"/>
              <w:ind w:left="50"/>
              <w:jc w:val="left"/>
              <w:rPr>
                <w:sz w:val="20"/>
              </w:rPr>
            </w:pPr>
            <w:r>
              <w:rPr>
                <w:sz w:val="20"/>
              </w:rPr>
              <w:t>quːʔas</w:t>
            </w:r>
          </w:p>
        </w:tc>
        <w:tc>
          <w:tcPr>
            <w:tcW w:w="2089" w:type="dxa"/>
            <w:tcBorders>
              <w:right w:val="single" w:sz="4" w:space="0" w:color="000000"/>
            </w:tcBorders>
          </w:tcPr>
          <w:p w:rsidR="00DD7756" w:rsidRDefault="00AD1397">
            <w:pPr>
              <w:pStyle w:val="TableParagraph"/>
              <w:spacing w:line="210" w:lineRule="exact"/>
              <w:ind w:left="59"/>
              <w:jc w:val="left"/>
              <w:rPr>
                <w:sz w:val="20"/>
              </w:rPr>
            </w:pPr>
            <w:r>
              <w:rPr>
                <w:sz w:val="20"/>
              </w:rPr>
              <w:t>person</w:t>
            </w:r>
          </w:p>
        </w:tc>
        <w:tc>
          <w:tcPr>
            <w:tcW w:w="600" w:type="dxa"/>
            <w:tcBorders>
              <w:left w:val="single" w:sz="4" w:space="0" w:color="000000"/>
            </w:tcBorders>
          </w:tcPr>
          <w:p w:rsidR="00DD7756" w:rsidRDefault="00AD1397">
            <w:pPr>
              <w:pStyle w:val="TableParagraph"/>
              <w:spacing w:line="210" w:lineRule="exact"/>
              <w:ind w:right="178"/>
              <w:rPr>
                <w:sz w:val="20"/>
              </w:rPr>
            </w:pPr>
            <w:r>
              <w:rPr>
                <w:w w:val="95"/>
                <w:sz w:val="20"/>
              </w:rPr>
              <w:t>81</w:t>
            </w:r>
          </w:p>
        </w:tc>
        <w:tc>
          <w:tcPr>
            <w:tcW w:w="850" w:type="dxa"/>
          </w:tcPr>
          <w:p w:rsidR="00DD7756" w:rsidRDefault="00AD1397">
            <w:pPr>
              <w:pStyle w:val="TableParagraph"/>
              <w:spacing w:line="210" w:lineRule="exact"/>
              <w:ind w:left="178"/>
              <w:jc w:val="left"/>
              <w:rPr>
                <w:sz w:val="20"/>
              </w:rPr>
            </w:pPr>
            <w:r>
              <w:rPr>
                <w:sz w:val="20"/>
              </w:rPr>
              <w:t>9.682</w:t>
            </w:r>
          </w:p>
        </w:tc>
        <w:tc>
          <w:tcPr>
            <w:tcW w:w="1043" w:type="dxa"/>
          </w:tcPr>
          <w:p w:rsidR="00DD7756" w:rsidRDefault="00AD1397">
            <w:pPr>
              <w:pStyle w:val="TableParagraph"/>
              <w:spacing w:line="210" w:lineRule="exact"/>
              <w:ind w:left="234" w:right="350"/>
              <w:jc w:val="center"/>
              <w:rPr>
                <w:sz w:val="20"/>
              </w:rPr>
            </w:pPr>
            <w:r>
              <w:rPr>
                <w:sz w:val="20"/>
              </w:rPr>
              <w:t>0.106</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0.341</w:t>
            </w:r>
          </w:p>
        </w:tc>
        <w:tc>
          <w:tcPr>
            <w:tcW w:w="1295" w:type="dxa"/>
            <w:tcBorders>
              <w:left w:val="single" w:sz="4" w:space="0" w:color="000000"/>
            </w:tcBorders>
          </w:tcPr>
          <w:p w:rsidR="00DD7756" w:rsidRDefault="00AD1397">
            <w:pPr>
              <w:pStyle w:val="TableParagraph"/>
              <w:spacing w:line="210" w:lineRule="exact"/>
              <w:ind w:right="430"/>
              <w:rPr>
                <w:sz w:val="20"/>
              </w:rPr>
            </w:pPr>
            <w:r>
              <w:rPr>
                <w:w w:val="95"/>
                <w:sz w:val="20"/>
              </w:rPr>
              <w:t>78</w:t>
            </w:r>
          </w:p>
        </w:tc>
        <w:tc>
          <w:tcPr>
            <w:tcW w:w="1148" w:type="dxa"/>
          </w:tcPr>
          <w:p w:rsidR="00DD7756" w:rsidRDefault="00AD1397">
            <w:pPr>
              <w:pStyle w:val="TableParagraph"/>
              <w:spacing w:line="210" w:lineRule="exact"/>
              <w:ind w:right="10"/>
              <w:jc w:val="center"/>
              <w:rPr>
                <w:sz w:val="20"/>
              </w:rPr>
            </w:pPr>
            <w:r>
              <w:rPr>
                <w:w w:val="99"/>
                <w:sz w:val="20"/>
              </w:rPr>
              <w:t>2</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5"/>
                <w:sz w:val="20"/>
              </w:rPr>
              <w:t>0.355</w:t>
            </w:r>
          </w:p>
        </w:tc>
        <w:tc>
          <w:tcPr>
            <w:tcW w:w="1235" w:type="dxa"/>
          </w:tcPr>
          <w:p w:rsidR="00DD7756" w:rsidRDefault="00AD1397">
            <w:pPr>
              <w:pStyle w:val="TableParagraph"/>
              <w:spacing w:line="210" w:lineRule="exact"/>
              <w:ind w:right="506"/>
              <w:rPr>
                <w:sz w:val="20"/>
              </w:rPr>
            </w:pPr>
            <w:r>
              <w:rPr>
                <w:w w:val="95"/>
                <w:sz w:val="20"/>
              </w:rPr>
              <w:t>0.834</w:t>
            </w:r>
          </w:p>
        </w:tc>
        <w:tc>
          <w:tcPr>
            <w:tcW w:w="702" w:type="dxa"/>
          </w:tcPr>
          <w:p w:rsidR="00DD7756" w:rsidRDefault="00AD1397">
            <w:pPr>
              <w:pStyle w:val="TableParagraph"/>
              <w:spacing w:line="210" w:lineRule="exact"/>
              <w:ind w:right="51"/>
              <w:rPr>
                <w:sz w:val="20"/>
              </w:rPr>
            </w:pPr>
            <w:r>
              <w:rPr>
                <w:w w:val="99"/>
                <w:sz w:val="20"/>
              </w:rPr>
              <w:t>—</w:t>
            </w:r>
          </w:p>
        </w:tc>
      </w:tr>
      <w:tr w:rsidR="00DD7756">
        <w:trPr>
          <w:trHeight w:val="243"/>
        </w:trPr>
        <w:tc>
          <w:tcPr>
            <w:tcW w:w="1602" w:type="dxa"/>
          </w:tcPr>
          <w:p w:rsidR="00DD7756" w:rsidRDefault="00AD1397">
            <w:pPr>
              <w:pStyle w:val="TableParagraph"/>
              <w:spacing w:before="0" w:line="223" w:lineRule="exact"/>
              <w:ind w:left="50"/>
              <w:jc w:val="left"/>
              <w:rPr>
                <w:sz w:val="20"/>
              </w:rPr>
            </w:pPr>
            <w:r>
              <w:rPr>
                <w:sz w:val="20"/>
              </w:rPr>
              <w:t>qum</w:t>
            </w:r>
            <w:r>
              <w:rPr>
                <w:position w:val="1"/>
                <w:sz w:val="20"/>
              </w:rPr>
              <w:t xml:space="preserve">̓ </w:t>
            </w:r>
            <w:r>
              <w:rPr>
                <w:sz w:val="20"/>
              </w:rPr>
              <w:t>aː</w:t>
            </w:r>
          </w:p>
        </w:tc>
        <w:tc>
          <w:tcPr>
            <w:tcW w:w="2089" w:type="dxa"/>
            <w:tcBorders>
              <w:right w:val="single" w:sz="4" w:space="0" w:color="000000"/>
            </w:tcBorders>
          </w:tcPr>
          <w:p w:rsidR="00DD7756" w:rsidRDefault="00AD1397">
            <w:pPr>
              <w:pStyle w:val="TableParagraph"/>
              <w:spacing w:before="9"/>
              <w:ind w:left="59"/>
              <w:jc w:val="left"/>
              <w:rPr>
                <w:sz w:val="20"/>
              </w:rPr>
            </w:pPr>
            <w:r>
              <w:rPr>
                <w:sz w:val="20"/>
              </w:rPr>
              <w:t>amount</w:t>
            </w:r>
          </w:p>
        </w:tc>
        <w:tc>
          <w:tcPr>
            <w:tcW w:w="600" w:type="dxa"/>
            <w:tcBorders>
              <w:left w:val="single" w:sz="4" w:space="0" w:color="000000"/>
            </w:tcBorders>
          </w:tcPr>
          <w:p w:rsidR="00DD7756" w:rsidRDefault="00AD1397">
            <w:pPr>
              <w:pStyle w:val="TableParagraph"/>
              <w:spacing w:before="9"/>
              <w:ind w:right="178"/>
              <w:rPr>
                <w:sz w:val="20"/>
              </w:rPr>
            </w:pPr>
            <w:r>
              <w:rPr>
                <w:w w:val="99"/>
                <w:sz w:val="20"/>
              </w:rPr>
              <w:t>8</w:t>
            </w:r>
          </w:p>
        </w:tc>
        <w:tc>
          <w:tcPr>
            <w:tcW w:w="850" w:type="dxa"/>
          </w:tcPr>
          <w:p w:rsidR="00DD7756" w:rsidRDefault="00AD1397">
            <w:pPr>
              <w:pStyle w:val="TableParagraph"/>
              <w:spacing w:before="9"/>
              <w:ind w:left="177"/>
              <w:jc w:val="left"/>
              <w:rPr>
                <w:sz w:val="20"/>
              </w:rPr>
            </w:pPr>
            <w:r>
              <w:rPr>
                <w:sz w:val="20"/>
              </w:rPr>
              <w:t>0.956</w:t>
            </w:r>
          </w:p>
        </w:tc>
        <w:tc>
          <w:tcPr>
            <w:tcW w:w="1043" w:type="dxa"/>
          </w:tcPr>
          <w:p w:rsidR="00DD7756" w:rsidRDefault="00AD1397">
            <w:pPr>
              <w:pStyle w:val="TableParagraph"/>
              <w:spacing w:before="9"/>
              <w:ind w:left="234" w:right="350"/>
              <w:jc w:val="center"/>
              <w:rPr>
                <w:sz w:val="20"/>
              </w:rPr>
            </w:pPr>
            <w:r>
              <w:rPr>
                <w:sz w:val="20"/>
              </w:rPr>
              <w:t>0.602</w:t>
            </w:r>
          </w:p>
        </w:tc>
        <w:tc>
          <w:tcPr>
            <w:tcW w:w="1083" w:type="dxa"/>
            <w:tcBorders>
              <w:right w:val="single" w:sz="4" w:space="0" w:color="000000"/>
            </w:tcBorders>
          </w:tcPr>
          <w:p w:rsidR="00DD7756" w:rsidRDefault="00AD1397">
            <w:pPr>
              <w:pStyle w:val="TableParagraph"/>
              <w:spacing w:before="9"/>
              <w:ind w:right="290"/>
              <w:rPr>
                <w:sz w:val="20"/>
              </w:rPr>
            </w:pPr>
            <w:r>
              <w:rPr>
                <w:w w:val="95"/>
                <w:sz w:val="20"/>
              </w:rPr>
              <w:t>0.481</w:t>
            </w:r>
          </w:p>
        </w:tc>
        <w:tc>
          <w:tcPr>
            <w:tcW w:w="1295" w:type="dxa"/>
            <w:tcBorders>
              <w:left w:val="single" w:sz="4" w:space="0" w:color="000000"/>
            </w:tcBorders>
          </w:tcPr>
          <w:p w:rsidR="00DD7756" w:rsidRDefault="00AD1397">
            <w:pPr>
              <w:pStyle w:val="TableParagraph"/>
              <w:spacing w:before="9"/>
              <w:ind w:right="430"/>
              <w:rPr>
                <w:sz w:val="20"/>
              </w:rPr>
            </w:pPr>
            <w:r>
              <w:rPr>
                <w:w w:val="99"/>
                <w:sz w:val="20"/>
              </w:rPr>
              <w:t>5</w:t>
            </w:r>
          </w:p>
        </w:tc>
        <w:tc>
          <w:tcPr>
            <w:tcW w:w="1148" w:type="dxa"/>
          </w:tcPr>
          <w:p w:rsidR="00DD7756" w:rsidRDefault="00AD1397">
            <w:pPr>
              <w:pStyle w:val="TableParagraph"/>
              <w:spacing w:before="9"/>
              <w:ind w:right="10"/>
              <w:jc w:val="center"/>
              <w:rPr>
                <w:sz w:val="20"/>
              </w:rPr>
            </w:pPr>
            <w:r>
              <w:rPr>
                <w:w w:val="99"/>
                <w:sz w:val="20"/>
              </w:rPr>
              <w:t>3</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0.565</w:t>
            </w:r>
          </w:p>
        </w:tc>
        <w:tc>
          <w:tcPr>
            <w:tcW w:w="1235" w:type="dxa"/>
          </w:tcPr>
          <w:p w:rsidR="00DD7756" w:rsidRDefault="00AD1397">
            <w:pPr>
              <w:pStyle w:val="TableParagraph"/>
              <w:spacing w:before="9"/>
              <w:ind w:right="506"/>
              <w:rPr>
                <w:sz w:val="20"/>
              </w:rPr>
            </w:pPr>
            <w:r>
              <w:rPr>
                <w:w w:val="95"/>
                <w:sz w:val="20"/>
              </w:rPr>
              <w:t>0.704</w:t>
            </w:r>
          </w:p>
        </w:tc>
        <w:tc>
          <w:tcPr>
            <w:tcW w:w="702" w:type="dxa"/>
          </w:tcPr>
          <w:p w:rsidR="00DD7756" w:rsidRDefault="00AD1397">
            <w:pPr>
              <w:pStyle w:val="TableParagraph"/>
              <w:spacing w:before="9"/>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siːḥ‑iɬ</w:t>
            </w:r>
          </w:p>
        </w:tc>
        <w:tc>
          <w:tcPr>
            <w:tcW w:w="2089" w:type="dxa"/>
            <w:tcBorders>
              <w:right w:val="single" w:sz="4" w:space="0" w:color="000000"/>
            </w:tcBorders>
          </w:tcPr>
          <w:p w:rsidR="00DD7756" w:rsidRDefault="00AD1397">
            <w:pPr>
              <w:pStyle w:val="TableParagraph"/>
              <w:ind w:left="59"/>
              <w:jc w:val="left"/>
              <w:rPr>
                <w:sz w:val="20"/>
              </w:rPr>
            </w:pPr>
            <w:r>
              <w:rPr>
                <w:sz w:val="20"/>
              </w:rPr>
              <w:t>you.all‑to</w:t>
            </w:r>
          </w:p>
        </w:tc>
        <w:tc>
          <w:tcPr>
            <w:tcW w:w="600" w:type="dxa"/>
            <w:tcBorders>
              <w:left w:val="single" w:sz="4" w:space="0" w:color="000000"/>
            </w:tcBorders>
          </w:tcPr>
          <w:p w:rsidR="00DD7756" w:rsidRDefault="00AD1397">
            <w:pPr>
              <w:pStyle w:val="TableParagraph"/>
              <w:ind w:right="178"/>
              <w:rPr>
                <w:sz w:val="20"/>
              </w:rPr>
            </w:pPr>
            <w:r>
              <w:rPr>
                <w:w w:val="99"/>
                <w:sz w:val="20"/>
              </w:rPr>
              <w:t>4</w:t>
            </w:r>
          </w:p>
        </w:tc>
        <w:tc>
          <w:tcPr>
            <w:tcW w:w="850" w:type="dxa"/>
          </w:tcPr>
          <w:p w:rsidR="00DD7756" w:rsidRDefault="00AD1397">
            <w:pPr>
              <w:pStyle w:val="TableParagraph"/>
              <w:ind w:left="177"/>
              <w:jc w:val="left"/>
              <w:rPr>
                <w:sz w:val="20"/>
              </w:rPr>
            </w:pPr>
            <w:r>
              <w:rPr>
                <w:sz w:val="20"/>
              </w:rPr>
              <w:t>0.478</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0.943</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0.943</w:t>
            </w:r>
          </w:p>
        </w:tc>
        <w:tc>
          <w:tcPr>
            <w:tcW w:w="702" w:type="dxa"/>
          </w:tcPr>
          <w:p w:rsidR="00DD7756" w:rsidRDefault="00AD1397">
            <w:pPr>
              <w:pStyle w:val="TableParagraph"/>
              <w:ind w:right="51"/>
              <w:rPr>
                <w:sz w:val="20"/>
              </w:rPr>
            </w:pPr>
            <w:r>
              <w:rPr>
                <w:w w:val="99"/>
                <w:sz w:val="20"/>
              </w:rPr>
              <w:t>—</w:t>
            </w:r>
          </w:p>
        </w:tc>
      </w:tr>
      <w:tr w:rsidR="00DD7756">
        <w:trPr>
          <w:trHeight w:val="239"/>
        </w:trPr>
        <w:tc>
          <w:tcPr>
            <w:tcW w:w="1602" w:type="dxa"/>
          </w:tcPr>
          <w:p w:rsidR="00DD7756" w:rsidRDefault="00AD1397">
            <w:pPr>
              <w:pStyle w:val="TableParagraph"/>
              <w:ind w:left="50"/>
              <w:jc w:val="left"/>
              <w:rPr>
                <w:sz w:val="20"/>
              </w:rPr>
            </w:pPr>
            <w:r>
              <w:rPr>
                <w:sz w:val="20"/>
              </w:rPr>
              <w:t>sukʷiƛ</w:t>
            </w:r>
          </w:p>
        </w:tc>
        <w:tc>
          <w:tcPr>
            <w:tcW w:w="2089" w:type="dxa"/>
            <w:tcBorders>
              <w:right w:val="single" w:sz="4" w:space="0" w:color="000000"/>
            </w:tcBorders>
          </w:tcPr>
          <w:p w:rsidR="00DD7756" w:rsidRDefault="00AD1397">
            <w:pPr>
              <w:pStyle w:val="TableParagraph"/>
              <w:ind w:left="59"/>
              <w:jc w:val="left"/>
              <w:rPr>
                <w:sz w:val="20"/>
              </w:rPr>
            </w:pPr>
            <w:r>
              <w:rPr>
                <w:sz w:val="20"/>
              </w:rPr>
              <w:t>take</w:t>
            </w:r>
          </w:p>
        </w:tc>
        <w:tc>
          <w:tcPr>
            <w:tcW w:w="600" w:type="dxa"/>
            <w:tcBorders>
              <w:left w:val="single" w:sz="4" w:space="0" w:color="000000"/>
            </w:tcBorders>
          </w:tcPr>
          <w:p w:rsidR="00DD7756" w:rsidRDefault="00AD1397">
            <w:pPr>
              <w:pStyle w:val="TableParagraph"/>
              <w:ind w:right="178"/>
              <w:rPr>
                <w:sz w:val="20"/>
              </w:rPr>
            </w:pPr>
            <w:r>
              <w:rPr>
                <w:w w:val="99"/>
                <w:sz w:val="20"/>
              </w:rPr>
              <w:t>8</w:t>
            </w:r>
          </w:p>
        </w:tc>
        <w:tc>
          <w:tcPr>
            <w:tcW w:w="850" w:type="dxa"/>
          </w:tcPr>
          <w:p w:rsidR="00DD7756" w:rsidRDefault="00AD1397">
            <w:pPr>
              <w:pStyle w:val="TableParagraph"/>
              <w:ind w:left="177"/>
              <w:jc w:val="left"/>
              <w:rPr>
                <w:sz w:val="20"/>
              </w:rPr>
            </w:pPr>
            <w:r>
              <w:rPr>
                <w:sz w:val="20"/>
              </w:rPr>
              <w:t>0.956</w:t>
            </w:r>
          </w:p>
        </w:tc>
        <w:tc>
          <w:tcPr>
            <w:tcW w:w="1043" w:type="dxa"/>
          </w:tcPr>
          <w:p w:rsidR="00DD7756" w:rsidRDefault="00AD1397">
            <w:pPr>
              <w:pStyle w:val="TableParagraph"/>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90"/>
              <w:rPr>
                <w:sz w:val="20"/>
              </w:rPr>
            </w:pPr>
            <w:r>
              <w:rPr>
                <w:w w:val="95"/>
                <w:sz w:val="20"/>
              </w:rPr>
              <w:t>0.785</w:t>
            </w:r>
          </w:p>
        </w:tc>
        <w:tc>
          <w:tcPr>
            <w:tcW w:w="1295" w:type="dxa"/>
            <w:tcBorders>
              <w:left w:val="single" w:sz="4" w:space="0" w:color="000000"/>
            </w:tcBorders>
          </w:tcPr>
          <w:p w:rsidR="00DD7756" w:rsidRDefault="00AD1397">
            <w:pPr>
              <w:pStyle w:val="TableParagraph"/>
              <w:ind w:right="430"/>
              <w:rPr>
                <w:sz w:val="20"/>
              </w:rPr>
            </w:pPr>
            <w:r>
              <w:rPr>
                <w:w w:val="99"/>
                <w:sz w:val="20"/>
              </w:rPr>
              <w:t>0</w:t>
            </w:r>
          </w:p>
        </w:tc>
        <w:tc>
          <w:tcPr>
            <w:tcW w:w="1148" w:type="dxa"/>
          </w:tcPr>
          <w:p w:rsidR="00DD7756" w:rsidRDefault="00AD1397">
            <w:pPr>
              <w:pStyle w:val="TableParagraph"/>
              <w:ind w:right="10"/>
              <w:jc w:val="center"/>
              <w:rPr>
                <w:sz w:val="20"/>
              </w:rPr>
            </w:pPr>
            <w:r>
              <w:rPr>
                <w:w w:val="99"/>
                <w:sz w:val="20"/>
              </w:rPr>
              <w:t>8</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0.785</w:t>
            </w:r>
          </w:p>
        </w:tc>
        <w:tc>
          <w:tcPr>
            <w:tcW w:w="702" w:type="dxa"/>
          </w:tcPr>
          <w:p w:rsidR="00DD7756" w:rsidRDefault="00AD1397">
            <w:pPr>
              <w:pStyle w:val="TableParagraph"/>
              <w:ind w:right="51"/>
              <w:rPr>
                <w:sz w:val="20"/>
              </w:rPr>
            </w:pPr>
            <w:r>
              <w:rPr>
                <w:w w:val="99"/>
                <w:sz w:val="20"/>
              </w:rPr>
              <w:t>—</w:t>
            </w:r>
          </w:p>
        </w:tc>
      </w:tr>
      <w:tr w:rsidR="00DD7756">
        <w:trPr>
          <w:trHeight w:val="235"/>
        </w:trPr>
        <w:tc>
          <w:tcPr>
            <w:tcW w:w="1602" w:type="dxa"/>
          </w:tcPr>
          <w:p w:rsidR="00DD7756" w:rsidRDefault="00AD1397">
            <w:pPr>
              <w:pStyle w:val="TableParagraph"/>
              <w:spacing w:line="210" w:lineRule="exact"/>
              <w:ind w:left="50"/>
              <w:jc w:val="left"/>
              <w:rPr>
                <w:sz w:val="20"/>
              </w:rPr>
            </w:pPr>
            <w:r>
              <w:rPr>
                <w:sz w:val="20"/>
              </w:rPr>
              <w:t>sut‑(c)iɬ</w:t>
            </w:r>
          </w:p>
        </w:tc>
        <w:tc>
          <w:tcPr>
            <w:tcW w:w="2089" w:type="dxa"/>
            <w:tcBorders>
              <w:right w:val="single" w:sz="4" w:space="0" w:color="000000"/>
            </w:tcBorders>
          </w:tcPr>
          <w:p w:rsidR="00DD7756" w:rsidRDefault="00AD1397">
            <w:pPr>
              <w:pStyle w:val="TableParagraph"/>
              <w:spacing w:line="210" w:lineRule="exact"/>
              <w:ind w:left="59"/>
              <w:jc w:val="left"/>
              <w:rPr>
                <w:sz w:val="20"/>
              </w:rPr>
            </w:pPr>
            <w:r>
              <w:rPr>
                <w:sz w:val="20"/>
              </w:rPr>
              <w:t>you‑doing.to</w:t>
            </w:r>
          </w:p>
        </w:tc>
        <w:tc>
          <w:tcPr>
            <w:tcW w:w="600" w:type="dxa"/>
            <w:tcBorders>
              <w:left w:val="single" w:sz="4" w:space="0" w:color="000000"/>
            </w:tcBorders>
          </w:tcPr>
          <w:p w:rsidR="00DD7756" w:rsidRDefault="00AD1397">
            <w:pPr>
              <w:pStyle w:val="TableParagraph"/>
              <w:spacing w:line="210" w:lineRule="exact"/>
              <w:ind w:right="178"/>
              <w:rPr>
                <w:sz w:val="20"/>
              </w:rPr>
            </w:pPr>
            <w:r>
              <w:rPr>
                <w:w w:val="95"/>
                <w:sz w:val="20"/>
              </w:rPr>
              <w:t>13</w:t>
            </w:r>
          </w:p>
        </w:tc>
        <w:tc>
          <w:tcPr>
            <w:tcW w:w="850" w:type="dxa"/>
          </w:tcPr>
          <w:p w:rsidR="00DD7756" w:rsidRDefault="00AD1397">
            <w:pPr>
              <w:pStyle w:val="TableParagraph"/>
              <w:spacing w:line="210" w:lineRule="exact"/>
              <w:ind w:left="178"/>
              <w:jc w:val="left"/>
              <w:rPr>
                <w:sz w:val="20"/>
              </w:rPr>
            </w:pPr>
            <w:r>
              <w:rPr>
                <w:sz w:val="20"/>
              </w:rPr>
              <w:t>1.554</w:t>
            </w:r>
          </w:p>
        </w:tc>
        <w:tc>
          <w:tcPr>
            <w:tcW w:w="1043" w:type="dxa"/>
          </w:tcPr>
          <w:p w:rsidR="00DD7756" w:rsidRDefault="00AD1397">
            <w:pPr>
              <w:pStyle w:val="TableParagraph"/>
              <w:spacing w:line="210" w:lineRule="exact"/>
              <w:ind w:left="234"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line="210" w:lineRule="exact"/>
              <w:ind w:right="290"/>
              <w:rPr>
                <w:sz w:val="20"/>
              </w:rPr>
            </w:pPr>
            <w:r>
              <w:rPr>
                <w:w w:val="95"/>
                <w:sz w:val="20"/>
              </w:rPr>
              <w:t>0.469</w:t>
            </w:r>
          </w:p>
        </w:tc>
        <w:tc>
          <w:tcPr>
            <w:tcW w:w="1295" w:type="dxa"/>
            <w:tcBorders>
              <w:left w:val="single" w:sz="4" w:space="0" w:color="000000"/>
            </w:tcBorders>
          </w:tcPr>
          <w:p w:rsidR="00DD7756" w:rsidRDefault="00AD1397">
            <w:pPr>
              <w:pStyle w:val="TableParagraph"/>
              <w:spacing w:line="210" w:lineRule="exact"/>
              <w:ind w:right="430"/>
              <w:rPr>
                <w:sz w:val="20"/>
              </w:rPr>
            </w:pPr>
            <w:r>
              <w:rPr>
                <w:w w:val="99"/>
                <w:sz w:val="20"/>
              </w:rPr>
              <w:t>0</w:t>
            </w:r>
          </w:p>
        </w:tc>
        <w:tc>
          <w:tcPr>
            <w:tcW w:w="1148" w:type="dxa"/>
          </w:tcPr>
          <w:p w:rsidR="00DD7756" w:rsidRDefault="00AD1397">
            <w:pPr>
              <w:pStyle w:val="TableParagraph"/>
              <w:spacing w:line="210" w:lineRule="exact"/>
              <w:ind w:left="410" w:right="512"/>
              <w:jc w:val="center"/>
              <w:rPr>
                <w:sz w:val="20"/>
              </w:rPr>
            </w:pPr>
            <w:r>
              <w:rPr>
                <w:sz w:val="20"/>
              </w:rPr>
              <w:t>13</w:t>
            </w:r>
          </w:p>
        </w:tc>
        <w:tc>
          <w:tcPr>
            <w:tcW w:w="689" w:type="dxa"/>
            <w:tcBorders>
              <w:right w:val="single" w:sz="4" w:space="0" w:color="000000"/>
            </w:tcBorders>
          </w:tcPr>
          <w:p w:rsidR="00DD7756" w:rsidRDefault="00AD1397">
            <w:pPr>
              <w:pStyle w:val="TableParagraph"/>
              <w:spacing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line="210" w:lineRule="exact"/>
              <w:ind w:right="317"/>
              <w:rPr>
                <w:sz w:val="20"/>
              </w:rPr>
            </w:pPr>
            <w:r>
              <w:rPr>
                <w:w w:val="99"/>
                <w:sz w:val="20"/>
              </w:rPr>
              <w:t>—</w:t>
            </w:r>
          </w:p>
        </w:tc>
        <w:tc>
          <w:tcPr>
            <w:tcW w:w="1235" w:type="dxa"/>
          </w:tcPr>
          <w:p w:rsidR="00DD7756" w:rsidRDefault="00AD1397">
            <w:pPr>
              <w:pStyle w:val="TableParagraph"/>
              <w:spacing w:line="210" w:lineRule="exact"/>
              <w:ind w:right="506"/>
              <w:rPr>
                <w:sz w:val="20"/>
              </w:rPr>
            </w:pPr>
            <w:r>
              <w:rPr>
                <w:w w:val="95"/>
                <w:sz w:val="20"/>
              </w:rPr>
              <w:t>0.469</w:t>
            </w:r>
          </w:p>
        </w:tc>
        <w:tc>
          <w:tcPr>
            <w:tcW w:w="702" w:type="dxa"/>
          </w:tcPr>
          <w:p w:rsidR="00DD7756" w:rsidRDefault="00AD1397">
            <w:pPr>
              <w:pStyle w:val="TableParagraph"/>
              <w:spacing w:line="210" w:lineRule="exact"/>
              <w:ind w:right="51"/>
              <w:rPr>
                <w:sz w:val="20"/>
              </w:rPr>
            </w:pPr>
            <w:r>
              <w:rPr>
                <w:w w:val="99"/>
                <w:sz w:val="20"/>
              </w:rPr>
              <w:t>—</w:t>
            </w:r>
          </w:p>
        </w:tc>
      </w:tr>
      <w:tr w:rsidR="00DD7756">
        <w:trPr>
          <w:trHeight w:val="259"/>
        </w:trPr>
        <w:tc>
          <w:tcPr>
            <w:tcW w:w="1602" w:type="dxa"/>
          </w:tcPr>
          <w:p w:rsidR="00DD7756" w:rsidRDefault="00AD1397">
            <w:pPr>
              <w:pStyle w:val="TableParagraph"/>
              <w:spacing w:before="0" w:line="237" w:lineRule="exact"/>
              <w:ind w:left="50"/>
              <w:jc w:val="left"/>
              <w:rPr>
                <w:sz w:val="20"/>
              </w:rPr>
            </w:pPr>
            <w:r>
              <w:rPr>
                <w:sz w:val="20"/>
              </w:rPr>
              <w:t>t̓aːtn</w:t>
            </w:r>
            <w:r>
              <w:rPr>
                <w:position w:val="1"/>
                <w:sz w:val="20"/>
              </w:rPr>
              <w:t xml:space="preserve">̓ </w:t>
            </w:r>
            <w:r>
              <w:rPr>
                <w:sz w:val="20"/>
              </w:rPr>
              <w:t>a</w:t>
            </w:r>
          </w:p>
        </w:tc>
        <w:tc>
          <w:tcPr>
            <w:tcW w:w="2089" w:type="dxa"/>
            <w:tcBorders>
              <w:right w:val="single" w:sz="4" w:space="0" w:color="000000"/>
            </w:tcBorders>
          </w:tcPr>
          <w:p w:rsidR="00DD7756" w:rsidRDefault="00AD1397">
            <w:pPr>
              <w:pStyle w:val="TableParagraph"/>
              <w:spacing w:before="9" w:line="240" w:lineRule="auto"/>
              <w:ind w:left="59"/>
              <w:jc w:val="left"/>
              <w:rPr>
                <w:sz w:val="20"/>
              </w:rPr>
            </w:pPr>
            <w:r>
              <w:rPr>
                <w:sz w:val="20"/>
              </w:rPr>
              <w:t>children</w:t>
            </w:r>
          </w:p>
        </w:tc>
        <w:tc>
          <w:tcPr>
            <w:tcW w:w="600" w:type="dxa"/>
            <w:tcBorders>
              <w:left w:val="single" w:sz="4" w:space="0" w:color="000000"/>
            </w:tcBorders>
          </w:tcPr>
          <w:p w:rsidR="00DD7756" w:rsidRDefault="00AD1397">
            <w:pPr>
              <w:pStyle w:val="TableParagraph"/>
              <w:spacing w:before="9" w:line="240" w:lineRule="auto"/>
              <w:ind w:right="178"/>
              <w:rPr>
                <w:sz w:val="20"/>
              </w:rPr>
            </w:pPr>
            <w:r>
              <w:rPr>
                <w:w w:val="99"/>
                <w:sz w:val="20"/>
              </w:rPr>
              <w:t>9</w:t>
            </w:r>
          </w:p>
        </w:tc>
        <w:tc>
          <w:tcPr>
            <w:tcW w:w="850" w:type="dxa"/>
          </w:tcPr>
          <w:p w:rsidR="00DD7756" w:rsidRDefault="00AD1397">
            <w:pPr>
              <w:pStyle w:val="TableParagraph"/>
              <w:spacing w:before="9" w:line="240" w:lineRule="auto"/>
              <w:ind w:left="177"/>
              <w:jc w:val="left"/>
              <w:rPr>
                <w:sz w:val="20"/>
              </w:rPr>
            </w:pPr>
            <w:r>
              <w:rPr>
                <w:sz w:val="20"/>
              </w:rPr>
              <w:t>1.076</w:t>
            </w:r>
          </w:p>
        </w:tc>
        <w:tc>
          <w:tcPr>
            <w:tcW w:w="1043" w:type="dxa"/>
          </w:tcPr>
          <w:p w:rsidR="00DD7756" w:rsidRDefault="00AD1397">
            <w:pPr>
              <w:pStyle w:val="TableParagraph"/>
              <w:spacing w:before="9" w:line="240" w:lineRule="auto"/>
              <w:ind w:left="234" w:right="350"/>
              <w:jc w:val="center"/>
              <w:rPr>
                <w:sz w:val="20"/>
              </w:rPr>
            </w:pPr>
            <w:r>
              <w:rPr>
                <w:sz w:val="20"/>
              </w:rPr>
              <w:t>0.318</w:t>
            </w:r>
          </w:p>
        </w:tc>
        <w:tc>
          <w:tcPr>
            <w:tcW w:w="1083" w:type="dxa"/>
            <w:tcBorders>
              <w:right w:val="single" w:sz="4" w:space="0" w:color="000000"/>
            </w:tcBorders>
          </w:tcPr>
          <w:p w:rsidR="00DD7756" w:rsidRDefault="00AD1397">
            <w:pPr>
              <w:pStyle w:val="TableParagraph"/>
              <w:spacing w:before="9" w:line="240" w:lineRule="auto"/>
              <w:ind w:right="290"/>
              <w:rPr>
                <w:sz w:val="20"/>
              </w:rPr>
            </w:pPr>
            <w:r>
              <w:rPr>
                <w:w w:val="95"/>
                <w:sz w:val="20"/>
              </w:rPr>
              <w:t>0.653</w:t>
            </w:r>
          </w:p>
        </w:tc>
        <w:tc>
          <w:tcPr>
            <w:tcW w:w="1295" w:type="dxa"/>
            <w:tcBorders>
              <w:left w:val="single" w:sz="4" w:space="0" w:color="000000"/>
            </w:tcBorders>
          </w:tcPr>
          <w:p w:rsidR="00DD7756" w:rsidRDefault="00AD1397">
            <w:pPr>
              <w:pStyle w:val="TableParagraph"/>
              <w:spacing w:before="9" w:line="240" w:lineRule="auto"/>
              <w:ind w:right="430"/>
              <w:rPr>
                <w:sz w:val="20"/>
              </w:rPr>
            </w:pPr>
            <w:r>
              <w:rPr>
                <w:w w:val="99"/>
                <w:sz w:val="20"/>
              </w:rPr>
              <w:t>8</w:t>
            </w:r>
          </w:p>
        </w:tc>
        <w:tc>
          <w:tcPr>
            <w:tcW w:w="1148" w:type="dxa"/>
          </w:tcPr>
          <w:p w:rsidR="00DD7756" w:rsidRDefault="00AD1397">
            <w:pPr>
              <w:pStyle w:val="TableParagraph"/>
              <w:spacing w:before="9" w:line="240" w:lineRule="auto"/>
              <w:ind w:right="10"/>
              <w:jc w:val="center"/>
              <w:rPr>
                <w:sz w:val="20"/>
              </w:rPr>
            </w:pPr>
            <w:r>
              <w:rPr>
                <w:w w:val="99"/>
                <w:sz w:val="20"/>
              </w:rPr>
              <w:t>1</w:t>
            </w:r>
          </w:p>
        </w:tc>
        <w:tc>
          <w:tcPr>
            <w:tcW w:w="689" w:type="dxa"/>
            <w:tcBorders>
              <w:right w:val="single" w:sz="4" w:space="0" w:color="000000"/>
            </w:tcBorders>
          </w:tcPr>
          <w:p w:rsidR="00DD7756" w:rsidRDefault="00AD1397">
            <w:pPr>
              <w:pStyle w:val="TableParagraph"/>
              <w:spacing w:before="9" w:line="240" w:lineRule="auto"/>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line="240" w:lineRule="auto"/>
              <w:ind w:right="317"/>
              <w:rPr>
                <w:sz w:val="20"/>
              </w:rPr>
            </w:pPr>
            <w:r>
              <w:rPr>
                <w:w w:val="95"/>
                <w:sz w:val="20"/>
              </w:rPr>
              <w:t>0.764</w:t>
            </w:r>
          </w:p>
        </w:tc>
        <w:tc>
          <w:tcPr>
            <w:tcW w:w="1235" w:type="dxa"/>
          </w:tcPr>
          <w:p w:rsidR="00DD7756" w:rsidRDefault="00AD1397">
            <w:pPr>
              <w:pStyle w:val="TableParagraph"/>
              <w:spacing w:before="9" w:line="240" w:lineRule="auto"/>
              <w:ind w:right="506"/>
              <w:rPr>
                <w:sz w:val="20"/>
              </w:rPr>
            </w:pPr>
            <w:r>
              <w:rPr>
                <w:w w:val="95"/>
                <w:sz w:val="20"/>
              </w:rPr>
              <w:t>0.868</w:t>
            </w:r>
          </w:p>
        </w:tc>
        <w:tc>
          <w:tcPr>
            <w:tcW w:w="702" w:type="dxa"/>
          </w:tcPr>
          <w:p w:rsidR="00DD7756" w:rsidRDefault="00AD1397">
            <w:pPr>
              <w:pStyle w:val="TableParagraph"/>
              <w:spacing w:before="9" w:line="240" w:lineRule="auto"/>
              <w:ind w:right="51"/>
              <w:rPr>
                <w:sz w:val="20"/>
              </w:rPr>
            </w:pPr>
            <w:r>
              <w:rPr>
                <w:w w:val="99"/>
                <w:sz w:val="20"/>
              </w:rPr>
              <w:t>—</w:t>
            </w:r>
          </w:p>
        </w:tc>
      </w:tr>
    </w:tbl>
    <w:p w:rsidR="00DD7756" w:rsidRDefault="00DD7756">
      <w:pPr>
        <w:rPr>
          <w:sz w:val="20"/>
        </w:rPr>
        <w:sectPr w:rsidR="00DD7756">
          <w:footerReference w:type="default" r:id="rId98"/>
          <w:pgSz w:w="15840" w:h="12240" w:orient="landscape"/>
          <w:pgMar w:top="1140" w:right="740" w:bottom="280" w:left="1320" w:header="0" w:footer="0" w:gutter="0"/>
          <w:cols w:space="720"/>
        </w:sectPr>
      </w:pPr>
    </w:p>
    <w:p w:rsidR="00DD7756" w:rsidRDefault="00DD7756">
      <w:pPr>
        <w:pStyle w:val="BodyText"/>
        <w:rPr>
          <w:sz w:val="20"/>
        </w:rPr>
      </w:pPr>
      <w:r w:rsidRPr="00DD7756">
        <w:lastRenderedPageBreak/>
        <w:pict>
          <v:shape id="_x0000_s1063" type="#_x0000_t202" style="position:absolute;margin-left:38.15pt;margin-top:89pt;width:15.65pt;height:135.4pt;z-index:15792128;mso-position-horizontal-relative:page;mso-position-vertical-relative:page" filled="f" stroked="f">
            <v:textbox style="layout-flow:vertical"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1062" type="#_x0000_t202" style="position:absolute;margin-left:38.15pt;margin-top:305.65pt;width:15.65pt;height:18.7pt;z-index:15792640;mso-position-horizontal-relative:page;mso-position-vertical-relative:page" filled="f" stroked="f">
            <v:textbox style="layout-flow:vertical" inset="0,0,0,0">
              <w:txbxContent>
                <w:p w:rsidR="00AD1397" w:rsidRDefault="00AD1397">
                  <w:pPr>
                    <w:pStyle w:val="BodyText"/>
                    <w:spacing w:before="19"/>
                    <w:ind w:left="20"/>
                  </w:pPr>
                  <w:r>
                    <w:t>149</w:t>
                  </w:r>
                </w:p>
              </w:txbxContent>
            </v:textbox>
            <w10:wrap anchorx="page" anchory="page"/>
          </v:shape>
        </w:pict>
      </w:r>
      <w:r w:rsidRPr="00DD7756">
        <w:pict>
          <v:shape id="_x0000_s1061" type="#_x0000_t202" style="position:absolute;margin-left:38.15pt;margin-top:511.15pt;width:15.65pt;height:29.9pt;z-index:15793152;mso-position-horizontal-relative:page;mso-position-vertical-relative:page" filled="f" stroked="f">
            <v:textbox style="layout-flow:vertical" inset="0,0,0,0">
              <w:txbxContent>
                <w:p w:rsidR="00AD1397" w:rsidRDefault="00AD1397">
                  <w:pPr>
                    <w:pStyle w:val="BodyText"/>
                    <w:spacing w:before="19"/>
                    <w:ind w:left="20"/>
                  </w:pPr>
                  <w:r>
                    <w:t>v0.7.0</w:t>
                  </w:r>
                </w:p>
              </w:txbxContent>
            </v:textbox>
            <w10:wrap anchorx="page" anchory="page"/>
          </v:shape>
        </w:pict>
      </w:r>
    </w:p>
    <w:p w:rsidR="00DD7756" w:rsidRDefault="00DD7756">
      <w:pPr>
        <w:pStyle w:val="BodyText"/>
        <w:spacing w:before="6"/>
        <w:rPr>
          <w:sz w:val="25"/>
        </w:rPr>
      </w:pPr>
    </w:p>
    <w:p w:rsidR="00DD7756" w:rsidRDefault="00AD1397">
      <w:pPr>
        <w:spacing w:before="99"/>
        <w:ind w:left="3850" w:right="3852"/>
        <w:jc w:val="center"/>
      </w:pPr>
      <w:bookmarkStart w:id="333" w:name="_bookmark239"/>
      <w:bookmarkEnd w:id="333"/>
      <w:r>
        <w:rPr>
          <w:b/>
        </w:rPr>
        <w:t xml:space="preserve">Table B.2: </w:t>
      </w:r>
      <w:r>
        <w:t>Corpus statistics for the 100-item Nuuchahnulth sample</w:t>
      </w:r>
    </w:p>
    <w:p w:rsidR="00DD7756" w:rsidRDefault="00DD7756">
      <w:pPr>
        <w:pStyle w:val="BodyText"/>
        <w:spacing w:before="4"/>
        <w:rPr>
          <w:sz w:val="16"/>
        </w:rPr>
      </w:pPr>
      <w:r w:rsidRPr="00DD7756">
        <w:pict>
          <v:shape id="_x0000_s1060" style="position:absolute;margin-left:1in;margin-top:11.8pt;width:676.65pt;height:.1pt;z-index:-15665664;mso-wrap-distance-left:0;mso-wrap-distance-right:0;mso-position-horizontal-relative:page" coordorigin="1440,236" coordsize="13533,0" path="m1440,236r13533,e" filled="f" strokeweight=".33739mm">
            <v:path arrowok="t"/>
            <w10:wrap type="topAndBottom" anchorx="page"/>
          </v:shape>
        </w:pict>
      </w:r>
    </w:p>
    <w:p w:rsidR="00DD7756" w:rsidRDefault="00DD7756">
      <w:pPr>
        <w:pStyle w:val="BodyText"/>
        <w:spacing w:before="8"/>
        <w:rPr>
          <w:sz w:val="2"/>
        </w:rPr>
      </w:pPr>
    </w:p>
    <w:tbl>
      <w:tblPr>
        <w:tblW w:w="0" w:type="auto"/>
        <w:tblInd w:w="1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700"/>
        <w:gridCol w:w="3575"/>
        <w:gridCol w:w="3131"/>
        <w:gridCol w:w="3127"/>
      </w:tblGrid>
      <w:tr w:rsidR="00DD7756">
        <w:trPr>
          <w:trHeight w:val="517"/>
        </w:trPr>
        <w:tc>
          <w:tcPr>
            <w:tcW w:w="3700" w:type="dxa"/>
            <w:tcBorders>
              <w:top w:val="nil"/>
              <w:left w:val="nil"/>
              <w:right w:val="single" w:sz="4" w:space="0" w:color="000000"/>
            </w:tcBorders>
          </w:tcPr>
          <w:p w:rsidR="00DD7756" w:rsidRDefault="00DD7756">
            <w:pPr>
              <w:pStyle w:val="TableParagraph"/>
              <w:spacing w:before="11" w:line="240" w:lineRule="auto"/>
              <w:jc w:val="left"/>
              <w:rPr>
                <w:sz w:val="19"/>
              </w:rPr>
            </w:pPr>
          </w:p>
          <w:p w:rsidR="00DD7756" w:rsidRDefault="00AD1397">
            <w:pPr>
              <w:pStyle w:val="TableParagraph"/>
              <w:tabs>
                <w:tab w:val="left" w:pos="1677"/>
              </w:tabs>
              <w:spacing w:before="0" w:line="240" w:lineRule="auto"/>
              <w:ind w:left="65"/>
              <w:jc w:val="left"/>
              <w:rPr>
                <w:sz w:val="20"/>
              </w:rPr>
            </w:pPr>
            <w:r>
              <w:rPr>
                <w:sz w:val="20"/>
              </w:rPr>
              <w:t>Stem</w:t>
            </w:r>
            <w:r>
              <w:rPr>
                <w:sz w:val="20"/>
              </w:rPr>
              <w:tab/>
              <w:t>Gloss</w:t>
            </w:r>
          </w:p>
        </w:tc>
        <w:tc>
          <w:tcPr>
            <w:tcW w:w="3575" w:type="dxa"/>
            <w:tcBorders>
              <w:top w:val="nil"/>
              <w:left w:val="single" w:sz="4" w:space="0" w:color="000000"/>
              <w:right w:val="single" w:sz="4" w:space="0" w:color="000000"/>
            </w:tcBorders>
          </w:tcPr>
          <w:p w:rsidR="00DD7756" w:rsidRDefault="00AD1397">
            <w:pPr>
              <w:pStyle w:val="TableParagraph"/>
              <w:tabs>
                <w:tab w:val="left" w:pos="1506"/>
                <w:tab w:val="left" w:pos="2634"/>
                <w:tab w:val="left" w:pos="2850"/>
              </w:tabs>
              <w:spacing w:before="3" w:line="220" w:lineRule="auto"/>
              <w:ind w:left="64" w:right="49" w:firstLine="80"/>
              <w:jc w:val="left"/>
              <w:rPr>
                <w:sz w:val="20"/>
              </w:rPr>
            </w:pPr>
            <w:r>
              <w:rPr>
                <w:sz w:val="20"/>
              </w:rPr>
              <w:t>Frequencies</w:t>
            </w:r>
            <w:r>
              <w:rPr>
                <w:sz w:val="20"/>
              </w:rPr>
              <w:tab/>
              <w:t>Flexibility</w:t>
            </w:r>
            <w:r>
              <w:rPr>
                <w:sz w:val="20"/>
              </w:rPr>
              <w:tab/>
            </w:r>
            <w:r>
              <w:rPr>
                <w:spacing w:val="-1"/>
                <w:sz w:val="20"/>
              </w:rPr>
              <w:t xml:space="preserve">Dispersion </w:t>
            </w:r>
            <w:r>
              <w:rPr>
                <w:sz w:val="20"/>
              </w:rPr>
              <w:t>Raw   Relative</w:t>
            </w:r>
            <w:r>
              <w:rPr>
                <w:spacing w:val="38"/>
                <w:sz w:val="20"/>
              </w:rPr>
              <w:t xml:space="preserve"> </w:t>
            </w:r>
            <w:r>
              <w:rPr>
                <w:sz w:val="20"/>
              </w:rPr>
              <w:t>(Shannon’s</w:t>
            </w:r>
            <w:r>
              <w:rPr>
                <w:spacing w:val="-1"/>
                <w:sz w:val="20"/>
              </w:rPr>
              <w:t xml:space="preserve"> </w:t>
            </w:r>
            <w:r>
              <w:rPr>
                <w:rFonts w:ascii="Palatino Linotype" w:hAnsi="Palatino Linotype"/>
                <w:i/>
                <w:spacing w:val="8"/>
                <w:sz w:val="20"/>
              </w:rPr>
              <w:t>H</w:t>
            </w:r>
            <w:r>
              <w:rPr>
                <w:spacing w:val="8"/>
                <w:sz w:val="20"/>
              </w:rPr>
              <w:t>)</w:t>
            </w:r>
            <w:r>
              <w:rPr>
                <w:spacing w:val="8"/>
                <w:sz w:val="20"/>
              </w:rPr>
              <w:tab/>
            </w:r>
            <w:r>
              <w:rPr>
                <w:spacing w:val="8"/>
                <w:sz w:val="20"/>
              </w:rPr>
              <w:tab/>
            </w:r>
            <w:r>
              <w:rPr>
                <w:sz w:val="20"/>
              </w:rPr>
              <w:t>(</w:t>
            </w:r>
            <w:r>
              <w:rPr>
                <w:rFonts w:ascii="Palatino Linotype" w:hAnsi="Palatino Linotype"/>
                <w:i/>
                <w:sz w:val="20"/>
              </w:rPr>
              <w:t>DP</w:t>
            </w:r>
            <w:r>
              <w:rPr>
                <w:rFonts w:ascii="Palatino Linotype" w:hAnsi="Palatino Linotype"/>
                <w:i/>
                <w:spacing w:val="-21"/>
                <w:sz w:val="20"/>
              </w:rPr>
              <w:t xml:space="preserve"> </w:t>
            </w:r>
            <w:r>
              <w:rPr>
                <w:sz w:val="20"/>
              </w:rPr>
              <w:t>)</w:t>
            </w:r>
          </w:p>
        </w:tc>
        <w:tc>
          <w:tcPr>
            <w:tcW w:w="3131" w:type="dxa"/>
            <w:tcBorders>
              <w:top w:val="nil"/>
              <w:left w:val="single" w:sz="4" w:space="0" w:color="000000"/>
              <w:right w:val="single" w:sz="4" w:space="0" w:color="000000"/>
            </w:tcBorders>
          </w:tcPr>
          <w:p w:rsidR="00DD7756" w:rsidRDefault="00AD1397">
            <w:pPr>
              <w:pStyle w:val="TableParagraph"/>
              <w:spacing w:before="0" w:line="217" w:lineRule="exact"/>
              <w:ind w:left="105" w:right="93"/>
              <w:jc w:val="center"/>
              <w:rPr>
                <w:sz w:val="20"/>
              </w:rPr>
            </w:pPr>
            <w:r>
              <w:rPr>
                <w:sz w:val="20"/>
              </w:rPr>
              <w:t>Frequencies</w:t>
            </w:r>
          </w:p>
          <w:p w:rsidR="00DD7756" w:rsidRDefault="00AD1397">
            <w:pPr>
              <w:pStyle w:val="TableParagraph"/>
              <w:spacing w:before="11" w:line="240" w:lineRule="auto"/>
              <w:ind w:left="106" w:right="93"/>
              <w:jc w:val="center"/>
              <w:rPr>
                <w:sz w:val="20"/>
              </w:rPr>
            </w:pPr>
            <w:r>
              <w:rPr>
                <w:sz w:val="20"/>
              </w:rPr>
              <w:t>Reference Predication Modification</w:t>
            </w:r>
          </w:p>
        </w:tc>
        <w:tc>
          <w:tcPr>
            <w:tcW w:w="3127" w:type="dxa"/>
            <w:tcBorders>
              <w:top w:val="nil"/>
              <w:left w:val="single" w:sz="4" w:space="0" w:color="000000"/>
              <w:right w:val="nil"/>
            </w:tcBorders>
          </w:tcPr>
          <w:p w:rsidR="00DD7756" w:rsidRDefault="00AD1397">
            <w:pPr>
              <w:pStyle w:val="TableParagraph"/>
              <w:spacing w:before="0" w:line="227" w:lineRule="exact"/>
              <w:ind w:left="106" w:right="96"/>
              <w:jc w:val="center"/>
              <w:rPr>
                <w:sz w:val="20"/>
              </w:rPr>
            </w:pPr>
            <w:r>
              <w:rPr>
                <w:sz w:val="20"/>
              </w:rPr>
              <w:t>Dispersions (</w:t>
            </w:r>
            <w:r>
              <w:rPr>
                <w:rFonts w:ascii="Palatino Linotype"/>
                <w:i/>
                <w:sz w:val="20"/>
              </w:rPr>
              <w:t xml:space="preserve">DP </w:t>
            </w:r>
            <w:r>
              <w:rPr>
                <w:sz w:val="20"/>
              </w:rPr>
              <w:t>)</w:t>
            </w:r>
          </w:p>
          <w:p w:rsidR="00DD7756" w:rsidRDefault="00AD1397">
            <w:pPr>
              <w:pStyle w:val="TableParagraph"/>
              <w:spacing w:before="0" w:line="240" w:lineRule="auto"/>
              <w:ind w:left="107" w:right="96"/>
              <w:jc w:val="center"/>
              <w:rPr>
                <w:sz w:val="20"/>
              </w:rPr>
            </w:pPr>
            <w:r>
              <w:rPr>
                <w:sz w:val="20"/>
              </w:rPr>
              <w:t>Reference Predication Modification</w:t>
            </w:r>
          </w:p>
        </w:tc>
      </w:tr>
    </w:tbl>
    <w:p w:rsidR="00DD7756" w:rsidRDefault="00DD7756">
      <w:pPr>
        <w:pStyle w:val="BodyText"/>
        <w:spacing w:before="3"/>
        <w:rPr>
          <w:sz w:val="4"/>
        </w:rPr>
      </w:pPr>
    </w:p>
    <w:tbl>
      <w:tblPr>
        <w:tblW w:w="0" w:type="auto"/>
        <w:tblInd w:w="127" w:type="dxa"/>
        <w:tblLayout w:type="fixed"/>
        <w:tblCellMar>
          <w:left w:w="0" w:type="dxa"/>
          <w:right w:w="0" w:type="dxa"/>
        </w:tblCellMar>
        <w:tblLook w:val="01E0"/>
      </w:tblPr>
      <w:tblGrid>
        <w:gridCol w:w="1379"/>
        <w:gridCol w:w="2322"/>
        <w:gridCol w:w="553"/>
        <w:gridCol w:w="896"/>
        <w:gridCol w:w="1043"/>
        <w:gridCol w:w="1083"/>
        <w:gridCol w:w="1249"/>
        <w:gridCol w:w="1195"/>
        <w:gridCol w:w="689"/>
        <w:gridCol w:w="1181"/>
        <w:gridCol w:w="1235"/>
        <w:gridCol w:w="712"/>
      </w:tblGrid>
      <w:tr w:rsidR="00DD7756">
        <w:trPr>
          <w:trHeight w:val="237"/>
        </w:trPr>
        <w:tc>
          <w:tcPr>
            <w:tcW w:w="1379" w:type="dxa"/>
          </w:tcPr>
          <w:p w:rsidR="00DD7756" w:rsidRDefault="00AD1397">
            <w:pPr>
              <w:pStyle w:val="TableParagraph"/>
              <w:spacing w:before="0" w:line="217" w:lineRule="exact"/>
              <w:ind w:left="59"/>
              <w:jc w:val="left"/>
              <w:rPr>
                <w:sz w:val="20"/>
              </w:rPr>
            </w:pPr>
            <w:r>
              <w:rPr>
                <w:sz w:val="20"/>
              </w:rPr>
              <w:t>t̓an</w:t>
            </w:r>
            <w:r>
              <w:rPr>
                <w:position w:val="1"/>
                <w:sz w:val="20"/>
              </w:rPr>
              <w:t xml:space="preserve">̓ </w:t>
            </w:r>
            <w:r>
              <w:rPr>
                <w:sz w:val="20"/>
              </w:rPr>
              <w:t>a</w:t>
            </w:r>
          </w:p>
        </w:tc>
        <w:tc>
          <w:tcPr>
            <w:tcW w:w="2322" w:type="dxa"/>
            <w:tcBorders>
              <w:right w:val="single" w:sz="4" w:space="0" w:color="000000"/>
            </w:tcBorders>
          </w:tcPr>
          <w:p w:rsidR="00DD7756" w:rsidRDefault="00AD1397">
            <w:pPr>
              <w:pStyle w:val="TableParagraph"/>
              <w:spacing w:before="7" w:line="210" w:lineRule="exact"/>
              <w:ind w:left="292"/>
              <w:jc w:val="left"/>
              <w:rPr>
                <w:sz w:val="20"/>
              </w:rPr>
            </w:pPr>
            <w:r>
              <w:rPr>
                <w:sz w:val="20"/>
              </w:rPr>
              <w:t>child</w:t>
            </w:r>
          </w:p>
        </w:tc>
        <w:tc>
          <w:tcPr>
            <w:tcW w:w="553" w:type="dxa"/>
            <w:tcBorders>
              <w:left w:val="single" w:sz="4" w:space="0" w:color="000000"/>
            </w:tcBorders>
          </w:tcPr>
          <w:p w:rsidR="00DD7756" w:rsidRDefault="00AD1397">
            <w:pPr>
              <w:pStyle w:val="TableParagraph"/>
              <w:spacing w:before="7" w:line="210" w:lineRule="exact"/>
              <w:ind w:right="131"/>
              <w:rPr>
                <w:sz w:val="20"/>
              </w:rPr>
            </w:pPr>
            <w:r>
              <w:rPr>
                <w:w w:val="99"/>
                <w:sz w:val="20"/>
              </w:rPr>
              <w:t>9</w:t>
            </w:r>
          </w:p>
        </w:tc>
        <w:tc>
          <w:tcPr>
            <w:tcW w:w="896" w:type="dxa"/>
          </w:tcPr>
          <w:p w:rsidR="00DD7756" w:rsidRDefault="00AD1397">
            <w:pPr>
              <w:pStyle w:val="TableParagraph"/>
              <w:spacing w:before="7" w:line="210" w:lineRule="exact"/>
              <w:ind w:right="254"/>
              <w:rPr>
                <w:sz w:val="20"/>
              </w:rPr>
            </w:pPr>
            <w:r>
              <w:rPr>
                <w:w w:val="95"/>
                <w:sz w:val="20"/>
              </w:rPr>
              <w:t>1.076</w:t>
            </w:r>
          </w:p>
        </w:tc>
        <w:tc>
          <w:tcPr>
            <w:tcW w:w="1043" w:type="dxa"/>
          </w:tcPr>
          <w:p w:rsidR="00DD7756" w:rsidRDefault="00AD1397">
            <w:pPr>
              <w:pStyle w:val="TableParagraph"/>
              <w:spacing w:before="7" w:line="210" w:lineRule="exact"/>
              <w:ind w:left="235"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7" w:line="210" w:lineRule="exact"/>
              <w:ind w:right="289"/>
              <w:rPr>
                <w:sz w:val="20"/>
              </w:rPr>
            </w:pPr>
            <w:r>
              <w:rPr>
                <w:w w:val="95"/>
                <w:sz w:val="20"/>
              </w:rPr>
              <w:t>0.659</w:t>
            </w:r>
          </w:p>
        </w:tc>
        <w:tc>
          <w:tcPr>
            <w:tcW w:w="1249" w:type="dxa"/>
            <w:tcBorders>
              <w:left w:val="single" w:sz="4" w:space="0" w:color="000000"/>
            </w:tcBorders>
          </w:tcPr>
          <w:p w:rsidR="00DD7756" w:rsidRDefault="00AD1397">
            <w:pPr>
              <w:pStyle w:val="TableParagraph"/>
              <w:spacing w:before="7" w:line="210" w:lineRule="exact"/>
              <w:ind w:right="383"/>
              <w:rPr>
                <w:sz w:val="20"/>
              </w:rPr>
            </w:pPr>
            <w:r>
              <w:rPr>
                <w:w w:val="99"/>
                <w:sz w:val="20"/>
              </w:rPr>
              <w:t>9</w:t>
            </w:r>
          </w:p>
        </w:tc>
        <w:tc>
          <w:tcPr>
            <w:tcW w:w="1195" w:type="dxa"/>
          </w:tcPr>
          <w:p w:rsidR="00DD7756" w:rsidRDefault="00AD1397">
            <w:pPr>
              <w:pStyle w:val="TableParagraph"/>
              <w:spacing w:before="7" w:line="210" w:lineRule="exact"/>
              <w:ind w:right="532"/>
              <w:rPr>
                <w:sz w:val="20"/>
              </w:rPr>
            </w:pPr>
            <w:r>
              <w:rPr>
                <w:w w:val="99"/>
                <w:sz w:val="20"/>
              </w:rPr>
              <w:t>0</w:t>
            </w:r>
          </w:p>
        </w:tc>
        <w:tc>
          <w:tcPr>
            <w:tcW w:w="689" w:type="dxa"/>
            <w:tcBorders>
              <w:right w:val="single" w:sz="4" w:space="0" w:color="000000"/>
            </w:tcBorders>
          </w:tcPr>
          <w:p w:rsidR="00DD7756" w:rsidRDefault="00AD1397">
            <w:pPr>
              <w:pStyle w:val="TableParagraph"/>
              <w:spacing w:before="7" w:line="210" w:lineRule="exact"/>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7" w:line="210" w:lineRule="exact"/>
              <w:ind w:right="317"/>
              <w:rPr>
                <w:sz w:val="20"/>
              </w:rPr>
            </w:pPr>
            <w:r>
              <w:rPr>
                <w:w w:val="95"/>
                <w:sz w:val="20"/>
              </w:rPr>
              <w:t>0.659</w:t>
            </w:r>
          </w:p>
        </w:tc>
        <w:tc>
          <w:tcPr>
            <w:tcW w:w="1235" w:type="dxa"/>
          </w:tcPr>
          <w:p w:rsidR="00DD7756" w:rsidRDefault="00AD1397">
            <w:pPr>
              <w:pStyle w:val="TableParagraph"/>
              <w:spacing w:before="7" w:line="210" w:lineRule="exact"/>
              <w:ind w:right="506"/>
              <w:rPr>
                <w:sz w:val="20"/>
              </w:rPr>
            </w:pPr>
            <w:r>
              <w:rPr>
                <w:w w:val="99"/>
                <w:sz w:val="20"/>
              </w:rPr>
              <w:t>—</w:t>
            </w:r>
          </w:p>
        </w:tc>
        <w:tc>
          <w:tcPr>
            <w:tcW w:w="712" w:type="dxa"/>
          </w:tcPr>
          <w:p w:rsidR="00DD7756" w:rsidRDefault="00AD1397">
            <w:pPr>
              <w:pStyle w:val="TableParagraph"/>
              <w:spacing w:before="7" w:line="210" w:lineRule="exact"/>
              <w:ind w:right="62"/>
              <w:rPr>
                <w:sz w:val="20"/>
              </w:rPr>
            </w:pPr>
            <w:r>
              <w:rPr>
                <w:w w:val="99"/>
                <w:sz w:val="20"/>
              </w:rPr>
              <w:t>—</w:t>
            </w:r>
          </w:p>
        </w:tc>
      </w:tr>
      <w:tr w:rsidR="00DD7756">
        <w:trPr>
          <w:trHeight w:val="243"/>
        </w:trPr>
        <w:tc>
          <w:tcPr>
            <w:tcW w:w="1379" w:type="dxa"/>
          </w:tcPr>
          <w:p w:rsidR="00DD7756" w:rsidRDefault="00AD1397">
            <w:pPr>
              <w:pStyle w:val="TableParagraph"/>
              <w:spacing w:before="0" w:line="223" w:lineRule="exact"/>
              <w:ind w:left="59"/>
              <w:jc w:val="left"/>
              <w:rPr>
                <w:sz w:val="20"/>
              </w:rPr>
            </w:pPr>
            <w:r>
              <w:rPr>
                <w:sz w:val="20"/>
              </w:rPr>
              <w:t>tup</w:t>
            </w:r>
            <w:r>
              <w:rPr>
                <w:position w:val="1"/>
                <w:sz w:val="20"/>
              </w:rPr>
              <w:t xml:space="preserve">̓ </w:t>
            </w:r>
            <w:r>
              <w:rPr>
                <w:sz w:val="20"/>
              </w:rPr>
              <w:t>aɬ</w:t>
            </w:r>
          </w:p>
        </w:tc>
        <w:tc>
          <w:tcPr>
            <w:tcW w:w="2322" w:type="dxa"/>
            <w:tcBorders>
              <w:right w:val="single" w:sz="4" w:space="0" w:color="000000"/>
            </w:tcBorders>
          </w:tcPr>
          <w:p w:rsidR="00DD7756" w:rsidRDefault="00AD1397">
            <w:pPr>
              <w:pStyle w:val="TableParagraph"/>
              <w:spacing w:before="9"/>
              <w:ind w:left="292"/>
              <w:jc w:val="left"/>
              <w:rPr>
                <w:sz w:val="20"/>
              </w:rPr>
            </w:pPr>
            <w:r>
              <w:rPr>
                <w:sz w:val="20"/>
              </w:rPr>
              <w:t>sea</w:t>
            </w:r>
          </w:p>
        </w:tc>
        <w:tc>
          <w:tcPr>
            <w:tcW w:w="553" w:type="dxa"/>
            <w:tcBorders>
              <w:left w:val="single" w:sz="4" w:space="0" w:color="000000"/>
            </w:tcBorders>
          </w:tcPr>
          <w:p w:rsidR="00DD7756" w:rsidRDefault="00AD1397">
            <w:pPr>
              <w:pStyle w:val="TableParagraph"/>
              <w:spacing w:before="9"/>
              <w:ind w:right="131"/>
              <w:rPr>
                <w:sz w:val="20"/>
              </w:rPr>
            </w:pPr>
            <w:r>
              <w:rPr>
                <w:w w:val="99"/>
                <w:sz w:val="20"/>
              </w:rPr>
              <w:t>4</w:t>
            </w:r>
          </w:p>
        </w:tc>
        <w:tc>
          <w:tcPr>
            <w:tcW w:w="896" w:type="dxa"/>
          </w:tcPr>
          <w:p w:rsidR="00DD7756" w:rsidRDefault="00AD1397">
            <w:pPr>
              <w:pStyle w:val="TableParagraph"/>
              <w:spacing w:before="9"/>
              <w:ind w:right="254"/>
              <w:rPr>
                <w:sz w:val="20"/>
              </w:rPr>
            </w:pPr>
            <w:r>
              <w:rPr>
                <w:w w:val="95"/>
                <w:sz w:val="20"/>
              </w:rPr>
              <w:t>0.478</w:t>
            </w:r>
          </w:p>
        </w:tc>
        <w:tc>
          <w:tcPr>
            <w:tcW w:w="1043" w:type="dxa"/>
          </w:tcPr>
          <w:p w:rsidR="00DD7756" w:rsidRDefault="00AD1397">
            <w:pPr>
              <w:pStyle w:val="TableParagraph"/>
              <w:spacing w:before="9"/>
              <w:ind w:left="235" w:right="350"/>
              <w:jc w:val="center"/>
              <w:rPr>
                <w:sz w:val="20"/>
              </w:rPr>
            </w:pPr>
            <w:r>
              <w:rPr>
                <w:sz w:val="20"/>
              </w:rPr>
              <w:t>0.000</w:t>
            </w:r>
          </w:p>
        </w:tc>
        <w:tc>
          <w:tcPr>
            <w:tcW w:w="1083" w:type="dxa"/>
            <w:tcBorders>
              <w:right w:val="single" w:sz="4" w:space="0" w:color="000000"/>
            </w:tcBorders>
          </w:tcPr>
          <w:p w:rsidR="00DD7756" w:rsidRDefault="00AD1397">
            <w:pPr>
              <w:pStyle w:val="TableParagraph"/>
              <w:spacing w:before="9"/>
              <w:ind w:right="289"/>
              <w:rPr>
                <w:sz w:val="20"/>
              </w:rPr>
            </w:pPr>
            <w:r>
              <w:rPr>
                <w:w w:val="95"/>
                <w:sz w:val="20"/>
              </w:rPr>
              <w:t>0.750</w:t>
            </w:r>
          </w:p>
        </w:tc>
        <w:tc>
          <w:tcPr>
            <w:tcW w:w="1249" w:type="dxa"/>
            <w:tcBorders>
              <w:left w:val="single" w:sz="4" w:space="0" w:color="000000"/>
            </w:tcBorders>
          </w:tcPr>
          <w:p w:rsidR="00DD7756" w:rsidRDefault="00AD1397">
            <w:pPr>
              <w:pStyle w:val="TableParagraph"/>
              <w:spacing w:before="9"/>
              <w:ind w:right="383"/>
              <w:rPr>
                <w:sz w:val="20"/>
              </w:rPr>
            </w:pPr>
            <w:r>
              <w:rPr>
                <w:w w:val="99"/>
                <w:sz w:val="20"/>
              </w:rPr>
              <w:t>4</w:t>
            </w:r>
          </w:p>
        </w:tc>
        <w:tc>
          <w:tcPr>
            <w:tcW w:w="1195" w:type="dxa"/>
          </w:tcPr>
          <w:p w:rsidR="00DD7756" w:rsidRDefault="00AD1397">
            <w:pPr>
              <w:pStyle w:val="TableParagraph"/>
              <w:spacing w:before="9"/>
              <w:ind w:right="532"/>
              <w:rPr>
                <w:sz w:val="20"/>
              </w:rPr>
            </w:pPr>
            <w:r>
              <w:rPr>
                <w:w w:val="99"/>
                <w:sz w:val="20"/>
              </w:rPr>
              <w:t>0</w:t>
            </w:r>
          </w:p>
        </w:tc>
        <w:tc>
          <w:tcPr>
            <w:tcW w:w="689" w:type="dxa"/>
            <w:tcBorders>
              <w:right w:val="single" w:sz="4" w:space="0" w:color="000000"/>
            </w:tcBorders>
          </w:tcPr>
          <w:p w:rsidR="00DD7756" w:rsidRDefault="00AD1397">
            <w:pPr>
              <w:pStyle w:val="TableParagraph"/>
              <w:spacing w:before="9"/>
              <w:ind w:right="59"/>
              <w:rPr>
                <w:sz w:val="20"/>
              </w:rPr>
            </w:pPr>
            <w:r>
              <w:rPr>
                <w:w w:val="99"/>
                <w:sz w:val="20"/>
              </w:rPr>
              <w:t>0</w:t>
            </w:r>
          </w:p>
        </w:tc>
        <w:tc>
          <w:tcPr>
            <w:tcW w:w="1181" w:type="dxa"/>
            <w:tcBorders>
              <w:left w:val="single" w:sz="4" w:space="0" w:color="000000"/>
            </w:tcBorders>
          </w:tcPr>
          <w:p w:rsidR="00DD7756" w:rsidRDefault="00AD1397">
            <w:pPr>
              <w:pStyle w:val="TableParagraph"/>
              <w:spacing w:before="9"/>
              <w:ind w:right="317"/>
              <w:rPr>
                <w:sz w:val="20"/>
              </w:rPr>
            </w:pPr>
            <w:r>
              <w:rPr>
                <w:w w:val="95"/>
                <w:sz w:val="20"/>
              </w:rPr>
              <w:t>0.750</w:t>
            </w:r>
          </w:p>
        </w:tc>
        <w:tc>
          <w:tcPr>
            <w:tcW w:w="1235" w:type="dxa"/>
          </w:tcPr>
          <w:p w:rsidR="00DD7756" w:rsidRDefault="00AD1397">
            <w:pPr>
              <w:pStyle w:val="TableParagraph"/>
              <w:spacing w:before="9"/>
              <w:ind w:right="506"/>
              <w:rPr>
                <w:sz w:val="20"/>
              </w:rPr>
            </w:pPr>
            <w:r>
              <w:rPr>
                <w:w w:val="99"/>
                <w:sz w:val="20"/>
              </w:rPr>
              <w:t>—</w:t>
            </w:r>
          </w:p>
        </w:tc>
        <w:tc>
          <w:tcPr>
            <w:tcW w:w="712" w:type="dxa"/>
          </w:tcPr>
          <w:p w:rsidR="00DD7756" w:rsidRDefault="00AD1397">
            <w:pPr>
              <w:pStyle w:val="TableParagraph"/>
              <w:spacing w:before="9"/>
              <w:ind w:right="62"/>
              <w:rPr>
                <w:sz w:val="20"/>
              </w:rPr>
            </w:pPr>
            <w:r>
              <w:rPr>
                <w:w w:val="99"/>
                <w:sz w:val="20"/>
              </w:rPr>
              <w:t>—</w:t>
            </w:r>
          </w:p>
        </w:tc>
      </w:tr>
      <w:tr w:rsidR="00DD7756">
        <w:trPr>
          <w:trHeight w:val="239"/>
        </w:trPr>
        <w:tc>
          <w:tcPr>
            <w:tcW w:w="1379" w:type="dxa"/>
          </w:tcPr>
          <w:p w:rsidR="00DD7756" w:rsidRDefault="00AD1397">
            <w:pPr>
              <w:pStyle w:val="TableParagraph"/>
              <w:ind w:left="59"/>
              <w:jc w:val="left"/>
              <w:rPr>
                <w:sz w:val="20"/>
              </w:rPr>
            </w:pPr>
            <w:r>
              <w:rPr>
                <w:sz w:val="20"/>
              </w:rPr>
              <w:t>wa·</w:t>
            </w:r>
          </w:p>
        </w:tc>
        <w:tc>
          <w:tcPr>
            <w:tcW w:w="2322" w:type="dxa"/>
            <w:tcBorders>
              <w:right w:val="single" w:sz="4" w:space="0" w:color="000000"/>
            </w:tcBorders>
          </w:tcPr>
          <w:p w:rsidR="00DD7756" w:rsidRDefault="00AD1397">
            <w:pPr>
              <w:pStyle w:val="TableParagraph"/>
              <w:ind w:left="292"/>
              <w:jc w:val="left"/>
              <w:rPr>
                <w:sz w:val="20"/>
              </w:rPr>
            </w:pPr>
            <w:r>
              <w:rPr>
                <w:sz w:val="20"/>
              </w:rPr>
              <w:t>say</w:t>
            </w:r>
          </w:p>
        </w:tc>
        <w:tc>
          <w:tcPr>
            <w:tcW w:w="553" w:type="dxa"/>
            <w:tcBorders>
              <w:left w:val="single" w:sz="4" w:space="0" w:color="000000"/>
            </w:tcBorders>
          </w:tcPr>
          <w:p w:rsidR="00DD7756" w:rsidRDefault="00AD1397">
            <w:pPr>
              <w:pStyle w:val="TableParagraph"/>
              <w:ind w:right="131"/>
              <w:rPr>
                <w:sz w:val="20"/>
              </w:rPr>
            </w:pPr>
            <w:r>
              <w:rPr>
                <w:w w:val="95"/>
                <w:sz w:val="20"/>
              </w:rPr>
              <w:t>273</w:t>
            </w:r>
          </w:p>
        </w:tc>
        <w:tc>
          <w:tcPr>
            <w:tcW w:w="896" w:type="dxa"/>
          </w:tcPr>
          <w:p w:rsidR="00DD7756" w:rsidRDefault="00AD1397">
            <w:pPr>
              <w:pStyle w:val="TableParagraph"/>
              <w:ind w:right="254"/>
              <w:rPr>
                <w:sz w:val="20"/>
              </w:rPr>
            </w:pPr>
            <w:r>
              <w:rPr>
                <w:w w:val="95"/>
                <w:sz w:val="20"/>
              </w:rPr>
              <w:t>32.632</w:t>
            </w:r>
          </w:p>
        </w:tc>
        <w:tc>
          <w:tcPr>
            <w:tcW w:w="1043" w:type="dxa"/>
          </w:tcPr>
          <w:p w:rsidR="00DD7756" w:rsidRDefault="00AD1397">
            <w:pPr>
              <w:pStyle w:val="TableParagraph"/>
              <w:ind w:left="235" w:right="349"/>
              <w:jc w:val="center"/>
              <w:rPr>
                <w:sz w:val="20"/>
              </w:rPr>
            </w:pPr>
            <w:r>
              <w:rPr>
                <w:sz w:val="20"/>
              </w:rPr>
              <w:t>0.120</w:t>
            </w:r>
          </w:p>
        </w:tc>
        <w:tc>
          <w:tcPr>
            <w:tcW w:w="1083" w:type="dxa"/>
            <w:tcBorders>
              <w:right w:val="single" w:sz="4" w:space="0" w:color="000000"/>
            </w:tcBorders>
          </w:tcPr>
          <w:p w:rsidR="00DD7756" w:rsidRDefault="00AD1397">
            <w:pPr>
              <w:pStyle w:val="TableParagraph"/>
              <w:ind w:right="289"/>
              <w:rPr>
                <w:sz w:val="20"/>
              </w:rPr>
            </w:pPr>
            <w:r>
              <w:rPr>
                <w:w w:val="95"/>
                <w:sz w:val="20"/>
              </w:rPr>
              <w:t>0.261</w:t>
            </w:r>
          </w:p>
        </w:tc>
        <w:tc>
          <w:tcPr>
            <w:tcW w:w="1249" w:type="dxa"/>
            <w:tcBorders>
              <w:left w:val="single" w:sz="4" w:space="0" w:color="000000"/>
            </w:tcBorders>
          </w:tcPr>
          <w:p w:rsidR="00DD7756" w:rsidRDefault="00AD1397">
            <w:pPr>
              <w:pStyle w:val="TableParagraph"/>
              <w:ind w:right="383"/>
              <w:rPr>
                <w:sz w:val="20"/>
              </w:rPr>
            </w:pPr>
            <w:r>
              <w:rPr>
                <w:w w:val="99"/>
                <w:sz w:val="20"/>
              </w:rPr>
              <w:t>6</w:t>
            </w:r>
          </w:p>
        </w:tc>
        <w:tc>
          <w:tcPr>
            <w:tcW w:w="1195" w:type="dxa"/>
          </w:tcPr>
          <w:p w:rsidR="00DD7756" w:rsidRDefault="00AD1397">
            <w:pPr>
              <w:pStyle w:val="TableParagraph"/>
              <w:ind w:right="531"/>
              <w:rPr>
                <w:sz w:val="20"/>
              </w:rPr>
            </w:pPr>
            <w:r>
              <w:rPr>
                <w:w w:val="95"/>
                <w:sz w:val="20"/>
              </w:rPr>
              <w:t>199</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5"/>
                <w:sz w:val="20"/>
              </w:rPr>
              <w:t>0.844</w:t>
            </w:r>
          </w:p>
        </w:tc>
        <w:tc>
          <w:tcPr>
            <w:tcW w:w="1235" w:type="dxa"/>
          </w:tcPr>
          <w:p w:rsidR="00DD7756" w:rsidRDefault="00AD1397">
            <w:pPr>
              <w:pStyle w:val="TableParagraph"/>
              <w:ind w:right="506"/>
              <w:rPr>
                <w:sz w:val="20"/>
              </w:rPr>
            </w:pPr>
            <w:r>
              <w:rPr>
                <w:w w:val="95"/>
                <w:sz w:val="20"/>
              </w:rPr>
              <w:t>0.306</w:t>
            </w:r>
          </w:p>
        </w:tc>
        <w:tc>
          <w:tcPr>
            <w:tcW w:w="712" w:type="dxa"/>
          </w:tcPr>
          <w:p w:rsidR="00DD7756" w:rsidRDefault="00AD1397">
            <w:pPr>
              <w:pStyle w:val="TableParagraph"/>
              <w:ind w:right="62"/>
              <w:rPr>
                <w:sz w:val="20"/>
              </w:rPr>
            </w:pPr>
            <w:r>
              <w:rPr>
                <w:w w:val="99"/>
                <w:sz w:val="20"/>
              </w:rPr>
              <w:t>—</w:t>
            </w:r>
          </w:p>
        </w:tc>
      </w:tr>
      <w:tr w:rsidR="00DD7756">
        <w:trPr>
          <w:trHeight w:val="239"/>
        </w:trPr>
        <w:tc>
          <w:tcPr>
            <w:tcW w:w="1379" w:type="dxa"/>
          </w:tcPr>
          <w:p w:rsidR="00DD7756" w:rsidRDefault="00AD1397">
            <w:pPr>
              <w:pStyle w:val="TableParagraph"/>
              <w:ind w:left="59"/>
              <w:jc w:val="left"/>
              <w:rPr>
                <w:sz w:val="20"/>
              </w:rPr>
            </w:pPr>
            <w:r>
              <w:rPr>
                <w:sz w:val="20"/>
              </w:rPr>
              <w:t>wa·ɬ‑’aqstuƛ</w:t>
            </w:r>
          </w:p>
        </w:tc>
        <w:tc>
          <w:tcPr>
            <w:tcW w:w="2322" w:type="dxa"/>
            <w:tcBorders>
              <w:right w:val="single" w:sz="4" w:space="0" w:color="000000"/>
            </w:tcBorders>
          </w:tcPr>
          <w:p w:rsidR="00DD7756" w:rsidRDefault="00AD1397">
            <w:pPr>
              <w:pStyle w:val="TableParagraph"/>
              <w:ind w:left="293"/>
              <w:jc w:val="left"/>
              <w:rPr>
                <w:sz w:val="20"/>
              </w:rPr>
            </w:pPr>
            <w:r>
              <w:rPr>
                <w:sz w:val="20"/>
              </w:rPr>
              <w:t>word‑inside</w:t>
            </w:r>
          </w:p>
        </w:tc>
        <w:tc>
          <w:tcPr>
            <w:tcW w:w="553" w:type="dxa"/>
            <w:tcBorders>
              <w:left w:val="single" w:sz="4" w:space="0" w:color="000000"/>
            </w:tcBorders>
          </w:tcPr>
          <w:p w:rsidR="00DD7756" w:rsidRDefault="00AD1397">
            <w:pPr>
              <w:pStyle w:val="TableParagraph"/>
              <w:ind w:right="131"/>
              <w:rPr>
                <w:sz w:val="20"/>
              </w:rPr>
            </w:pPr>
            <w:r>
              <w:rPr>
                <w:w w:val="99"/>
                <w:sz w:val="20"/>
              </w:rPr>
              <w:t>4</w:t>
            </w:r>
          </w:p>
        </w:tc>
        <w:tc>
          <w:tcPr>
            <w:tcW w:w="896" w:type="dxa"/>
          </w:tcPr>
          <w:p w:rsidR="00DD7756" w:rsidRDefault="00AD1397">
            <w:pPr>
              <w:pStyle w:val="TableParagraph"/>
              <w:ind w:right="254"/>
              <w:rPr>
                <w:sz w:val="20"/>
              </w:rPr>
            </w:pPr>
            <w:r>
              <w:rPr>
                <w:w w:val="95"/>
                <w:sz w:val="20"/>
              </w:rPr>
              <w:t>0.478</w:t>
            </w:r>
          </w:p>
        </w:tc>
        <w:tc>
          <w:tcPr>
            <w:tcW w:w="1043" w:type="dxa"/>
          </w:tcPr>
          <w:p w:rsidR="00DD7756" w:rsidRDefault="00AD1397">
            <w:pPr>
              <w:pStyle w:val="TableParagraph"/>
              <w:ind w:left="235" w:right="350"/>
              <w:jc w:val="center"/>
              <w:rPr>
                <w:sz w:val="20"/>
              </w:rPr>
            </w:pPr>
            <w:r>
              <w:rPr>
                <w:sz w:val="20"/>
              </w:rPr>
              <w:t>0.000</w:t>
            </w:r>
          </w:p>
        </w:tc>
        <w:tc>
          <w:tcPr>
            <w:tcW w:w="1083" w:type="dxa"/>
            <w:tcBorders>
              <w:right w:val="single" w:sz="4" w:space="0" w:color="000000"/>
            </w:tcBorders>
          </w:tcPr>
          <w:p w:rsidR="00DD7756" w:rsidRDefault="00AD1397">
            <w:pPr>
              <w:pStyle w:val="TableParagraph"/>
              <w:ind w:right="289"/>
              <w:rPr>
                <w:sz w:val="20"/>
              </w:rPr>
            </w:pPr>
            <w:r>
              <w:rPr>
                <w:w w:val="95"/>
                <w:sz w:val="20"/>
              </w:rPr>
              <w:t>0.929</w:t>
            </w:r>
          </w:p>
        </w:tc>
        <w:tc>
          <w:tcPr>
            <w:tcW w:w="1249" w:type="dxa"/>
            <w:tcBorders>
              <w:left w:val="single" w:sz="4" w:space="0" w:color="000000"/>
            </w:tcBorders>
          </w:tcPr>
          <w:p w:rsidR="00DD7756" w:rsidRDefault="00AD1397">
            <w:pPr>
              <w:pStyle w:val="TableParagraph"/>
              <w:ind w:right="383"/>
              <w:rPr>
                <w:sz w:val="20"/>
              </w:rPr>
            </w:pPr>
            <w:r>
              <w:rPr>
                <w:w w:val="99"/>
                <w:sz w:val="20"/>
              </w:rPr>
              <w:t>0</w:t>
            </w:r>
          </w:p>
        </w:tc>
        <w:tc>
          <w:tcPr>
            <w:tcW w:w="1195" w:type="dxa"/>
          </w:tcPr>
          <w:p w:rsidR="00DD7756" w:rsidRDefault="00AD1397">
            <w:pPr>
              <w:pStyle w:val="TableParagraph"/>
              <w:ind w:right="532"/>
              <w:rPr>
                <w:sz w:val="20"/>
              </w:rPr>
            </w:pPr>
            <w:r>
              <w:rPr>
                <w:w w:val="99"/>
                <w:sz w:val="20"/>
              </w:rPr>
              <w:t>4</w:t>
            </w:r>
          </w:p>
        </w:tc>
        <w:tc>
          <w:tcPr>
            <w:tcW w:w="689" w:type="dxa"/>
            <w:tcBorders>
              <w:right w:val="single" w:sz="4" w:space="0" w:color="000000"/>
            </w:tcBorders>
          </w:tcPr>
          <w:p w:rsidR="00DD7756" w:rsidRDefault="00AD1397">
            <w:pPr>
              <w:pStyle w:val="TableParagraph"/>
              <w:ind w:right="59"/>
              <w:rPr>
                <w:sz w:val="20"/>
              </w:rPr>
            </w:pPr>
            <w:r>
              <w:rPr>
                <w:w w:val="99"/>
                <w:sz w:val="20"/>
              </w:rPr>
              <w:t>0</w:t>
            </w:r>
          </w:p>
        </w:tc>
        <w:tc>
          <w:tcPr>
            <w:tcW w:w="1181" w:type="dxa"/>
            <w:tcBorders>
              <w:left w:val="single" w:sz="4" w:space="0" w:color="000000"/>
            </w:tcBorders>
          </w:tcPr>
          <w:p w:rsidR="00DD7756" w:rsidRDefault="00AD1397">
            <w:pPr>
              <w:pStyle w:val="TableParagraph"/>
              <w:ind w:right="317"/>
              <w:rPr>
                <w:sz w:val="20"/>
              </w:rPr>
            </w:pPr>
            <w:r>
              <w:rPr>
                <w:w w:val="99"/>
                <w:sz w:val="20"/>
              </w:rPr>
              <w:t>—</w:t>
            </w:r>
          </w:p>
        </w:tc>
        <w:tc>
          <w:tcPr>
            <w:tcW w:w="1235" w:type="dxa"/>
          </w:tcPr>
          <w:p w:rsidR="00DD7756" w:rsidRDefault="00AD1397">
            <w:pPr>
              <w:pStyle w:val="TableParagraph"/>
              <w:ind w:right="506"/>
              <w:rPr>
                <w:sz w:val="20"/>
              </w:rPr>
            </w:pPr>
            <w:r>
              <w:rPr>
                <w:w w:val="95"/>
                <w:sz w:val="20"/>
              </w:rPr>
              <w:t>0.929</w:t>
            </w:r>
          </w:p>
        </w:tc>
        <w:tc>
          <w:tcPr>
            <w:tcW w:w="712" w:type="dxa"/>
          </w:tcPr>
          <w:p w:rsidR="00DD7756" w:rsidRDefault="00AD1397">
            <w:pPr>
              <w:pStyle w:val="TableParagraph"/>
              <w:ind w:right="62"/>
              <w:rPr>
                <w:sz w:val="20"/>
              </w:rPr>
            </w:pPr>
            <w:r>
              <w:rPr>
                <w:w w:val="99"/>
                <w:sz w:val="20"/>
              </w:rPr>
              <w:t>—</w:t>
            </w:r>
          </w:p>
        </w:tc>
      </w:tr>
      <w:tr w:rsidR="00DD7756">
        <w:trPr>
          <w:trHeight w:val="296"/>
        </w:trPr>
        <w:tc>
          <w:tcPr>
            <w:tcW w:w="1379" w:type="dxa"/>
            <w:tcBorders>
              <w:bottom w:val="single" w:sz="8" w:space="0" w:color="000000"/>
            </w:tcBorders>
          </w:tcPr>
          <w:p w:rsidR="00DD7756" w:rsidRDefault="00AD1397">
            <w:pPr>
              <w:pStyle w:val="TableParagraph"/>
              <w:spacing w:line="240" w:lineRule="auto"/>
              <w:ind w:left="59"/>
              <w:jc w:val="left"/>
              <w:rPr>
                <w:sz w:val="20"/>
              </w:rPr>
            </w:pPr>
            <w:r>
              <w:rPr>
                <w:sz w:val="20"/>
              </w:rPr>
              <w:t>wik</w:t>
            </w:r>
          </w:p>
        </w:tc>
        <w:tc>
          <w:tcPr>
            <w:tcW w:w="2322" w:type="dxa"/>
            <w:tcBorders>
              <w:bottom w:val="single" w:sz="8" w:space="0" w:color="000000"/>
              <w:right w:val="single" w:sz="4" w:space="0" w:color="000000"/>
            </w:tcBorders>
          </w:tcPr>
          <w:p w:rsidR="00DD7756" w:rsidRDefault="00AD1397">
            <w:pPr>
              <w:pStyle w:val="TableParagraph"/>
              <w:spacing w:line="240" w:lineRule="auto"/>
              <w:ind w:left="292"/>
              <w:jc w:val="left"/>
              <w:rPr>
                <w:sz w:val="20"/>
              </w:rPr>
            </w:pPr>
            <w:r>
              <w:rPr>
                <w:sz w:val="20"/>
              </w:rPr>
              <w:t>not</w:t>
            </w:r>
          </w:p>
        </w:tc>
        <w:tc>
          <w:tcPr>
            <w:tcW w:w="553" w:type="dxa"/>
            <w:tcBorders>
              <w:left w:val="single" w:sz="4" w:space="0" w:color="000000"/>
              <w:bottom w:val="single" w:sz="8" w:space="0" w:color="000000"/>
            </w:tcBorders>
          </w:tcPr>
          <w:p w:rsidR="00DD7756" w:rsidRDefault="00AD1397">
            <w:pPr>
              <w:pStyle w:val="TableParagraph"/>
              <w:spacing w:line="240" w:lineRule="auto"/>
              <w:ind w:right="131"/>
              <w:rPr>
                <w:sz w:val="20"/>
              </w:rPr>
            </w:pPr>
            <w:r>
              <w:rPr>
                <w:w w:val="95"/>
                <w:sz w:val="20"/>
              </w:rPr>
              <w:t>139</w:t>
            </w:r>
          </w:p>
        </w:tc>
        <w:tc>
          <w:tcPr>
            <w:tcW w:w="896" w:type="dxa"/>
            <w:tcBorders>
              <w:bottom w:val="single" w:sz="8" w:space="0" w:color="000000"/>
            </w:tcBorders>
          </w:tcPr>
          <w:p w:rsidR="00DD7756" w:rsidRDefault="00AD1397">
            <w:pPr>
              <w:pStyle w:val="TableParagraph"/>
              <w:spacing w:line="240" w:lineRule="auto"/>
              <w:ind w:right="254"/>
              <w:rPr>
                <w:sz w:val="20"/>
              </w:rPr>
            </w:pPr>
            <w:r>
              <w:rPr>
                <w:w w:val="95"/>
                <w:sz w:val="20"/>
              </w:rPr>
              <w:t>16.615</w:t>
            </w:r>
          </w:p>
        </w:tc>
        <w:tc>
          <w:tcPr>
            <w:tcW w:w="1043" w:type="dxa"/>
            <w:tcBorders>
              <w:bottom w:val="single" w:sz="8" w:space="0" w:color="000000"/>
            </w:tcBorders>
          </w:tcPr>
          <w:p w:rsidR="00DD7756" w:rsidRDefault="00AD1397">
            <w:pPr>
              <w:pStyle w:val="TableParagraph"/>
              <w:spacing w:line="240" w:lineRule="auto"/>
              <w:ind w:left="235" w:right="349"/>
              <w:jc w:val="center"/>
              <w:rPr>
                <w:sz w:val="20"/>
              </w:rPr>
            </w:pPr>
            <w:r>
              <w:rPr>
                <w:sz w:val="20"/>
              </w:rPr>
              <w:t>0.039</w:t>
            </w:r>
          </w:p>
        </w:tc>
        <w:tc>
          <w:tcPr>
            <w:tcW w:w="1083" w:type="dxa"/>
            <w:tcBorders>
              <w:bottom w:val="single" w:sz="8" w:space="0" w:color="000000"/>
              <w:right w:val="single" w:sz="4" w:space="0" w:color="000000"/>
            </w:tcBorders>
          </w:tcPr>
          <w:p w:rsidR="00DD7756" w:rsidRDefault="00AD1397">
            <w:pPr>
              <w:pStyle w:val="TableParagraph"/>
              <w:spacing w:line="240" w:lineRule="auto"/>
              <w:ind w:right="289"/>
              <w:rPr>
                <w:sz w:val="20"/>
              </w:rPr>
            </w:pPr>
            <w:r>
              <w:rPr>
                <w:w w:val="95"/>
                <w:sz w:val="20"/>
              </w:rPr>
              <w:t>0.190</w:t>
            </w:r>
          </w:p>
        </w:tc>
        <w:tc>
          <w:tcPr>
            <w:tcW w:w="1249" w:type="dxa"/>
            <w:tcBorders>
              <w:left w:val="single" w:sz="4" w:space="0" w:color="000000"/>
              <w:bottom w:val="single" w:sz="8" w:space="0" w:color="000000"/>
            </w:tcBorders>
          </w:tcPr>
          <w:p w:rsidR="00DD7756" w:rsidRDefault="00AD1397">
            <w:pPr>
              <w:pStyle w:val="TableParagraph"/>
              <w:spacing w:line="240" w:lineRule="auto"/>
              <w:ind w:right="383"/>
              <w:rPr>
                <w:sz w:val="20"/>
              </w:rPr>
            </w:pPr>
            <w:r>
              <w:rPr>
                <w:w w:val="99"/>
                <w:sz w:val="20"/>
              </w:rPr>
              <w:t>1</w:t>
            </w:r>
          </w:p>
        </w:tc>
        <w:tc>
          <w:tcPr>
            <w:tcW w:w="1195" w:type="dxa"/>
            <w:tcBorders>
              <w:bottom w:val="single" w:sz="8" w:space="0" w:color="000000"/>
            </w:tcBorders>
          </w:tcPr>
          <w:p w:rsidR="00DD7756" w:rsidRDefault="00AD1397">
            <w:pPr>
              <w:pStyle w:val="TableParagraph"/>
              <w:spacing w:line="240" w:lineRule="auto"/>
              <w:ind w:right="531"/>
              <w:rPr>
                <w:sz w:val="20"/>
              </w:rPr>
            </w:pPr>
            <w:r>
              <w:rPr>
                <w:w w:val="95"/>
                <w:sz w:val="20"/>
              </w:rPr>
              <w:t>138</w:t>
            </w:r>
          </w:p>
        </w:tc>
        <w:tc>
          <w:tcPr>
            <w:tcW w:w="689" w:type="dxa"/>
            <w:tcBorders>
              <w:bottom w:val="single" w:sz="8" w:space="0" w:color="000000"/>
              <w:right w:val="single" w:sz="4" w:space="0" w:color="000000"/>
            </w:tcBorders>
          </w:tcPr>
          <w:p w:rsidR="00DD7756" w:rsidRDefault="00AD1397">
            <w:pPr>
              <w:pStyle w:val="TableParagraph"/>
              <w:spacing w:line="240" w:lineRule="auto"/>
              <w:ind w:right="59"/>
              <w:rPr>
                <w:sz w:val="20"/>
              </w:rPr>
            </w:pPr>
            <w:r>
              <w:rPr>
                <w:w w:val="99"/>
                <w:sz w:val="20"/>
              </w:rPr>
              <w:t>0</w:t>
            </w:r>
          </w:p>
        </w:tc>
        <w:tc>
          <w:tcPr>
            <w:tcW w:w="1181" w:type="dxa"/>
            <w:tcBorders>
              <w:left w:val="single" w:sz="4" w:space="0" w:color="000000"/>
              <w:bottom w:val="single" w:sz="8" w:space="0" w:color="000000"/>
            </w:tcBorders>
          </w:tcPr>
          <w:p w:rsidR="00DD7756" w:rsidRDefault="00AD1397">
            <w:pPr>
              <w:pStyle w:val="TableParagraph"/>
              <w:spacing w:line="240" w:lineRule="auto"/>
              <w:ind w:right="317"/>
              <w:rPr>
                <w:sz w:val="20"/>
              </w:rPr>
            </w:pPr>
            <w:r>
              <w:rPr>
                <w:w w:val="95"/>
                <w:sz w:val="20"/>
              </w:rPr>
              <w:t>0.920</w:t>
            </w:r>
          </w:p>
        </w:tc>
        <w:tc>
          <w:tcPr>
            <w:tcW w:w="1235" w:type="dxa"/>
            <w:tcBorders>
              <w:bottom w:val="single" w:sz="8" w:space="0" w:color="000000"/>
            </w:tcBorders>
          </w:tcPr>
          <w:p w:rsidR="00DD7756" w:rsidRDefault="00AD1397">
            <w:pPr>
              <w:pStyle w:val="TableParagraph"/>
              <w:spacing w:line="240" w:lineRule="auto"/>
              <w:ind w:right="506"/>
              <w:rPr>
                <w:sz w:val="20"/>
              </w:rPr>
            </w:pPr>
            <w:r>
              <w:rPr>
                <w:w w:val="95"/>
                <w:sz w:val="20"/>
              </w:rPr>
              <w:t>0.188</w:t>
            </w:r>
          </w:p>
        </w:tc>
        <w:tc>
          <w:tcPr>
            <w:tcW w:w="712" w:type="dxa"/>
            <w:tcBorders>
              <w:bottom w:val="single" w:sz="8" w:space="0" w:color="000000"/>
            </w:tcBorders>
          </w:tcPr>
          <w:p w:rsidR="00DD7756" w:rsidRDefault="00AD1397">
            <w:pPr>
              <w:pStyle w:val="TableParagraph"/>
              <w:spacing w:line="240" w:lineRule="auto"/>
              <w:ind w:right="62"/>
              <w:rPr>
                <w:sz w:val="20"/>
              </w:rPr>
            </w:pPr>
            <w:r>
              <w:rPr>
                <w:w w:val="99"/>
                <w:sz w:val="20"/>
              </w:rPr>
              <w:t>—</w:t>
            </w:r>
          </w:p>
        </w:tc>
      </w:tr>
    </w:tbl>
    <w:p w:rsidR="00DD7756" w:rsidRDefault="00DD7756">
      <w:pPr>
        <w:rPr>
          <w:sz w:val="20"/>
        </w:rPr>
        <w:sectPr w:rsidR="00DD7756">
          <w:footerReference w:type="default" r:id="rId99"/>
          <w:pgSz w:w="15840" w:h="12240" w:orient="landscape"/>
          <w:pgMar w:top="1140" w:right="740" w:bottom="280" w:left="1320" w:header="0" w:footer="0"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27"/>
        </w:rPr>
      </w:pPr>
    </w:p>
    <w:p w:rsidR="00DD7756" w:rsidRDefault="00AD1397">
      <w:pPr>
        <w:pStyle w:val="Heading1"/>
        <w:spacing w:before="106"/>
        <w:ind w:left="1680"/>
        <w:rPr>
          <w:b/>
        </w:rPr>
      </w:pPr>
      <w:bookmarkStart w:id="334" w:name="C_Sample_annotations"/>
      <w:bookmarkStart w:id="335" w:name="_bookmark240"/>
      <w:bookmarkEnd w:id="334"/>
      <w:bookmarkEnd w:id="335"/>
      <w:r>
        <w:rPr>
          <w:b/>
        </w:rPr>
        <w:t>Appendix C</w:t>
      </w:r>
    </w:p>
    <w:p w:rsidR="00DD7756" w:rsidRDefault="00AD1397">
      <w:pPr>
        <w:spacing w:before="437"/>
        <w:ind w:left="1680"/>
        <w:rPr>
          <w:b/>
          <w:sz w:val="49"/>
        </w:rPr>
      </w:pPr>
      <w:r>
        <w:rPr>
          <w:b/>
          <w:sz w:val="49"/>
        </w:rPr>
        <w:t>Sample annotations</w:t>
      </w:r>
    </w:p>
    <w:p w:rsidR="00DD7756" w:rsidRDefault="00DD7756">
      <w:pPr>
        <w:pStyle w:val="BodyText"/>
        <w:spacing w:before="10"/>
        <w:rPr>
          <w:b/>
          <w:sz w:val="65"/>
        </w:rPr>
      </w:pPr>
    </w:p>
    <w:p w:rsidR="00DD7756" w:rsidRDefault="00AD1397">
      <w:pPr>
        <w:pStyle w:val="BodyText"/>
        <w:spacing w:line="254" w:lineRule="auto"/>
        <w:ind w:left="1680" w:right="572"/>
        <w:jc w:val="both"/>
      </w:pPr>
      <w:r>
        <w:t>This appendix contains small sample annotations from the English and Nuuchahnulth cor- pora. Each token that was included in this study is given an annotation indicating its dis- course function—Ref, pRed, or mod for reference, predication, or modification, respectively. Lexical</w:t>
      </w:r>
      <w:r>
        <w:rPr>
          <w:spacing w:val="-10"/>
        </w:rPr>
        <w:t xml:space="preserve"> </w:t>
      </w:r>
      <w:r>
        <w:t>items</w:t>
      </w:r>
      <w:r>
        <w:rPr>
          <w:spacing w:val="-9"/>
        </w:rPr>
        <w:t xml:space="preserve"> </w:t>
      </w:r>
      <w:r>
        <w:t>that</w:t>
      </w:r>
      <w:r>
        <w:rPr>
          <w:spacing w:val="-9"/>
        </w:rPr>
        <w:t xml:space="preserve"> </w:t>
      </w:r>
      <w:r>
        <w:t>are</w:t>
      </w:r>
      <w:r>
        <w:rPr>
          <w:spacing w:val="-10"/>
        </w:rPr>
        <w:t xml:space="preserve"> </w:t>
      </w:r>
      <w:r>
        <w:t>excluded</w:t>
      </w:r>
      <w:r>
        <w:rPr>
          <w:spacing w:val="-9"/>
        </w:rPr>
        <w:t xml:space="preserve"> </w:t>
      </w:r>
      <w:r>
        <w:t>from</w:t>
      </w:r>
      <w:r>
        <w:rPr>
          <w:spacing w:val="-9"/>
        </w:rPr>
        <w:t xml:space="preserve"> </w:t>
      </w:r>
      <w:r>
        <w:t>this</w:t>
      </w:r>
      <w:r>
        <w:rPr>
          <w:spacing w:val="-9"/>
        </w:rPr>
        <w:t xml:space="preserve"> </w:t>
      </w:r>
      <w:r>
        <w:t>study</w:t>
      </w:r>
      <w:r>
        <w:rPr>
          <w:spacing w:val="-10"/>
        </w:rPr>
        <w:t xml:space="preserve"> </w:t>
      </w:r>
      <w:r>
        <w:t>for</w:t>
      </w:r>
      <w:r>
        <w:rPr>
          <w:spacing w:val="-9"/>
        </w:rPr>
        <w:t xml:space="preserve"> </w:t>
      </w:r>
      <w:r>
        <w:t>one</w:t>
      </w:r>
      <w:r>
        <w:rPr>
          <w:spacing w:val="-9"/>
        </w:rPr>
        <w:t xml:space="preserve"> </w:t>
      </w:r>
      <w:r>
        <w:t>of</w:t>
      </w:r>
      <w:r>
        <w:rPr>
          <w:spacing w:val="-10"/>
        </w:rPr>
        <w:t xml:space="preserve"> </w:t>
      </w:r>
      <w:r>
        <w:t>the</w:t>
      </w:r>
      <w:r>
        <w:rPr>
          <w:spacing w:val="-9"/>
        </w:rPr>
        <w:t xml:space="preserve"> </w:t>
      </w:r>
      <w:r>
        <w:t>reasons</w:t>
      </w:r>
      <w:r>
        <w:rPr>
          <w:spacing w:val="-9"/>
        </w:rPr>
        <w:t xml:space="preserve"> </w:t>
      </w:r>
      <w:r>
        <w:t>discussed</w:t>
      </w:r>
      <w:r>
        <w:rPr>
          <w:spacing w:val="-9"/>
        </w:rPr>
        <w:t xml:space="preserve"> </w:t>
      </w:r>
      <w:r>
        <w:t>in</w:t>
      </w:r>
      <w:r>
        <w:rPr>
          <w:spacing w:val="-13"/>
        </w:rPr>
        <w:t xml:space="preserve"> </w:t>
      </w:r>
      <w:hyperlink w:anchor="_bookmark157" w:history="1">
        <w:r>
          <w:rPr>
            <w:color w:val="007FFF"/>
          </w:rPr>
          <w:t>Section</w:t>
        </w:r>
        <w:r>
          <w:rPr>
            <w:color w:val="007FFF"/>
            <w:spacing w:val="-9"/>
          </w:rPr>
          <w:t xml:space="preserve"> </w:t>
        </w:r>
        <w:r>
          <w:rPr>
            <w:color w:val="007FFF"/>
          </w:rPr>
          <w:t>3.3</w:t>
        </w:r>
      </w:hyperlink>
      <w:r>
        <w:rPr>
          <w:color w:val="007FFF"/>
        </w:rPr>
        <w:t xml:space="preserve"> </w:t>
      </w:r>
      <w:r>
        <w:t>are not given an annotation. Recall from</w:t>
      </w:r>
      <w:r>
        <w:rPr>
          <w:spacing w:val="-44"/>
        </w:rPr>
        <w:t xml:space="preserve"> </w:t>
      </w:r>
      <w:hyperlink w:anchor="_bookmark149" w:history="1">
        <w:r>
          <w:rPr>
            <w:color w:val="007FFF"/>
          </w:rPr>
          <w:t xml:space="preserve">Chapter 3 </w:t>
        </w:r>
      </w:hyperlink>
      <w:r>
        <w:t>that for English, predicate adjectives and non-finite</w:t>
      </w:r>
      <w:r>
        <w:rPr>
          <w:spacing w:val="-8"/>
        </w:rPr>
        <w:t xml:space="preserve"> </w:t>
      </w:r>
      <w:r>
        <w:t>verbs</w:t>
      </w:r>
      <w:r>
        <w:rPr>
          <w:spacing w:val="-8"/>
        </w:rPr>
        <w:t xml:space="preserve"> </w:t>
      </w:r>
      <w:r>
        <w:t>are</w:t>
      </w:r>
      <w:r>
        <w:rPr>
          <w:spacing w:val="-9"/>
        </w:rPr>
        <w:t xml:space="preserve"> </w:t>
      </w:r>
      <w:r>
        <w:rPr>
          <w:i/>
        </w:rPr>
        <w:t>not</w:t>
      </w:r>
      <w:r>
        <w:rPr>
          <w:i/>
          <w:spacing w:val="5"/>
        </w:rPr>
        <w:t xml:space="preserve"> </w:t>
      </w:r>
      <w:r>
        <w:t>included.</w:t>
      </w:r>
      <w:r>
        <w:rPr>
          <w:spacing w:val="14"/>
        </w:rPr>
        <w:t xml:space="preserve"> </w:t>
      </w:r>
      <w:r>
        <w:t>For</w:t>
      </w:r>
      <w:r>
        <w:rPr>
          <w:spacing w:val="-8"/>
        </w:rPr>
        <w:t xml:space="preserve"> </w:t>
      </w:r>
      <w:r>
        <w:t>English,</w:t>
      </w:r>
      <w:r>
        <w:rPr>
          <w:spacing w:val="-7"/>
        </w:rPr>
        <w:t xml:space="preserve"> </w:t>
      </w:r>
      <w:r>
        <w:t>the</w:t>
      </w:r>
      <w:r>
        <w:rPr>
          <w:spacing w:val="-8"/>
        </w:rPr>
        <w:t xml:space="preserve"> </w:t>
      </w:r>
      <w:r>
        <w:t>annotation</w:t>
      </w:r>
      <w:r>
        <w:rPr>
          <w:spacing w:val="-8"/>
        </w:rPr>
        <w:t xml:space="preserve"> </w:t>
      </w:r>
      <w:r>
        <w:t>is</w:t>
      </w:r>
      <w:r>
        <w:rPr>
          <w:spacing w:val="-8"/>
        </w:rPr>
        <w:t xml:space="preserve"> </w:t>
      </w:r>
      <w:r>
        <w:t>given</w:t>
      </w:r>
      <w:r>
        <w:rPr>
          <w:spacing w:val="-8"/>
        </w:rPr>
        <w:t xml:space="preserve"> </w:t>
      </w:r>
      <w:r>
        <w:t>as</w:t>
      </w:r>
      <w:r>
        <w:rPr>
          <w:spacing w:val="-8"/>
        </w:rPr>
        <w:t xml:space="preserve"> </w:t>
      </w:r>
      <w:r>
        <w:t>a</w:t>
      </w:r>
      <w:r>
        <w:rPr>
          <w:spacing w:val="-8"/>
        </w:rPr>
        <w:t xml:space="preserve"> </w:t>
      </w:r>
      <w:r>
        <w:t>subscript</w:t>
      </w:r>
      <w:r>
        <w:rPr>
          <w:spacing w:val="-8"/>
        </w:rPr>
        <w:t xml:space="preserve"> </w:t>
      </w:r>
      <w:r>
        <w:t>after</w:t>
      </w:r>
      <w:r>
        <w:rPr>
          <w:spacing w:val="-8"/>
        </w:rPr>
        <w:t xml:space="preserve"> </w:t>
      </w:r>
      <w:r>
        <w:t>the word. For Nuuchahnulth, the discourse function is indicated as a 5</w:t>
      </w:r>
      <w:r>
        <w:rPr>
          <w:vertAlign w:val="superscript"/>
        </w:rPr>
        <w:t>th</w:t>
      </w:r>
      <w:r>
        <w:t xml:space="preserve"> line in the interlinear gloss.</w:t>
      </w:r>
    </w:p>
    <w:p w:rsidR="00DD7756" w:rsidRDefault="00DD7756">
      <w:pPr>
        <w:pStyle w:val="BodyText"/>
        <w:spacing w:before="1"/>
        <w:rPr>
          <w:sz w:val="36"/>
        </w:rPr>
      </w:pPr>
    </w:p>
    <w:p w:rsidR="00DD7756" w:rsidRDefault="00AD1397">
      <w:pPr>
        <w:pStyle w:val="Heading2"/>
        <w:tabs>
          <w:tab w:val="left" w:pos="2505"/>
        </w:tabs>
        <w:spacing w:before="0"/>
        <w:ind w:left="1680" w:firstLine="0"/>
        <w:rPr>
          <w:b/>
        </w:rPr>
      </w:pPr>
      <w:bookmarkStart w:id="336" w:name="C.1_English"/>
      <w:bookmarkStart w:id="337" w:name="_bookmark241"/>
      <w:bookmarkEnd w:id="336"/>
      <w:bookmarkEnd w:id="337"/>
      <w:r>
        <w:rPr>
          <w:b/>
        </w:rPr>
        <w:t>C.1</w:t>
      </w:r>
      <w:r>
        <w:rPr>
          <w:b/>
        </w:rPr>
        <w:tab/>
        <w:t>English</w:t>
      </w:r>
    </w:p>
    <w:p w:rsidR="00DD7756" w:rsidRDefault="00AD1397">
      <w:pPr>
        <w:pStyle w:val="BodyText"/>
        <w:spacing w:before="298" w:line="314" w:lineRule="auto"/>
        <w:ind w:left="1680" w:right="577"/>
        <w:jc w:val="both"/>
      </w:pPr>
      <w:r>
        <w:rPr>
          <w:spacing w:val="-5"/>
        </w:rPr>
        <w:t>Well</w:t>
      </w:r>
      <w:r>
        <w:rPr>
          <w:spacing w:val="-7"/>
        </w:rPr>
        <w:t xml:space="preserve"> </w:t>
      </w:r>
      <w:r>
        <w:t>life</w:t>
      </w:r>
      <w:r>
        <w:rPr>
          <w:vertAlign w:val="subscript"/>
        </w:rPr>
        <w:t>Ref</w:t>
      </w:r>
      <w:r>
        <w:rPr>
          <w:spacing w:val="3"/>
        </w:rPr>
        <w:t xml:space="preserve"> </w:t>
      </w:r>
      <w:r>
        <w:t>there</w:t>
      </w:r>
      <w:r>
        <w:rPr>
          <w:spacing w:val="-8"/>
        </w:rPr>
        <w:t xml:space="preserve"> </w:t>
      </w:r>
      <w:r>
        <w:t>in</w:t>
      </w:r>
      <w:r>
        <w:rPr>
          <w:spacing w:val="-6"/>
        </w:rPr>
        <w:t xml:space="preserve"> </w:t>
      </w:r>
      <w:r>
        <w:t>the</w:t>
      </w:r>
      <w:r>
        <w:rPr>
          <w:spacing w:val="-7"/>
        </w:rPr>
        <w:t xml:space="preserve"> </w:t>
      </w:r>
      <w:r>
        <w:t>country</w:t>
      </w:r>
      <w:r>
        <w:rPr>
          <w:vertAlign w:val="subscript"/>
        </w:rPr>
        <w:t>Ref</w:t>
      </w:r>
      <w:r>
        <w:rPr>
          <w:spacing w:val="3"/>
        </w:rPr>
        <w:t xml:space="preserve"> </w:t>
      </w:r>
      <w:r>
        <w:t>is</w:t>
      </w:r>
      <w:r>
        <w:rPr>
          <w:spacing w:val="-7"/>
        </w:rPr>
        <w:t xml:space="preserve"> </w:t>
      </w:r>
      <w:r>
        <w:t>nice</w:t>
      </w:r>
      <w:r>
        <w:rPr>
          <w:spacing w:val="-6"/>
        </w:rPr>
        <w:t xml:space="preserve"> </w:t>
      </w:r>
      <w:r>
        <w:t>and</w:t>
      </w:r>
      <w:r>
        <w:rPr>
          <w:spacing w:val="-7"/>
        </w:rPr>
        <w:t xml:space="preserve"> </w:t>
      </w:r>
      <w:r>
        <w:t>tranquil.</w:t>
      </w:r>
      <w:r>
        <w:rPr>
          <w:spacing w:val="13"/>
        </w:rPr>
        <w:t xml:space="preserve"> </w:t>
      </w:r>
      <w:r>
        <w:t>I</w:t>
      </w:r>
      <w:r>
        <w:rPr>
          <w:spacing w:val="-7"/>
        </w:rPr>
        <w:t xml:space="preserve"> </w:t>
      </w:r>
      <w:r>
        <w:t>lived</w:t>
      </w:r>
      <w:r>
        <w:rPr>
          <w:vertAlign w:val="subscript"/>
        </w:rPr>
        <w:t>pRed</w:t>
      </w:r>
      <w:r>
        <w:rPr>
          <w:spacing w:val="3"/>
        </w:rPr>
        <w:t xml:space="preserve"> </w:t>
      </w:r>
      <w:r>
        <w:t>working</w:t>
      </w:r>
      <w:r>
        <w:rPr>
          <w:vertAlign w:val="subscript"/>
        </w:rPr>
        <w:t>mod</w:t>
      </w:r>
      <w:r>
        <w:rPr>
          <w:spacing w:val="3"/>
        </w:rPr>
        <w:t xml:space="preserve"> </w:t>
      </w:r>
      <w:r>
        <w:t>all</w:t>
      </w:r>
      <w:r>
        <w:rPr>
          <w:spacing w:val="-7"/>
        </w:rPr>
        <w:t xml:space="preserve"> </w:t>
      </w:r>
      <w:r>
        <w:t>of</w:t>
      </w:r>
      <w:r>
        <w:rPr>
          <w:spacing w:val="-6"/>
        </w:rPr>
        <w:t xml:space="preserve"> </w:t>
      </w:r>
      <w:r>
        <w:t>my</w:t>
      </w:r>
      <w:r>
        <w:rPr>
          <w:spacing w:val="-7"/>
        </w:rPr>
        <w:t xml:space="preserve"> </w:t>
      </w:r>
      <w:r>
        <w:t>life</w:t>
      </w:r>
      <w:r>
        <w:rPr>
          <w:vertAlign w:val="subscript"/>
        </w:rPr>
        <w:t>Ref</w:t>
      </w:r>
      <w:r>
        <w:t xml:space="preserve"> with</w:t>
      </w:r>
      <w:r>
        <w:rPr>
          <w:spacing w:val="-9"/>
        </w:rPr>
        <w:t xml:space="preserve"> </w:t>
      </w:r>
      <w:r>
        <w:t>livestock</w:t>
      </w:r>
      <w:r>
        <w:rPr>
          <w:vertAlign w:val="subscript"/>
        </w:rPr>
        <w:t>Ref</w:t>
      </w:r>
      <w:r>
        <w:t>.</w:t>
      </w:r>
      <w:r>
        <w:rPr>
          <w:spacing w:val="10"/>
        </w:rPr>
        <w:t xml:space="preserve"> </w:t>
      </w:r>
      <w:r>
        <w:t>I</w:t>
      </w:r>
      <w:r>
        <w:rPr>
          <w:spacing w:val="-7"/>
        </w:rPr>
        <w:t xml:space="preserve"> </w:t>
      </w:r>
      <w:r>
        <w:t>always</w:t>
      </w:r>
      <w:r>
        <w:rPr>
          <w:spacing w:val="-8"/>
        </w:rPr>
        <w:t xml:space="preserve"> </w:t>
      </w:r>
      <w:r>
        <w:t>had</w:t>
      </w:r>
      <w:r>
        <w:rPr>
          <w:spacing w:val="-9"/>
        </w:rPr>
        <w:t xml:space="preserve"> </w:t>
      </w:r>
      <w:r>
        <w:t>to</w:t>
      </w:r>
      <w:r>
        <w:rPr>
          <w:spacing w:val="-7"/>
        </w:rPr>
        <w:t xml:space="preserve"> </w:t>
      </w:r>
      <w:r>
        <w:t>get</w:t>
      </w:r>
      <w:r>
        <w:rPr>
          <w:vertAlign w:val="subscript"/>
        </w:rPr>
        <w:t>pRed</w:t>
      </w:r>
      <w:r>
        <w:t xml:space="preserve"> up</w:t>
      </w:r>
      <w:r>
        <w:rPr>
          <w:spacing w:val="-9"/>
        </w:rPr>
        <w:t xml:space="preserve"> </w:t>
      </w:r>
      <w:r>
        <w:t>early</w:t>
      </w:r>
      <w:r>
        <w:rPr>
          <w:spacing w:val="-8"/>
        </w:rPr>
        <w:t xml:space="preserve"> </w:t>
      </w:r>
      <w:r>
        <w:t>milk</w:t>
      </w:r>
      <w:r>
        <w:rPr>
          <w:vertAlign w:val="subscript"/>
        </w:rPr>
        <w:t>pRed</w:t>
      </w:r>
      <w:r>
        <w:t xml:space="preserve"> the</w:t>
      </w:r>
      <w:r>
        <w:rPr>
          <w:spacing w:val="-8"/>
        </w:rPr>
        <w:t xml:space="preserve"> </w:t>
      </w:r>
      <w:r>
        <w:t>cows</w:t>
      </w:r>
      <w:r>
        <w:rPr>
          <w:vertAlign w:val="subscript"/>
        </w:rPr>
        <w:t>Ref</w:t>
      </w:r>
      <w:r>
        <w:t xml:space="preserve"> and</w:t>
      </w:r>
      <w:r>
        <w:rPr>
          <w:spacing w:val="-9"/>
        </w:rPr>
        <w:t xml:space="preserve"> </w:t>
      </w:r>
      <w:r>
        <w:t>uh</w:t>
      </w:r>
      <w:r>
        <w:rPr>
          <w:spacing w:val="-7"/>
        </w:rPr>
        <w:t xml:space="preserve"> </w:t>
      </w:r>
      <w:r>
        <w:t>run</w:t>
      </w:r>
      <w:r>
        <w:rPr>
          <w:vertAlign w:val="subscript"/>
        </w:rPr>
        <w:t>pRed</w:t>
      </w:r>
      <w:r>
        <w:t xml:space="preserve"> run</w:t>
      </w:r>
      <w:r>
        <w:rPr>
          <w:vertAlign w:val="subscript"/>
        </w:rPr>
        <w:t>pRed</w:t>
      </w:r>
      <w:r>
        <w:t xml:space="preserve"> them as we say</w:t>
      </w:r>
      <w:r>
        <w:rPr>
          <w:vertAlign w:val="subscript"/>
        </w:rPr>
        <w:t>pRed</w:t>
      </w:r>
      <w:r>
        <w:t xml:space="preserve"> because it’s a— to the pastures</w:t>
      </w:r>
      <w:r>
        <w:rPr>
          <w:vertAlign w:val="subscript"/>
        </w:rPr>
        <w:t>Ref</w:t>
      </w:r>
      <w:r>
        <w:t xml:space="preserve"> until times</w:t>
      </w:r>
      <w:r>
        <w:rPr>
          <w:vertAlign w:val="subscript"/>
        </w:rPr>
        <w:t>Ref</w:t>
      </w:r>
      <w:r>
        <w:t xml:space="preserve"> got</w:t>
      </w:r>
      <w:r>
        <w:rPr>
          <w:vertAlign w:val="subscript"/>
        </w:rPr>
        <w:t>pRed</w:t>
      </w:r>
      <w:r>
        <w:t xml:space="preserve"> pretty bad and one</w:t>
      </w:r>
      <w:r>
        <w:rPr>
          <w:vertAlign w:val="subscript"/>
        </w:rPr>
        <w:t>mod</w:t>
      </w:r>
      <w:r>
        <w:t xml:space="preserve"> day</w:t>
      </w:r>
      <w:r>
        <w:rPr>
          <w:vertAlign w:val="subscript"/>
        </w:rPr>
        <w:t>Ref</w:t>
      </w:r>
      <w:r>
        <w:t xml:space="preserve"> I sent</w:t>
      </w:r>
      <w:r>
        <w:rPr>
          <w:vertAlign w:val="subscript"/>
        </w:rPr>
        <w:t>pRed</w:t>
      </w:r>
      <w:r>
        <w:t xml:space="preserve"> my daughter</w:t>
      </w:r>
      <w:r>
        <w:rPr>
          <w:vertAlign w:val="subscript"/>
        </w:rPr>
        <w:t>Ref</w:t>
      </w:r>
      <w:r>
        <w:t xml:space="preserve"> to to the pasture</w:t>
      </w:r>
      <w:r>
        <w:rPr>
          <w:vertAlign w:val="subscript"/>
        </w:rPr>
        <w:t>Ref</w:t>
      </w:r>
      <w:r>
        <w:t xml:space="preserve"> to bring in the cows</w:t>
      </w:r>
      <w:r>
        <w:rPr>
          <w:vertAlign w:val="subscript"/>
        </w:rPr>
        <w:t>Ref</w:t>
      </w:r>
      <w:r>
        <w:t xml:space="preserve">. </w:t>
      </w:r>
      <w:r>
        <w:rPr>
          <w:spacing w:val="-10"/>
        </w:rPr>
        <w:t xml:space="preserve">We </w:t>
      </w:r>
      <w:r>
        <w:t>brought</w:t>
      </w:r>
      <w:r>
        <w:rPr>
          <w:vertAlign w:val="subscript"/>
        </w:rPr>
        <w:t>pRed</w:t>
      </w:r>
      <w:r>
        <w:t xml:space="preserve"> them back in the afternoon</w:t>
      </w:r>
      <w:r>
        <w:rPr>
          <w:vertAlign w:val="subscript"/>
        </w:rPr>
        <w:t>Ref</w:t>
      </w:r>
      <w:r>
        <w:t xml:space="preserve"> when I saw</w:t>
      </w:r>
      <w:r>
        <w:rPr>
          <w:vertAlign w:val="subscript"/>
        </w:rPr>
        <w:t>pRed</w:t>
      </w:r>
      <w:r>
        <w:t xml:space="preserve"> that behind her there came</w:t>
      </w:r>
      <w:r>
        <w:rPr>
          <w:vertAlign w:val="subscript"/>
        </w:rPr>
        <w:t>pRed</w:t>
      </w:r>
      <w:r>
        <w:t xml:space="preserve"> a big</w:t>
      </w:r>
      <w:r>
        <w:rPr>
          <w:vertAlign w:val="subscript"/>
        </w:rPr>
        <w:t>mod</w:t>
      </w:r>
      <w:r>
        <w:rPr>
          <w:spacing w:val="-17"/>
        </w:rPr>
        <w:t xml:space="preserve"> </w:t>
      </w:r>
      <w:r>
        <w:t>group</w:t>
      </w:r>
      <w:r>
        <w:rPr>
          <w:vertAlign w:val="subscript"/>
        </w:rPr>
        <w:t>Ref</w:t>
      </w:r>
      <w:r>
        <w:rPr>
          <w:spacing w:val="-16"/>
        </w:rPr>
        <w:t xml:space="preserve"> </w:t>
      </w:r>
      <w:r>
        <w:t>of</w:t>
      </w:r>
      <w:r>
        <w:rPr>
          <w:spacing w:val="-24"/>
        </w:rPr>
        <w:t xml:space="preserve"> </w:t>
      </w:r>
      <w:r>
        <w:t>they</w:t>
      </w:r>
      <w:r>
        <w:rPr>
          <w:spacing w:val="-24"/>
        </w:rPr>
        <w:t xml:space="preserve"> </w:t>
      </w:r>
      <w:r>
        <w:t>looked</w:t>
      </w:r>
      <w:r>
        <w:rPr>
          <w:vertAlign w:val="subscript"/>
        </w:rPr>
        <w:t>pRed</w:t>
      </w:r>
      <w:r>
        <w:rPr>
          <w:spacing w:val="-17"/>
        </w:rPr>
        <w:t xml:space="preserve"> </w:t>
      </w:r>
      <w:r>
        <w:t>like</w:t>
      </w:r>
      <w:r>
        <w:rPr>
          <w:spacing w:val="-24"/>
        </w:rPr>
        <w:t xml:space="preserve"> </w:t>
      </w:r>
      <w:r>
        <w:t>soldiers</w:t>
      </w:r>
      <w:r>
        <w:rPr>
          <w:vertAlign w:val="subscript"/>
        </w:rPr>
        <w:t>Ref</w:t>
      </w:r>
      <w:r>
        <w:rPr>
          <w:spacing w:val="-16"/>
        </w:rPr>
        <w:t xml:space="preserve"> </w:t>
      </w:r>
      <w:r>
        <w:t>but</w:t>
      </w:r>
      <w:r>
        <w:rPr>
          <w:spacing w:val="-24"/>
        </w:rPr>
        <w:t xml:space="preserve"> </w:t>
      </w:r>
      <w:r>
        <w:t>in</w:t>
      </w:r>
      <w:r>
        <w:rPr>
          <w:spacing w:val="-24"/>
        </w:rPr>
        <w:t xml:space="preserve"> </w:t>
      </w:r>
      <w:r>
        <w:t>street</w:t>
      </w:r>
      <w:r>
        <w:rPr>
          <w:vertAlign w:val="subscript"/>
        </w:rPr>
        <w:t>mod</w:t>
      </w:r>
      <w:r>
        <w:rPr>
          <w:spacing w:val="-17"/>
        </w:rPr>
        <w:t xml:space="preserve"> </w:t>
      </w:r>
      <w:r>
        <w:t>clothes</w:t>
      </w:r>
      <w:r>
        <w:rPr>
          <w:vertAlign w:val="subscript"/>
        </w:rPr>
        <w:t>Ref</w:t>
      </w:r>
      <w:r>
        <w:t>. Then</w:t>
      </w:r>
      <w:r>
        <w:rPr>
          <w:spacing w:val="-24"/>
        </w:rPr>
        <w:t xml:space="preserve"> </w:t>
      </w:r>
      <w:r>
        <w:t>she</w:t>
      </w:r>
      <w:r>
        <w:rPr>
          <w:spacing w:val="-24"/>
        </w:rPr>
        <w:t xml:space="preserve"> </w:t>
      </w:r>
      <w:r>
        <w:t>came</w:t>
      </w:r>
      <w:r>
        <w:rPr>
          <w:vertAlign w:val="subscript"/>
        </w:rPr>
        <w:t>pRed</w:t>
      </w:r>
      <w:r>
        <w:t xml:space="preserve"> my</w:t>
      </w:r>
      <w:r>
        <w:rPr>
          <w:spacing w:val="-8"/>
        </w:rPr>
        <w:t xml:space="preserve"> </w:t>
      </w:r>
      <w:r>
        <w:t>daughter</w:t>
      </w:r>
      <w:r>
        <w:rPr>
          <w:vertAlign w:val="subscript"/>
        </w:rPr>
        <w:t>Ref</w:t>
      </w:r>
      <w:r>
        <w:rPr>
          <w:spacing w:val="1"/>
        </w:rPr>
        <w:t xml:space="preserve"> </w:t>
      </w:r>
      <w:r>
        <w:t>came</w:t>
      </w:r>
      <w:r>
        <w:rPr>
          <w:vertAlign w:val="subscript"/>
        </w:rPr>
        <w:t>pRed</w:t>
      </w:r>
      <w:r>
        <w:rPr>
          <w:spacing w:val="1"/>
        </w:rPr>
        <w:t xml:space="preserve"> </w:t>
      </w:r>
      <w:r>
        <w:t>almost</w:t>
      </w:r>
      <w:r>
        <w:rPr>
          <w:spacing w:val="-7"/>
        </w:rPr>
        <w:t xml:space="preserve"> </w:t>
      </w:r>
      <w:r>
        <w:t>green</w:t>
      </w:r>
      <w:r>
        <w:rPr>
          <w:spacing w:val="-8"/>
        </w:rPr>
        <w:t xml:space="preserve"> </w:t>
      </w:r>
      <w:r>
        <w:t>pale</w:t>
      </w:r>
      <w:r>
        <w:rPr>
          <w:spacing w:val="-8"/>
        </w:rPr>
        <w:t xml:space="preserve"> </w:t>
      </w:r>
      <w:r>
        <w:t>and</w:t>
      </w:r>
      <w:r>
        <w:rPr>
          <w:spacing w:val="-7"/>
        </w:rPr>
        <w:t xml:space="preserve"> </w:t>
      </w:r>
      <w:r>
        <w:t>she</w:t>
      </w:r>
      <w:r>
        <w:rPr>
          <w:spacing w:val="-8"/>
        </w:rPr>
        <w:t xml:space="preserve"> </w:t>
      </w:r>
      <w:r>
        <w:t>said</w:t>
      </w:r>
      <w:r>
        <w:rPr>
          <w:vertAlign w:val="subscript"/>
        </w:rPr>
        <w:t>pRed</w:t>
      </w:r>
      <w:r>
        <w:rPr>
          <w:spacing w:val="1"/>
        </w:rPr>
        <w:t xml:space="preserve"> </w:t>
      </w:r>
      <w:r>
        <w:t>to</w:t>
      </w:r>
      <w:r>
        <w:rPr>
          <w:spacing w:val="-7"/>
        </w:rPr>
        <w:t xml:space="preserve"> </w:t>
      </w:r>
      <w:r>
        <w:t>me</w:t>
      </w:r>
      <w:r>
        <w:rPr>
          <w:spacing w:val="-8"/>
        </w:rPr>
        <w:t xml:space="preserve"> </w:t>
      </w:r>
      <w:r>
        <w:t>”Mama”</w:t>
      </w:r>
      <w:r>
        <w:rPr>
          <w:spacing w:val="-7"/>
        </w:rPr>
        <w:t xml:space="preserve"> </w:t>
      </w:r>
      <w:r>
        <w:t>she</w:t>
      </w:r>
      <w:r>
        <w:rPr>
          <w:spacing w:val="-8"/>
        </w:rPr>
        <w:t xml:space="preserve"> </w:t>
      </w:r>
      <w:r>
        <w:t>said</w:t>
      </w:r>
      <w:r>
        <w:rPr>
          <w:vertAlign w:val="subscript"/>
        </w:rPr>
        <w:t>pRed</w:t>
      </w:r>
      <w:r>
        <w:rPr>
          <w:spacing w:val="1"/>
        </w:rPr>
        <w:t xml:space="preserve"> </w:t>
      </w:r>
      <w:r>
        <w:t>to</w:t>
      </w:r>
      <w:r>
        <w:rPr>
          <w:spacing w:val="-7"/>
        </w:rPr>
        <w:t xml:space="preserve"> </w:t>
      </w:r>
      <w:r>
        <w:t>me ”Those</w:t>
      </w:r>
      <w:r>
        <w:rPr>
          <w:spacing w:val="-15"/>
        </w:rPr>
        <w:t xml:space="preserve"> </w:t>
      </w:r>
      <w:r>
        <w:t>are</w:t>
      </w:r>
      <w:r>
        <w:rPr>
          <w:spacing w:val="-14"/>
        </w:rPr>
        <w:t xml:space="preserve"> </w:t>
      </w:r>
      <w:r>
        <w:t>guerillas</w:t>
      </w:r>
      <w:r>
        <w:rPr>
          <w:vertAlign w:val="subscript"/>
        </w:rPr>
        <w:t>Ref</w:t>
      </w:r>
      <w:r>
        <w:t>!”</w:t>
      </w:r>
      <w:r>
        <w:rPr>
          <w:spacing w:val="-14"/>
        </w:rPr>
        <w:t xml:space="preserve"> </w:t>
      </w:r>
      <w:r>
        <w:t>That</w:t>
      </w:r>
      <w:r>
        <w:rPr>
          <w:spacing w:val="-15"/>
        </w:rPr>
        <w:t xml:space="preserve"> </w:t>
      </w:r>
      <w:r>
        <w:t>was</w:t>
      </w:r>
      <w:r>
        <w:rPr>
          <w:spacing w:val="-14"/>
        </w:rPr>
        <w:t xml:space="preserve"> </w:t>
      </w:r>
      <w:r>
        <w:t>the</w:t>
      </w:r>
      <w:r>
        <w:rPr>
          <w:spacing w:val="-14"/>
        </w:rPr>
        <w:t xml:space="preserve"> </w:t>
      </w:r>
      <w:r>
        <w:t>first</w:t>
      </w:r>
      <w:r>
        <w:rPr>
          <w:vertAlign w:val="subscript"/>
        </w:rPr>
        <w:t>mod</w:t>
      </w:r>
      <w:r>
        <w:rPr>
          <w:spacing w:val="-6"/>
        </w:rPr>
        <w:t xml:space="preserve"> </w:t>
      </w:r>
      <w:r>
        <w:t>time</w:t>
      </w:r>
      <w:r>
        <w:rPr>
          <w:vertAlign w:val="subscript"/>
        </w:rPr>
        <w:t>Ref</w:t>
      </w:r>
      <w:r>
        <w:rPr>
          <w:spacing w:val="-6"/>
        </w:rPr>
        <w:t xml:space="preserve"> </w:t>
      </w:r>
      <w:r>
        <w:t>I</w:t>
      </w:r>
      <w:r>
        <w:rPr>
          <w:spacing w:val="-14"/>
        </w:rPr>
        <w:t xml:space="preserve"> </w:t>
      </w:r>
      <w:r>
        <w:t>saw</w:t>
      </w:r>
      <w:r>
        <w:rPr>
          <w:vertAlign w:val="subscript"/>
        </w:rPr>
        <w:t>pRed</w:t>
      </w:r>
      <w:r>
        <w:rPr>
          <w:spacing w:val="-6"/>
        </w:rPr>
        <w:t xml:space="preserve"> </w:t>
      </w:r>
      <w:r>
        <w:t>them</w:t>
      </w:r>
      <w:r>
        <w:rPr>
          <w:spacing w:val="-14"/>
        </w:rPr>
        <w:t xml:space="preserve"> </w:t>
      </w:r>
      <w:r>
        <w:t>the</w:t>
      </w:r>
      <w:r>
        <w:rPr>
          <w:spacing w:val="-14"/>
        </w:rPr>
        <w:t xml:space="preserve"> </w:t>
      </w:r>
      <w:r>
        <w:t>gue—</w:t>
      </w:r>
      <w:r>
        <w:rPr>
          <w:spacing w:val="-14"/>
        </w:rPr>
        <w:t xml:space="preserve"> </w:t>
      </w:r>
      <w:r>
        <w:t>the</w:t>
      </w:r>
      <w:r>
        <w:rPr>
          <w:spacing w:val="-15"/>
        </w:rPr>
        <w:t xml:space="preserve"> </w:t>
      </w:r>
      <w:r>
        <w:t>guerillas</w:t>
      </w:r>
      <w:r>
        <w:rPr>
          <w:vertAlign w:val="subscript"/>
        </w:rPr>
        <w:t>Ref</w:t>
      </w:r>
      <w:r>
        <w:t xml:space="preserve">. (Ide &amp; Suderman </w:t>
      </w:r>
      <w:hyperlink w:anchor="_bookmark380" w:history="1">
        <w:r>
          <w:rPr>
            <w:color w:val="007FFF"/>
          </w:rPr>
          <w:t>2005</w:t>
        </w:r>
      </w:hyperlink>
      <w:r>
        <w:t>:</w:t>
      </w:r>
      <w:r>
        <w:rPr>
          <w:spacing w:val="15"/>
        </w:rPr>
        <w:t xml:space="preserve"> </w:t>
      </w:r>
      <w:r>
        <w:t>ArguetaBertila-ENG)</w:t>
      </w: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6"/>
        </w:rPr>
      </w:pPr>
    </w:p>
    <w:p w:rsidR="00DD7756" w:rsidRDefault="00DD7756">
      <w:pPr>
        <w:pStyle w:val="BodyText"/>
        <w:rPr>
          <w:sz w:val="29"/>
        </w:rPr>
      </w:pPr>
    </w:p>
    <w:p w:rsidR="00DD7756" w:rsidRDefault="00AD1397">
      <w:pPr>
        <w:pStyle w:val="BodyText"/>
        <w:ind w:left="1608" w:right="508"/>
        <w:jc w:val="center"/>
      </w:pPr>
      <w:r>
        <w:t>150</w:t>
      </w:r>
    </w:p>
    <w:p w:rsidR="00DD7756" w:rsidRDefault="00DD7756">
      <w:pPr>
        <w:jc w:val="center"/>
        <w:sectPr w:rsidR="00DD7756">
          <w:footerReference w:type="default" r:id="rId100"/>
          <w:pgSz w:w="12240" w:h="15840"/>
          <w:pgMar w:top="1500" w:right="860" w:bottom="280" w:left="120" w:header="0" w:footer="0" w:gutter="0"/>
          <w:cols w:space="720"/>
        </w:sectPr>
      </w:pPr>
    </w:p>
    <w:p w:rsidR="00DD7756" w:rsidRDefault="00AD1397">
      <w:pPr>
        <w:pStyle w:val="Heading2"/>
        <w:tabs>
          <w:tab w:val="left" w:pos="2505"/>
        </w:tabs>
        <w:spacing w:before="77"/>
        <w:ind w:left="1680" w:firstLine="0"/>
        <w:rPr>
          <w:b/>
        </w:rPr>
      </w:pPr>
      <w:bookmarkStart w:id="338" w:name="C.2_Nuuchahnulth"/>
      <w:bookmarkStart w:id="339" w:name="Backmatter"/>
      <w:bookmarkStart w:id="340" w:name="_bookmark242"/>
      <w:bookmarkEnd w:id="338"/>
      <w:bookmarkEnd w:id="339"/>
      <w:bookmarkEnd w:id="340"/>
      <w:r>
        <w:rPr>
          <w:b/>
        </w:rPr>
        <w:lastRenderedPageBreak/>
        <w:t>C.2</w:t>
      </w:r>
      <w:r>
        <w:rPr>
          <w:b/>
        </w:rPr>
        <w:tab/>
        <w:t>Nuuchahnulth</w:t>
      </w:r>
    </w:p>
    <w:p w:rsidR="00DD7756" w:rsidRDefault="00DD7756">
      <w:pPr>
        <w:pStyle w:val="BodyText"/>
        <w:rPr>
          <w:b/>
          <w:sz w:val="20"/>
        </w:rPr>
      </w:pPr>
    </w:p>
    <w:p w:rsidR="00DD7756" w:rsidRDefault="00DD7756">
      <w:pPr>
        <w:pStyle w:val="BodyText"/>
        <w:spacing w:before="2"/>
        <w:rPr>
          <w:b/>
        </w:rPr>
      </w:pPr>
    </w:p>
    <w:p w:rsidR="00DD7756" w:rsidRDefault="00DD7756">
      <w:pPr>
        <w:sectPr w:rsidR="00DD7756">
          <w:footerReference w:type="default" r:id="rId101"/>
          <w:pgSz w:w="12240" w:h="15840"/>
          <w:pgMar w:top="1440" w:right="860" w:bottom="1040" w:left="120" w:header="0" w:footer="856" w:gutter="0"/>
          <w:pgNumType w:start="151"/>
          <w:cols w:space="720"/>
        </w:sectPr>
      </w:pPr>
    </w:p>
    <w:p w:rsidR="00DD7756" w:rsidRDefault="00AD1397">
      <w:pPr>
        <w:pStyle w:val="BodyText"/>
        <w:spacing w:before="109" w:line="254" w:lineRule="auto"/>
        <w:ind w:left="1679" w:right="1245" w:hanging="6"/>
        <w:jc w:val="center"/>
      </w:pPr>
      <w:r>
        <w:lastRenderedPageBreak/>
        <w:t xml:space="preserve">qiiʔaƛ </w:t>
      </w:r>
      <w:r>
        <w:rPr>
          <w:w w:val="95"/>
        </w:rPr>
        <w:t>qiː‑ʼaƛ</w:t>
      </w:r>
    </w:p>
    <w:p w:rsidR="00DD7756" w:rsidRDefault="00AD1397">
      <w:pPr>
        <w:pStyle w:val="BodyText"/>
        <w:spacing w:line="254" w:lineRule="auto"/>
        <w:ind w:left="1680"/>
        <w:jc w:val="both"/>
      </w:pPr>
      <w:r>
        <w:t xml:space="preserve">for.a.long.time‑fin </w:t>
      </w:r>
      <w:r>
        <w:rPr>
          <w:w w:val="95"/>
        </w:rPr>
        <w:t xml:space="preserve">happened.long.ago </w:t>
      </w:r>
      <w:r>
        <w:t>pRed</w:t>
      </w:r>
    </w:p>
    <w:p w:rsidR="00DD7756" w:rsidRDefault="00AD1397">
      <w:pPr>
        <w:pStyle w:val="BodyText"/>
        <w:spacing w:before="99" w:line="244" w:lineRule="auto"/>
        <w:ind w:left="258" w:right="1444"/>
      </w:pPr>
      <w:r>
        <w:br w:type="column"/>
      </w:r>
      <w:r>
        <w:lastRenderedPageBreak/>
        <w:t>qiit̓an</w:t>
      </w:r>
      <w:r>
        <w:rPr>
          <w:position w:val="1"/>
        </w:rPr>
        <w:t xml:space="preserve">̓ </w:t>
      </w:r>
      <w:r>
        <w:t>aƛ qiː‑t̓an</w:t>
      </w:r>
      <w:r>
        <w:rPr>
          <w:position w:val="1"/>
        </w:rPr>
        <w:t xml:space="preserve">̓ </w:t>
      </w:r>
      <w:r>
        <w:t>a‑ʼaƛ</w:t>
      </w:r>
    </w:p>
    <w:p w:rsidR="00DD7756" w:rsidRDefault="00AD1397">
      <w:pPr>
        <w:pStyle w:val="BodyText"/>
        <w:spacing w:before="10" w:line="254" w:lineRule="auto"/>
        <w:ind w:left="258"/>
      </w:pPr>
      <w:r>
        <w:t>for.a.long.time‑slightly‑fin quite.a.while.ago</w:t>
      </w:r>
    </w:p>
    <w:p w:rsidR="00DD7756" w:rsidRDefault="00AD1397">
      <w:pPr>
        <w:pStyle w:val="BodyText"/>
        <w:spacing w:line="271" w:lineRule="exact"/>
        <w:ind w:left="258"/>
      </w:pPr>
      <w:r>
        <w:t>pRed</w:t>
      </w:r>
    </w:p>
    <w:p w:rsidR="00DD7756" w:rsidRDefault="00AD1397">
      <w:pPr>
        <w:pStyle w:val="BodyText"/>
        <w:spacing w:before="109" w:line="254" w:lineRule="auto"/>
        <w:ind w:left="256"/>
      </w:pPr>
      <w:r>
        <w:br w:type="column"/>
      </w:r>
      <w:r>
        <w:lastRenderedPageBreak/>
        <w:t xml:space="preserve">qʷiyuckʷiʔitq qʷiyu‑ckʷi·‑ʔi·tq time‑done‑Rel.3 </w:t>
      </w:r>
      <w:r>
        <w:rPr>
          <w:w w:val="95"/>
        </w:rPr>
        <w:t xml:space="preserve">when.it.occurred </w:t>
      </w:r>
      <w:r>
        <w:t>Ref</w:t>
      </w:r>
    </w:p>
    <w:p w:rsidR="00DD7756" w:rsidRDefault="00AD1397">
      <w:pPr>
        <w:pStyle w:val="BodyText"/>
        <w:spacing w:before="109" w:line="254" w:lineRule="auto"/>
        <w:ind w:left="257" w:right="792"/>
      </w:pPr>
      <w:r>
        <w:br w:type="column"/>
      </w:r>
      <w:r>
        <w:lastRenderedPageBreak/>
        <w:t>qʷis</w:t>
      </w:r>
      <w:r>
        <w:rPr>
          <w:w w:val="99"/>
        </w:rPr>
        <w:t xml:space="preserve"> </w:t>
      </w:r>
      <w:r>
        <w:t>qʷis</w:t>
      </w:r>
    </w:p>
    <w:p w:rsidR="00DD7756" w:rsidRDefault="00AD1397">
      <w:pPr>
        <w:pStyle w:val="BodyText"/>
        <w:spacing w:line="254" w:lineRule="auto"/>
        <w:ind w:left="257"/>
        <w:jc w:val="both"/>
      </w:pPr>
      <w:r>
        <w:rPr>
          <w:w w:val="95"/>
        </w:rPr>
        <w:t xml:space="preserve">happen.thus happen.thus </w:t>
      </w:r>
      <w:r>
        <w:t>pRed</w:t>
      </w:r>
    </w:p>
    <w:p w:rsidR="00DD7756" w:rsidRDefault="00AD1397">
      <w:pPr>
        <w:pStyle w:val="BodyText"/>
        <w:spacing w:before="109" w:line="254" w:lineRule="auto"/>
        <w:ind w:left="258" w:right="707"/>
        <w:jc w:val="both"/>
      </w:pPr>
      <w:r>
        <w:br w:type="column"/>
      </w:r>
      <w:r>
        <w:lastRenderedPageBreak/>
        <w:t>ʔaḥ ʔaḥ this</w:t>
      </w:r>
      <w:r>
        <w:rPr>
          <w:w w:val="99"/>
        </w:rPr>
        <w:t xml:space="preserve"> </w:t>
      </w:r>
      <w:r>
        <w:t>this</w:t>
      </w:r>
      <w:r>
        <w:rPr>
          <w:w w:val="99"/>
        </w:rPr>
        <w:t xml:space="preserve"> </w:t>
      </w:r>
      <w:r>
        <w:t>Ref</w:t>
      </w:r>
    </w:p>
    <w:p w:rsidR="00DD7756" w:rsidRDefault="00DD7756">
      <w:pPr>
        <w:spacing w:line="254" w:lineRule="auto"/>
        <w:jc w:val="both"/>
        <w:sectPr w:rsidR="00DD7756">
          <w:type w:val="continuous"/>
          <w:pgSz w:w="12240" w:h="15840"/>
          <w:pgMar w:top="1300" w:right="860" w:bottom="280" w:left="120" w:header="720" w:footer="720" w:gutter="0"/>
          <w:cols w:num="5" w:space="720" w:equalWidth="0">
            <w:col w:w="3521" w:space="40"/>
            <w:col w:w="2885" w:space="39"/>
            <w:col w:w="1906" w:space="40"/>
            <w:col w:w="1459" w:space="40"/>
            <w:col w:w="1330"/>
          </w:cols>
        </w:sectPr>
      </w:pPr>
    </w:p>
    <w:p w:rsidR="00DD7756" w:rsidRDefault="00AD1397">
      <w:pPr>
        <w:pStyle w:val="BodyText"/>
        <w:spacing w:before="134"/>
        <w:ind w:left="1679"/>
      </w:pPr>
      <w:r>
        <w:lastRenderedPageBreak/>
        <w:t>‘This happened a long time ago.’</w:t>
      </w:r>
    </w:p>
    <w:p w:rsidR="00DD7756" w:rsidRDefault="00DD7756">
      <w:pPr>
        <w:pStyle w:val="BodyText"/>
        <w:spacing w:before="6"/>
        <w:rPr>
          <w:sz w:val="10"/>
        </w:rPr>
      </w:pPr>
    </w:p>
    <w:p w:rsidR="00DD7756" w:rsidRDefault="00DD7756">
      <w:pPr>
        <w:rPr>
          <w:sz w:val="10"/>
        </w:rPr>
        <w:sectPr w:rsidR="00DD7756">
          <w:type w:val="continuous"/>
          <w:pgSz w:w="12240" w:h="15840"/>
          <w:pgMar w:top="1300" w:right="860" w:bottom="280" w:left="120" w:header="720" w:footer="720" w:gutter="0"/>
          <w:cols w:space="720"/>
        </w:sectPr>
      </w:pPr>
    </w:p>
    <w:p w:rsidR="00DD7756" w:rsidRDefault="00AD1397">
      <w:pPr>
        <w:pStyle w:val="BodyText"/>
        <w:spacing w:before="98" w:line="244" w:lineRule="auto"/>
        <w:ind w:left="1680" w:right="89"/>
      </w:pPr>
      <w:r>
        <w:lastRenderedPageBreak/>
        <w:t>siikc</w:t>
      </w:r>
      <w:r>
        <w:rPr>
          <w:position w:val="1"/>
        </w:rPr>
        <w:t>̓</w:t>
      </w:r>
      <w:r>
        <w:t>inƛ siːk‑c</w:t>
      </w:r>
      <w:r>
        <w:rPr>
          <w:position w:val="1"/>
        </w:rPr>
        <w:t>̓</w:t>
      </w:r>
      <w:r>
        <w:t>inƛ</w:t>
      </w:r>
    </w:p>
    <w:p w:rsidR="00DD7756" w:rsidRDefault="00AD1397">
      <w:pPr>
        <w:pStyle w:val="BodyText"/>
        <w:spacing w:before="10" w:line="254" w:lineRule="auto"/>
        <w:ind w:left="1680" w:right="-9"/>
      </w:pPr>
      <w:r>
        <w:rPr>
          <w:spacing w:val="-1"/>
        </w:rPr>
        <w:t xml:space="preserve">sailing‑into.a.bay </w:t>
      </w:r>
      <w:r>
        <w:t>sail.into.a.bay pRed</w:t>
      </w:r>
    </w:p>
    <w:p w:rsidR="00DD7756" w:rsidRDefault="00AD1397">
      <w:pPr>
        <w:pStyle w:val="BodyText"/>
        <w:spacing w:before="108" w:line="254" w:lineRule="auto"/>
        <w:ind w:left="257"/>
      </w:pPr>
      <w:r>
        <w:br w:type="column"/>
      </w:r>
      <w:r>
        <w:lastRenderedPageBreak/>
        <w:t>siikaa siːk‑(y)a· sailing‑cont sailing</w:t>
      </w:r>
    </w:p>
    <w:p w:rsidR="00DD7756" w:rsidRDefault="00AD1397">
      <w:pPr>
        <w:pStyle w:val="BodyText"/>
        <w:spacing w:line="269" w:lineRule="exact"/>
        <w:ind w:left="257"/>
      </w:pPr>
      <w:r>
        <w:t>pRed</w:t>
      </w:r>
    </w:p>
    <w:p w:rsidR="00DD7756" w:rsidRDefault="00AD1397">
      <w:pPr>
        <w:pStyle w:val="BodyText"/>
        <w:spacing w:before="98" w:line="244" w:lineRule="auto"/>
        <w:ind w:left="257" w:right="373"/>
      </w:pPr>
      <w:r>
        <w:br w:type="column"/>
      </w:r>
      <w:r>
        <w:lastRenderedPageBreak/>
        <w:t>hitac</w:t>
      </w:r>
      <w:r>
        <w:rPr>
          <w:position w:val="1"/>
        </w:rPr>
        <w:t>̓</w:t>
      </w:r>
      <w:r>
        <w:t>inƛ hita‑c</w:t>
      </w:r>
      <w:r>
        <w:rPr>
          <w:position w:val="1"/>
        </w:rPr>
        <w:t>̓</w:t>
      </w:r>
      <w:r>
        <w:t>inƛ</w:t>
      </w:r>
    </w:p>
    <w:p w:rsidR="00DD7756" w:rsidRDefault="00AD1397">
      <w:pPr>
        <w:pStyle w:val="BodyText"/>
        <w:spacing w:before="10" w:line="254" w:lineRule="auto"/>
        <w:ind w:left="257"/>
      </w:pPr>
      <w:r>
        <w:rPr>
          <w:w w:val="95"/>
        </w:rPr>
        <w:t xml:space="preserve">there.mom‑into.a.bay </w:t>
      </w:r>
      <w:r>
        <w:t>entered.into.a.bay pRed</w:t>
      </w:r>
    </w:p>
    <w:p w:rsidR="00DD7756" w:rsidRDefault="00AD1397">
      <w:pPr>
        <w:pStyle w:val="BodyText"/>
        <w:spacing w:before="108" w:line="254" w:lineRule="auto"/>
        <w:ind w:left="257" w:right="2665"/>
      </w:pPr>
      <w:r>
        <w:br w:type="column"/>
      </w:r>
      <w:r>
        <w:rPr>
          <w:w w:val="95"/>
        </w:rPr>
        <w:lastRenderedPageBreak/>
        <w:t xml:space="preserve">maaqtusiis </w:t>
      </w:r>
      <w:r>
        <w:t>maːqtusiːs name name</w:t>
      </w:r>
    </w:p>
    <w:p w:rsidR="00DD7756" w:rsidRDefault="00AD1397">
      <w:pPr>
        <w:pStyle w:val="BodyText"/>
        <w:spacing w:line="269" w:lineRule="exact"/>
        <w:ind w:left="257"/>
      </w:pPr>
      <w:r>
        <w:rPr>
          <w:w w:val="105"/>
        </w:rPr>
        <w:t>Ref</w:t>
      </w:r>
    </w:p>
    <w:p w:rsidR="00DD7756" w:rsidRDefault="00DD7756">
      <w:pPr>
        <w:spacing w:line="269" w:lineRule="exact"/>
        <w:sectPr w:rsidR="00DD7756">
          <w:type w:val="continuous"/>
          <w:pgSz w:w="12240" w:h="15840"/>
          <w:pgMar w:top="1300" w:right="860" w:bottom="280" w:left="120" w:header="720" w:footer="720" w:gutter="0"/>
          <w:cols w:num="4" w:space="720" w:equalWidth="0">
            <w:col w:w="3359" w:space="40"/>
            <w:col w:w="1506" w:space="39"/>
            <w:col w:w="2301" w:space="40"/>
            <w:col w:w="3975"/>
          </w:cols>
        </w:sectPr>
      </w:pPr>
    </w:p>
    <w:p w:rsidR="00DD7756" w:rsidRDefault="00AD1397">
      <w:pPr>
        <w:pStyle w:val="BodyText"/>
        <w:spacing w:before="136"/>
        <w:ind w:left="1680"/>
      </w:pPr>
      <w:r>
        <w:lastRenderedPageBreak/>
        <w:t>‘They sailed into the bay of Maaqtusiis.’</w:t>
      </w:r>
    </w:p>
    <w:p w:rsidR="00DD7756" w:rsidRDefault="00DD7756">
      <w:pPr>
        <w:pStyle w:val="BodyText"/>
        <w:spacing w:before="4"/>
        <w:rPr>
          <w:sz w:val="11"/>
        </w:rPr>
      </w:pPr>
    </w:p>
    <w:p w:rsidR="00DD7756" w:rsidRDefault="00DD7756">
      <w:pPr>
        <w:rPr>
          <w:sz w:val="11"/>
        </w:rPr>
        <w:sectPr w:rsidR="00DD7756">
          <w:type w:val="continuous"/>
          <w:pgSz w:w="12240" w:h="15840"/>
          <w:pgMar w:top="1300" w:right="860" w:bottom="280" w:left="120" w:header="720" w:footer="720" w:gutter="0"/>
          <w:cols w:space="720"/>
        </w:sectPr>
      </w:pPr>
    </w:p>
    <w:p w:rsidR="00DD7756" w:rsidRDefault="00AD1397">
      <w:pPr>
        <w:pStyle w:val="BodyText"/>
        <w:spacing w:before="100" w:line="254" w:lineRule="auto"/>
        <w:ind w:left="1680"/>
      </w:pPr>
      <w:r>
        <w:lastRenderedPageBreak/>
        <w:t xml:space="preserve">yuupickʷimatak yuːpi‑ckʷi·‑matak breeze‑done‑probably </w:t>
      </w:r>
      <w:r>
        <w:rPr>
          <w:w w:val="95"/>
        </w:rPr>
        <w:t xml:space="preserve">probably.there.was.a.breeze </w:t>
      </w:r>
      <w:r>
        <w:t>pRed</w:t>
      </w:r>
    </w:p>
    <w:p w:rsidR="00DD7756" w:rsidRDefault="00AD1397">
      <w:pPr>
        <w:pStyle w:val="BodyText"/>
        <w:spacing w:before="100" w:line="254" w:lineRule="auto"/>
        <w:ind w:left="257"/>
      </w:pPr>
      <w:r>
        <w:br w:type="column"/>
      </w:r>
      <w:r>
        <w:lastRenderedPageBreak/>
        <w:t xml:space="preserve">yuupi yuːpi </w:t>
      </w:r>
      <w:r>
        <w:rPr>
          <w:w w:val="95"/>
        </w:rPr>
        <w:t xml:space="preserve">breeze breeze </w:t>
      </w:r>
      <w:r>
        <w:t>Ref</w:t>
      </w:r>
    </w:p>
    <w:p w:rsidR="00DD7756" w:rsidRDefault="00AD1397">
      <w:pPr>
        <w:pStyle w:val="BodyText"/>
        <w:spacing w:before="100" w:line="254" w:lineRule="auto"/>
        <w:ind w:left="258" w:right="3912"/>
      </w:pPr>
      <w:r>
        <w:br w:type="column"/>
      </w:r>
      <w:r>
        <w:lastRenderedPageBreak/>
        <w:t xml:space="preserve">yuksaaʔa </w:t>
      </w:r>
      <w:r>
        <w:rPr>
          <w:w w:val="95"/>
        </w:rPr>
        <w:t>yu‑ksa·ʔa</w:t>
      </w:r>
    </w:p>
    <w:p w:rsidR="00DD7756" w:rsidRDefault="00AD1397">
      <w:pPr>
        <w:pStyle w:val="BodyText"/>
        <w:spacing w:line="254" w:lineRule="auto"/>
        <w:ind w:left="258" w:right="2650"/>
      </w:pPr>
      <w:r>
        <w:t>blowing‑come.to.land breeze.along.the.shoreline pRed</w:t>
      </w:r>
    </w:p>
    <w:p w:rsidR="00DD7756" w:rsidRDefault="00DD7756">
      <w:pPr>
        <w:spacing w:line="254" w:lineRule="auto"/>
        <w:sectPr w:rsidR="00DD7756">
          <w:type w:val="continuous"/>
          <w:pgSz w:w="12240" w:h="15840"/>
          <w:pgMar w:top="1300" w:right="860" w:bottom="280" w:left="120" w:header="720" w:footer="720" w:gutter="0"/>
          <w:cols w:num="3" w:space="720" w:equalWidth="0">
            <w:col w:w="4361" w:space="40"/>
            <w:col w:w="887" w:space="39"/>
            <w:col w:w="5933"/>
          </w:cols>
        </w:sectPr>
      </w:pPr>
    </w:p>
    <w:p w:rsidR="00DD7756" w:rsidRDefault="00AD1397">
      <w:pPr>
        <w:pStyle w:val="BodyText"/>
        <w:spacing w:before="134"/>
        <w:ind w:left="1679"/>
      </w:pPr>
      <w:r>
        <w:lastRenderedPageBreak/>
        <w:t>‘There probably was a little wind, blowing towards the land.’</w:t>
      </w:r>
    </w:p>
    <w:p w:rsidR="00DD7756" w:rsidRDefault="00DD7756">
      <w:pPr>
        <w:pStyle w:val="BodyText"/>
        <w:spacing w:before="5"/>
        <w:rPr>
          <w:sz w:val="10"/>
        </w:rPr>
      </w:pPr>
    </w:p>
    <w:p w:rsidR="00DD7756" w:rsidRDefault="00DD7756">
      <w:pPr>
        <w:rPr>
          <w:sz w:val="10"/>
        </w:rPr>
        <w:sectPr w:rsidR="00DD7756">
          <w:type w:val="continuous"/>
          <w:pgSz w:w="12240" w:h="15840"/>
          <w:pgMar w:top="1300" w:right="860" w:bottom="280" w:left="120" w:header="720" w:footer="720" w:gutter="0"/>
          <w:cols w:space="720"/>
        </w:sectPr>
      </w:pPr>
    </w:p>
    <w:p w:rsidR="00DD7756" w:rsidRDefault="00AD1397">
      <w:pPr>
        <w:pStyle w:val="BodyText"/>
        <w:spacing w:before="109" w:line="254" w:lineRule="auto"/>
        <w:ind w:left="1680"/>
      </w:pPr>
      <w:r>
        <w:lastRenderedPageBreak/>
        <w:t>qʷiyimtii qʷiyu‑imt‑(y)iː when‑past‑indef.3 whenever.it.was pRed</w:t>
      </w:r>
    </w:p>
    <w:p w:rsidR="00DD7756" w:rsidRDefault="00AD1397">
      <w:pPr>
        <w:pStyle w:val="BodyText"/>
        <w:spacing w:before="99" w:line="252" w:lineRule="auto"/>
        <w:ind w:left="257" w:right="-16"/>
      </w:pPr>
      <w:r>
        <w:br w:type="column"/>
      </w:r>
      <w:r>
        <w:rPr>
          <w:spacing w:val="-22"/>
        </w:rPr>
        <w:lastRenderedPageBreak/>
        <w:t>n</w:t>
      </w:r>
      <w:r>
        <w:rPr>
          <w:spacing w:val="-22"/>
          <w:position w:val="1"/>
        </w:rPr>
        <w:t xml:space="preserve">̓ </w:t>
      </w:r>
      <w:r>
        <w:rPr>
          <w:spacing w:val="-7"/>
        </w:rPr>
        <w:t xml:space="preserve">aas </w:t>
      </w:r>
      <w:r>
        <w:rPr>
          <w:spacing w:val="-22"/>
        </w:rPr>
        <w:t>n</w:t>
      </w:r>
      <w:r>
        <w:rPr>
          <w:spacing w:val="-22"/>
          <w:position w:val="1"/>
        </w:rPr>
        <w:t xml:space="preserve">̓ </w:t>
      </w:r>
      <w:r>
        <w:t>aːs day day Ref</w:t>
      </w:r>
    </w:p>
    <w:p w:rsidR="00DD7756" w:rsidRDefault="00AD1397">
      <w:pPr>
        <w:pStyle w:val="BodyText"/>
        <w:spacing w:before="99" w:line="244" w:lineRule="auto"/>
        <w:ind w:left="258" w:right="4964"/>
      </w:pPr>
      <w:r>
        <w:br w:type="column"/>
      </w:r>
      <w:r>
        <w:lastRenderedPageBreak/>
        <w:t>hitac</w:t>
      </w:r>
      <w:r>
        <w:rPr>
          <w:position w:val="1"/>
        </w:rPr>
        <w:t>̓</w:t>
      </w:r>
      <w:r>
        <w:t>inƛ hita‑c</w:t>
      </w:r>
      <w:r>
        <w:rPr>
          <w:position w:val="1"/>
        </w:rPr>
        <w:t>̓</w:t>
      </w:r>
      <w:r>
        <w:t>inƛ</w:t>
      </w:r>
    </w:p>
    <w:p w:rsidR="00DD7756" w:rsidRDefault="00AD1397">
      <w:pPr>
        <w:pStyle w:val="BodyText"/>
        <w:spacing w:before="10" w:line="254" w:lineRule="auto"/>
        <w:ind w:left="258" w:right="3541"/>
      </w:pPr>
      <w:r>
        <w:rPr>
          <w:w w:val="95"/>
        </w:rPr>
        <w:t xml:space="preserve">there.mom‑in.a.bay </w:t>
      </w:r>
      <w:r>
        <w:t>entered.a.bay</w:t>
      </w:r>
    </w:p>
    <w:p w:rsidR="00DD7756" w:rsidRDefault="00AD1397">
      <w:pPr>
        <w:pStyle w:val="BodyText"/>
        <w:spacing w:line="271" w:lineRule="exact"/>
        <w:ind w:left="258"/>
      </w:pPr>
      <w:r>
        <w:t>pRed</w:t>
      </w:r>
    </w:p>
    <w:p w:rsidR="00DD7756" w:rsidRDefault="00DD7756">
      <w:pPr>
        <w:spacing w:line="271" w:lineRule="exact"/>
        <w:sectPr w:rsidR="00DD7756">
          <w:type w:val="continuous"/>
          <w:pgSz w:w="12240" w:h="15840"/>
          <w:pgMar w:top="1300" w:right="860" w:bottom="280" w:left="120" w:header="720" w:footer="720" w:gutter="0"/>
          <w:cols w:num="3" w:space="720" w:equalWidth="0">
            <w:col w:w="3589" w:space="40"/>
            <w:col w:w="699" w:space="39"/>
            <w:col w:w="6893"/>
          </w:cols>
        </w:sectPr>
      </w:pPr>
    </w:p>
    <w:p w:rsidR="00DD7756" w:rsidRDefault="00AD1397">
      <w:pPr>
        <w:pStyle w:val="BodyText"/>
        <w:spacing w:before="134"/>
        <w:ind w:left="1680"/>
      </w:pPr>
      <w:r>
        <w:lastRenderedPageBreak/>
        <w:t>‘They came into the bay one day.’</w:t>
      </w:r>
    </w:p>
    <w:p w:rsidR="00DD7756" w:rsidRDefault="00DD7756">
      <w:pPr>
        <w:pStyle w:val="BodyText"/>
        <w:spacing w:before="6"/>
        <w:rPr>
          <w:sz w:val="10"/>
        </w:rPr>
      </w:pPr>
    </w:p>
    <w:p w:rsidR="00DD7756" w:rsidRDefault="00DD7756">
      <w:pPr>
        <w:rPr>
          <w:sz w:val="10"/>
        </w:rPr>
        <w:sectPr w:rsidR="00DD7756">
          <w:type w:val="continuous"/>
          <w:pgSz w:w="12240" w:h="15840"/>
          <w:pgMar w:top="1300" w:right="860" w:bottom="280" w:left="120" w:header="720" w:footer="720" w:gutter="0"/>
          <w:cols w:space="720"/>
        </w:sectPr>
      </w:pPr>
    </w:p>
    <w:p w:rsidR="00DD7756" w:rsidRDefault="00AD1397">
      <w:pPr>
        <w:pStyle w:val="BodyText"/>
        <w:spacing w:before="99" w:line="249" w:lineRule="auto"/>
        <w:ind w:left="1680"/>
        <w:jc w:val="both"/>
      </w:pPr>
      <w:r>
        <w:rPr>
          <w:spacing w:val="-4"/>
        </w:rPr>
        <w:lastRenderedPageBreak/>
        <w:t>hitac</w:t>
      </w:r>
      <w:r>
        <w:rPr>
          <w:spacing w:val="-4"/>
          <w:position w:val="1"/>
        </w:rPr>
        <w:t>̓</w:t>
      </w:r>
      <w:r>
        <w:rPr>
          <w:spacing w:val="-4"/>
        </w:rPr>
        <w:t>u hitac</w:t>
      </w:r>
      <w:r>
        <w:rPr>
          <w:spacing w:val="-4"/>
          <w:position w:val="1"/>
        </w:rPr>
        <w:t>̓</w:t>
      </w:r>
      <w:r>
        <w:rPr>
          <w:spacing w:val="-4"/>
        </w:rPr>
        <w:t xml:space="preserve">u </w:t>
      </w:r>
      <w:r>
        <w:t>name name</w:t>
      </w:r>
    </w:p>
    <w:p w:rsidR="00DD7756" w:rsidRDefault="00AD1397">
      <w:pPr>
        <w:pStyle w:val="BodyText"/>
        <w:spacing w:before="109" w:line="254" w:lineRule="auto"/>
        <w:ind w:left="258"/>
      </w:pPr>
      <w:r>
        <w:br w:type="column"/>
      </w:r>
      <w:r>
        <w:lastRenderedPageBreak/>
        <w:t>ʔukɬaakʔakna ʔu‑kɬa·‑ak‑ʔa·k‑na· it‑called‑duR‑poss‑1pl we.also.call.it</w:t>
      </w:r>
    </w:p>
    <w:p w:rsidR="00DD7756" w:rsidRDefault="00AD1397">
      <w:pPr>
        <w:pStyle w:val="BodyText"/>
        <w:spacing w:line="269" w:lineRule="exact"/>
        <w:ind w:left="258"/>
      </w:pPr>
      <w:r>
        <w:t>pRed</w:t>
      </w:r>
    </w:p>
    <w:p w:rsidR="00DD7756" w:rsidRDefault="00AD1397">
      <w:pPr>
        <w:pStyle w:val="BodyText"/>
        <w:spacing w:before="99" w:line="252" w:lineRule="auto"/>
        <w:ind w:left="258" w:right="5409"/>
      </w:pPr>
      <w:r>
        <w:br w:type="column"/>
      </w:r>
      <w:r>
        <w:rPr>
          <w:spacing w:val="-19"/>
        </w:rPr>
        <w:lastRenderedPageBreak/>
        <w:t>y</w:t>
      </w:r>
      <w:r>
        <w:rPr>
          <w:spacing w:val="-19"/>
          <w:position w:val="1"/>
        </w:rPr>
        <w:t xml:space="preserve">̓ </w:t>
      </w:r>
      <w:r>
        <w:rPr>
          <w:spacing w:val="-3"/>
        </w:rPr>
        <w:t xml:space="preserve">uuqʷaa </w:t>
      </w:r>
      <w:r>
        <w:rPr>
          <w:spacing w:val="-19"/>
        </w:rPr>
        <w:t>y</w:t>
      </w:r>
      <w:r>
        <w:rPr>
          <w:spacing w:val="-19"/>
          <w:position w:val="1"/>
        </w:rPr>
        <w:t xml:space="preserve">̓ </w:t>
      </w:r>
      <w:r>
        <w:t>uːqʷaː also also pRed</w:t>
      </w:r>
    </w:p>
    <w:p w:rsidR="00DD7756" w:rsidRDefault="00DD7756">
      <w:pPr>
        <w:spacing w:line="252" w:lineRule="auto"/>
        <w:sectPr w:rsidR="00DD7756">
          <w:type w:val="continuous"/>
          <w:pgSz w:w="12240" w:h="15840"/>
          <w:pgMar w:top="1300" w:right="860" w:bottom="280" w:left="120" w:header="720" w:footer="720" w:gutter="0"/>
          <w:cols w:num="3" w:space="720" w:equalWidth="0">
            <w:col w:w="2288" w:space="40"/>
            <w:col w:w="2451" w:space="39"/>
            <w:col w:w="6442"/>
          </w:cols>
        </w:sectPr>
      </w:pPr>
    </w:p>
    <w:p w:rsidR="00DD7756" w:rsidRDefault="00AD1397">
      <w:pPr>
        <w:pStyle w:val="BodyText"/>
        <w:spacing w:before="128"/>
        <w:ind w:left="1680"/>
      </w:pPr>
      <w:r>
        <w:lastRenderedPageBreak/>
        <w:t>‘We also call it (the bay) “</w:t>
      </w:r>
      <w:r>
        <w:rPr>
          <w:i/>
        </w:rPr>
        <w:t>hitac</w:t>
      </w:r>
      <w:r>
        <w:rPr>
          <w:i/>
          <w:position w:val="1"/>
        </w:rPr>
        <w:t>̓</w:t>
      </w:r>
      <w:r>
        <w:rPr>
          <w:i/>
        </w:rPr>
        <w:t>u</w:t>
      </w:r>
      <w:r>
        <w:t>”.’</w:t>
      </w:r>
    </w:p>
    <w:p w:rsidR="00DD7756" w:rsidRDefault="00DD7756">
      <w:pPr>
        <w:pStyle w:val="BodyText"/>
        <w:spacing w:before="3"/>
        <w:rPr>
          <w:sz w:val="11"/>
        </w:rPr>
      </w:pPr>
    </w:p>
    <w:p w:rsidR="00DD7756" w:rsidRDefault="00DD7756">
      <w:pPr>
        <w:rPr>
          <w:sz w:val="11"/>
        </w:rPr>
        <w:sectPr w:rsidR="00DD7756">
          <w:type w:val="continuous"/>
          <w:pgSz w:w="12240" w:h="15840"/>
          <w:pgMar w:top="1300" w:right="860" w:bottom="280" w:left="120" w:header="720" w:footer="720" w:gutter="0"/>
          <w:cols w:space="720"/>
        </w:sectPr>
      </w:pPr>
    </w:p>
    <w:p w:rsidR="00DD7756" w:rsidRDefault="00AD1397">
      <w:pPr>
        <w:pStyle w:val="BodyText"/>
        <w:spacing w:before="100" w:line="254" w:lineRule="auto"/>
        <w:ind w:left="1680" w:right="-15"/>
      </w:pPr>
      <w:r>
        <w:lastRenderedPageBreak/>
        <w:t xml:space="preserve">waɬyuu waɬ‑yu· </w:t>
      </w:r>
      <w:r>
        <w:rPr>
          <w:spacing w:val="-1"/>
        </w:rPr>
        <w:t>go.home‑don</w:t>
      </w:r>
      <w:r>
        <w:rPr>
          <w:spacing w:val="-1"/>
        </w:rPr>
        <w:lastRenderedPageBreak/>
        <w:t xml:space="preserve">e </w:t>
      </w:r>
      <w:r>
        <w:t>g</w:t>
      </w:r>
      <w:r>
        <w:lastRenderedPageBreak/>
        <w:t>one.home pRed</w:t>
      </w:r>
    </w:p>
    <w:p w:rsidR="00DD7756" w:rsidRDefault="00AD1397">
      <w:pPr>
        <w:pStyle w:val="BodyText"/>
        <w:spacing w:before="100" w:line="254" w:lineRule="auto"/>
        <w:ind w:left="258"/>
      </w:pPr>
      <w:r>
        <w:br w:type="column"/>
      </w:r>
      <w:r>
        <w:rPr>
          <w:w w:val="95"/>
        </w:rPr>
        <w:lastRenderedPageBreak/>
        <w:t xml:space="preserve">maaqtusiis </w:t>
      </w:r>
      <w:r>
        <w:t>maːqtusiːs name name</w:t>
      </w:r>
    </w:p>
    <w:p w:rsidR="00DD7756" w:rsidRDefault="00AD1397">
      <w:pPr>
        <w:pStyle w:val="BodyText"/>
        <w:spacing w:line="269" w:lineRule="exact"/>
        <w:ind w:left="258"/>
      </w:pPr>
      <w:r>
        <w:rPr>
          <w:w w:val="105"/>
        </w:rPr>
        <w:t>Ref</w:t>
      </w:r>
    </w:p>
    <w:p w:rsidR="00DD7756" w:rsidRDefault="00AD1397">
      <w:pPr>
        <w:pStyle w:val="BodyText"/>
        <w:spacing w:before="100" w:line="254" w:lineRule="auto"/>
        <w:ind w:left="257" w:right="4800"/>
      </w:pPr>
      <w:r>
        <w:br w:type="column"/>
      </w:r>
      <w:r>
        <w:rPr>
          <w:w w:val="95"/>
        </w:rPr>
        <w:lastRenderedPageBreak/>
        <w:t xml:space="preserve">wiiḥaaqsusiis </w:t>
      </w:r>
      <w:r>
        <w:t>wiːḥaːqsusiːs name</w:t>
      </w:r>
    </w:p>
    <w:p w:rsidR="00DD7756" w:rsidRDefault="00AD1397">
      <w:pPr>
        <w:pStyle w:val="BodyText"/>
        <w:spacing w:line="270" w:lineRule="exact"/>
        <w:ind w:left="257"/>
      </w:pPr>
      <w:r>
        <w:rPr>
          <w:w w:val="105"/>
        </w:rPr>
        <w:t>name</w:t>
      </w:r>
    </w:p>
    <w:p w:rsidR="00DD7756" w:rsidRDefault="00DD7756">
      <w:pPr>
        <w:spacing w:line="270" w:lineRule="exact"/>
        <w:sectPr w:rsidR="00DD7756">
          <w:type w:val="continuous"/>
          <w:pgSz w:w="12240" w:h="15840"/>
          <w:pgMar w:top="1300" w:right="860" w:bottom="280" w:left="120" w:header="720" w:footer="720" w:gutter="0"/>
          <w:cols w:num="3" w:space="720" w:equalWidth="0">
            <w:col w:w="3075" w:space="40"/>
            <w:col w:w="1305" w:space="39"/>
            <w:col w:w="6801"/>
          </w:cols>
        </w:sectPr>
      </w:pPr>
    </w:p>
    <w:p w:rsidR="00DD7756" w:rsidRDefault="00AD1397">
      <w:pPr>
        <w:spacing w:before="84"/>
        <w:ind w:left="1680"/>
        <w:rPr>
          <w:sz w:val="24"/>
        </w:rPr>
      </w:pPr>
      <w:r>
        <w:rPr>
          <w:sz w:val="24"/>
        </w:rPr>
        <w:lastRenderedPageBreak/>
        <w:t xml:space="preserve">‘They went to Maaqtusiis — [to be exact,] </w:t>
      </w:r>
      <w:r>
        <w:rPr>
          <w:i/>
          <w:sz w:val="24"/>
        </w:rPr>
        <w:t>Wiiḥaaqsusiis</w:t>
      </w:r>
      <w:r>
        <w:rPr>
          <w:sz w:val="24"/>
        </w:rPr>
        <w:t>.’</w:t>
      </w:r>
    </w:p>
    <w:p w:rsidR="00DD7756" w:rsidRDefault="00DD7756">
      <w:pPr>
        <w:pStyle w:val="BodyText"/>
        <w:spacing w:before="4"/>
        <w:rPr>
          <w:sz w:val="15"/>
        </w:rPr>
      </w:pPr>
    </w:p>
    <w:p w:rsidR="00DD7756" w:rsidRDefault="00DD7756">
      <w:pPr>
        <w:rPr>
          <w:sz w:val="15"/>
        </w:rPr>
        <w:sectPr w:rsidR="00DD7756">
          <w:pgSz w:w="12240" w:h="15840"/>
          <w:pgMar w:top="1380" w:right="860" w:bottom="1040" w:left="120" w:header="0" w:footer="856" w:gutter="0"/>
          <w:cols w:space="720"/>
        </w:sectPr>
      </w:pPr>
    </w:p>
    <w:p w:rsidR="00DD7756" w:rsidRDefault="00AD1397">
      <w:pPr>
        <w:pStyle w:val="BodyText"/>
        <w:spacing w:before="100" w:line="254" w:lineRule="auto"/>
        <w:ind w:left="1680" w:right="-8"/>
      </w:pPr>
      <w:r>
        <w:lastRenderedPageBreak/>
        <w:t xml:space="preserve">ʔuʔiiyačištckʷi ʔu‑ʔi·ya‑ačišt‑ckʷi· </w:t>
      </w:r>
      <w:r>
        <w:rPr>
          <w:spacing w:val="-1"/>
        </w:rPr>
        <w:t xml:space="preserve">it‑reach‑on.the.sea‑done </w:t>
      </w:r>
      <w:r>
        <w:t>reached</w:t>
      </w:r>
    </w:p>
    <w:p w:rsidR="00DD7756" w:rsidRDefault="00AD1397">
      <w:pPr>
        <w:pStyle w:val="BodyText"/>
        <w:spacing w:line="269" w:lineRule="exact"/>
        <w:ind w:left="1680"/>
      </w:pPr>
      <w:r>
        <w:t>pRed</w:t>
      </w:r>
    </w:p>
    <w:p w:rsidR="00DD7756" w:rsidRDefault="00AD1397">
      <w:pPr>
        <w:pStyle w:val="BodyText"/>
        <w:spacing w:before="100" w:line="254" w:lineRule="auto"/>
        <w:ind w:left="257"/>
      </w:pPr>
      <w:r>
        <w:br w:type="column"/>
      </w:r>
      <w:r>
        <w:rPr>
          <w:w w:val="95"/>
        </w:rPr>
        <w:lastRenderedPageBreak/>
        <w:t xml:space="preserve">wiiḥaaqsusiis </w:t>
      </w:r>
      <w:r>
        <w:t>wiːḥaːqsusiːs name</w:t>
      </w:r>
    </w:p>
    <w:p w:rsidR="00DD7756" w:rsidRDefault="00AD1397">
      <w:pPr>
        <w:pStyle w:val="BodyText"/>
        <w:spacing w:line="254" w:lineRule="auto"/>
        <w:ind w:left="257" w:right="757"/>
      </w:pPr>
      <w:r>
        <w:t xml:space="preserve">name </w:t>
      </w:r>
      <w:r>
        <w:rPr>
          <w:w w:val="105"/>
        </w:rPr>
        <w:t>Ref</w:t>
      </w:r>
    </w:p>
    <w:p w:rsidR="00DD7756" w:rsidRDefault="00AD1397">
      <w:pPr>
        <w:pStyle w:val="BodyText"/>
        <w:spacing w:before="100" w:line="254" w:lineRule="auto"/>
        <w:ind w:left="257" w:right="18"/>
      </w:pPr>
      <w:r>
        <w:br w:type="column"/>
      </w:r>
      <w:r>
        <w:lastRenderedPageBreak/>
        <w:t xml:space="preserve">t̓ayuukʷiƛ t̓ayuː‑kʷi(ƛ) </w:t>
      </w:r>
      <w:r>
        <w:rPr>
          <w:spacing w:val="-1"/>
          <w:w w:val="95"/>
        </w:rPr>
        <w:t xml:space="preserve">anchored‑mom </w:t>
      </w:r>
      <w:r>
        <w:t>anchored pRed</w:t>
      </w:r>
    </w:p>
    <w:p w:rsidR="00DD7756" w:rsidRDefault="00AD1397">
      <w:pPr>
        <w:pStyle w:val="BodyText"/>
        <w:spacing w:before="100" w:line="254" w:lineRule="auto"/>
        <w:ind w:left="258" w:right="2412"/>
      </w:pPr>
      <w:r>
        <w:br w:type="column"/>
      </w:r>
      <w:r>
        <w:lastRenderedPageBreak/>
        <w:t xml:space="preserve">kuunaa kuːnaː </w:t>
      </w:r>
      <w:r>
        <w:rPr>
          <w:w w:val="95"/>
        </w:rPr>
        <w:t xml:space="preserve">schooner schooner </w:t>
      </w:r>
      <w:r>
        <w:t>Ref</w:t>
      </w:r>
    </w:p>
    <w:p w:rsidR="00DD7756" w:rsidRDefault="00DD7756">
      <w:pPr>
        <w:spacing w:line="254" w:lineRule="auto"/>
        <w:sectPr w:rsidR="00DD7756">
          <w:type w:val="continuous"/>
          <w:pgSz w:w="12240" w:h="15840"/>
          <w:pgMar w:top="1300" w:right="860" w:bottom="280" w:left="120" w:header="720" w:footer="720" w:gutter="0"/>
          <w:cols w:num="4" w:space="720" w:equalWidth="0">
            <w:col w:w="4049" w:space="40"/>
            <w:col w:w="1571" w:space="39"/>
            <w:col w:w="1700" w:space="39"/>
            <w:col w:w="3822"/>
          </w:cols>
        </w:sectPr>
      </w:pPr>
    </w:p>
    <w:p w:rsidR="00DD7756" w:rsidRDefault="00AD1397">
      <w:pPr>
        <w:spacing w:before="180"/>
        <w:ind w:left="1680"/>
        <w:rPr>
          <w:sz w:val="24"/>
        </w:rPr>
      </w:pPr>
      <w:r>
        <w:rPr>
          <w:sz w:val="24"/>
        </w:rPr>
        <w:lastRenderedPageBreak/>
        <w:t xml:space="preserve">‘The schooner reached </w:t>
      </w:r>
      <w:r>
        <w:rPr>
          <w:i/>
          <w:sz w:val="24"/>
        </w:rPr>
        <w:t xml:space="preserve">Wiiḥaaqsusiis </w:t>
      </w:r>
      <w:r>
        <w:rPr>
          <w:sz w:val="24"/>
        </w:rPr>
        <w:t>and dropped anchor.’</w:t>
      </w:r>
    </w:p>
    <w:p w:rsidR="00DD7756" w:rsidRDefault="00DD7756">
      <w:pPr>
        <w:pStyle w:val="BodyText"/>
        <w:spacing w:before="3"/>
        <w:rPr>
          <w:sz w:val="15"/>
        </w:rPr>
      </w:pPr>
    </w:p>
    <w:p w:rsidR="00DD7756" w:rsidRDefault="00DD7756">
      <w:pPr>
        <w:rPr>
          <w:sz w:val="15"/>
        </w:rPr>
        <w:sectPr w:rsidR="00DD7756">
          <w:type w:val="continuous"/>
          <w:pgSz w:w="12240" w:h="15840"/>
          <w:pgMar w:top="1300" w:right="860" w:bottom="280" w:left="120" w:header="720" w:footer="720" w:gutter="0"/>
          <w:cols w:space="720"/>
        </w:sectPr>
      </w:pPr>
    </w:p>
    <w:p w:rsidR="00DD7756" w:rsidRDefault="00AD1397">
      <w:pPr>
        <w:pStyle w:val="BodyText"/>
        <w:spacing w:before="100" w:line="254" w:lineRule="auto"/>
        <w:ind w:left="1680" w:right="-8"/>
      </w:pPr>
      <w:r>
        <w:lastRenderedPageBreak/>
        <w:t xml:space="preserve">wik wik not not </w:t>
      </w:r>
      <w:r>
        <w:rPr>
          <w:w w:val="95"/>
        </w:rPr>
        <w:t>pRed</w:t>
      </w:r>
    </w:p>
    <w:p w:rsidR="00DD7756" w:rsidRDefault="00AD1397">
      <w:pPr>
        <w:pStyle w:val="BodyText"/>
        <w:spacing w:before="100" w:line="254" w:lineRule="auto"/>
        <w:ind w:left="258" w:right="-1"/>
      </w:pPr>
      <w:r>
        <w:br w:type="column"/>
      </w:r>
      <w:r>
        <w:lastRenderedPageBreak/>
        <w:t xml:space="preserve">ʔiiḥ ʔiːḥ </w:t>
      </w:r>
      <w:r>
        <w:rPr>
          <w:w w:val="95"/>
        </w:rPr>
        <w:t>large large pRed</w:t>
      </w:r>
    </w:p>
    <w:p w:rsidR="00DD7756" w:rsidRDefault="00AD1397">
      <w:pPr>
        <w:pStyle w:val="BodyText"/>
        <w:spacing w:before="100" w:line="254" w:lineRule="auto"/>
        <w:ind w:left="258" w:right="-1"/>
      </w:pPr>
      <w:r>
        <w:br w:type="column"/>
      </w:r>
      <w:r>
        <w:lastRenderedPageBreak/>
        <w:t xml:space="preserve">wikckʷii </w:t>
      </w:r>
      <w:r>
        <w:rPr>
          <w:w w:val="95"/>
        </w:rPr>
        <w:t xml:space="preserve">wik‑ckʷi· </w:t>
      </w:r>
      <w:r>
        <w:t>not‑done was.not pRed</w:t>
      </w:r>
    </w:p>
    <w:p w:rsidR="00DD7756" w:rsidRDefault="00AD1397">
      <w:pPr>
        <w:pStyle w:val="BodyText"/>
        <w:spacing w:before="100" w:line="254" w:lineRule="auto"/>
        <w:ind w:left="257" w:right="6300"/>
      </w:pPr>
      <w:r>
        <w:br w:type="column"/>
      </w:r>
      <w:r>
        <w:lastRenderedPageBreak/>
        <w:t>ʔiiḥ ʔiːḥ large</w:t>
      </w:r>
      <w:r>
        <w:rPr>
          <w:w w:val="99"/>
        </w:rPr>
        <w:t xml:space="preserve"> </w:t>
      </w:r>
      <w:r>
        <w:t>large</w:t>
      </w:r>
      <w:r>
        <w:rPr>
          <w:w w:val="99"/>
        </w:rPr>
        <w:t xml:space="preserve"> </w:t>
      </w:r>
      <w:r>
        <w:rPr>
          <w:w w:val="95"/>
        </w:rPr>
        <w:t>pRed</w:t>
      </w:r>
    </w:p>
    <w:p w:rsidR="00DD7756" w:rsidRDefault="00DD7756">
      <w:pPr>
        <w:spacing w:line="254" w:lineRule="auto"/>
        <w:sectPr w:rsidR="00DD7756">
          <w:type w:val="continuous"/>
          <w:pgSz w:w="12240" w:h="15840"/>
          <w:pgMar w:top="1300" w:right="860" w:bottom="280" w:left="120" w:header="720" w:footer="720" w:gutter="0"/>
          <w:cols w:num="4" w:space="720" w:equalWidth="0">
            <w:col w:w="2162" w:space="40"/>
            <w:col w:w="747" w:space="39"/>
            <w:col w:w="1165" w:space="40"/>
            <w:col w:w="7067"/>
          </w:cols>
        </w:sectPr>
      </w:pPr>
    </w:p>
    <w:p w:rsidR="00DD7756" w:rsidRDefault="00AD1397">
      <w:pPr>
        <w:pStyle w:val="BodyText"/>
        <w:spacing w:before="180"/>
        <w:ind w:left="1680"/>
      </w:pPr>
      <w:r>
        <w:lastRenderedPageBreak/>
        <w:t>‘It (the schooner) was not so big.’</w:t>
      </w:r>
    </w:p>
    <w:p w:rsidR="00DD7756" w:rsidRDefault="00DD7756">
      <w:pPr>
        <w:pStyle w:val="BodyText"/>
        <w:spacing w:before="6"/>
        <w:rPr>
          <w:sz w:val="14"/>
        </w:rPr>
      </w:pPr>
    </w:p>
    <w:p w:rsidR="00DD7756" w:rsidRDefault="00DD7756">
      <w:pPr>
        <w:rPr>
          <w:sz w:val="14"/>
        </w:rPr>
        <w:sectPr w:rsidR="00DD7756">
          <w:type w:val="continuous"/>
          <w:pgSz w:w="12240" w:h="15840"/>
          <w:pgMar w:top="1300" w:right="860" w:bottom="280" w:left="120" w:header="720" w:footer="720" w:gutter="0"/>
          <w:cols w:space="720"/>
        </w:sectPr>
      </w:pPr>
    </w:p>
    <w:p w:rsidR="00DD7756" w:rsidRDefault="00AD1397">
      <w:pPr>
        <w:pStyle w:val="BodyText"/>
        <w:spacing w:before="109" w:line="254" w:lineRule="auto"/>
        <w:ind w:left="1680" w:right="-8"/>
      </w:pPr>
      <w:r>
        <w:lastRenderedPageBreak/>
        <w:t xml:space="preserve">ʔaƛa ʔaƛa two two </w:t>
      </w:r>
      <w:r>
        <w:rPr>
          <w:w w:val="95"/>
        </w:rPr>
        <w:t>pRed</w:t>
      </w:r>
    </w:p>
    <w:p w:rsidR="00DD7756" w:rsidRDefault="00AD1397">
      <w:pPr>
        <w:pStyle w:val="BodyText"/>
        <w:spacing w:before="109" w:line="254" w:lineRule="auto"/>
        <w:ind w:left="258" w:right="520"/>
      </w:pPr>
      <w:r>
        <w:br w:type="column"/>
      </w:r>
      <w:r>
        <w:lastRenderedPageBreak/>
        <w:t xml:space="preserve">ʔaƛista </w:t>
      </w:r>
      <w:r>
        <w:rPr>
          <w:w w:val="95"/>
        </w:rPr>
        <w:t>ʔaƛa‑ista</w:t>
      </w:r>
    </w:p>
    <w:p w:rsidR="00DD7756" w:rsidRDefault="00AD1397">
      <w:pPr>
        <w:pStyle w:val="BodyText"/>
        <w:spacing w:line="254" w:lineRule="auto"/>
        <w:ind w:left="258"/>
        <w:jc w:val="both"/>
      </w:pPr>
      <w:r>
        <w:rPr>
          <w:w w:val="95"/>
        </w:rPr>
        <w:t xml:space="preserve">two‑people.on.board </w:t>
      </w:r>
      <w:r>
        <w:t>two.people.on.board Ref</w:t>
      </w:r>
    </w:p>
    <w:p w:rsidR="00DD7756" w:rsidRDefault="00AD1397">
      <w:pPr>
        <w:pStyle w:val="BodyText"/>
        <w:spacing w:before="99" w:line="244" w:lineRule="auto"/>
        <w:ind w:left="258" w:right="3349"/>
      </w:pPr>
      <w:r>
        <w:br w:type="column"/>
      </w:r>
      <w:r>
        <w:lastRenderedPageBreak/>
        <w:t>qacc</w:t>
      </w:r>
      <w:r>
        <w:rPr>
          <w:position w:val="1"/>
        </w:rPr>
        <w:t>̓</w:t>
      </w:r>
      <w:r>
        <w:t xml:space="preserve">istamitquu </w:t>
      </w:r>
      <w:r>
        <w:rPr>
          <w:w w:val="95"/>
        </w:rPr>
        <w:t>qacc</w:t>
      </w:r>
      <w:r>
        <w:rPr>
          <w:w w:val="95"/>
          <w:position w:val="1"/>
        </w:rPr>
        <w:t>̓</w:t>
      </w:r>
      <w:r>
        <w:rPr>
          <w:w w:val="95"/>
        </w:rPr>
        <w:t>a‑ista‑mit‑quː</w:t>
      </w:r>
    </w:p>
    <w:p w:rsidR="00DD7756" w:rsidRDefault="00AD1397">
      <w:pPr>
        <w:pStyle w:val="BodyText"/>
        <w:spacing w:before="9" w:line="254" w:lineRule="auto"/>
        <w:ind w:left="258" w:right="1706"/>
      </w:pPr>
      <w:r>
        <w:t>three‑people.on.board‑past‑cond.3 there.could.have.been.three.people.on.board pRed</w:t>
      </w:r>
    </w:p>
    <w:p w:rsidR="00DD7756" w:rsidRDefault="00DD7756">
      <w:pPr>
        <w:spacing w:line="254" w:lineRule="auto"/>
        <w:sectPr w:rsidR="00DD7756">
          <w:type w:val="continuous"/>
          <w:pgSz w:w="12240" w:h="15840"/>
          <w:pgMar w:top="1300" w:right="860" w:bottom="280" w:left="120" w:header="720" w:footer="720" w:gutter="0"/>
          <w:cols w:num="3" w:space="720" w:equalWidth="0">
            <w:col w:w="2162" w:space="40"/>
            <w:col w:w="2273" w:space="39"/>
            <w:col w:w="6746"/>
          </w:cols>
        </w:sectPr>
      </w:pPr>
    </w:p>
    <w:p w:rsidR="00DD7756" w:rsidRDefault="00AD1397">
      <w:pPr>
        <w:pStyle w:val="BodyText"/>
        <w:spacing w:before="180"/>
        <w:ind w:left="1679"/>
      </w:pPr>
      <w:r>
        <w:lastRenderedPageBreak/>
        <w:t>‘There were two crewmen, or there could have been three, on the ship.’</w:t>
      </w:r>
    </w:p>
    <w:p w:rsidR="00DD7756" w:rsidRDefault="00DD7756">
      <w:pPr>
        <w:pStyle w:val="BodyText"/>
        <w:spacing w:before="3"/>
        <w:rPr>
          <w:sz w:val="15"/>
        </w:rPr>
      </w:pPr>
    </w:p>
    <w:p w:rsidR="00DD7756" w:rsidRDefault="00DD7756">
      <w:pPr>
        <w:rPr>
          <w:sz w:val="15"/>
        </w:rPr>
        <w:sectPr w:rsidR="00DD7756">
          <w:type w:val="continuous"/>
          <w:pgSz w:w="12240" w:h="15840"/>
          <w:pgMar w:top="1300" w:right="860" w:bottom="280" w:left="120" w:header="720" w:footer="720" w:gutter="0"/>
          <w:cols w:space="720"/>
        </w:sectPr>
      </w:pPr>
    </w:p>
    <w:p w:rsidR="00DD7756" w:rsidRDefault="00AD1397">
      <w:pPr>
        <w:pStyle w:val="BodyText"/>
        <w:spacing w:before="100" w:line="254" w:lineRule="auto"/>
        <w:ind w:left="1680" w:right="383"/>
      </w:pPr>
      <w:r>
        <w:lastRenderedPageBreak/>
        <w:t xml:space="preserve">hinaačiƛ̓aɬ </w:t>
      </w:r>
      <w:r>
        <w:rPr>
          <w:w w:val="95"/>
        </w:rPr>
        <w:t>hin‑a·či(ƛ)‑ʔa·ɬ</w:t>
      </w:r>
    </w:p>
    <w:p w:rsidR="00DD7756" w:rsidRDefault="00AD1397">
      <w:pPr>
        <w:pStyle w:val="BodyText"/>
        <w:spacing w:line="254" w:lineRule="auto"/>
        <w:ind w:left="1680"/>
      </w:pPr>
      <w:r>
        <w:rPr>
          <w:w w:val="95"/>
        </w:rPr>
        <w:t xml:space="preserve">there.mom‑go.out.to.meet‑pl </w:t>
      </w:r>
      <w:r>
        <w:t>they.go.out.to.meet</w:t>
      </w:r>
    </w:p>
    <w:p w:rsidR="00DD7756" w:rsidRDefault="00AD1397">
      <w:pPr>
        <w:pStyle w:val="BodyText"/>
        <w:spacing w:line="271" w:lineRule="exact"/>
        <w:ind w:left="1680"/>
      </w:pPr>
      <w:r>
        <w:t>pRed</w:t>
      </w:r>
    </w:p>
    <w:p w:rsidR="00DD7756" w:rsidRDefault="00AD1397">
      <w:pPr>
        <w:pStyle w:val="BodyText"/>
        <w:spacing w:before="100" w:line="254" w:lineRule="auto"/>
        <w:ind w:left="257" w:right="4862"/>
      </w:pPr>
      <w:r>
        <w:br w:type="column"/>
      </w:r>
      <w:r>
        <w:lastRenderedPageBreak/>
        <w:t>yaqitii yaq‑it‑(y)iː</w:t>
      </w:r>
    </w:p>
    <w:p w:rsidR="00DD7756" w:rsidRDefault="00AD1397">
      <w:pPr>
        <w:pStyle w:val="BodyText"/>
        <w:spacing w:line="254" w:lineRule="auto"/>
        <w:ind w:left="257" w:right="4632"/>
      </w:pPr>
      <w:r>
        <w:rPr>
          <w:w w:val="105"/>
        </w:rPr>
        <w:t>who‑past‑indef.3 whoever.it.was Ref</w:t>
      </w:r>
    </w:p>
    <w:p w:rsidR="00DD7756" w:rsidRDefault="00DD7756">
      <w:pPr>
        <w:spacing w:line="254" w:lineRule="auto"/>
        <w:sectPr w:rsidR="00DD7756">
          <w:type w:val="continuous"/>
          <w:pgSz w:w="12240" w:h="15840"/>
          <w:pgMar w:top="1300" w:right="860" w:bottom="280" w:left="120" w:header="720" w:footer="720" w:gutter="0"/>
          <w:cols w:num="2" w:space="720" w:equalWidth="0">
            <w:col w:w="4457" w:space="40"/>
            <w:col w:w="6763"/>
          </w:cols>
        </w:sectPr>
      </w:pPr>
    </w:p>
    <w:p w:rsidR="00DD7756" w:rsidRDefault="00AD1397">
      <w:pPr>
        <w:pStyle w:val="BodyText"/>
        <w:spacing w:before="180"/>
        <w:ind w:left="1680"/>
      </w:pPr>
      <w:r>
        <w:lastRenderedPageBreak/>
        <w:t>‘Some people went out to meet them (the people on the schooner).’</w:t>
      </w:r>
    </w:p>
    <w:p w:rsidR="00DD7756" w:rsidRDefault="00DD7756">
      <w:pPr>
        <w:pStyle w:val="BodyText"/>
        <w:spacing w:before="4"/>
        <w:rPr>
          <w:sz w:val="15"/>
        </w:rPr>
      </w:pPr>
    </w:p>
    <w:p w:rsidR="00DD7756" w:rsidRDefault="00DD7756">
      <w:pPr>
        <w:rPr>
          <w:sz w:val="15"/>
        </w:rPr>
        <w:sectPr w:rsidR="00DD7756">
          <w:type w:val="continuous"/>
          <w:pgSz w:w="12240" w:h="15840"/>
          <w:pgMar w:top="1300" w:right="860" w:bottom="280" w:left="120" w:header="720" w:footer="720" w:gutter="0"/>
          <w:cols w:space="720"/>
        </w:sectPr>
      </w:pPr>
    </w:p>
    <w:p w:rsidR="00DD7756" w:rsidRDefault="00AD1397">
      <w:pPr>
        <w:pStyle w:val="BodyText"/>
        <w:spacing w:before="99" w:line="254" w:lineRule="auto"/>
        <w:ind w:left="1680"/>
      </w:pPr>
      <w:r>
        <w:lastRenderedPageBreak/>
        <w:t xml:space="preserve">ʔin ʔin </w:t>
      </w:r>
      <w:r>
        <w:rPr>
          <w:w w:val="95"/>
        </w:rPr>
        <w:t>since since</w:t>
      </w:r>
    </w:p>
    <w:p w:rsidR="00DD7756" w:rsidRDefault="00AD1397">
      <w:pPr>
        <w:pStyle w:val="BodyText"/>
        <w:spacing w:before="99" w:line="254" w:lineRule="auto"/>
        <w:ind w:left="258" w:right="-10"/>
      </w:pPr>
      <w:r>
        <w:br w:type="column"/>
      </w:r>
      <w:r>
        <w:lastRenderedPageBreak/>
        <w:t xml:space="preserve">ʔutwiickʷiʔaaɬ ʔutwiː‑ckʷi·‑ʔaːɬ first‑done‑always </w:t>
      </w:r>
      <w:r>
        <w:rPr>
          <w:spacing w:val="-2"/>
        </w:rPr>
        <w:t xml:space="preserve">they.were.the.first.one </w:t>
      </w:r>
      <w:r>
        <w:t>pRed</w:t>
      </w:r>
    </w:p>
    <w:p w:rsidR="00DD7756" w:rsidRDefault="00AD1397">
      <w:pPr>
        <w:pStyle w:val="BodyText"/>
        <w:spacing w:before="99" w:line="254" w:lineRule="auto"/>
        <w:ind w:left="257" w:right="702"/>
      </w:pPr>
      <w:r>
        <w:br w:type="column"/>
      </w:r>
      <w:r>
        <w:lastRenderedPageBreak/>
        <w:t xml:space="preserve">hinaačiƛ </w:t>
      </w:r>
      <w:r>
        <w:rPr>
          <w:w w:val="95"/>
        </w:rPr>
        <w:t>hin‑a·či(ƛ)</w:t>
      </w:r>
    </w:p>
    <w:p w:rsidR="00DD7756" w:rsidRDefault="00AD1397">
      <w:pPr>
        <w:pStyle w:val="BodyText"/>
        <w:spacing w:line="254" w:lineRule="auto"/>
        <w:ind w:left="257"/>
      </w:pPr>
      <w:r>
        <w:rPr>
          <w:w w:val="95"/>
        </w:rPr>
        <w:t xml:space="preserve">there.mom‑go.out.to.meet </w:t>
      </w:r>
      <w:r>
        <w:t>go.out.to.meet</w:t>
      </w:r>
    </w:p>
    <w:p w:rsidR="00DD7756" w:rsidRDefault="00AD1397">
      <w:pPr>
        <w:pStyle w:val="BodyText"/>
        <w:spacing w:line="271" w:lineRule="exact"/>
        <w:ind w:left="257"/>
      </w:pPr>
      <w:r>
        <w:t>pRed</w:t>
      </w:r>
    </w:p>
    <w:p w:rsidR="00DD7756" w:rsidRDefault="00AD1397">
      <w:pPr>
        <w:pStyle w:val="BodyText"/>
        <w:spacing w:before="99" w:line="254" w:lineRule="auto"/>
        <w:ind w:left="257" w:right="1931"/>
      </w:pPr>
      <w:r>
        <w:br w:type="column"/>
      </w:r>
      <w:r>
        <w:lastRenderedPageBreak/>
        <w:t>wiʔakʔi wiʔak‑ʔi· brave‑def the.brave.one Ref</w:t>
      </w:r>
    </w:p>
    <w:p w:rsidR="00DD7756" w:rsidRDefault="00DD7756">
      <w:pPr>
        <w:spacing w:line="254" w:lineRule="auto"/>
        <w:sectPr w:rsidR="00DD7756">
          <w:type w:val="continuous"/>
          <w:pgSz w:w="12240" w:h="15840"/>
          <w:pgMar w:top="1300" w:right="860" w:bottom="280" w:left="120" w:header="720" w:footer="720" w:gutter="0"/>
          <w:cols w:num="4" w:space="720" w:equalWidth="0">
            <w:col w:w="2178" w:space="40"/>
            <w:col w:w="2420" w:space="39"/>
            <w:col w:w="2740" w:space="39"/>
            <w:col w:w="3804"/>
          </w:cols>
        </w:sectPr>
      </w:pPr>
    </w:p>
    <w:p w:rsidR="00DD7756" w:rsidRDefault="00AD1397">
      <w:pPr>
        <w:pStyle w:val="BodyText"/>
        <w:spacing w:before="127" w:line="254" w:lineRule="auto"/>
        <w:ind w:left="1680" w:right="-14"/>
      </w:pPr>
      <w:r>
        <w:lastRenderedPageBreak/>
        <w:t xml:space="preserve">wiiʔaksaʔi wiʔak‑sa‑ʔi· brave‑real‑def </w:t>
      </w:r>
      <w:r>
        <w:rPr>
          <w:spacing w:val="-1"/>
        </w:rPr>
        <w:t xml:space="preserve">the.bravest.one </w:t>
      </w:r>
      <w:r>
        <w:t>Ref</w:t>
      </w:r>
    </w:p>
    <w:p w:rsidR="00DD7756" w:rsidRDefault="00AD1397">
      <w:pPr>
        <w:pStyle w:val="BodyText"/>
        <w:spacing w:before="87" w:line="254" w:lineRule="auto"/>
        <w:ind w:left="257"/>
      </w:pPr>
      <w:r>
        <w:br w:type="column"/>
      </w:r>
      <w:r>
        <w:rPr>
          <w:spacing w:val="-3"/>
        </w:rPr>
        <w:lastRenderedPageBreak/>
        <w:t>ḥaaʔak</w:t>
      </w:r>
      <w:r>
        <w:rPr>
          <w:spacing w:val="-3"/>
          <w:position w:val="4"/>
        </w:rPr>
        <w:t>̓</w:t>
      </w:r>
      <w:r>
        <w:rPr>
          <w:spacing w:val="-3"/>
        </w:rPr>
        <w:t xml:space="preserve">atʔi  </w:t>
      </w:r>
      <w:r>
        <w:t xml:space="preserve">ḥaːʔak‑ʼat‑ʔi· strong‑poss‑def </w:t>
      </w:r>
      <w:r>
        <w:rPr>
          <w:spacing w:val="-1"/>
        </w:rPr>
        <w:t xml:space="preserve">the.one.with.strong.one </w:t>
      </w:r>
      <w:r>
        <w:t>Ref</w:t>
      </w:r>
    </w:p>
    <w:p w:rsidR="00DD7756" w:rsidRDefault="00AD1397">
      <w:pPr>
        <w:pStyle w:val="BodyText"/>
        <w:spacing w:before="117" w:line="252" w:lineRule="auto"/>
        <w:ind w:left="257" w:right="4392"/>
      </w:pPr>
      <w:r>
        <w:br w:type="column"/>
      </w:r>
      <w:r>
        <w:rPr>
          <w:spacing w:val="-19"/>
        </w:rPr>
        <w:lastRenderedPageBreak/>
        <w:t>ɬim</w:t>
      </w:r>
      <w:r>
        <w:rPr>
          <w:spacing w:val="-19"/>
          <w:position w:val="1"/>
        </w:rPr>
        <w:t xml:space="preserve">̓ </w:t>
      </w:r>
      <w:r>
        <w:rPr>
          <w:spacing w:val="-3"/>
        </w:rPr>
        <w:t xml:space="preserve">aqsti </w:t>
      </w:r>
      <w:r>
        <w:rPr>
          <w:spacing w:val="-19"/>
        </w:rPr>
        <w:t>ɬim</w:t>
      </w:r>
      <w:r>
        <w:rPr>
          <w:spacing w:val="-19"/>
          <w:position w:val="1"/>
        </w:rPr>
        <w:t xml:space="preserve">̓ </w:t>
      </w:r>
      <w:r>
        <w:rPr>
          <w:spacing w:val="-3"/>
        </w:rPr>
        <w:t xml:space="preserve">aqsti </w:t>
      </w:r>
      <w:r>
        <w:t>mind mind Ref</w:t>
      </w:r>
    </w:p>
    <w:p w:rsidR="00DD7756" w:rsidRDefault="00DD7756">
      <w:pPr>
        <w:spacing w:line="252" w:lineRule="auto"/>
        <w:sectPr w:rsidR="00DD7756">
          <w:type w:val="continuous"/>
          <w:pgSz w:w="12240" w:h="15840"/>
          <w:pgMar w:top="1300" w:right="860" w:bottom="280" w:left="120" w:header="720" w:footer="720" w:gutter="0"/>
          <w:cols w:num="3" w:space="720" w:equalWidth="0">
            <w:col w:w="3160" w:space="40"/>
            <w:col w:w="2563" w:space="39"/>
            <w:col w:w="5458"/>
          </w:cols>
        </w:sectPr>
      </w:pPr>
    </w:p>
    <w:p w:rsidR="00DD7756" w:rsidRDefault="00AD1397">
      <w:pPr>
        <w:pStyle w:val="BodyText"/>
        <w:spacing w:before="180"/>
        <w:ind w:left="744" w:right="1262"/>
        <w:jc w:val="center"/>
      </w:pPr>
      <w:r>
        <w:lastRenderedPageBreak/>
        <w:t>‘The first ones to go out were the bravest ones, the ones with strong minds.’</w:t>
      </w:r>
    </w:p>
    <w:p w:rsidR="00DD7756" w:rsidRDefault="00DD7756">
      <w:pPr>
        <w:jc w:val="center"/>
        <w:sectPr w:rsidR="00DD7756">
          <w:type w:val="continuous"/>
          <w:pgSz w:w="12240" w:h="15840"/>
          <w:pgMar w:top="1300" w:right="860" w:bottom="280" w:left="120" w:header="720" w:footer="720" w:gutter="0"/>
          <w:cols w:space="720"/>
        </w:sectPr>
      </w:pPr>
    </w:p>
    <w:p w:rsidR="00DD7756" w:rsidRDefault="00AD1397">
      <w:pPr>
        <w:pStyle w:val="BodyText"/>
        <w:spacing w:before="84" w:line="254" w:lineRule="auto"/>
        <w:ind w:left="1680" w:right="-6"/>
      </w:pPr>
      <w:r>
        <w:rPr>
          <w:w w:val="95"/>
        </w:rPr>
        <w:lastRenderedPageBreak/>
        <w:t>ʔin ʔin</w:t>
      </w:r>
    </w:p>
    <w:p w:rsidR="00DD7756" w:rsidRDefault="00AD1397">
      <w:pPr>
        <w:pStyle w:val="BodyText"/>
        <w:spacing w:line="271" w:lineRule="exact"/>
        <w:ind w:left="1680"/>
      </w:pPr>
      <w:r>
        <w:rPr>
          <w:w w:val="99"/>
        </w:rPr>
        <w:t>⁇</w:t>
      </w:r>
    </w:p>
    <w:p w:rsidR="00DD7756" w:rsidRDefault="00AD1397">
      <w:pPr>
        <w:pStyle w:val="BodyText"/>
        <w:spacing w:before="16"/>
        <w:ind w:left="1680"/>
      </w:pPr>
      <w:r>
        <w:rPr>
          <w:w w:val="99"/>
        </w:rPr>
        <w:t>⁇</w:t>
      </w:r>
    </w:p>
    <w:p w:rsidR="00DD7756" w:rsidRDefault="00AD1397">
      <w:pPr>
        <w:pStyle w:val="BodyText"/>
        <w:spacing w:before="84" w:line="254" w:lineRule="auto"/>
        <w:ind w:left="258"/>
      </w:pPr>
      <w:r>
        <w:br w:type="column"/>
      </w:r>
      <w:r>
        <w:lastRenderedPageBreak/>
        <w:t xml:space="preserve">naʔaackʷaƛ </w:t>
      </w:r>
      <w:r>
        <w:rPr>
          <w:w w:val="95"/>
        </w:rPr>
        <w:t xml:space="preserve">naʔaː‑ckʷi·‑ʼaƛ </w:t>
      </w:r>
      <w:r>
        <w:t>hear‑done‑fin understood pRed</w:t>
      </w:r>
    </w:p>
    <w:p w:rsidR="00DD7756" w:rsidRDefault="00AD1397">
      <w:pPr>
        <w:pStyle w:val="BodyText"/>
        <w:spacing w:before="84" w:line="254" w:lineRule="auto"/>
        <w:ind w:left="257"/>
      </w:pPr>
      <w:r>
        <w:br w:type="column"/>
      </w:r>
      <w:r>
        <w:lastRenderedPageBreak/>
        <w:t xml:space="preserve">ʔaya ʔaya </w:t>
      </w:r>
      <w:r>
        <w:rPr>
          <w:w w:val="95"/>
        </w:rPr>
        <w:t xml:space="preserve">many many </w:t>
      </w:r>
      <w:r>
        <w:t>mod</w:t>
      </w:r>
    </w:p>
    <w:p w:rsidR="00DD7756" w:rsidRDefault="00AD1397">
      <w:pPr>
        <w:pStyle w:val="BodyText"/>
        <w:spacing w:before="74" w:line="252" w:lineRule="auto"/>
        <w:ind w:left="258" w:right="-16"/>
      </w:pPr>
      <w:r>
        <w:br w:type="column"/>
      </w:r>
      <w:r>
        <w:rPr>
          <w:spacing w:val="-7"/>
        </w:rPr>
        <w:lastRenderedPageBreak/>
        <w:t>mamaɬn</w:t>
      </w:r>
      <w:r>
        <w:rPr>
          <w:spacing w:val="-7"/>
          <w:position w:val="1"/>
        </w:rPr>
        <w:t xml:space="preserve">̓ </w:t>
      </w:r>
      <w:r>
        <w:t xml:space="preserve">i </w:t>
      </w:r>
      <w:r>
        <w:rPr>
          <w:spacing w:val="-7"/>
        </w:rPr>
        <w:t>mamaɬn</w:t>
      </w:r>
      <w:r>
        <w:rPr>
          <w:spacing w:val="-7"/>
          <w:position w:val="1"/>
        </w:rPr>
        <w:t xml:space="preserve">̓ </w:t>
      </w:r>
      <w:r>
        <w:t xml:space="preserve">i </w:t>
      </w:r>
      <w:r>
        <w:rPr>
          <w:spacing w:val="-1"/>
        </w:rPr>
        <w:t xml:space="preserve">white.man white.man </w:t>
      </w:r>
      <w:r>
        <w:t>Ref</w:t>
      </w:r>
    </w:p>
    <w:p w:rsidR="00DD7756" w:rsidRDefault="00AD1397">
      <w:pPr>
        <w:pStyle w:val="BodyText"/>
        <w:spacing w:before="84" w:line="254" w:lineRule="auto"/>
        <w:ind w:left="257" w:right="14"/>
      </w:pPr>
      <w:r>
        <w:br w:type="column"/>
      </w:r>
      <w:r>
        <w:lastRenderedPageBreak/>
        <w:t xml:space="preserve">hisiickʷiʔitqʔaɬ </w:t>
      </w:r>
      <w:r>
        <w:rPr>
          <w:w w:val="95"/>
        </w:rPr>
        <w:t>hisiː‑ckʷi·‑ʔi·tq‑ʔa·ɬ</w:t>
      </w:r>
    </w:p>
    <w:p w:rsidR="00DD7756" w:rsidRDefault="00AD1397">
      <w:pPr>
        <w:pStyle w:val="BodyText"/>
        <w:spacing w:line="254" w:lineRule="auto"/>
        <w:ind w:left="257" w:right="14"/>
      </w:pPr>
      <w:r>
        <w:rPr>
          <w:w w:val="105"/>
        </w:rPr>
        <w:t xml:space="preserve">⁇‑done‑Rel.3‑pl </w:t>
      </w:r>
      <w:r>
        <w:rPr>
          <w:spacing w:val="-2"/>
        </w:rPr>
        <w:t xml:space="preserve">the.way.they.spoke </w:t>
      </w:r>
      <w:r>
        <w:rPr>
          <w:w w:val="105"/>
        </w:rPr>
        <w:t>Ref</w:t>
      </w:r>
    </w:p>
    <w:p w:rsidR="00DD7756" w:rsidRDefault="00AD1397">
      <w:pPr>
        <w:pStyle w:val="BodyText"/>
        <w:spacing w:before="84" w:line="254" w:lineRule="auto"/>
        <w:ind w:left="256" w:right="2298"/>
      </w:pPr>
      <w:r>
        <w:br w:type="column"/>
      </w:r>
      <w:r>
        <w:rPr>
          <w:w w:val="95"/>
        </w:rPr>
        <w:lastRenderedPageBreak/>
        <w:t xml:space="preserve">hiistiƛ </w:t>
      </w:r>
      <w:r>
        <w:t>hiːstiƛ from from pRed</w:t>
      </w:r>
    </w:p>
    <w:p w:rsidR="00DD7756" w:rsidRDefault="00DD7756">
      <w:pPr>
        <w:spacing w:line="254" w:lineRule="auto"/>
        <w:sectPr w:rsidR="00DD7756">
          <w:pgSz w:w="12240" w:h="15840"/>
          <w:pgMar w:top="1380" w:right="860" w:bottom="1040" w:left="120" w:header="0" w:footer="856" w:gutter="0"/>
          <w:cols w:num="6" w:space="720" w:equalWidth="0">
            <w:col w:w="1978" w:space="40"/>
            <w:col w:w="1661" w:space="39"/>
            <w:col w:w="809" w:space="39"/>
            <w:col w:w="1292" w:space="39"/>
            <w:col w:w="2143" w:space="40"/>
            <w:col w:w="3180"/>
          </w:cols>
        </w:sectPr>
      </w:pPr>
    </w:p>
    <w:p w:rsidR="00DD7756" w:rsidRDefault="00AD1397">
      <w:pPr>
        <w:pStyle w:val="BodyText"/>
        <w:spacing w:before="117" w:line="244" w:lineRule="auto"/>
        <w:ind w:left="1680" w:right="876"/>
      </w:pPr>
      <w:r>
        <w:rPr>
          <w:spacing w:val="-8"/>
        </w:rPr>
        <w:lastRenderedPageBreak/>
        <w:t>ciqy</w:t>
      </w:r>
      <w:r>
        <w:rPr>
          <w:spacing w:val="-8"/>
          <w:position w:val="1"/>
        </w:rPr>
        <w:t xml:space="preserve">̓ </w:t>
      </w:r>
      <w:r>
        <w:t xml:space="preserve">ak </w:t>
      </w:r>
      <w:r>
        <w:rPr>
          <w:spacing w:val="-7"/>
        </w:rPr>
        <w:t>ciq‑y</w:t>
      </w:r>
      <w:r>
        <w:rPr>
          <w:spacing w:val="-7"/>
          <w:position w:val="1"/>
        </w:rPr>
        <w:t>̓</w:t>
      </w:r>
      <w:r>
        <w:rPr>
          <w:spacing w:val="-20"/>
          <w:position w:val="1"/>
        </w:rPr>
        <w:t xml:space="preserve"> </w:t>
      </w:r>
      <w:r>
        <w:rPr>
          <w:spacing w:val="-6"/>
        </w:rPr>
        <w:t>akʷ</w:t>
      </w:r>
    </w:p>
    <w:p w:rsidR="00DD7756" w:rsidRDefault="00AD1397">
      <w:pPr>
        <w:pStyle w:val="BodyText"/>
        <w:spacing w:before="10" w:line="254" w:lineRule="auto"/>
        <w:ind w:left="1680"/>
      </w:pPr>
      <w:r>
        <w:rPr>
          <w:w w:val="95"/>
        </w:rPr>
        <w:t xml:space="preserve">speak‑instrument </w:t>
      </w:r>
      <w:r>
        <w:t>language</w:t>
      </w:r>
    </w:p>
    <w:p w:rsidR="00DD7756" w:rsidRDefault="00AD1397">
      <w:pPr>
        <w:pStyle w:val="BodyText"/>
        <w:spacing w:line="271" w:lineRule="exact"/>
        <w:ind w:left="1680"/>
      </w:pPr>
      <w:r>
        <w:rPr>
          <w:w w:val="105"/>
        </w:rPr>
        <w:t>Ref</w:t>
      </w:r>
    </w:p>
    <w:p w:rsidR="00DD7756" w:rsidRDefault="00AD1397">
      <w:pPr>
        <w:pStyle w:val="BodyText"/>
        <w:spacing w:before="111" w:line="288" w:lineRule="exact"/>
        <w:ind w:left="258" w:right="5339"/>
      </w:pPr>
      <w:r>
        <w:br w:type="column"/>
      </w:r>
      <w:r>
        <w:lastRenderedPageBreak/>
        <w:t>čiinuukʔatḥ č</w:t>
      </w:r>
      <w:r>
        <w:rPr>
          <w:position w:val="5"/>
        </w:rPr>
        <w:t>̓</w:t>
      </w:r>
      <w:r>
        <w:t xml:space="preserve">iːnuːk‑ʼatḥ </w:t>
      </w:r>
      <w:r>
        <w:rPr>
          <w:w w:val="95"/>
        </w:rPr>
        <w:t xml:space="preserve">Chinook‑belonging.to </w:t>
      </w:r>
      <w:r>
        <w:t>Chinook</w:t>
      </w:r>
    </w:p>
    <w:p w:rsidR="00DD7756" w:rsidRDefault="00AD1397">
      <w:pPr>
        <w:pStyle w:val="BodyText"/>
        <w:spacing w:before="20"/>
        <w:ind w:left="258"/>
      </w:pPr>
      <w:r>
        <w:t>pRed</w:t>
      </w:r>
    </w:p>
    <w:p w:rsidR="00DD7756" w:rsidRDefault="00DD7756">
      <w:pPr>
        <w:sectPr w:rsidR="00DD7756">
          <w:type w:val="continuous"/>
          <w:pgSz w:w="12240" w:h="15840"/>
          <w:pgMar w:top="1300" w:right="860" w:bottom="280" w:left="120" w:header="720" w:footer="720" w:gutter="0"/>
          <w:cols w:num="2" w:space="720" w:equalWidth="0">
            <w:col w:w="3399" w:space="40"/>
            <w:col w:w="7821"/>
          </w:cols>
        </w:sectPr>
      </w:pPr>
    </w:p>
    <w:p w:rsidR="00DD7756" w:rsidRDefault="00DD7756">
      <w:pPr>
        <w:pStyle w:val="BodyText"/>
        <w:spacing w:before="10"/>
        <w:rPr>
          <w:sz w:val="8"/>
        </w:rPr>
      </w:pPr>
    </w:p>
    <w:p w:rsidR="00DD7756" w:rsidRDefault="00AD1397">
      <w:pPr>
        <w:pStyle w:val="BodyText"/>
        <w:spacing w:before="99"/>
        <w:ind w:left="1679"/>
      </w:pPr>
      <w:r>
        <w:t>‘Many white men could understand Chinook Jargon.’</w:t>
      </w:r>
    </w:p>
    <w:p w:rsidR="00DD7756" w:rsidRDefault="00DD7756">
      <w:pPr>
        <w:pStyle w:val="BodyText"/>
        <w:spacing w:before="4"/>
        <w:rPr>
          <w:sz w:val="15"/>
        </w:rPr>
      </w:pPr>
    </w:p>
    <w:p w:rsidR="00DD7756" w:rsidRDefault="00DD7756">
      <w:pPr>
        <w:rPr>
          <w:sz w:val="15"/>
        </w:rPr>
        <w:sectPr w:rsidR="00DD7756">
          <w:type w:val="continuous"/>
          <w:pgSz w:w="12240" w:h="15840"/>
          <w:pgMar w:top="1300" w:right="860" w:bottom="280" w:left="120" w:header="720" w:footer="720" w:gutter="0"/>
          <w:cols w:space="720"/>
        </w:sectPr>
      </w:pPr>
    </w:p>
    <w:p w:rsidR="00DD7756" w:rsidRDefault="00AD1397">
      <w:pPr>
        <w:pStyle w:val="BodyText"/>
        <w:spacing w:before="100" w:line="254" w:lineRule="auto"/>
        <w:ind w:left="1680"/>
      </w:pPr>
      <w:r>
        <w:lastRenderedPageBreak/>
        <w:t>čiičiinukʷackʷaƛ dup‑čiːnu·k‑(y)a‑ckʷi·‑ʼaƛ distR‑speak.Chinook‑Rep‑done‑fin spoke.Chinook.Jargon</w:t>
      </w:r>
    </w:p>
    <w:p w:rsidR="00DD7756" w:rsidRDefault="00AD1397">
      <w:pPr>
        <w:pStyle w:val="BodyText"/>
        <w:spacing w:line="269" w:lineRule="exact"/>
        <w:ind w:left="1680"/>
      </w:pPr>
      <w:r>
        <w:t>pRed</w:t>
      </w:r>
    </w:p>
    <w:p w:rsidR="00DD7756" w:rsidRDefault="00AD1397">
      <w:pPr>
        <w:pStyle w:val="BodyText"/>
        <w:spacing w:before="201"/>
        <w:ind w:left="1680"/>
      </w:pPr>
      <w:r>
        <w:t xml:space="preserve">‘Some of them spoke Chinook </w:t>
      </w:r>
      <w:r>
        <w:rPr>
          <w:spacing w:val="-6"/>
        </w:rPr>
        <w:t>Jargon.’</w:t>
      </w:r>
    </w:p>
    <w:p w:rsidR="00DD7756" w:rsidRDefault="00AD1397">
      <w:pPr>
        <w:pStyle w:val="BodyText"/>
        <w:spacing w:before="100" w:line="254" w:lineRule="auto"/>
        <w:ind w:left="6" w:right="5012"/>
      </w:pPr>
      <w:r>
        <w:br w:type="column"/>
      </w:r>
      <w:r>
        <w:lastRenderedPageBreak/>
        <w:t xml:space="preserve">ʔuuš ʔuːš </w:t>
      </w:r>
      <w:r>
        <w:rPr>
          <w:w w:val="95"/>
        </w:rPr>
        <w:t xml:space="preserve">some some </w:t>
      </w:r>
      <w:r>
        <w:t>Ref</w:t>
      </w:r>
    </w:p>
    <w:p w:rsidR="00DD7756" w:rsidRDefault="00DD7756">
      <w:pPr>
        <w:spacing w:line="254" w:lineRule="auto"/>
        <w:sectPr w:rsidR="00DD7756">
          <w:type w:val="continuous"/>
          <w:pgSz w:w="12240" w:h="15840"/>
          <w:pgMar w:top="1300" w:right="860" w:bottom="280" w:left="120" w:header="720" w:footer="720" w:gutter="0"/>
          <w:cols w:num="2" w:space="720" w:equalWidth="0">
            <w:col w:w="5414" w:space="40"/>
            <w:col w:w="5806"/>
          </w:cols>
        </w:sectPr>
      </w:pPr>
    </w:p>
    <w:p w:rsidR="00DD7756" w:rsidRDefault="00DD7756">
      <w:pPr>
        <w:pStyle w:val="BodyText"/>
        <w:spacing w:before="4"/>
        <w:rPr>
          <w:sz w:val="15"/>
        </w:rPr>
      </w:pPr>
    </w:p>
    <w:p w:rsidR="00DD7756" w:rsidRDefault="00DD7756">
      <w:pPr>
        <w:rPr>
          <w:sz w:val="15"/>
        </w:rPr>
        <w:sectPr w:rsidR="00DD7756">
          <w:type w:val="continuous"/>
          <w:pgSz w:w="12240" w:h="15840"/>
          <w:pgMar w:top="1300" w:right="860" w:bottom="280" w:left="120" w:header="720" w:footer="720" w:gutter="0"/>
          <w:cols w:space="720"/>
        </w:sectPr>
      </w:pPr>
    </w:p>
    <w:p w:rsidR="00DD7756" w:rsidRDefault="00AD1397">
      <w:pPr>
        <w:pStyle w:val="BodyText"/>
        <w:spacing w:before="99" w:line="254" w:lineRule="auto"/>
        <w:ind w:left="1680"/>
      </w:pPr>
      <w:r>
        <w:lastRenderedPageBreak/>
        <w:t>hist̓atḥckʷaƛukʔaɬ hist‑ʼatḥ‑ckʷi·‑ʼaƛ‑uk‑ʔa·ɬ there‑belonging.to‑done‑fin‑poss‑pl they.got.theirs.from.there</w:t>
      </w:r>
    </w:p>
    <w:p w:rsidR="00DD7756" w:rsidRDefault="00AD1397">
      <w:pPr>
        <w:pStyle w:val="BodyText"/>
        <w:spacing w:line="269" w:lineRule="exact"/>
        <w:ind w:left="1680"/>
      </w:pPr>
      <w:r>
        <w:t>pRed</w:t>
      </w:r>
    </w:p>
    <w:p w:rsidR="00DD7756" w:rsidRDefault="00AD1397">
      <w:pPr>
        <w:pStyle w:val="BodyText"/>
        <w:spacing w:before="99" w:line="254" w:lineRule="auto"/>
        <w:ind w:left="257" w:right="-19"/>
      </w:pPr>
      <w:r>
        <w:br w:type="column"/>
      </w:r>
      <w:r>
        <w:lastRenderedPageBreak/>
        <w:t xml:space="preserve">ʔaḥ ʔaḥ this </w:t>
      </w:r>
      <w:r>
        <w:rPr>
          <w:spacing w:val="-1"/>
        </w:rPr>
        <w:t>they</w:t>
      </w:r>
      <w:r>
        <w:rPr>
          <w:w w:val="99"/>
        </w:rPr>
        <w:t xml:space="preserve"> </w:t>
      </w:r>
      <w:r>
        <w:t>Ref</w:t>
      </w:r>
    </w:p>
    <w:p w:rsidR="00DD7756" w:rsidRDefault="00AD1397">
      <w:pPr>
        <w:pStyle w:val="BodyText"/>
        <w:tabs>
          <w:tab w:val="left" w:pos="1408"/>
        </w:tabs>
        <w:spacing w:before="99"/>
        <w:ind w:left="258"/>
      </w:pPr>
      <w:r>
        <w:br w:type="column"/>
      </w:r>
      <w:r>
        <w:lastRenderedPageBreak/>
        <w:t>[Hudson</w:t>
      </w:r>
      <w:r>
        <w:tab/>
        <w:t>Bay]</w:t>
      </w:r>
    </w:p>
    <w:p w:rsidR="00DD7756" w:rsidRDefault="00DD7756">
      <w:pPr>
        <w:sectPr w:rsidR="00DD7756">
          <w:type w:val="continuous"/>
          <w:pgSz w:w="12240" w:h="15840"/>
          <w:pgMar w:top="1300" w:right="860" w:bottom="280" w:left="120" w:header="720" w:footer="720" w:gutter="0"/>
          <w:cols w:num="3" w:space="720" w:equalWidth="0">
            <w:col w:w="5273" w:space="40"/>
            <w:col w:w="690" w:space="39"/>
            <w:col w:w="5218"/>
          </w:cols>
        </w:sectPr>
      </w:pPr>
    </w:p>
    <w:p w:rsidR="00DD7756" w:rsidRDefault="00AD1397">
      <w:pPr>
        <w:pStyle w:val="BodyText"/>
        <w:spacing w:before="180"/>
        <w:ind w:left="1608" w:right="1262"/>
        <w:jc w:val="center"/>
      </w:pPr>
      <w:r>
        <w:lastRenderedPageBreak/>
        <w:t>‘They got theirs (= their knowledge of Chinook Jargon) from Hudson Bay Company.’</w:t>
      </w:r>
    </w:p>
    <w:p w:rsidR="00DD7756" w:rsidRDefault="00DD7756">
      <w:pPr>
        <w:pStyle w:val="BodyText"/>
        <w:spacing w:before="4"/>
        <w:rPr>
          <w:sz w:val="15"/>
        </w:rPr>
      </w:pPr>
    </w:p>
    <w:p w:rsidR="00DD7756" w:rsidRDefault="00DD7756">
      <w:pPr>
        <w:rPr>
          <w:sz w:val="15"/>
        </w:rPr>
        <w:sectPr w:rsidR="00DD7756">
          <w:type w:val="continuous"/>
          <w:pgSz w:w="12240" w:h="15840"/>
          <w:pgMar w:top="1300" w:right="860" w:bottom="280" w:left="120" w:header="720" w:footer="720" w:gutter="0"/>
          <w:cols w:space="720"/>
        </w:sectPr>
      </w:pPr>
    </w:p>
    <w:p w:rsidR="00DD7756" w:rsidRDefault="00AD1397">
      <w:pPr>
        <w:pStyle w:val="BodyText"/>
        <w:spacing w:before="99" w:line="254" w:lineRule="auto"/>
        <w:ind w:left="1680" w:right="123"/>
      </w:pPr>
      <w:r>
        <w:lastRenderedPageBreak/>
        <w:t>yaqʷiiyii yaqʷ‑wi·‑(y)iː who‑first‑indef.3</w:t>
      </w:r>
    </w:p>
    <w:p w:rsidR="00DD7756" w:rsidRDefault="00AD1397">
      <w:pPr>
        <w:pStyle w:val="BodyText"/>
        <w:spacing w:line="254" w:lineRule="auto"/>
        <w:ind w:left="1680"/>
      </w:pPr>
      <w:r>
        <w:rPr>
          <w:spacing w:val="-1"/>
          <w:w w:val="95"/>
        </w:rPr>
        <w:t xml:space="preserve">the.ones.who.were.first </w:t>
      </w:r>
      <w:r>
        <w:rPr>
          <w:w w:val="105"/>
        </w:rPr>
        <w:t>Ref</w:t>
      </w:r>
    </w:p>
    <w:p w:rsidR="00DD7756" w:rsidRDefault="00AD1397">
      <w:pPr>
        <w:pStyle w:val="BodyText"/>
        <w:spacing w:before="127" w:line="254" w:lineRule="auto"/>
        <w:ind w:left="1679" w:right="1183"/>
      </w:pPr>
      <w:r>
        <w:t>šipʔii šip‑ʔi· ship‑def the.ship Ref</w:t>
      </w:r>
    </w:p>
    <w:p w:rsidR="00DD7756" w:rsidRDefault="00AD1397">
      <w:pPr>
        <w:pStyle w:val="BodyText"/>
        <w:spacing w:before="99" w:line="254" w:lineRule="auto"/>
        <w:ind w:left="257"/>
      </w:pPr>
      <w:r>
        <w:br w:type="column"/>
      </w:r>
      <w:r>
        <w:lastRenderedPageBreak/>
        <w:t xml:space="preserve">naʔaaʔaƛ naʔaː‑ʼaƛ hear‑fin </w:t>
      </w:r>
      <w:r>
        <w:rPr>
          <w:w w:val="95"/>
        </w:rPr>
        <w:t xml:space="preserve">understood </w:t>
      </w:r>
      <w:r>
        <w:t>pRed</w:t>
      </w:r>
    </w:p>
    <w:p w:rsidR="00DD7756" w:rsidRDefault="00AD1397">
      <w:pPr>
        <w:pStyle w:val="BodyText"/>
        <w:spacing w:before="99" w:line="254" w:lineRule="auto"/>
        <w:ind w:left="258" w:right="-15"/>
      </w:pPr>
      <w:r>
        <w:br w:type="column"/>
      </w:r>
      <w:r>
        <w:lastRenderedPageBreak/>
        <w:t xml:space="preserve">Captainmitquu Captain‑mit‑quː captain‑past‑cond.3 </w:t>
      </w:r>
      <w:r>
        <w:rPr>
          <w:spacing w:val="-1"/>
        </w:rPr>
        <w:t xml:space="preserve">one.who.was.Captain </w:t>
      </w:r>
      <w:r>
        <w:t>pRed</w:t>
      </w:r>
    </w:p>
    <w:p w:rsidR="00DD7756" w:rsidRDefault="00AD1397">
      <w:pPr>
        <w:pStyle w:val="BodyText"/>
        <w:spacing w:before="99" w:line="254" w:lineRule="auto"/>
        <w:ind w:left="258" w:right="916"/>
      </w:pPr>
      <w:r>
        <w:br w:type="column"/>
      </w:r>
      <w:r>
        <w:lastRenderedPageBreak/>
        <w:t>yaqʷacʔitq yaqʷ‑ac‑ʔi·tq who‑belonging.to‑Rel.3 owner.of</w:t>
      </w:r>
    </w:p>
    <w:p w:rsidR="00DD7756" w:rsidRDefault="00AD1397">
      <w:pPr>
        <w:pStyle w:val="BodyText"/>
        <w:spacing w:line="269" w:lineRule="exact"/>
        <w:ind w:left="258"/>
      </w:pPr>
      <w:r>
        <w:rPr>
          <w:w w:val="105"/>
        </w:rPr>
        <w:t>Ref</w:t>
      </w:r>
    </w:p>
    <w:p w:rsidR="00DD7756" w:rsidRDefault="00DD7756">
      <w:pPr>
        <w:spacing w:line="269" w:lineRule="exact"/>
        <w:sectPr w:rsidR="00DD7756">
          <w:type w:val="continuous"/>
          <w:pgSz w:w="12240" w:h="15840"/>
          <w:pgMar w:top="1300" w:right="860" w:bottom="280" w:left="120" w:header="720" w:footer="720" w:gutter="0"/>
          <w:cols w:num="4" w:space="720" w:equalWidth="0">
            <w:col w:w="3942" w:space="40"/>
            <w:col w:w="1365" w:space="39"/>
            <w:col w:w="2342" w:space="40"/>
            <w:col w:w="3492"/>
          </w:cols>
        </w:sectPr>
      </w:pPr>
    </w:p>
    <w:p w:rsidR="00DD7756" w:rsidRDefault="00AD1397">
      <w:pPr>
        <w:pStyle w:val="BodyText"/>
        <w:spacing w:before="180" w:line="254" w:lineRule="auto"/>
        <w:ind w:left="1679" w:right="571"/>
      </w:pPr>
      <w:r>
        <w:lastRenderedPageBreak/>
        <w:t>‘Among</w:t>
      </w:r>
      <w:r>
        <w:rPr>
          <w:spacing w:val="-14"/>
        </w:rPr>
        <w:t xml:space="preserve"> </w:t>
      </w:r>
      <w:r>
        <w:t>the</w:t>
      </w:r>
      <w:r>
        <w:rPr>
          <w:spacing w:val="-13"/>
        </w:rPr>
        <w:t xml:space="preserve"> </w:t>
      </w:r>
      <w:r>
        <w:t>first</w:t>
      </w:r>
      <w:r>
        <w:rPr>
          <w:spacing w:val="-13"/>
        </w:rPr>
        <w:t xml:space="preserve"> </w:t>
      </w:r>
      <w:r>
        <w:t>ones</w:t>
      </w:r>
      <w:r>
        <w:rPr>
          <w:spacing w:val="-13"/>
        </w:rPr>
        <w:t xml:space="preserve"> </w:t>
      </w:r>
      <w:r>
        <w:t>that</w:t>
      </w:r>
      <w:r>
        <w:rPr>
          <w:spacing w:val="-13"/>
        </w:rPr>
        <w:t xml:space="preserve"> </w:t>
      </w:r>
      <w:r>
        <w:t>[learned</w:t>
      </w:r>
      <w:r>
        <w:rPr>
          <w:spacing w:val="-13"/>
        </w:rPr>
        <w:t xml:space="preserve"> </w:t>
      </w:r>
      <w:r>
        <w:t>to]</w:t>
      </w:r>
      <w:r>
        <w:rPr>
          <w:spacing w:val="-13"/>
        </w:rPr>
        <w:t xml:space="preserve"> </w:t>
      </w:r>
      <w:r>
        <w:t>understand</w:t>
      </w:r>
      <w:r>
        <w:rPr>
          <w:spacing w:val="-13"/>
        </w:rPr>
        <w:t xml:space="preserve"> </w:t>
      </w:r>
      <w:r>
        <w:t>the</w:t>
      </w:r>
      <w:r>
        <w:rPr>
          <w:spacing w:val="-13"/>
        </w:rPr>
        <w:t xml:space="preserve"> </w:t>
      </w:r>
      <w:r>
        <w:t>language</w:t>
      </w:r>
      <w:r>
        <w:rPr>
          <w:spacing w:val="-13"/>
        </w:rPr>
        <w:t xml:space="preserve"> </w:t>
      </w:r>
      <w:r>
        <w:t>might</w:t>
      </w:r>
      <w:r>
        <w:rPr>
          <w:spacing w:val="-13"/>
        </w:rPr>
        <w:t xml:space="preserve"> </w:t>
      </w:r>
      <w:r>
        <w:t>have</w:t>
      </w:r>
      <w:r>
        <w:rPr>
          <w:spacing w:val="-13"/>
        </w:rPr>
        <w:t xml:space="preserve"> </w:t>
      </w:r>
      <w:r>
        <w:t>been</w:t>
      </w:r>
      <w:r>
        <w:rPr>
          <w:spacing w:val="-13"/>
        </w:rPr>
        <w:t xml:space="preserve"> </w:t>
      </w:r>
      <w:r>
        <w:t>the</w:t>
      </w:r>
      <w:r>
        <w:rPr>
          <w:spacing w:val="-13"/>
        </w:rPr>
        <w:t xml:space="preserve"> </w:t>
      </w:r>
      <w:r>
        <w:t>Captain who was taking command of the</w:t>
      </w:r>
      <w:r>
        <w:rPr>
          <w:spacing w:val="-7"/>
        </w:rPr>
        <w:t xml:space="preserve"> </w:t>
      </w:r>
      <w:r>
        <w:rPr>
          <w:spacing w:val="-6"/>
        </w:rPr>
        <w:t>ship.’</w:t>
      </w:r>
    </w:p>
    <w:p w:rsidR="00DD7756" w:rsidRDefault="00AD1397">
      <w:pPr>
        <w:pStyle w:val="BodyText"/>
        <w:spacing w:line="271" w:lineRule="exact"/>
        <w:ind w:left="2038"/>
      </w:pPr>
      <w:r>
        <w:t xml:space="preserve">(Louie </w:t>
      </w:r>
      <w:hyperlink w:anchor="_bookmark406" w:history="1">
        <w:r>
          <w:rPr>
            <w:color w:val="007FFF"/>
          </w:rPr>
          <w:t>2003</w:t>
        </w:r>
      </w:hyperlink>
      <w:r>
        <w:t>: Kingfisher)</w:t>
      </w:r>
    </w:p>
    <w:p w:rsidR="00DD7756" w:rsidRDefault="00DD7756">
      <w:pPr>
        <w:spacing w:line="271" w:lineRule="exact"/>
        <w:sectPr w:rsidR="00DD7756">
          <w:type w:val="continuous"/>
          <w:pgSz w:w="12240" w:h="15840"/>
          <w:pgMar w:top="1300" w:right="860" w:bottom="280" w:left="120" w:header="720" w:footer="720" w:gutter="0"/>
          <w:cols w:space="720"/>
        </w:sectPr>
      </w:pPr>
    </w:p>
    <w:bookmarkStart w:id="341" w:name="References"/>
    <w:bookmarkStart w:id="342" w:name="_bookmark243"/>
    <w:bookmarkEnd w:id="341"/>
    <w:bookmarkEnd w:id="342"/>
    <w:p w:rsidR="00DD7756" w:rsidRDefault="00DD7756">
      <w:pPr>
        <w:pStyle w:val="BodyText"/>
        <w:ind w:left="100"/>
        <w:rPr>
          <w:sz w:val="20"/>
        </w:rPr>
      </w:pPr>
      <w:r>
        <w:rPr>
          <w:sz w:val="20"/>
        </w:rPr>
      </w:r>
      <w:r>
        <w:rPr>
          <w:sz w:val="20"/>
        </w:rPr>
        <w:pict>
          <v:group id="_x0000_s1055" style="width:113.35pt;height:44.75pt;mso-position-horizontal-relative:char;mso-position-vertical-relative:line" coordsize="2267,895">
            <v:shape id="_x0000_s1059" style="position:absolute;left:4;top:4;width:1421;height:885" coordorigin="5,5" coordsize="1421,885" path="m1345,5l85,5,54,11,28,28,11,54,5,85r,725l11,841r17,25l54,883r31,6l1345,889r31,-6l1402,866r17,-25l1425,810r,-725l1419,54,1402,28,1376,11,1345,5xe" fillcolor="#00aeef" stroked="f">
              <v:path arrowok="t"/>
            </v:shape>
            <v:shape id="_x0000_s1058" style="position:absolute;left:4;top:4;width:1421;height:885" coordorigin="5,5" coordsize="1421,885" path="m1345,5l85,5,54,11,28,28,11,54,5,85r,725l11,841r17,25l54,883r31,6l1345,889r31,-6l1402,866r17,-25l1425,810r,-725l1419,54,1402,28,1376,11,1345,5xe" filled="f" strokeweight=".17572mm">
              <v:path arrowok="t"/>
            </v:shape>
            <v:shape id="_x0000_s1057" style="position:absolute;left:1430;top:325;width:829;height:186" coordorigin="1430,326" coordsize="829,186" path="m1430,326r828,l2258,511r-113,e" filled="f" strokecolor="#00aeef" strokeweight=".28117mm">
              <v:path arrowok="t"/>
            </v:shape>
            <v:shape id="_x0000_s1056" type="#_x0000_t202" style="position:absolute;width:2267;height:895" filled="f" stroked="f">
              <v:textbox inset="0,0,0,0">
                <w:txbxContent>
                  <w:p w:rsidR="00AD1397" w:rsidRDefault="00AD1397">
                    <w:pPr>
                      <w:spacing w:before="147" w:line="252" w:lineRule="auto"/>
                      <w:ind w:left="87" w:right="1170"/>
                      <w:rPr>
                        <w:sz w:val="20"/>
                      </w:rPr>
                    </w:pPr>
                    <w:r>
                      <w:rPr>
                        <w:sz w:val="20"/>
                      </w:rPr>
                      <w:t>update page number</w:t>
                    </w:r>
                  </w:p>
                </w:txbxContent>
              </v:textbox>
            </v:shape>
            <w10:wrap type="none"/>
            <w10:anchorlock/>
          </v:group>
        </w:pict>
      </w:r>
    </w:p>
    <w:p w:rsidR="00DD7756" w:rsidRDefault="00DD7756">
      <w:pPr>
        <w:rPr>
          <w:sz w:val="20"/>
        </w:rPr>
        <w:sectPr w:rsidR="00DD7756">
          <w:footerReference w:type="default" r:id="rId102"/>
          <w:pgSz w:w="12240" w:h="15840"/>
          <w:pgMar w:top="1460" w:right="860" w:bottom="1040" w:left="12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27"/>
        </w:rPr>
      </w:pPr>
    </w:p>
    <w:p w:rsidR="00DD7756" w:rsidRDefault="00AD1397">
      <w:pPr>
        <w:pStyle w:val="Heading1"/>
        <w:spacing w:before="106"/>
        <w:ind w:left="1680"/>
        <w:rPr>
          <w:b/>
        </w:rPr>
      </w:pPr>
      <w:r>
        <w:rPr>
          <w:b/>
        </w:rPr>
        <w:t>References</w:t>
      </w:r>
    </w:p>
    <w:p w:rsidR="00DD7756" w:rsidRDefault="00DD7756">
      <w:pPr>
        <w:pStyle w:val="BodyText"/>
        <w:spacing w:before="9"/>
        <w:rPr>
          <w:b/>
          <w:sz w:val="65"/>
        </w:rPr>
      </w:pPr>
    </w:p>
    <w:p w:rsidR="00DD7756" w:rsidRDefault="00AD1397">
      <w:pPr>
        <w:spacing w:line="254" w:lineRule="auto"/>
        <w:ind w:left="2038" w:right="576" w:hanging="359"/>
        <w:jc w:val="both"/>
        <w:rPr>
          <w:sz w:val="24"/>
        </w:rPr>
      </w:pPr>
      <w:bookmarkStart w:id="343" w:name="_bookmark244"/>
      <w:bookmarkEnd w:id="343"/>
      <w:r>
        <w:rPr>
          <w:sz w:val="24"/>
        </w:rPr>
        <w:t xml:space="preserve">Andrade, Manuel J. 1933. Quileute. In Franz Boas (ed.), </w:t>
      </w:r>
      <w:r>
        <w:rPr>
          <w:i/>
          <w:sz w:val="24"/>
        </w:rPr>
        <w:t>Handbook of American Indian lan- guages</w:t>
      </w:r>
      <w:r>
        <w:rPr>
          <w:sz w:val="24"/>
        </w:rPr>
        <w:t>, vol. 3, 151–292. Columbia University Press.</w:t>
      </w:r>
    </w:p>
    <w:p w:rsidR="00DD7756" w:rsidRDefault="00AD1397">
      <w:pPr>
        <w:spacing w:before="118" w:line="254" w:lineRule="auto"/>
        <w:ind w:left="2038" w:right="575" w:hanging="359"/>
        <w:jc w:val="both"/>
        <w:rPr>
          <w:sz w:val="24"/>
        </w:rPr>
      </w:pPr>
      <w:bookmarkStart w:id="344" w:name="_bookmark245"/>
      <w:bookmarkEnd w:id="344"/>
      <w:r>
        <w:rPr>
          <w:sz w:val="24"/>
        </w:rPr>
        <w:t>Ansaldo,</w:t>
      </w:r>
      <w:r>
        <w:rPr>
          <w:spacing w:val="-6"/>
          <w:sz w:val="24"/>
        </w:rPr>
        <w:t xml:space="preserve"> </w:t>
      </w:r>
      <w:r>
        <w:rPr>
          <w:sz w:val="24"/>
        </w:rPr>
        <w:t>Umberto,</w:t>
      </w:r>
      <w:r>
        <w:rPr>
          <w:spacing w:val="-5"/>
          <w:sz w:val="24"/>
        </w:rPr>
        <w:t xml:space="preserve"> </w:t>
      </w:r>
      <w:r>
        <w:rPr>
          <w:sz w:val="24"/>
        </w:rPr>
        <w:t>Jan</w:t>
      </w:r>
      <w:r>
        <w:rPr>
          <w:spacing w:val="-5"/>
          <w:sz w:val="24"/>
        </w:rPr>
        <w:t xml:space="preserve"> </w:t>
      </w:r>
      <w:r>
        <w:rPr>
          <w:sz w:val="24"/>
        </w:rPr>
        <w:t>Don</w:t>
      </w:r>
      <w:r>
        <w:rPr>
          <w:spacing w:val="-4"/>
          <w:sz w:val="24"/>
        </w:rPr>
        <w:t xml:space="preserve"> </w:t>
      </w:r>
      <w:r>
        <w:rPr>
          <w:sz w:val="24"/>
        </w:rPr>
        <w:t>&amp;</w:t>
      </w:r>
      <w:r>
        <w:rPr>
          <w:spacing w:val="-6"/>
          <w:sz w:val="24"/>
        </w:rPr>
        <w:t xml:space="preserve"> </w:t>
      </w:r>
      <w:r>
        <w:rPr>
          <w:sz w:val="24"/>
        </w:rPr>
        <w:t>Roland</w:t>
      </w:r>
      <w:r>
        <w:rPr>
          <w:spacing w:val="-4"/>
          <w:sz w:val="24"/>
        </w:rPr>
        <w:t xml:space="preserve"> </w:t>
      </w:r>
      <w:r>
        <w:rPr>
          <w:sz w:val="24"/>
        </w:rPr>
        <w:t>Pfau</w:t>
      </w:r>
      <w:r>
        <w:rPr>
          <w:spacing w:val="-4"/>
          <w:sz w:val="24"/>
        </w:rPr>
        <w:t xml:space="preserve"> </w:t>
      </w:r>
      <w:r>
        <w:rPr>
          <w:sz w:val="24"/>
        </w:rPr>
        <w:t>(eds.).</w:t>
      </w:r>
      <w:r>
        <w:rPr>
          <w:spacing w:val="-5"/>
          <w:sz w:val="24"/>
        </w:rPr>
        <w:t xml:space="preserve"> </w:t>
      </w:r>
      <w:r>
        <w:rPr>
          <w:sz w:val="24"/>
        </w:rPr>
        <w:t>2010.</w:t>
      </w:r>
      <w:r>
        <w:rPr>
          <w:spacing w:val="-7"/>
          <w:sz w:val="24"/>
        </w:rPr>
        <w:t xml:space="preserve"> </w:t>
      </w:r>
      <w:r>
        <w:rPr>
          <w:i/>
          <w:sz w:val="24"/>
        </w:rPr>
        <w:t>Parts</w:t>
      </w:r>
      <w:r>
        <w:rPr>
          <w:i/>
          <w:spacing w:val="-6"/>
          <w:sz w:val="24"/>
        </w:rPr>
        <w:t xml:space="preserve"> </w:t>
      </w:r>
      <w:r>
        <w:rPr>
          <w:i/>
          <w:sz w:val="24"/>
        </w:rPr>
        <w:t>of</w:t>
      </w:r>
      <w:r>
        <w:rPr>
          <w:i/>
          <w:spacing w:val="-4"/>
          <w:sz w:val="24"/>
        </w:rPr>
        <w:t xml:space="preserve"> </w:t>
      </w:r>
      <w:r>
        <w:rPr>
          <w:i/>
          <w:sz w:val="24"/>
        </w:rPr>
        <w:t>speech:</w:t>
      </w:r>
      <w:r>
        <w:rPr>
          <w:i/>
          <w:spacing w:val="-4"/>
          <w:sz w:val="24"/>
        </w:rPr>
        <w:t xml:space="preserve"> </w:t>
      </w:r>
      <w:r>
        <w:rPr>
          <w:i/>
          <w:sz w:val="24"/>
        </w:rPr>
        <w:t>Empirical</w:t>
      </w:r>
      <w:r>
        <w:rPr>
          <w:i/>
          <w:spacing w:val="-5"/>
          <w:sz w:val="24"/>
        </w:rPr>
        <w:t xml:space="preserve"> </w:t>
      </w:r>
      <w:r>
        <w:rPr>
          <w:i/>
          <w:sz w:val="24"/>
        </w:rPr>
        <w:t>and</w:t>
      </w:r>
      <w:r>
        <w:rPr>
          <w:i/>
          <w:spacing w:val="-4"/>
          <w:sz w:val="24"/>
        </w:rPr>
        <w:t xml:space="preserve"> </w:t>
      </w:r>
      <w:r>
        <w:rPr>
          <w:i/>
          <w:sz w:val="24"/>
        </w:rPr>
        <w:t xml:space="preserve">theoret- ical advances </w:t>
      </w:r>
      <w:r>
        <w:rPr>
          <w:sz w:val="24"/>
        </w:rPr>
        <w:t xml:space="preserve">(Benjamins Current </w:t>
      </w:r>
      <w:r>
        <w:rPr>
          <w:spacing w:val="-3"/>
          <w:sz w:val="24"/>
        </w:rPr>
        <w:t xml:space="preserve">Topics </w:t>
      </w:r>
      <w:r>
        <w:rPr>
          <w:sz w:val="24"/>
        </w:rPr>
        <w:t>25). John Benjamins.</w:t>
      </w:r>
      <w:r>
        <w:rPr>
          <w:spacing w:val="25"/>
          <w:sz w:val="24"/>
        </w:rPr>
        <w:t xml:space="preserve"> </w:t>
      </w:r>
      <w:r>
        <w:rPr>
          <w:sz w:val="24"/>
        </w:rPr>
        <w:t>doi:</w:t>
      </w:r>
      <w:hyperlink r:id="rId103">
        <w:r>
          <w:rPr>
            <w:rFonts w:ascii="Linux Libertine Mono"/>
            <w:color w:val="0000FF"/>
            <w:sz w:val="20"/>
          </w:rPr>
          <w:t>10.1075/bct.25</w:t>
        </w:r>
      </w:hyperlink>
      <w:r>
        <w:rPr>
          <w:sz w:val="24"/>
        </w:rPr>
        <w:t>.</w:t>
      </w:r>
    </w:p>
    <w:p w:rsidR="00DD7756" w:rsidRDefault="00AD1397">
      <w:pPr>
        <w:spacing w:before="117" w:line="254" w:lineRule="auto"/>
        <w:ind w:left="2038" w:right="574" w:hanging="359"/>
        <w:jc w:val="both"/>
        <w:rPr>
          <w:sz w:val="24"/>
        </w:rPr>
      </w:pPr>
      <w:bookmarkStart w:id="345" w:name="_bookmark246"/>
      <w:bookmarkEnd w:id="345"/>
      <w:r>
        <w:rPr>
          <w:sz w:val="24"/>
        </w:rPr>
        <w:t xml:space="preserve">Anward, Jan. 2000. A dynamic model of part-of-speech differentiation.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 Language Typology 23), 3–46. Mouton de Gruyter.</w:t>
      </w:r>
      <w:r>
        <w:rPr>
          <w:spacing w:val="24"/>
          <w:sz w:val="24"/>
        </w:rPr>
        <w:t xml:space="preserve"> </w:t>
      </w:r>
      <w:r>
        <w:rPr>
          <w:sz w:val="24"/>
        </w:rPr>
        <w:t>doi:</w:t>
      </w:r>
      <w:hyperlink r:id="rId104">
        <w:r>
          <w:rPr>
            <w:rFonts w:ascii="Linux Libertine Mono" w:hAnsi="Linux Libertine Mono"/>
            <w:color w:val="0000FF"/>
            <w:sz w:val="20"/>
          </w:rPr>
          <w:t>10.1515/9783110806120</w:t>
        </w:r>
      </w:hyperlink>
      <w:r>
        <w:rPr>
          <w:sz w:val="24"/>
        </w:rPr>
        <w:t>.</w:t>
      </w:r>
    </w:p>
    <w:p w:rsidR="00DD7756" w:rsidRDefault="00AD1397">
      <w:pPr>
        <w:spacing w:before="116" w:line="254" w:lineRule="auto"/>
        <w:ind w:left="2038" w:right="577" w:hanging="359"/>
        <w:jc w:val="both"/>
        <w:rPr>
          <w:sz w:val="24"/>
        </w:rPr>
      </w:pPr>
      <w:bookmarkStart w:id="346" w:name="_bookmark247"/>
      <w:bookmarkEnd w:id="346"/>
      <w:r>
        <w:rPr>
          <w:sz w:val="24"/>
        </w:rPr>
        <w:t>Arad,</w:t>
      </w:r>
      <w:r>
        <w:rPr>
          <w:spacing w:val="-5"/>
          <w:sz w:val="24"/>
        </w:rPr>
        <w:t xml:space="preserve"> </w:t>
      </w:r>
      <w:r>
        <w:rPr>
          <w:sz w:val="24"/>
        </w:rPr>
        <w:t>Maya.</w:t>
      </w:r>
      <w:r>
        <w:rPr>
          <w:spacing w:val="-5"/>
          <w:sz w:val="24"/>
        </w:rPr>
        <w:t xml:space="preserve"> </w:t>
      </w:r>
      <w:r>
        <w:rPr>
          <w:sz w:val="24"/>
        </w:rPr>
        <w:t>2005.</w:t>
      </w:r>
      <w:r>
        <w:rPr>
          <w:spacing w:val="-6"/>
          <w:sz w:val="24"/>
        </w:rPr>
        <w:t xml:space="preserve"> </w:t>
      </w:r>
      <w:r>
        <w:rPr>
          <w:i/>
          <w:sz w:val="24"/>
        </w:rPr>
        <w:t>Roots</w:t>
      </w:r>
      <w:r>
        <w:rPr>
          <w:i/>
          <w:spacing w:val="-5"/>
          <w:sz w:val="24"/>
        </w:rPr>
        <w:t xml:space="preserve"> </w:t>
      </w:r>
      <w:r>
        <w:rPr>
          <w:i/>
          <w:sz w:val="24"/>
        </w:rPr>
        <w:t>and</w:t>
      </w:r>
      <w:r>
        <w:rPr>
          <w:i/>
          <w:spacing w:val="-5"/>
          <w:sz w:val="24"/>
        </w:rPr>
        <w:t xml:space="preserve"> </w:t>
      </w:r>
      <w:r>
        <w:rPr>
          <w:i/>
          <w:sz w:val="24"/>
        </w:rPr>
        <w:t>patterns:</w:t>
      </w:r>
      <w:r>
        <w:rPr>
          <w:i/>
          <w:spacing w:val="-5"/>
          <w:sz w:val="24"/>
        </w:rPr>
        <w:t xml:space="preserve"> </w:t>
      </w:r>
      <w:r>
        <w:rPr>
          <w:i/>
          <w:sz w:val="24"/>
        </w:rPr>
        <w:t>Hebrew</w:t>
      </w:r>
      <w:r>
        <w:rPr>
          <w:i/>
          <w:spacing w:val="-5"/>
          <w:sz w:val="24"/>
        </w:rPr>
        <w:t xml:space="preserve"> </w:t>
      </w:r>
      <w:r>
        <w:rPr>
          <w:i/>
          <w:sz w:val="24"/>
        </w:rPr>
        <w:t>morpho-syntax</w:t>
      </w:r>
      <w:r>
        <w:rPr>
          <w:i/>
          <w:spacing w:val="8"/>
          <w:sz w:val="24"/>
        </w:rPr>
        <w:t xml:space="preserve"> </w:t>
      </w:r>
      <w:r>
        <w:rPr>
          <w:sz w:val="24"/>
        </w:rPr>
        <w:t>(Studies</w:t>
      </w:r>
      <w:r>
        <w:rPr>
          <w:spacing w:val="-5"/>
          <w:sz w:val="24"/>
        </w:rPr>
        <w:t xml:space="preserve"> </w:t>
      </w:r>
      <w:r>
        <w:rPr>
          <w:sz w:val="24"/>
        </w:rPr>
        <w:t>in</w:t>
      </w:r>
      <w:r>
        <w:rPr>
          <w:spacing w:val="-5"/>
          <w:sz w:val="24"/>
        </w:rPr>
        <w:t xml:space="preserve"> </w:t>
      </w:r>
      <w:r>
        <w:rPr>
          <w:sz w:val="24"/>
        </w:rPr>
        <w:t>Natural</w:t>
      </w:r>
      <w:r>
        <w:rPr>
          <w:spacing w:val="-5"/>
          <w:sz w:val="24"/>
        </w:rPr>
        <w:t xml:space="preserve"> </w:t>
      </w:r>
      <w:r>
        <w:rPr>
          <w:sz w:val="24"/>
        </w:rPr>
        <w:t>Language</w:t>
      </w:r>
      <w:r>
        <w:rPr>
          <w:spacing w:val="-5"/>
          <w:sz w:val="24"/>
        </w:rPr>
        <w:t xml:space="preserve"> </w:t>
      </w:r>
      <w:r>
        <w:rPr>
          <w:sz w:val="24"/>
        </w:rPr>
        <w:t>&amp; Linguistic Theory 63). Springer.</w:t>
      </w:r>
      <w:r>
        <w:rPr>
          <w:spacing w:val="3"/>
          <w:sz w:val="24"/>
        </w:rPr>
        <w:t xml:space="preserve"> </w:t>
      </w:r>
      <w:r>
        <w:rPr>
          <w:sz w:val="24"/>
        </w:rPr>
        <w:t>doi:</w:t>
      </w:r>
      <w:hyperlink r:id="rId105">
        <w:r>
          <w:rPr>
            <w:rFonts w:ascii="Linux Libertine Mono"/>
            <w:color w:val="0000FF"/>
            <w:sz w:val="20"/>
          </w:rPr>
          <w:t>10.1007/1-4020-3244-7</w:t>
        </w:r>
      </w:hyperlink>
      <w:r>
        <w:rPr>
          <w:sz w:val="24"/>
        </w:rPr>
        <w:t>.</w:t>
      </w:r>
    </w:p>
    <w:p w:rsidR="00DD7756" w:rsidRDefault="00AD1397">
      <w:pPr>
        <w:spacing w:before="117" w:line="254" w:lineRule="auto"/>
        <w:ind w:left="2038" w:right="577" w:hanging="359"/>
        <w:jc w:val="both"/>
        <w:rPr>
          <w:sz w:val="24"/>
        </w:rPr>
      </w:pPr>
      <w:bookmarkStart w:id="347" w:name="_bookmark248"/>
      <w:bookmarkEnd w:id="347"/>
      <w:r>
        <w:rPr>
          <w:sz w:val="24"/>
        </w:rPr>
        <w:t xml:space="preserve">Audring, Jenny &amp; Geert Booij. 2016. Cooperation and coercion. </w:t>
      </w:r>
      <w:r>
        <w:rPr>
          <w:i/>
          <w:sz w:val="24"/>
        </w:rPr>
        <w:t xml:space="preserve">Linguistics </w:t>
      </w:r>
      <w:r>
        <w:rPr>
          <w:sz w:val="24"/>
        </w:rPr>
        <w:t>54(4). 617–637. doi:</w:t>
      </w:r>
      <w:hyperlink r:id="rId106">
        <w:r>
          <w:rPr>
            <w:rFonts w:ascii="Linux Libertine Mono" w:hAnsi="Linux Libertine Mono"/>
            <w:color w:val="0000FF"/>
            <w:sz w:val="20"/>
          </w:rPr>
          <w:t>10.1515/ling-2016-0012</w:t>
        </w:r>
      </w:hyperlink>
      <w:r>
        <w:rPr>
          <w:sz w:val="24"/>
        </w:rPr>
        <w:t>.</w:t>
      </w:r>
    </w:p>
    <w:p w:rsidR="00DD7756" w:rsidRDefault="00AD1397">
      <w:pPr>
        <w:spacing w:before="118"/>
        <w:ind w:left="1680"/>
        <w:jc w:val="both"/>
        <w:rPr>
          <w:sz w:val="24"/>
        </w:rPr>
      </w:pPr>
      <w:bookmarkStart w:id="348" w:name="_bookmark249"/>
      <w:bookmarkEnd w:id="348"/>
      <w:r>
        <w:rPr>
          <w:sz w:val="24"/>
        </w:rPr>
        <w:t xml:space="preserve">Austin, J. L. 1962. </w:t>
      </w:r>
      <w:r>
        <w:rPr>
          <w:i/>
          <w:sz w:val="24"/>
        </w:rPr>
        <w:t>How to do things with words</w:t>
      </w:r>
      <w:r>
        <w:rPr>
          <w:sz w:val="24"/>
        </w:rPr>
        <w:t>. Clarendon Press.</w:t>
      </w:r>
    </w:p>
    <w:p w:rsidR="00DD7756" w:rsidRDefault="00AD1397">
      <w:pPr>
        <w:spacing w:before="135" w:line="254" w:lineRule="auto"/>
        <w:ind w:left="2038" w:right="574" w:hanging="359"/>
        <w:jc w:val="both"/>
        <w:rPr>
          <w:sz w:val="24"/>
        </w:rPr>
      </w:pPr>
      <w:bookmarkStart w:id="349" w:name="_bookmark250"/>
      <w:bookmarkEnd w:id="349"/>
      <w:r>
        <w:rPr>
          <w:spacing w:val="-3"/>
          <w:sz w:val="24"/>
        </w:rPr>
        <w:t>Avolio,</w:t>
      </w:r>
      <w:r>
        <w:rPr>
          <w:spacing w:val="-15"/>
          <w:sz w:val="24"/>
        </w:rPr>
        <w:t xml:space="preserve"> </w:t>
      </w:r>
      <w:r>
        <w:rPr>
          <w:sz w:val="24"/>
        </w:rPr>
        <w:t>Meghan</w:t>
      </w:r>
      <w:r>
        <w:rPr>
          <w:spacing w:val="-15"/>
          <w:sz w:val="24"/>
        </w:rPr>
        <w:t xml:space="preserve"> </w:t>
      </w:r>
      <w:r>
        <w:rPr>
          <w:sz w:val="24"/>
        </w:rPr>
        <w:t>L.,</w:t>
      </w:r>
      <w:r>
        <w:rPr>
          <w:spacing w:val="-15"/>
          <w:sz w:val="24"/>
        </w:rPr>
        <w:t xml:space="preserve"> </w:t>
      </w:r>
      <w:r>
        <w:rPr>
          <w:sz w:val="24"/>
        </w:rPr>
        <w:t>Jeremy</w:t>
      </w:r>
      <w:r>
        <w:rPr>
          <w:spacing w:val="-15"/>
          <w:sz w:val="24"/>
        </w:rPr>
        <w:t xml:space="preserve"> </w:t>
      </w:r>
      <w:r>
        <w:rPr>
          <w:sz w:val="24"/>
        </w:rPr>
        <w:t>M.</w:t>
      </w:r>
      <w:r>
        <w:rPr>
          <w:spacing w:val="-15"/>
          <w:sz w:val="24"/>
        </w:rPr>
        <w:t xml:space="preserve"> </w:t>
      </w:r>
      <w:r>
        <w:rPr>
          <w:sz w:val="24"/>
        </w:rPr>
        <w:t>Beaulieu,</w:t>
      </w:r>
      <w:r>
        <w:rPr>
          <w:spacing w:val="-15"/>
          <w:sz w:val="24"/>
        </w:rPr>
        <w:t xml:space="preserve"> </w:t>
      </w:r>
      <w:r>
        <w:rPr>
          <w:sz w:val="24"/>
        </w:rPr>
        <w:t>Eugenia</w:t>
      </w:r>
      <w:r>
        <w:rPr>
          <w:spacing w:val="-15"/>
          <w:sz w:val="24"/>
        </w:rPr>
        <w:t xml:space="preserve"> </w:t>
      </w:r>
      <w:r>
        <w:rPr>
          <w:spacing w:val="-6"/>
          <w:sz w:val="24"/>
        </w:rPr>
        <w:t>Y.</w:t>
      </w:r>
      <w:r>
        <w:rPr>
          <w:spacing w:val="-15"/>
          <w:sz w:val="24"/>
        </w:rPr>
        <w:t xml:space="preserve"> </w:t>
      </w:r>
      <w:r>
        <w:rPr>
          <w:spacing w:val="-6"/>
          <w:sz w:val="24"/>
        </w:rPr>
        <w:t>Y.</w:t>
      </w:r>
      <w:r>
        <w:rPr>
          <w:spacing w:val="-15"/>
          <w:sz w:val="24"/>
        </w:rPr>
        <w:t xml:space="preserve"> </w:t>
      </w:r>
      <w:r>
        <w:rPr>
          <w:sz w:val="24"/>
        </w:rPr>
        <w:t>Lo</w:t>
      </w:r>
      <w:r>
        <w:rPr>
          <w:spacing w:val="-15"/>
          <w:sz w:val="24"/>
        </w:rPr>
        <w:t xml:space="preserve"> </w:t>
      </w:r>
      <w:r>
        <w:rPr>
          <w:sz w:val="24"/>
        </w:rPr>
        <w:t>&amp;</w:t>
      </w:r>
      <w:r>
        <w:rPr>
          <w:spacing w:val="-15"/>
          <w:sz w:val="24"/>
        </w:rPr>
        <w:t xml:space="preserve"> </w:t>
      </w:r>
      <w:r>
        <w:rPr>
          <w:sz w:val="24"/>
        </w:rPr>
        <w:t>Melinda</w:t>
      </w:r>
      <w:r>
        <w:rPr>
          <w:spacing w:val="-15"/>
          <w:sz w:val="24"/>
        </w:rPr>
        <w:t xml:space="preserve"> </w:t>
      </w:r>
      <w:r>
        <w:rPr>
          <w:spacing w:val="-4"/>
          <w:sz w:val="24"/>
        </w:rPr>
        <w:t>D.</w:t>
      </w:r>
      <w:r>
        <w:rPr>
          <w:spacing w:val="-15"/>
          <w:sz w:val="24"/>
        </w:rPr>
        <w:t xml:space="preserve"> </w:t>
      </w:r>
      <w:r>
        <w:rPr>
          <w:sz w:val="24"/>
        </w:rPr>
        <w:t>Smith.</w:t>
      </w:r>
      <w:r>
        <w:rPr>
          <w:spacing w:val="-15"/>
          <w:sz w:val="24"/>
        </w:rPr>
        <w:t xml:space="preserve"> </w:t>
      </w:r>
      <w:r>
        <w:rPr>
          <w:sz w:val="24"/>
        </w:rPr>
        <w:t>2012.</w:t>
      </w:r>
      <w:r>
        <w:rPr>
          <w:spacing w:val="-15"/>
          <w:sz w:val="24"/>
        </w:rPr>
        <w:t xml:space="preserve"> </w:t>
      </w:r>
      <w:r>
        <w:rPr>
          <w:sz w:val="24"/>
        </w:rPr>
        <w:t xml:space="preserve">Measuring genetic diversity in ecological studies. </w:t>
      </w:r>
      <w:r>
        <w:rPr>
          <w:i/>
          <w:sz w:val="24"/>
        </w:rPr>
        <w:t xml:space="preserve">Plant Ecology </w:t>
      </w:r>
      <w:r>
        <w:rPr>
          <w:sz w:val="24"/>
        </w:rPr>
        <w:t>213(7). 1105–1115. doi:</w:t>
      </w:r>
      <w:hyperlink r:id="rId107">
        <w:r>
          <w:rPr>
            <w:rFonts w:ascii="Linux Libertine Mono" w:hAnsi="Linux Libertine Mono"/>
            <w:color w:val="0000FF"/>
            <w:sz w:val="20"/>
          </w:rPr>
          <w:t>10 . 1007</w:t>
        </w:r>
        <w:r>
          <w:rPr>
            <w:rFonts w:ascii="Linux Libertine Mono" w:hAnsi="Linux Libertine Mono"/>
            <w:color w:val="0000FF"/>
            <w:spacing w:val="-105"/>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08">
        <w:r>
          <w:rPr>
            <w:rFonts w:ascii="Linux Libertine Mono" w:hAnsi="Linux Libertine Mono"/>
            <w:color w:val="0000FF"/>
            <w:sz w:val="20"/>
          </w:rPr>
          <w:t>s11258-012-0069-6</w:t>
        </w:r>
      </w:hyperlink>
      <w:r>
        <w:rPr>
          <w:sz w:val="24"/>
        </w:rPr>
        <w:t>.</w:t>
      </w:r>
    </w:p>
    <w:p w:rsidR="00DD7756" w:rsidRDefault="00DD7756">
      <w:pPr>
        <w:spacing w:before="116" w:line="254" w:lineRule="auto"/>
        <w:ind w:left="2038" w:right="544" w:hanging="359"/>
        <w:jc w:val="both"/>
        <w:rPr>
          <w:sz w:val="24"/>
        </w:rPr>
      </w:pPr>
      <w:r w:rsidRPr="00DD7756">
        <w:pict>
          <v:line id="_x0000_s1054" style="position:absolute;left:0;text-align:left;z-index:15794176;mso-position-horizontal-relative:page" from="544.15pt,19.4pt" to="544.15pt,8.05pt" strokecolor="blue" strokeweight="1.75731mm">
            <w10:wrap anchorx="page"/>
          </v:line>
        </w:pict>
      </w:r>
      <w:bookmarkStart w:id="350" w:name="_bookmark251"/>
      <w:bookmarkEnd w:id="350"/>
      <w:r w:rsidR="00AD1397">
        <w:rPr>
          <w:sz w:val="24"/>
        </w:rPr>
        <w:t>Bai,</w:t>
      </w:r>
      <w:r w:rsidR="00AD1397">
        <w:rPr>
          <w:spacing w:val="-23"/>
          <w:sz w:val="24"/>
        </w:rPr>
        <w:t xml:space="preserve"> </w:t>
      </w:r>
      <w:r w:rsidR="00AD1397">
        <w:rPr>
          <w:sz w:val="24"/>
        </w:rPr>
        <w:t>Junwei.</w:t>
      </w:r>
      <w:r w:rsidR="00AD1397">
        <w:rPr>
          <w:spacing w:val="-22"/>
          <w:sz w:val="24"/>
        </w:rPr>
        <w:t xml:space="preserve"> </w:t>
      </w:r>
      <w:r w:rsidR="00AD1397">
        <w:rPr>
          <w:sz w:val="24"/>
        </w:rPr>
        <w:t>2019.</w:t>
      </w:r>
      <w:r w:rsidR="00AD1397">
        <w:rPr>
          <w:spacing w:val="-22"/>
          <w:sz w:val="24"/>
        </w:rPr>
        <w:t xml:space="preserve"> </w:t>
      </w:r>
      <w:r w:rsidR="00AD1397">
        <w:rPr>
          <w:i/>
          <w:sz w:val="24"/>
        </w:rPr>
        <w:t>A</w:t>
      </w:r>
      <w:r w:rsidR="00AD1397">
        <w:rPr>
          <w:i/>
          <w:spacing w:val="-22"/>
          <w:sz w:val="24"/>
        </w:rPr>
        <w:t xml:space="preserve"> </w:t>
      </w:r>
      <w:r w:rsidR="00AD1397">
        <w:rPr>
          <w:i/>
          <w:sz w:val="24"/>
        </w:rPr>
        <w:t>grammar</w:t>
      </w:r>
      <w:r w:rsidR="00AD1397">
        <w:rPr>
          <w:i/>
          <w:spacing w:val="-21"/>
          <w:sz w:val="24"/>
        </w:rPr>
        <w:t xml:space="preserve"> </w:t>
      </w:r>
      <w:r w:rsidR="00AD1397">
        <w:rPr>
          <w:i/>
          <w:sz w:val="24"/>
        </w:rPr>
        <w:t>of</w:t>
      </w:r>
      <w:r w:rsidR="00AD1397">
        <w:rPr>
          <w:i/>
          <w:spacing w:val="-22"/>
          <w:sz w:val="24"/>
        </w:rPr>
        <w:t xml:space="preserve"> </w:t>
      </w:r>
      <w:r w:rsidR="00AD1397">
        <w:rPr>
          <w:i/>
          <w:sz w:val="24"/>
        </w:rPr>
        <w:t>Munya</w:t>
      </w:r>
      <w:r w:rsidR="00AD1397">
        <w:rPr>
          <w:sz w:val="24"/>
        </w:rPr>
        <w:t>.</w:t>
      </w:r>
      <w:r w:rsidR="00AD1397">
        <w:rPr>
          <w:spacing w:val="-21"/>
          <w:sz w:val="24"/>
        </w:rPr>
        <w:t xml:space="preserve"> </w:t>
      </w:r>
      <w:r w:rsidR="00AD1397">
        <w:rPr>
          <w:sz w:val="24"/>
        </w:rPr>
        <w:t>James</w:t>
      </w:r>
      <w:r w:rsidR="00AD1397">
        <w:rPr>
          <w:spacing w:val="-22"/>
          <w:sz w:val="24"/>
        </w:rPr>
        <w:t xml:space="preserve"> </w:t>
      </w:r>
      <w:r w:rsidR="00AD1397">
        <w:rPr>
          <w:sz w:val="24"/>
        </w:rPr>
        <w:t>Cook</w:t>
      </w:r>
      <w:r w:rsidR="00AD1397">
        <w:rPr>
          <w:spacing w:val="-22"/>
          <w:sz w:val="24"/>
        </w:rPr>
        <w:t xml:space="preserve"> </w:t>
      </w:r>
      <w:r w:rsidR="00AD1397">
        <w:rPr>
          <w:sz w:val="24"/>
        </w:rPr>
        <w:t>University.</w:t>
      </w:r>
      <w:r w:rsidR="00AD1397">
        <w:rPr>
          <w:spacing w:val="-22"/>
          <w:sz w:val="24"/>
        </w:rPr>
        <w:t xml:space="preserve"> </w:t>
      </w:r>
      <w:r w:rsidR="00AD1397">
        <w:rPr>
          <w:sz w:val="24"/>
        </w:rPr>
        <w:t>(Ph.D.</w:t>
      </w:r>
      <w:r w:rsidR="00AD1397">
        <w:rPr>
          <w:spacing w:val="-22"/>
          <w:sz w:val="24"/>
        </w:rPr>
        <w:t xml:space="preserve"> </w:t>
      </w:r>
      <w:r w:rsidR="00AD1397">
        <w:rPr>
          <w:sz w:val="24"/>
        </w:rPr>
        <w:t>thesis).</w:t>
      </w:r>
      <w:r w:rsidR="00AD1397">
        <w:rPr>
          <w:spacing w:val="-22"/>
          <w:sz w:val="24"/>
        </w:rPr>
        <w:t xml:space="preserve"> </w:t>
      </w:r>
      <w:r w:rsidR="00AD1397">
        <w:rPr>
          <w:sz w:val="24"/>
        </w:rPr>
        <w:t>doi:</w:t>
      </w:r>
      <w:hyperlink r:id="rId109">
        <w:r w:rsidR="00AD1397">
          <w:rPr>
            <w:rFonts w:ascii="Linux Libertine Mono"/>
            <w:color w:val="0000FF"/>
            <w:sz w:val="20"/>
          </w:rPr>
          <w:t>10.25903/</w:t>
        </w:r>
      </w:hyperlink>
      <w:r w:rsidR="00AD1397">
        <w:rPr>
          <w:rFonts w:ascii="Linux Libertine Mono"/>
          <w:color w:val="0000FF"/>
          <w:sz w:val="20"/>
        </w:rPr>
        <w:t xml:space="preserve"> </w:t>
      </w:r>
      <w:hyperlink r:id="rId110">
        <w:r w:rsidR="00AD1397">
          <w:rPr>
            <w:rFonts w:ascii="Linux Libertine Mono"/>
            <w:color w:val="0000FF"/>
            <w:sz w:val="20"/>
          </w:rPr>
          <w:t>2shv-x307</w:t>
        </w:r>
      </w:hyperlink>
      <w:r w:rsidR="00AD1397">
        <w:rPr>
          <w:sz w:val="24"/>
        </w:rPr>
        <w:t>.</w:t>
      </w:r>
    </w:p>
    <w:p w:rsidR="00DD7756" w:rsidRDefault="00AD1397">
      <w:pPr>
        <w:spacing w:before="117" w:line="254" w:lineRule="auto"/>
        <w:ind w:left="2038" w:right="577" w:hanging="359"/>
        <w:jc w:val="both"/>
        <w:rPr>
          <w:sz w:val="24"/>
        </w:rPr>
      </w:pPr>
      <w:bookmarkStart w:id="351" w:name="_bookmark252"/>
      <w:bookmarkEnd w:id="351"/>
      <w:r>
        <w:rPr>
          <w:sz w:val="24"/>
        </w:rPr>
        <w:t xml:space="preserve">Baker, Mark C. 2003. </w:t>
      </w:r>
      <w:r>
        <w:rPr>
          <w:i/>
          <w:sz w:val="24"/>
        </w:rPr>
        <w:t xml:space="preserve">Lexical categories: Verbs, nouns, and adjectives </w:t>
      </w:r>
      <w:r>
        <w:rPr>
          <w:sz w:val="24"/>
        </w:rPr>
        <w:t>(Cambridge Studies in Linguistics 102). Cambridge University Press. doi:</w:t>
      </w:r>
      <w:hyperlink r:id="rId111">
        <w:r>
          <w:rPr>
            <w:rFonts w:ascii="Linux Libertine Mono"/>
            <w:color w:val="0000FF"/>
            <w:sz w:val="20"/>
          </w:rPr>
          <w:t>10.1017/CBO9780511615047</w:t>
        </w:r>
      </w:hyperlink>
      <w:r>
        <w:rPr>
          <w:sz w:val="24"/>
        </w:rPr>
        <w:t>.</w:t>
      </w:r>
    </w:p>
    <w:p w:rsidR="00DD7756" w:rsidRDefault="00AD1397">
      <w:pPr>
        <w:spacing w:before="117" w:line="254" w:lineRule="auto"/>
        <w:ind w:left="2038" w:right="573" w:hanging="359"/>
        <w:jc w:val="both"/>
        <w:rPr>
          <w:sz w:val="24"/>
        </w:rPr>
      </w:pPr>
      <w:bookmarkStart w:id="352" w:name="_bookmark253"/>
      <w:bookmarkEnd w:id="352"/>
      <w:r>
        <w:rPr>
          <w:sz w:val="24"/>
        </w:rPr>
        <w:t xml:space="preserve">Baker, Mark C. 2015. Nouns, verbs, and verbal nouns: Their structures and their structural cases. In Joanna Błaszczak, Dorota Klimek-Jankowska &amp; Krzysztof Migdalski (eds.), </w:t>
      </w:r>
      <w:r>
        <w:rPr>
          <w:i/>
          <w:sz w:val="24"/>
        </w:rPr>
        <w:t xml:space="preserve">How categorical are categories?: New approaches to the old questions of noun, verb, and adjec- tive </w:t>
      </w:r>
      <w:r>
        <w:rPr>
          <w:sz w:val="24"/>
        </w:rPr>
        <w:t>(Studies in Generative Grammar 122), 13–46. Mouton de Gruyter. doi:</w:t>
      </w:r>
      <w:hyperlink r:id="rId112">
        <w:r>
          <w:rPr>
            <w:rFonts w:ascii="Linux Libertine Mono" w:hAnsi="Linux Libertine Mono"/>
            <w:color w:val="0000FF"/>
            <w:sz w:val="20"/>
          </w:rPr>
          <w:t>10 . 1515 /</w:t>
        </w:r>
      </w:hyperlink>
      <w:r>
        <w:rPr>
          <w:rFonts w:ascii="Linux Libertine Mono" w:hAnsi="Linux Libertine Mono"/>
          <w:color w:val="0000FF"/>
          <w:sz w:val="20"/>
        </w:rPr>
        <w:t xml:space="preserve"> </w:t>
      </w:r>
      <w:hyperlink r:id="rId113">
        <w:r>
          <w:rPr>
            <w:rFonts w:ascii="Linux Libertine Mono" w:hAnsi="Linux Libertine Mono"/>
            <w:color w:val="0000FF"/>
            <w:sz w:val="20"/>
          </w:rPr>
          <w:t>9781614514510-003</w:t>
        </w:r>
      </w:hyperlink>
      <w:r>
        <w:rPr>
          <w:sz w:val="24"/>
        </w:rPr>
        <w:t>.</w:t>
      </w:r>
    </w:p>
    <w:p w:rsidR="00DD7756" w:rsidRDefault="00AD1397">
      <w:pPr>
        <w:spacing w:before="114" w:line="254" w:lineRule="auto"/>
        <w:ind w:left="2038" w:right="578" w:hanging="359"/>
        <w:jc w:val="both"/>
        <w:rPr>
          <w:sz w:val="24"/>
        </w:rPr>
      </w:pPr>
      <w:bookmarkStart w:id="353" w:name="_bookmark254"/>
      <w:bookmarkEnd w:id="353"/>
      <w:r>
        <w:rPr>
          <w:sz w:val="24"/>
        </w:rPr>
        <w:t xml:space="preserve">Baker, Paul. 2018. Corpus methods in linguistics. In Lia Litosseliti (ed.), </w:t>
      </w:r>
      <w:r>
        <w:rPr>
          <w:i/>
          <w:sz w:val="24"/>
        </w:rPr>
        <w:t>Research methods in linguistics</w:t>
      </w:r>
      <w:r>
        <w:rPr>
          <w:sz w:val="24"/>
        </w:rPr>
        <w:t>, 2nd edn., 167–192. Bloomsbury.</w:t>
      </w:r>
    </w:p>
    <w:p w:rsidR="00DD7756" w:rsidRDefault="00AD1397">
      <w:pPr>
        <w:spacing w:before="117" w:line="254" w:lineRule="auto"/>
        <w:ind w:left="2038" w:right="577" w:hanging="359"/>
        <w:jc w:val="both"/>
        <w:rPr>
          <w:sz w:val="24"/>
        </w:rPr>
      </w:pPr>
      <w:bookmarkStart w:id="354" w:name="_bookmark255"/>
      <w:bookmarkEnd w:id="354"/>
      <w:r>
        <w:rPr>
          <w:sz w:val="24"/>
        </w:rPr>
        <w:t xml:space="preserve">Beck, David. 2002. </w:t>
      </w:r>
      <w:r>
        <w:rPr>
          <w:i/>
          <w:sz w:val="24"/>
        </w:rPr>
        <w:t>The typology of parts of speech systems: The markedness of adjectives</w:t>
      </w:r>
      <w:r>
        <w:rPr>
          <w:i/>
          <w:spacing w:val="-19"/>
          <w:sz w:val="24"/>
        </w:rPr>
        <w:t xml:space="preserve"> </w:t>
      </w:r>
      <w:r>
        <w:rPr>
          <w:sz w:val="24"/>
        </w:rPr>
        <w:t>(Out- standing Dissertations in Linguistics). Routledge.</w:t>
      </w:r>
      <w:r>
        <w:rPr>
          <w:spacing w:val="18"/>
          <w:sz w:val="24"/>
        </w:rPr>
        <w:t xml:space="preserve"> </w:t>
      </w:r>
      <w:r>
        <w:rPr>
          <w:sz w:val="24"/>
        </w:rPr>
        <w:t>doi:</w:t>
      </w:r>
      <w:hyperlink r:id="rId114">
        <w:r>
          <w:rPr>
            <w:rFonts w:ascii="Linux Libertine Mono"/>
            <w:color w:val="0000FF"/>
            <w:sz w:val="20"/>
          </w:rPr>
          <w:t>10.4324/9780203475201</w:t>
        </w:r>
      </w:hyperlink>
      <w:r>
        <w:rPr>
          <w:sz w:val="24"/>
        </w:rPr>
        <w:t>.</w:t>
      </w:r>
    </w:p>
    <w:p w:rsidR="00DD7756" w:rsidRDefault="00AD1397">
      <w:pPr>
        <w:spacing w:before="118" w:line="254" w:lineRule="auto"/>
        <w:ind w:left="2038" w:right="574" w:hanging="359"/>
        <w:jc w:val="both"/>
        <w:rPr>
          <w:i/>
          <w:sz w:val="24"/>
        </w:rPr>
      </w:pPr>
      <w:bookmarkStart w:id="355" w:name="_bookmark256"/>
      <w:bookmarkEnd w:id="355"/>
      <w:r>
        <w:rPr>
          <w:sz w:val="24"/>
        </w:rPr>
        <w:t xml:space="preserve">Beck, David. 2013. Unidirectional flexibility and the noun-verb distinction in Lushootseed. In Jan Rijkhoff &amp; Eva van Lier (eds.), </w:t>
      </w:r>
      <w:r>
        <w:rPr>
          <w:i/>
          <w:sz w:val="24"/>
        </w:rPr>
        <w:t xml:space="preserve">Flexible word classes: Typological studies of </w:t>
      </w:r>
      <w:r>
        <w:rPr>
          <w:i/>
          <w:sz w:val="24"/>
        </w:rPr>
        <w:lastRenderedPageBreak/>
        <w:t>under-</w:t>
      </w:r>
    </w:p>
    <w:p w:rsidR="00DD7756" w:rsidRDefault="00DD7756">
      <w:pPr>
        <w:spacing w:line="254" w:lineRule="auto"/>
        <w:jc w:val="both"/>
        <w:rPr>
          <w:sz w:val="24"/>
        </w:rPr>
        <w:sectPr w:rsidR="00DD7756">
          <w:footerReference w:type="default" r:id="rId115"/>
          <w:pgSz w:w="12240" w:h="15840"/>
          <w:pgMar w:top="1500" w:right="860" w:bottom="1040" w:left="120" w:header="0" w:footer="856" w:gutter="0"/>
          <w:pgNumType w:start="109"/>
          <w:cols w:space="720"/>
        </w:sectPr>
      </w:pPr>
    </w:p>
    <w:p w:rsidR="00DD7756" w:rsidRDefault="00AD1397">
      <w:pPr>
        <w:spacing w:before="84" w:line="254" w:lineRule="auto"/>
        <w:ind w:left="2038" w:right="576"/>
        <w:jc w:val="both"/>
        <w:rPr>
          <w:sz w:val="24"/>
        </w:rPr>
      </w:pPr>
      <w:r>
        <w:rPr>
          <w:i/>
          <w:sz w:val="24"/>
        </w:rPr>
        <w:lastRenderedPageBreak/>
        <w:t>specified parts of speech</w:t>
      </w:r>
      <w:r>
        <w:rPr>
          <w:sz w:val="24"/>
        </w:rPr>
        <w:t>, 185–220. Oxford University Press. doi:</w:t>
      </w:r>
      <w:r>
        <w:rPr>
          <w:rFonts w:ascii="Linux Libertine Mono" w:hAnsi="Linux Libertine Mono"/>
          <w:color w:val="0000FF"/>
          <w:sz w:val="20"/>
        </w:rPr>
        <w:t>10.1093/acprof:oso/ 9780199668441.003.0007</w:t>
      </w:r>
      <w:r>
        <w:rPr>
          <w:sz w:val="24"/>
        </w:rPr>
        <w:t>.</w:t>
      </w:r>
    </w:p>
    <w:p w:rsidR="00DD7756" w:rsidRDefault="00AD1397">
      <w:pPr>
        <w:spacing w:before="118" w:line="254" w:lineRule="auto"/>
        <w:ind w:left="2038" w:right="574" w:hanging="359"/>
        <w:jc w:val="both"/>
        <w:rPr>
          <w:sz w:val="24"/>
        </w:rPr>
      </w:pPr>
      <w:bookmarkStart w:id="356" w:name="_bookmark257"/>
      <w:bookmarkEnd w:id="356"/>
      <w:r>
        <w:rPr>
          <w:sz w:val="24"/>
        </w:rPr>
        <w:t>Berez-Kroeker,</w:t>
      </w:r>
      <w:r>
        <w:rPr>
          <w:spacing w:val="-17"/>
          <w:sz w:val="24"/>
        </w:rPr>
        <w:t xml:space="preserve"> </w:t>
      </w:r>
      <w:r>
        <w:rPr>
          <w:sz w:val="24"/>
        </w:rPr>
        <w:t>Andrea</w:t>
      </w:r>
      <w:r>
        <w:rPr>
          <w:spacing w:val="-17"/>
          <w:sz w:val="24"/>
        </w:rPr>
        <w:t xml:space="preserve"> </w:t>
      </w:r>
      <w:r>
        <w:rPr>
          <w:sz w:val="24"/>
        </w:rPr>
        <w:t>L.,</w:t>
      </w:r>
      <w:r>
        <w:rPr>
          <w:spacing w:val="-16"/>
          <w:sz w:val="24"/>
        </w:rPr>
        <w:t xml:space="preserve"> </w:t>
      </w:r>
      <w:r>
        <w:rPr>
          <w:sz w:val="24"/>
        </w:rPr>
        <w:t>Helene</w:t>
      </w:r>
      <w:r>
        <w:rPr>
          <w:spacing w:val="-17"/>
          <w:sz w:val="24"/>
        </w:rPr>
        <w:t xml:space="preserve"> </w:t>
      </w:r>
      <w:r>
        <w:rPr>
          <w:sz w:val="24"/>
        </w:rPr>
        <w:t>N.</w:t>
      </w:r>
      <w:r>
        <w:rPr>
          <w:spacing w:val="-17"/>
          <w:sz w:val="24"/>
        </w:rPr>
        <w:t xml:space="preserve"> </w:t>
      </w:r>
      <w:r>
        <w:rPr>
          <w:sz w:val="24"/>
        </w:rPr>
        <w:t>Andreassen,</w:t>
      </w:r>
      <w:r>
        <w:rPr>
          <w:spacing w:val="-16"/>
          <w:sz w:val="24"/>
        </w:rPr>
        <w:t xml:space="preserve"> </w:t>
      </w:r>
      <w:r>
        <w:rPr>
          <w:sz w:val="24"/>
        </w:rPr>
        <w:t>Lauren</w:t>
      </w:r>
      <w:r>
        <w:rPr>
          <w:spacing w:val="-17"/>
          <w:sz w:val="24"/>
        </w:rPr>
        <w:t xml:space="preserve"> </w:t>
      </w:r>
      <w:r>
        <w:rPr>
          <w:sz w:val="24"/>
        </w:rPr>
        <w:t>Gawne,</w:t>
      </w:r>
      <w:r>
        <w:rPr>
          <w:spacing w:val="-17"/>
          <w:sz w:val="24"/>
        </w:rPr>
        <w:t xml:space="preserve"> </w:t>
      </w:r>
      <w:r>
        <w:rPr>
          <w:sz w:val="24"/>
        </w:rPr>
        <w:t>Gary</w:t>
      </w:r>
      <w:r>
        <w:rPr>
          <w:spacing w:val="-17"/>
          <w:sz w:val="24"/>
        </w:rPr>
        <w:t xml:space="preserve"> </w:t>
      </w:r>
      <w:r>
        <w:rPr>
          <w:sz w:val="24"/>
        </w:rPr>
        <w:t>Holton,</w:t>
      </w:r>
      <w:r>
        <w:rPr>
          <w:spacing w:val="-17"/>
          <w:sz w:val="24"/>
        </w:rPr>
        <w:t xml:space="preserve"> </w:t>
      </w:r>
      <w:r>
        <w:rPr>
          <w:sz w:val="24"/>
        </w:rPr>
        <w:t>Susan</w:t>
      </w:r>
      <w:r>
        <w:rPr>
          <w:spacing w:val="-16"/>
          <w:sz w:val="24"/>
        </w:rPr>
        <w:t xml:space="preserve"> </w:t>
      </w:r>
      <w:r>
        <w:rPr>
          <w:sz w:val="24"/>
        </w:rPr>
        <w:t>Smythe Kung,</w:t>
      </w:r>
      <w:r>
        <w:rPr>
          <w:spacing w:val="-9"/>
          <w:sz w:val="24"/>
        </w:rPr>
        <w:t xml:space="preserve"> </w:t>
      </w:r>
      <w:r>
        <w:rPr>
          <w:sz w:val="24"/>
        </w:rPr>
        <w:t>Peter</w:t>
      </w:r>
      <w:r>
        <w:rPr>
          <w:spacing w:val="-8"/>
          <w:sz w:val="24"/>
        </w:rPr>
        <w:t xml:space="preserve"> </w:t>
      </w:r>
      <w:r>
        <w:rPr>
          <w:sz w:val="24"/>
        </w:rPr>
        <w:t>Pulsifer,</w:t>
      </w:r>
      <w:r>
        <w:rPr>
          <w:spacing w:val="-8"/>
          <w:sz w:val="24"/>
        </w:rPr>
        <w:t xml:space="preserve"> </w:t>
      </w:r>
      <w:r>
        <w:rPr>
          <w:sz w:val="24"/>
        </w:rPr>
        <w:t>Lauren</w:t>
      </w:r>
      <w:r>
        <w:rPr>
          <w:spacing w:val="-9"/>
          <w:sz w:val="24"/>
        </w:rPr>
        <w:t xml:space="preserve"> </w:t>
      </w:r>
      <w:r>
        <w:rPr>
          <w:sz w:val="24"/>
        </w:rPr>
        <w:t>B.</w:t>
      </w:r>
      <w:r>
        <w:rPr>
          <w:spacing w:val="-8"/>
          <w:sz w:val="24"/>
        </w:rPr>
        <w:t xml:space="preserve"> </w:t>
      </w:r>
      <w:r>
        <w:rPr>
          <w:sz w:val="24"/>
        </w:rPr>
        <w:t>Collister</w:t>
      </w:r>
      <w:r>
        <w:rPr>
          <w:spacing w:val="-8"/>
          <w:sz w:val="24"/>
        </w:rPr>
        <w:t xml:space="preserve"> </w:t>
      </w:r>
      <w:r>
        <w:rPr>
          <w:sz w:val="24"/>
        </w:rPr>
        <w:t>&amp;</w:t>
      </w:r>
      <w:r>
        <w:rPr>
          <w:spacing w:val="-9"/>
          <w:sz w:val="24"/>
        </w:rPr>
        <w:t xml:space="preserve"> </w:t>
      </w:r>
      <w:r>
        <w:rPr>
          <w:sz w:val="24"/>
        </w:rPr>
        <w:t>The</w:t>
      </w:r>
      <w:r>
        <w:rPr>
          <w:spacing w:val="-8"/>
          <w:sz w:val="24"/>
        </w:rPr>
        <w:t xml:space="preserve"> </w:t>
      </w:r>
      <w:r>
        <w:rPr>
          <w:sz w:val="24"/>
        </w:rPr>
        <w:t>Data</w:t>
      </w:r>
      <w:r>
        <w:rPr>
          <w:spacing w:val="-8"/>
          <w:sz w:val="24"/>
        </w:rPr>
        <w:t xml:space="preserve"> </w:t>
      </w:r>
      <w:r>
        <w:rPr>
          <w:sz w:val="24"/>
        </w:rPr>
        <w:t>Citation</w:t>
      </w:r>
      <w:r>
        <w:rPr>
          <w:spacing w:val="-9"/>
          <w:sz w:val="24"/>
        </w:rPr>
        <w:t xml:space="preserve"> </w:t>
      </w:r>
      <w:r>
        <w:rPr>
          <w:sz w:val="24"/>
        </w:rPr>
        <w:t>&amp;</w:t>
      </w:r>
      <w:r>
        <w:rPr>
          <w:spacing w:val="-8"/>
          <w:sz w:val="24"/>
        </w:rPr>
        <w:t xml:space="preserve"> </w:t>
      </w:r>
      <w:r>
        <w:rPr>
          <w:sz w:val="24"/>
        </w:rPr>
        <w:t>Attribution</w:t>
      </w:r>
      <w:r>
        <w:rPr>
          <w:spacing w:val="-8"/>
          <w:sz w:val="24"/>
        </w:rPr>
        <w:t xml:space="preserve"> </w:t>
      </w:r>
      <w:r>
        <w:rPr>
          <w:sz w:val="24"/>
        </w:rPr>
        <w:t>in</w:t>
      </w:r>
      <w:r>
        <w:rPr>
          <w:spacing w:val="-9"/>
          <w:sz w:val="24"/>
        </w:rPr>
        <w:t xml:space="preserve"> </w:t>
      </w:r>
      <w:r>
        <w:rPr>
          <w:sz w:val="24"/>
        </w:rPr>
        <w:t xml:space="preserve">Linguistics Group. 2018. </w:t>
      </w:r>
      <w:r>
        <w:rPr>
          <w:i/>
          <w:sz w:val="24"/>
        </w:rPr>
        <w:t>The Austin principles of data citation in linguistics</w:t>
      </w:r>
      <w:r>
        <w:rPr>
          <w:sz w:val="24"/>
        </w:rPr>
        <w:t xml:space="preserve">. </w:t>
      </w:r>
      <w:hyperlink r:id="rId116">
        <w:r>
          <w:rPr>
            <w:rFonts w:ascii="Linux Libertine Mono"/>
            <w:color w:val="0000FF"/>
            <w:spacing w:val="6"/>
            <w:sz w:val="20"/>
          </w:rPr>
          <w:t>https://site.uit.</w:t>
        </w:r>
      </w:hyperlink>
      <w:r>
        <w:rPr>
          <w:rFonts w:ascii="Linux Libertine Mono"/>
          <w:color w:val="0000FF"/>
          <w:spacing w:val="6"/>
          <w:sz w:val="20"/>
        </w:rPr>
        <w:t xml:space="preserve"> </w:t>
      </w:r>
      <w:hyperlink r:id="rId117">
        <w:r>
          <w:rPr>
            <w:rFonts w:ascii="Linux Libertine Mono"/>
            <w:color w:val="0000FF"/>
            <w:sz w:val="20"/>
          </w:rPr>
          <w:t>no/linguisticsdatacitation/austinprinciples</w:t>
        </w:r>
      </w:hyperlink>
      <w:r>
        <w:rPr>
          <w:sz w:val="24"/>
        </w:rPr>
        <w:t>.</w:t>
      </w:r>
    </w:p>
    <w:p w:rsidR="00DD7756" w:rsidRDefault="00AD1397">
      <w:pPr>
        <w:spacing w:before="115" w:line="254" w:lineRule="auto"/>
        <w:ind w:left="2038" w:right="576" w:hanging="359"/>
        <w:jc w:val="both"/>
        <w:rPr>
          <w:sz w:val="24"/>
        </w:rPr>
      </w:pPr>
      <w:bookmarkStart w:id="357" w:name="_bookmark258"/>
      <w:bookmarkEnd w:id="357"/>
      <w:r>
        <w:rPr>
          <w:sz w:val="24"/>
        </w:rPr>
        <w:t>Bickel,</w:t>
      </w:r>
      <w:r>
        <w:rPr>
          <w:spacing w:val="-17"/>
          <w:sz w:val="24"/>
        </w:rPr>
        <w:t xml:space="preserve"> </w:t>
      </w:r>
      <w:r>
        <w:rPr>
          <w:sz w:val="24"/>
        </w:rPr>
        <w:t>Balthasar,</w:t>
      </w:r>
      <w:r>
        <w:rPr>
          <w:spacing w:val="-17"/>
          <w:sz w:val="24"/>
        </w:rPr>
        <w:t xml:space="preserve"> </w:t>
      </w:r>
      <w:r>
        <w:rPr>
          <w:sz w:val="24"/>
        </w:rPr>
        <w:t>Bernard</w:t>
      </w:r>
      <w:r>
        <w:rPr>
          <w:spacing w:val="-17"/>
          <w:sz w:val="24"/>
        </w:rPr>
        <w:t xml:space="preserve"> </w:t>
      </w:r>
      <w:r>
        <w:rPr>
          <w:sz w:val="24"/>
        </w:rPr>
        <w:t>Comrie</w:t>
      </w:r>
      <w:r>
        <w:rPr>
          <w:spacing w:val="-17"/>
          <w:sz w:val="24"/>
        </w:rPr>
        <w:t xml:space="preserve"> </w:t>
      </w:r>
      <w:r>
        <w:rPr>
          <w:sz w:val="24"/>
        </w:rPr>
        <w:t>&amp;</w:t>
      </w:r>
      <w:r>
        <w:rPr>
          <w:spacing w:val="-17"/>
          <w:sz w:val="24"/>
        </w:rPr>
        <w:t xml:space="preserve"> </w:t>
      </w:r>
      <w:r>
        <w:rPr>
          <w:sz w:val="24"/>
        </w:rPr>
        <w:t>Martin</w:t>
      </w:r>
      <w:r>
        <w:rPr>
          <w:spacing w:val="-16"/>
          <w:sz w:val="24"/>
        </w:rPr>
        <w:t xml:space="preserve"> </w:t>
      </w:r>
      <w:r>
        <w:rPr>
          <w:sz w:val="24"/>
        </w:rPr>
        <w:t>Haspelmath.</w:t>
      </w:r>
      <w:r>
        <w:rPr>
          <w:spacing w:val="-17"/>
          <w:sz w:val="24"/>
        </w:rPr>
        <w:t xml:space="preserve"> </w:t>
      </w:r>
      <w:r>
        <w:rPr>
          <w:sz w:val="24"/>
        </w:rPr>
        <w:t>2015.</w:t>
      </w:r>
      <w:r>
        <w:rPr>
          <w:spacing w:val="-18"/>
          <w:sz w:val="24"/>
        </w:rPr>
        <w:t xml:space="preserve"> </w:t>
      </w:r>
      <w:r>
        <w:rPr>
          <w:i/>
          <w:sz w:val="24"/>
        </w:rPr>
        <w:t>The</w:t>
      </w:r>
      <w:r>
        <w:rPr>
          <w:i/>
          <w:spacing w:val="-17"/>
          <w:sz w:val="24"/>
        </w:rPr>
        <w:t xml:space="preserve"> </w:t>
      </w:r>
      <w:r>
        <w:rPr>
          <w:i/>
          <w:sz w:val="24"/>
        </w:rPr>
        <w:t>Leipzig</w:t>
      </w:r>
      <w:r>
        <w:rPr>
          <w:i/>
          <w:spacing w:val="-17"/>
          <w:sz w:val="24"/>
        </w:rPr>
        <w:t xml:space="preserve"> </w:t>
      </w:r>
      <w:r>
        <w:rPr>
          <w:i/>
          <w:sz w:val="24"/>
        </w:rPr>
        <w:t>glossing</w:t>
      </w:r>
      <w:r>
        <w:rPr>
          <w:i/>
          <w:spacing w:val="-16"/>
          <w:sz w:val="24"/>
        </w:rPr>
        <w:t xml:space="preserve"> </w:t>
      </w:r>
      <w:r>
        <w:rPr>
          <w:i/>
          <w:sz w:val="24"/>
        </w:rPr>
        <w:t>rules:</w:t>
      </w:r>
      <w:r>
        <w:rPr>
          <w:i/>
          <w:spacing w:val="-17"/>
          <w:sz w:val="24"/>
        </w:rPr>
        <w:t xml:space="preserve"> </w:t>
      </w:r>
      <w:r>
        <w:rPr>
          <w:i/>
          <w:sz w:val="24"/>
        </w:rPr>
        <w:t>Con- ventions for interlinear morpheme-by-morpheme glosses</w:t>
      </w:r>
      <w:r>
        <w:rPr>
          <w:sz w:val="24"/>
        </w:rPr>
        <w:t>. Max Planck Institute for Evolu- tionary</w:t>
      </w:r>
      <w:r>
        <w:rPr>
          <w:spacing w:val="23"/>
          <w:sz w:val="24"/>
        </w:rPr>
        <w:t xml:space="preserve"> </w:t>
      </w:r>
      <w:r>
        <w:rPr>
          <w:sz w:val="24"/>
        </w:rPr>
        <w:t>Anthropology.</w:t>
      </w:r>
      <w:r>
        <w:rPr>
          <w:spacing w:val="23"/>
          <w:sz w:val="24"/>
        </w:rPr>
        <w:t xml:space="preserve"> </w:t>
      </w:r>
      <w:r>
        <w:rPr>
          <w:sz w:val="24"/>
        </w:rPr>
        <w:t>Leipzig:</w:t>
      </w:r>
      <w:r>
        <w:rPr>
          <w:spacing w:val="23"/>
          <w:sz w:val="24"/>
        </w:rPr>
        <w:t xml:space="preserve"> </w:t>
      </w:r>
      <w:r>
        <w:rPr>
          <w:sz w:val="24"/>
        </w:rPr>
        <w:t>Department</w:t>
      </w:r>
      <w:r>
        <w:rPr>
          <w:spacing w:val="24"/>
          <w:sz w:val="24"/>
        </w:rPr>
        <w:t xml:space="preserve"> </w:t>
      </w:r>
      <w:r>
        <w:rPr>
          <w:sz w:val="24"/>
        </w:rPr>
        <w:t>of</w:t>
      </w:r>
      <w:r>
        <w:rPr>
          <w:spacing w:val="23"/>
          <w:sz w:val="24"/>
        </w:rPr>
        <w:t xml:space="preserve"> </w:t>
      </w:r>
      <w:r>
        <w:rPr>
          <w:sz w:val="24"/>
        </w:rPr>
        <w:t>Linguistics.</w:t>
      </w:r>
      <w:r>
        <w:rPr>
          <w:spacing w:val="21"/>
          <w:sz w:val="24"/>
        </w:rPr>
        <w:t xml:space="preserve"> </w:t>
      </w:r>
      <w:hyperlink r:id="rId118">
        <w:r>
          <w:rPr>
            <w:rFonts w:ascii="Linux Libertine Mono"/>
            <w:color w:val="0000FF"/>
            <w:spacing w:val="6"/>
            <w:sz w:val="20"/>
          </w:rPr>
          <w:t>https://</w:t>
        </w:r>
        <w:r>
          <w:rPr>
            <w:rFonts w:ascii="Linux Libertine Mono"/>
            <w:color w:val="0000FF"/>
            <w:spacing w:val="-107"/>
            <w:sz w:val="20"/>
          </w:rPr>
          <w:t xml:space="preserve"> </w:t>
        </w:r>
        <w:r>
          <w:rPr>
            <w:rFonts w:ascii="Linux Libertine Mono"/>
            <w:color w:val="0000FF"/>
            <w:spacing w:val="4"/>
            <w:sz w:val="20"/>
          </w:rPr>
          <w:t>www.</w:t>
        </w:r>
        <w:r>
          <w:rPr>
            <w:rFonts w:ascii="Linux Libertine Mono"/>
            <w:color w:val="0000FF"/>
            <w:spacing w:val="-106"/>
            <w:sz w:val="20"/>
          </w:rPr>
          <w:t xml:space="preserve"> </w:t>
        </w:r>
        <w:r>
          <w:rPr>
            <w:rFonts w:ascii="Linux Libertine Mono"/>
            <w:color w:val="0000FF"/>
            <w:spacing w:val="4"/>
            <w:sz w:val="20"/>
          </w:rPr>
          <w:t>eva.</w:t>
        </w:r>
        <w:r>
          <w:rPr>
            <w:rFonts w:ascii="Linux Libertine Mono"/>
            <w:color w:val="0000FF"/>
            <w:spacing w:val="-107"/>
            <w:sz w:val="20"/>
          </w:rPr>
          <w:t xml:space="preserve"> </w:t>
        </w:r>
        <w:r>
          <w:rPr>
            <w:rFonts w:ascii="Linux Libertine Mono"/>
            <w:color w:val="0000FF"/>
            <w:spacing w:val="4"/>
            <w:sz w:val="20"/>
          </w:rPr>
          <w:t>mpg.</w:t>
        </w:r>
      </w:hyperlink>
      <w:r>
        <w:rPr>
          <w:rFonts w:ascii="Linux Libertine Mono"/>
          <w:color w:val="0000FF"/>
          <w:spacing w:val="4"/>
          <w:sz w:val="20"/>
        </w:rPr>
        <w:t xml:space="preserve"> </w:t>
      </w:r>
      <w:hyperlink r:id="rId119">
        <w:r>
          <w:rPr>
            <w:rFonts w:ascii="Linux Libertine Mono"/>
            <w:color w:val="0000FF"/>
            <w:sz w:val="20"/>
          </w:rPr>
          <w:t>de/lingua/resources/glossing-rules.php</w:t>
        </w:r>
      </w:hyperlink>
      <w:r>
        <w:rPr>
          <w:sz w:val="24"/>
        </w:rPr>
        <w:t>.</w:t>
      </w:r>
    </w:p>
    <w:p w:rsidR="00DD7756" w:rsidRDefault="00AD1397">
      <w:pPr>
        <w:spacing w:before="115" w:line="254" w:lineRule="auto"/>
        <w:ind w:left="2038" w:right="576" w:hanging="359"/>
        <w:jc w:val="both"/>
        <w:rPr>
          <w:sz w:val="24"/>
        </w:rPr>
      </w:pPr>
      <w:bookmarkStart w:id="358" w:name="_bookmark259"/>
      <w:bookmarkEnd w:id="358"/>
      <w:r>
        <w:rPr>
          <w:sz w:val="24"/>
        </w:rPr>
        <w:t xml:space="preserve">Bird, Steven, Ewan Klein &amp; Edward Loper. 2009. </w:t>
      </w:r>
      <w:r>
        <w:rPr>
          <w:i/>
          <w:sz w:val="24"/>
        </w:rPr>
        <w:t>Natural language processing with Python: Analyzing text with the Natural Language Toolkit</w:t>
      </w:r>
      <w:r>
        <w:rPr>
          <w:sz w:val="24"/>
        </w:rPr>
        <w:t>. O’Reilly.</w:t>
      </w:r>
    </w:p>
    <w:p w:rsidR="00DD7756" w:rsidRDefault="00AD1397">
      <w:pPr>
        <w:spacing w:before="117" w:line="254" w:lineRule="auto"/>
        <w:ind w:left="2038" w:right="572" w:hanging="359"/>
        <w:jc w:val="both"/>
        <w:rPr>
          <w:sz w:val="24"/>
        </w:rPr>
      </w:pPr>
      <w:bookmarkStart w:id="359" w:name="_bookmark260"/>
      <w:bookmarkEnd w:id="359"/>
      <w:r>
        <w:rPr>
          <w:sz w:val="24"/>
        </w:rPr>
        <w:t xml:space="preserve">Bisang, </w:t>
      </w:r>
      <w:r>
        <w:rPr>
          <w:spacing w:val="-5"/>
          <w:sz w:val="24"/>
        </w:rPr>
        <w:t xml:space="preserve">Walter. </w:t>
      </w:r>
      <w:r>
        <w:rPr>
          <w:sz w:val="24"/>
        </w:rPr>
        <w:t>2008. Precategoriality and syntax-based parts of speech: The case of Late</w:t>
      </w:r>
      <w:r>
        <w:rPr>
          <w:spacing w:val="-37"/>
          <w:sz w:val="24"/>
        </w:rPr>
        <w:t xml:space="preserve"> </w:t>
      </w:r>
      <w:r>
        <w:rPr>
          <w:sz w:val="24"/>
        </w:rPr>
        <w:t xml:space="preserve">Ar- chaic Chinese. </w:t>
      </w:r>
      <w:r>
        <w:rPr>
          <w:i/>
          <w:sz w:val="24"/>
        </w:rPr>
        <w:t xml:space="preserve">Studies in Language </w:t>
      </w:r>
      <w:r>
        <w:rPr>
          <w:sz w:val="24"/>
        </w:rPr>
        <w:t>32(3). 568–589.</w:t>
      </w:r>
      <w:r>
        <w:rPr>
          <w:spacing w:val="29"/>
          <w:sz w:val="24"/>
        </w:rPr>
        <w:t xml:space="preserve"> </w:t>
      </w:r>
      <w:r>
        <w:rPr>
          <w:sz w:val="24"/>
        </w:rPr>
        <w:t>doi:</w:t>
      </w:r>
      <w:hyperlink r:id="rId120">
        <w:r>
          <w:rPr>
            <w:rFonts w:ascii="Linux Libertine Mono" w:hAnsi="Linux Libertine Mono"/>
            <w:color w:val="0000FF"/>
            <w:sz w:val="20"/>
          </w:rPr>
          <w:t>10.1075/sl.32.3.05bis</w:t>
        </w:r>
      </w:hyperlink>
      <w:r>
        <w:rPr>
          <w:sz w:val="24"/>
        </w:rPr>
        <w:t>.</w:t>
      </w:r>
    </w:p>
    <w:p w:rsidR="00DD7756" w:rsidRDefault="00AD1397">
      <w:pPr>
        <w:spacing w:before="117" w:line="254" w:lineRule="auto"/>
        <w:ind w:left="2038" w:right="573" w:hanging="359"/>
        <w:jc w:val="both"/>
        <w:rPr>
          <w:sz w:val="24"/>
        </w:rPr>
      </w:pPr>
      <w:bookmarkStart w:id="360" w:name="_bookmark261"/>
      <w:bookmarkEnd w:id="360"/>
      <w:r>
        <w:rPr>
          <w:sz w:val="24"/>
        </w:rPr>
        <w:t xml:space="preserve">Bisang, </w:t>
      </w:r>
      <w:r>
        <w:rPr>
          <w:spacing w:val="-5"/>
          <w:sz w:val="24"/>
        </w:rPr>
        <w:t xml:space="preserve">Walter. </w:t>
      </w:r>
      <w:r>
        <w:rPr>
          <w:sz w:val="24"/>
        </w:rPr>
        <w:t xml:space="preserve">2013. </w:t>
      </w:r>
      <w:r>
        <w:rPr>
          <w:spacing w:val="-6"/>
          <w:sz w:val="24"/>
        </w:rPr>
        <w:t xml:space="preserve">Word </w:t>
      </w:r>
      <w:r>
        <w:rPr>
          <w:sz w:val="24"/>
        </w:rPr>
        <w:t xml:space="preserve">class systems between flexibility and rigidity: An integrative ap- proach. In Jan Rijkhoff &amp; Eva van Lier (eds.), </w:t>
      </w:r>
      <w:r>
        <w:rPr>
          <w:i/>
          <w:sz w:val="24"/>
        </w:rPr>
        <w:t>Flexible word classes: Typological studies of underspecified parts of speech</w:t>
      </w:r>
      <w:r>
        <w:rPr>
          <w:sz w:val="24"/>
        </w:rPr>
        <w:t>, 275–303. Oxford University Press. doi:</w:t>
      </w:r>
      <w:r>
        <w:rPr>
          <w:rFonts w:ascii="Linux Libertine Mono" w:hAnsi="Linux Libertine Mono"/>
          <w:color w:val="0000FF"/>
          <w:sz w:val="20"/>
        </w:rPr>
        <w:t>10.1093/acprof: oso/9780199668441.003.0010</w:t>
      </w:r>
      <w:r>
        <w:rPr>
          <w:sz w:val="24"/>
        </w:rPr>
        <w:t>.</w:t>
      </w:r>
    </w:p>
    <w:p w:rsidR="00DD7756" w:rsidRDefault="00AD1397">
      <w:pPr>
        <w:spacing w:before="115" w:line="254" w:lineRule="auto"/>
        <w:ind w:left="2038" w:right="577" w:hanging="359"/>
        <w:jc w:val="both"/>
        <w:rPr>
          <w:sz w:val="24"/>
        </w:rPr>
      </w:pPr>
      <w:bookmarkStart w:id="361" w:name="_bookmark262"/>
      <w:bookmarkEnd w:id="361"/>
      <w:r>
        <w:rPr>
          <w:sz w:val="24"/>
        </w:rPr>
        <w:t>Błaszczak,</w:t>
      </w:r>
      <w:r>
        <w:rPr>
          <w:spacing w:val="-21"/>
          <w:sz w:val="24"/>
        </w:rPr>
        <w:t xml:space="preserve"> </w:t>
      </w:r>
      <w:r>
        <w:rPr>
          <w:sz w:val="24"/>
        </w:rPr>
        <w:t>Joanna,</w:t>
      </w:r>
      <w:r>
        <w:rPr>
          <w:spacing w:val="-20"/>
          <w:sz w:val="24"/>
        </w:rPr>
        <w:t xml:space="preserve"> </w:t>
      </w:r>
      <w:r>
        <w:rPr>
          <w:sz w:val="24"/>
        </w:rPr>
        <w:t>Dorota</w:t>
      </w:r>
      <w:r>
        <w:rPr>
          <w:spacing w:val="-20"/>
          <w:sz w:val="24"/>
        </w:rPr>
        <w:t xml:space="preserve"> </w:t>
      </w:r>
      <w:r>
        <w:rPr>
          <w:sz w:val="24"/>
        </w:rPr>
        <w:t>Klimek-Jankowska</w:t>
      </w:r>
      <w:r>
        <w:rPr>
          <w:spacing w:val="-20"/>
          <w:sz w:val="24"/>
        </w:rPr>
        <w:t xml:space="preserve"> </w:t>
      </w:r>
      <w:r>
        <w:rPr>
          <w:sz w:val="24"/>
        </w:rPr>
        <w:t>&amp;</w:t>
      </w:r>
      <w:r>
        <w:rPr>
          <w:spacing w:val="-20"/>
          <w:sz w:val="24"/>
        </w:rPr>
        <w:t xml:space="preserve"> </w:t>
      </w:r>
      <w:r>
        <w:rPr>
          <w:sz w:val="24"/>
        </w:rPr>
        <w:t>Krzysztof</w:t>
      </w:r>
      <w:r>
        <w:rPr>
          <w:spacing w:val="-20"/>
          <w:sz w:val="24"/>
        </w:rPr>
        <w:t xml:space="preserve"> </w:t>
      </w:r>
      <w:r>
        <w:rPr>
          <w:sz w:val="24"/>
        </w:rPr>
        <w:t>Migdalski</w:t>
      </w:r>
      <w:r>
        <w:rPr>
          <w:spacing w:val="-20"/>
          <w:sz w:val="24"/>
        </w:rPr>
        <w:t xml:space="preserve"> </w:t>
      </w:r>
      <w:r>
        <w:rPr>
          <w:sz w:val="24"/>
        </w:rPr>
        <w:t>(eds.).</w:t>
      </w:r>
      <w:r>
        <w:rPr>
          <w:spacing w:val="-20"/>
          <w:sz w:val="24"/>
        </w:rPr>
        <w:t xml:space="preserve"> </w:t>
      </w:r>
      <w:r>
        <w:rPr>
          <w:sz w:val="24"/>
        </w:rPr>
        <w:t>2015.</w:t>
      </w:r>
      <w:r>
        <w:rPr>
          <w:spacing w:val="-22"/>
          <w:sz w:val="24"/>
        </w:rPr>
        <w:t xml:space="preserve"> </w:t>
      </w:r>
      <w:r>
        <w:rPr>
          <w:i/>
          <w:sz w:val="24"/>
        </w:rPr>
        <w:t>How</w:t>
      </w:r>
      <w:r>
        <w:rPr>
          <w:i/>
          <w:spacing w:val="-20"/>
          <w:sz w:val="24"/>
        </w:rPr>
        <w:t xml:space="preserve"> </w:t>
      </w:r>
      <w:r>
        <w:rPr>
          <w:i/>
          <w:sz w:val="24"/>
        </w:rPr>
        <w:t>categor- ical</w:t>
      </w:r>
      <w:r>
        <w:rPr>
          <w:i/>
          <w:spacing w:val="-16"/>
          <w:sz w:val="24"/>
        </w:rPr>
        <w:t xml:space="preserve"> </w:t>
      </w:r>
      <w:r>
        <w:rPr>
          <w:i/>
          <w:sz w:val="24"/>
        </w:rPr>
        <w:t>are</w:t>
      </w:r>
      <w:r>
        <w:rPr>
          <w:i/>
          <w:spacing w:val="-15"/>
          <w:sz w:val="24"/>
        </w:rPr>
        <w:t xml:space="preserve"> </w:t>
      </w:r>
      <w:r>
        <w:rPr>
          <w:i/>
          <w:sz w:val="24"/>
        </w:rPr>
        <w:t>categories?:</w:t>
      </w:r>
      <w:r>
        <w:rPr>
          <w:i/>
          <w:spacing w:val="-14"/>
          <w:sz w:val="24"/>
        </w:rPr>
        <w:t xml:space="preserve"> </w:t>
      </w:r>
      <w:r>
        <w:rPr>
          <w:i/>
          <w:sz w:val="24"/>
        </w:rPr>
        <w:t>New</w:t>
      </w:r>
      <w:r>
        <w:rPr>
          <w:i/>
          <w:spacing w:val="-15"/>
          <w:sz w:val="24"/>
        </w:rPr>
        <w:t xml:space="preserve"> </w:t>
      </w:r>
      <w:r>
        <w:rPr>
          <w:i/>
          <w:sz w:val="24"/>
        </w:rPr>
        <w:t>approaches</w:t>
      </w:r>
      <w:r>
        <w:rPr>
          <w:i/>
          <w:spacing w:val="-15"/>
          <w:sz w:val="24"/>
        </w:rPr>
        <w:t xml:space="preserve"> </w:t>
      </w:r>
      <w:r>
        <w:rPr>
          <w:i/>
          <w:sz w:val="24"/>
        </w:rPr>
        <w:t>to</w:t>
      </w:r>
      <w:r>
        <w:rPr>
          <w:i/>
          <w:spacing w:val="-14"/>
          <w:sz w:val="24"/>
        </w:rPr>
        <w:t xml:space="preserve"> </w:t>
      </w:r>
      <w:r>
        <w:rPr>
          <w:i/>
          <w:sz w:val="24"/>
        </w:rPr>
        <w:t>the</w:t>
      </w:r>
      <w:r>
        <w:rPr>
          <w:i/>
          <w:spacing w:val="-15"/>
          <w:sz w:val="24"/>
        </w:rPr>
        <w:t xml:space="preserve"> </w:t>
      </w:r>
      <w:r>
        <w:rPr>
          <w:i/>
          <w:sz w:val="24"/>
        </w:rPr>
        <w:t>old</w:t>
      </w:r>
      <w:r>
        <w:rPr>
          <w:i/>
          <w:spacing w:val="-15"/>
          <w:sz w:val="24"/>
        </w:rPr>
        <w:t xml:space="preserve"> </w:t>
      </w:r>
      <w:r>
        <w:rPr>
          <w:i/>
          <w:sz w:val="24"/>
        </w:rPr>
        <w:t>questions</w:t>
      </w:r>
      <w:r>
        <w:rPr>
          <w:i/>
          <w:spacing w:val="-15"/>
          <w:sz w:val="24"/>
        </w:rPr>
        <w:t xml:space="preserve"> </w:t>
      </w:r>
      <w:r>
        <w:rPr>
          <w:i/>
          <w:sz w:val="24"/>
        </w:rPr>
        <w:t>of</w:t>
      </w:r>
      <w:r>
        <w:rPr>
          <w:i/>
          <w:spacing w:val="-14"/>
          <w:sz w:val="24"/>
        </w:rPr>
        <w:t xml:space="preserve"> </w:t>
      </w:r>
      <w:r>
        <w:rPr>
          <w:i/>
          <w:sz w:val="24"/>
        </w:rPr>
        <w:t>noun,</w:t>
      </w:r>
      <w:r>
        <w:rPr>
          <w:i/>
          <w:spacing w:val="-15"/>
          <w:sz w:val="24"/>
        </w:rPr>
        <w:t xml:space="preserve"> </w:t>
      </w:r>
      <w:r>
        <w:rPr>
          <w:i/>
          <w:sz w:val="24"/>
        </w:rPr>
        <w:t>verb,</w:t>
      </w:r>
      <w:r>
        <w:rPr>
          <w:i/>
          <w:spacing w:val="-15"/>
          <w:sz w:val="24"/>
        </w:rPr>
        <w:t xml:space="preserve"> </w:t>
      </w:r>
      <w:r>
        <w:rPr>
          <w:i/>
          <w:sz w:val="24"/>
        </w:rPr>
        <w:t>and</w:t>
      </w:r>
      <w:r>
        <w:rPr>
          <w:i/>
          <w:spacing w:val="-15"/>
          <w:sz w:val="24"/>
        </w:rPr>
        <w:t xml:space="preserve"> </w:t>
      </w:r>
      <w:r>
        <w:rPr>
          <w:i/>
          <w:sz w:val="24"/>
        </w:rPr>
        <w:t>adjective</w:t>
      </w:r>
      <w:r>
        <w:rPr>
          <w:i/>
          <w:spacing w:val="-14"/>
          <w:sz w:val="24"/>
        </w:rPr>
        <w:t xml:space="preserve"> </w:t>
      </w:r>
      <w:r>
        <w:rPr>
          <w:sz w:val="24"/>
        </w:rPr>
        <w:t>(Studies in Generative Grammar 122). Mouton de Gruyter.</w:t>
      </w:r>
      <w:r>
        <w:rPr>
          <w:spacing w:val="17"/>
          <w:sz w:val="24"/>
        </w:rPr>
        <w:t xml:space="preserve"> </w:t>
      </w:r>
      <w:r>
        <w:rPr>
          <w:sz w:val="24"/>
        </w:rPr>
        <w:t>doi:</w:t>
      </w:r>
      <w:hyperlink r:id="rId121">
        <w:r>
          <w:rPr>
            <w:rFonts w:ascii="Linux Libertine Mono" w:hAnsi="Linux Libertine Mono"/>
            <w:color w:val="0000FF"/>
            <w:sz w:val="20"/>
          </w:rPr>
          <w:t>10.1515/9781614514510</w:t>
        </w:r>
      </w:hyperlink>
      <w:r>
        <w:rPr>
          <w:sz w:val="24"/>
        </w:rPr>
        <w:t>.</w:t>
      </w:r>
    </w:p>
    <w:p w:rsidR="00DD7756" w:rsidRDefault="00AD1397">
      <w:pPr>
        <w:pStyle w:val="BodyText"/>
        <w:spacing w:before="116"/>
        <w:ind w:left="1680"/>
        <w:jc w:val="both"/>
      </w:pPr>
      <w:bookmarkStart w:id="362" w:name="_bookmark263"/>
      <w:bookmarkEnd w:id="362"/>
      <w:r>
        <w:t xml:space="preserve">Bloomfield, Leonard. 1933. </w:t>
      </w:r>
      <w:r>
        <w:rPr>
          <w:i/>
        </w:rPr>
        <w:t>Language</w:t>
      </w:r>
      <w:r>
        <w:t>. George Allen &amp; Unwin.</w:t>
      </w:r>
    </w:p>
    <w:p w:rsidR="00DD7756" w:rsidRDefault="00AD1397">
      <w:pPr>
        <w:spacing w:before="135" w:line="254" w:lineRule="auto"/>
        <w:ind w:left="2038" w:right="578" w:hanging="359"/>
        <w:jc w:val="both"/>
        <w:rPr>
          <w:sz w:val="24"/>
        </w:rPr>
      </w:pPr>
      <w:bookmarkStart w:id="363" w:name="_bookmark264"/>
      <w:bookmarkEnd w:id="363"/>
      <w:r>
        <w:rPr>
          <w:sz w:val="24"/>
        </w:rPr>
        <w:t xml:space="preserve">Boas, Franz. 1911. Introduction. In Franz Boas (ed.), </w:t>
      </w:r>
      <w:r>
        <w:rPr>
          <w:i/>
          <w:sz w:val="24"/>
        </w:rPr>
        <w:t>Handbook of American Indian</w:t>
      </w:r>
      <w:r>
        <w:rPr>
          <w:i/>
          <w:spacing w:val="-23"/>
          <w:sz w:val="24"/>
        </w:rPr>
        <w:t xml:space="preserve"> </w:t>
      </w:r>
      <w:r>
        <w:rPr>
          <w:i/>
          <w:sz w:val="24"/>
        </w:rPr>
        <w:t>languages</w:t>
      </w:r>
      <w:r>
        <w:rPr>
          <w:sz w:val="24"/>
        </w:rPr>
        <w:t>, vol. 1 (Bureau of American Ethnology Bulletin 40), 1–84. Smithsonian</w:t>
      </w:r>
      <w:r>
        <w:rPr>
          <w:spacing w:val="-25"/>
          <w:sz w:val="24"/>
        </w:rPr>
        <w:t xml:space="preserve"> </w:t>
      </w:r>
      <w:r>
        <w:rPr>
          <w:sz w:val="24"/>
        </w:rPr>
        <w:t>Institution.</w:t>
      </w:r>
    </w:p>
    <w:p w:rsidR="00DD7756" w:rsidRDefault="00AD1397">
      <w:pPr>
        <w:pStyle w:val="BodyText"/>
        <w:spacing w:before="6" w:line="408" w:lineRule="exact"/>
        <w:ind w:left="1680" w:right="573"/>
        <w:jc w:val="both"/>
      </w:pPr>
      <w:bookmarkStart w:id="364" w:name="_bookmark265"/>
      <w:bookmarkEnd w:id="364"/>
      <w:r>
        <w:t xml:space="preserve">Bolinger, Dwight &amp; Donald A. Sears. 1981. </w:t>
      </w:r>
      <w:r>
        <w:rPr>
          <w:i/>
        </w:rPr>
        <w:t>Aspects of language</w:t>
      </w:r>
      <w:r>
        <w:t>. 3rd edn. Harcourt Brace.</w:t>
      </w:r>
      <w:bookmarkStart w:id="365" w:name="_bookmark266"/>
      <w:bookmarkEnd w:id="365"/>
      <w:r>
        <w:t xml:space="preserve"> Booij, Geert &amp; Jenny Audring. 2018. Category change in construction morphology. In Kris-</w:t>
      </w:r>
    </w:p>
    <w:p w:rsidR="00DD7756" w:rsidRDefault="00AD1397">
      <w:pPr>
        <w:spacing w:line="254" w:lineRule="auto"/>
        <w:ind w:left="2038" w:right="577"/>
        <w:jc w:val="both"/>
        <w:rPr>
          <w:sz w:val="24"/>
        </w:rPr>
      </w:pPr>
      <w:r>
        <w:rPr>
          <w:sz w:val="24"/>
        </w:rPr>
        <w:t xml:space="preserve">tel Van Goethem, Muriel Norde, Evie Coussé &amp; Gudrun Vanderbauwhede (eds.), </w:t>
      </w:r>
      <w:r>
        <w:rPr>
          <w:i/>
          <w:sz w:val="24"/>
        </w:rPr>
        <w:t xml:space="preserve">Cate- gory change from a constructional perspective </w:t>
      </w:r>
      <w:r>
        <w:rPr>
          <w:sz w:val="24"/>
        </w:rPr>
        <w:t>(Constructional Approaches to Language 20), 209–228. John Benjamins. doi:</w:t>
      </w:r>
      <w:hyperlink r:id="rId122">
        <w:r>
          <w:rPr>
            <w:rFonts w:ascii="Linux Libertine Mono" w:hAnsi="Linux Libertine Mono"/>
            <w:color w:val="0000FF"/>
            <w:sz w:val="20"/>
          </w:rPr>
          <w:t>10.1075/cal.20.08boo</w:t>
        </w:r>
      </w:hyperlink>
      <w:r>
        <w:rPr>
          <w:sz w:val="24"/>
        </w:rPr>
        <w:t>.</w:t>
      </w:r>
    </w:p>
    <w:p w:rsidR="00DD7756" w:rsidRDefault="00DD7756">
      <w:pPr>
        <w:spacing w:before="109" w:line="254" w:lineRule="auto"/>
        <w:ind w:left="2038" w:right="483" w:hanging="359"/>
        <w:rPr>
          <w:sz w:val="24"/>
        </w:rPr>
      </w:pPr>
      <w:r w:rsidRPr="00DD7756">
        <w:pict>
          <v:line id="_x0000_s1053" style="position:absolute;left:0;text-align:left;z-index:15794688;mso-position-horizontal-relative:page" from="547.15pt,62.35pt" to="547.15pt,51.05pt" strokecolor="blue" strokeweight="1.75731mm">
            <w10:wrap anchorx="page"/>
          </v:line>
        </w:pict>
      </w:r>
      <w:bookmarkStart w:id="366" w:name="_bookmark267"/>
      <w:bookmarkEnd w:id="366"/>
      <w:r w:rsidR="00AD1397">
        <w:rPr>
          <w:sz w:val="24"/>
        </w:rPr>
        <w:t>Bowerman, Melissa &amp; Soonja Choi. 2001. Shaping meanings for language: Universal and language-specific in the acquisition of spatial semantic categories. In Melissa Bowerman &amp;</w:t>
      </w:r>
      <w:r w:rsidR="00AD1397">
        <w:rPr>
          <w:spacing w:val="-22"/>
          <w:sz w:val="24"/>
        </w:rPr>
        <w:t xml:space="preserve"> </w:t>
      </w:r>
      <w:r w:rsidR="00AD1397">
        <w:rPr>
          <w:sz w:val="24"/>
        </w:rPr>
        <w:t>Stephen</w:t>
      </w:r>
      <w:r w:rsidR="00AD1397">
        <w:rPr>
          <w:spacing w:val="-21"/>
          <w:sz w:val="24"/>
        </w:rPr>
        <w:t xml:space="preserve"> </w:t>
      </w:r>
      <w:r w:rsidR="00AD1397">
        <w:rPr>
          <w:sz w:val="24"/>
        </w:rPr>
        <w:t>C.</w:t>
      </w:r>
      <w:r w:rsidR="00AD1397">
        <w:rPr>
          <w:spacing w:val="-21"/>
          <w:sz w:val="24"/>
        </w:rPr>
        <w:t xml:space="preserve"> </w:t>
      </w:r>
      <w:r w:rsidR="00AD1397">
        <w:rPr>
          <w:sz w:val="24"/>
        </w:rPr>
        <w:t>Levinson</w:t>
      </w:r>
      <w:r w:rsidR="00AD1397">
        <w:rPr>
          <w:spacing w:val="-21"/>
          <w:sz w:val="24"/>
        </w:rPr>
        <w:t xml:space="preserve"> </w:t>
      </w:r>
      <w:r w:rsidR="00AD1397">
        <w:rPr>
          <w:sz w:val="24"/>
        </w:rPr>
        <w:t>(eds.),</w:t>
      </w:r>
      <w:r w:rsidR="00AD1397">
        <w:rPr>
          <w:spacing w:val="-22"/>
          <w:sz w:val="24"/>
        </w:rPr>
        <w:t xml:space="preserve"> </w:t>
      </w:r>
      <w:r w:rsidR="00AD1397">
        <w:rPr>
          <w:i/>
          <w:sz w:val="24"/>
        </w:rPr>
        <w:t>Language</w:t>
      </w:r>
      <w:r w:rsidR="00AD1397">
        <w:rPr>
          <w:i/>
          <w:spacing w:val="-21"/>
          <w:sz w:val="24"/>
        </w:rPr>
        <w:t xml:space="preserve"> </w:t>
      </w:r>
      <w:r w:rsidR="00AD1397">
        <w:rPr>
          <w:i/>
          <w:sz w:val="24"/>
        </w:rPr>
        <w:t>acquisition</w:t>
      </w:r>
      <w:r w:rsidR="00AD1397">
        <w:rPr>
          <w:i/>
          <w:spacing w:val="-22"/>
          <w:sz w:val="24"/>
        </w:rPr>
        <w:t xml:space="preserve"> </w:t>
      </w:r>
      <w:r w:rsidR="00AD1397">
        <w:rPr>
          <w:i/>
          <w:sz w:val="24"/>
        </w:rPr>
        <w:t>and</w:t>
      </w:r>
      <w:r w:rsidR="00AD1397">
        <w:rPr>
          <w:i/>
          <w:spacing w:val="-21"/>
          <w:sz w:val="24"/>
        </w:rPr>
        <w:t xml:space="preserve"> </w:t>
      </w:r>
      <w:r w:rsidR="00AD1397">
        <w:rPr>
          <w:i/>
          <w:sz w:val="24"/>
        </w:rPr>
        <w:t>conceptual</w:t>
      </w:r>
      <w:r w:rsidR="00AD1397">
        <w:rPr>
          <w:i/>
          <w:spacing w:val="-21"/>
          <w:sz w:val="24"/>
        </w:rPr>
        <w:t xml:space="preserve"> </w:t>
      </w:r>
      <w:r w:rsidR="00AD1397">
        <w:rPr>
          <w:i/>
          <w:sz w:val="24"/>
        </w:rPr>
        <w:t>development</w:t>
      </w:r>
      <w:r w:rsidR="00AD1397">
        <w:rPr>
          <w:i/>
          <w:spacing w:val="-11"/>
          <w:sz w:val="24"/>
        </w:rPr>
        <w:t xml:space="preserve"> </w:t>
      </w:r>
      <w:r w:rsidR="00AD1397">
        <w:rPr>
          <w:sz w:val="24"/>
        </w:rPr>
        <w:t>(Language, Culture</w:t>
      </w:r>
      <w:r w:rsidR="00AD1397">
        <w:rPr>
          <w:spacing w:val="-9"/>
          <w:sz w:val="24"/>
        </w:rPr>
        <w:t xml:space="preserve"> </w:t>
      </w:r>
      <w:r w:rsidR="00AD1397">
        <w:rPr>
          <w:sz w:val="24"/>
        </w:rPr>
        <w:t>&amp;</w:t>
      </w:r>
      <w:r w:rsidR="00AD1397">
        <w:rPr>
          <w:spacing w:val="-8"/>
          <w:sz w:val="24"/>
        </w:rPr>
        <w:t xml:space="preserve"> </w:t>
      </w:r>
      <w:r w:rsidR="00AD1397">
        <w:rPr>
          <w:sz w:val="24"/>
        </w:rPr>
        <w:t>Cognition</w:t>
      </w:r>
      <w:r w:rsidR="00AD1397">
        <w:rPr>
          <w:spacing w:val="-9"/>
          <w:sz w:val="24"/>
        </w:rPr>
        <w:t xml:space="preserve"> </w:t>
      </w:r>
      <w:r w:rsidR="00AD1397">
        <w:rPr>
          <w:sz w:val="24"/>
        </w:rPr>
        <w:t>3).</w:t>
      </w:r>
      <w:r w:rsidR="00AD1397">
        <w:rPr>
          <w:spacing w:val="-9"/>
          <w:sz w:val="24"/>
        </w:rPr>
        <w:t xml:space="preserve"> </w:t>
      </w:r>
      <w:r w:rsidR="00AD1397">
        <w:rPr>
          <w:sz w:val="24"/>
        </w:rPr>
        <w:t>Cambridge</w:t>
      </w:r>
      <w:r w:rsidR="00AD1397">
        <w:rPr>
          <w:spacing w:val="-9"/>
          <w:sz w:val="24"/>
        </w:rPr>
        <w:t xml:space="preserve"> </w:t>
      </w:r>
      <w:r w:rsidR="00AD1397">
        <w:rPr>
          <w:sz w:val="24"/>
        </w:rPr>
        <w:t>University</w:t>
      </w:r>
      <w:r w:rsidR="00AD1397">
        <w:rPr>
          <w:spacing w:val="-8"/>
          <w:sz w:val="24"/>
        </w:rPr>
        <w:t xml:space="preserve"> </w:t>
      </w:r>
      <w:r w:rsidR="00AD1397">
        <w:rPr>
          <w:sz w:val="24"/>
        </w:rPr>
        <w:t>Press.</w:t>
      </w:r>
      <w:r w:rsidR="00AD1397">
        <w:rPr>
          <w:spacing w:val="-9"/>
          <w:sz w:val="24"/>
        </w:rPr>
        <w:t xml:space="preserve"> </w:t>
      </w:r>
      <w:r w:rsidR="00AD1397">
        <w:rPr>
          <w:sz w:val="24"/>
        </w:rPr>
        <w:t>doi:</w:t>
      </w:r>
      <w:hyperlink r:id="rId123">
        <w:r w:rsidR="00AD1397">
          <w:rPr>
            <w:rFonts w:ascii="Linux Libertine Mono"/>
            <w:color w:val="0000FF"/>
            <w:sz w:val="20"/>
          </w:rPr>
          <w:t>10.1017/CBO9780511620669.</w:t>
        </w:r>
      </w:hyperlink>
      <w:r w:rsidR="00AD1397">
        <w:rPr>
          <w:rFonts w:ascii="Linux Libertine Mono"/>
          <w:color w:val="0000FF"/>
          <w:sz w:val="20"/>
        </w:rPr>
        <w:t xml:space="preserve"> </w:t>
      </w:r>
      <w:hyperlink r:id="rId124">
        <w:r w:rsidR="00AD1397">
          <w:rPr>
            <w:rFonts w:ascii="Linux Libertine Mono"/>
            <w:color w:val="0000FF"/>
            <w:sz w:val="20"/>
          </w:rPr>
          <w:t>018</w:t>
        </w:r>
      </w:hyperlink>
      <w:r w:rsidR="00AD1397">
        <w:rPr>
          <w:sz w:val="24"/>
        </w:rPr>
        <w:t>.</w:t>
      </w:r>
    </w:p>
    <w:p w:rsidR="00DD7756" w:rsidRDefault="00AD1397">
      <w:pPr>
        <w:spacing w:before="114" w:line="254" w:lineRule="auto"/>
        <w:ind w:left="2038" w:right="574" w:hanging="359"/>
        <w:jc w:val="both"/>
        <w:rPr>
          <w:sz w:val="24"/>
        </w:rPr>
      </w:pPr>
      <w:bookmarkStart w:id="367" w:name="_bookmark268"/>
      <w:bookmarkEnd w:id="367"/>
      <w:r>
        <w:rPr>
          <w:sz w:val="24"/>
        </w:rPr>
        <w:t xml:space="preserve">Boydstun, Amber E., Shaun Bevan &amp; Herschel </w:t>
      </w:r>
      <w:r>
        <w:rPr>
          <w:spacing w:val="-3"/>
          <w:sz w:val="24"/>
        </w:rPr>
        <w:t xml:space="preserve">F. </w:t>
      </w:r>
      <w:r>
        <w:rPr>
          <w:sz w:val="24"/>
        </w:rPr>
        <w:t>Thomas. 2014. The importance of</w:t>
      </w:r>
      <w:r>
        <w:rPr>
          <w:spacing w:val="-15"/>
          <w:sz w:val="24"/>
        </w:rPr>
        <w:t xml:space="preserve"> </w:t>
      </w:r>
      <w:r>
        <w:rPr>
          <w:sz w:val="24"/>
        </w:rPr>
        <w:t>attention diversity</w:t>
      </w:r>
      <w:r>
        <w:rPr>
          <w:spacing w:val="-14"/>
          <w:sz w:val="24"/>
        </w:rPr>
        <w:t xml:space="preserve"> </w:t>
      </w:r>
      <w:r>
        <w:rPr>
          <w:sz w:val="24"/>
        </w:rPr>
        <w:t>and</w:t>
      </w:r>
      <w:r>
        <w:rPr>
          <w:spacing w:val="-14"/>
          <w:sz w:val="24"/>
        </w:rPr>
        <w:t xml:space="preserve"> </w:t>
      </w:r>
      <w:r>
        <w:rPr>
          <w:sz w:val="24"/>
        </w:rPr>
        <w:t>how</w:t>
      </w:r>
      <w:r>
        <w:rPr>
          <w:spacing w:val="-14"/>
          <w:sz w:val="24"/>
        </w:rPr>
        <w:t xml:space="preserve"> </w:t>
      </w:r>
      <w:r>
        <w:rPr>
          <w:sz w:val="24"/>
        </w:rPr>
        <w:t>to</w:t>
      </w:r>
      <w:r>
        <w:rPr>
          <w:spacing w:val="-14"/>
          <w:sz w:val="24"/>
        </w:rPr>
        <w:t xml:space="preserve"> </w:t>
      </w:r>
      <w:r>
        <w:rPr>
          <w:sz w:val="24"/>
        </w:rPr>
        <w:t>measure</w:t>
      </w:r>
      <w:r>
        <w:rPr>
          <w:spacing w:val="-14"/>
          <w:sz w:val="24"/>
        </w:rPr>
        <w:t xml:space="preserve"> </w:t>
      </w:r>
      <w:r>
        <w:rPr>
          <w:sz w:val="24"/>
        </w:rPr>
        <w:t>it.</w:t>
      </w:r>
      <w:r>
        <w:rPr>
          <w:spacing w:val="-15"/>
          <w:sz w:val="24"/>
        </w:rPr>
        <w:t xml:space="preserve"> </w:t>
      </w:r>
      <w:r>
        <w:rPr>
          <w:i/>
          <w:sz w:val="24"/>
        </w:rPr>
        <w:t>Policy</w:t>
      </w:r>
      <w:r>
        <w:rPr>
          <w:i/>
          <w:spacing w:val="-14"/>
          <w:sz w:val="24"/>
        </w:rPr>
        <w:t xml:space="preserve"> </w:t>
      </w:r>
      <w:r>
        <w:rPr>
          <w:i/>
          <w:sz w:val="24"/>
        </w:rPr>
        <w:t>Studies</w:t>
      </w:r>
      <w:r>
        <w:rPr>
          <w:i/>
          <w:spacing w:val="-14"/>
          <w:sz w:val="24"/>
        </w:rPr>
        <w:t xml:space="preserve"> </w:t>
      </w:r>
      <w:r>
        <w:rPr>
          <w:i/>
          <w:sz w:val="24"/>
        </w:rPr>
        <w:t>Journal</w:t>
      </w:r>
      <w:r>
        <w:rPr>
          <w:i/>
          <w:spacing w:val="-4"/>
          <w:sz w:val="24"/>
        </w:rPr>
        <w:t xml:space="preserve"> </w:t>
      </w:r>
      <w:r>
        <w:rPr>
          <w:sz w:val="24"/>
        </w:rPr>
        <w:t>42(2).</w:t>
      </w:r>
      <w:r>
        <w:rPr>
          <w:spacing w:val="-14"/>
          <w:sz w:val="24"/>
        </w:rPr>
        <w:t xml:space="preserve"> </w:t>
      </w:r>
      <w:r>
        <w:rPr>
          <w:sz w:val="24"/>
        </w:rPr>
        <w:t>173–196.</w:t>
      </w:r>
      <w:r>
        <w:rPr>
          <w:spacing w:val="-14"/>
          <w:sz w:val="24"/>
        </w:rPr>
        <w:t xml:space="preserve"> </w:t>
      </w:r>
      <w:r>
        <w:rPr>
          <w:sz w:val="24"/>
        </w:rPr>
        <w:t>doi:</w:t>
      </w:r>
      <w:hyperlink r:id="rId125">
        <w:r>
          <w:rPr>
            <w:rFonts w:ascii="Linux Libertine Mono" w:hAnsi="Linux Libertine Mono"/>
            <w:color w:val="0000FF"/>
            <w:sz w:val="20"/>
          </w:rPr>
          <w:t>10.1111/psj.</w:t>
        </w:r>
      </w:hyperlink>
      <w:r>
        <w:rPr>
          <w:rFonts w:ascii="Linux Libertine Mono" w:hAnsi="Linux Libertine Mono"/>
          <w:color w:val="0000FF"/>
          <w:sz w:val="20"/>
        </w:rPr>
        <w:t xml:space="preserve"> </w:t>
      </w:r>
      <w:hyperlink r:id="rId126">
        <w:r>
          <w:rPr>
            <w:rFonts w:ascii="Linux Libertine Mono" w:hAnsi="Linux Libertine Mono"/>
            <w:color w:val="0000FF"/>
            <w:sz w:val="20"/>
          </w:rPr>
          <w:t>12055</w:t>
        </w:r>
      </w:hyperlink>
      <w:r>
        <w:rPr>
          <w:sz w:val="24"/>
        </w:rPr>
        <w:t>.</w:t>
      </w:r>
    </w:p>
    <w:p w:rsidR="00DD7756" w:rsidRDefault="00AD1397">
      <w:pPr>
        <w:pStyle w:val="BodyText"/>
        <w:spacing w:before="116" w:line="254" w:lineRule="auto"/>
        <w:ind w:left="2038" w:right="573" w:hanging="359"/>
        <w:jc w:val="both"/>
      </w:pPr>
      <w:bookmarkStart w:id="368" w:name="_bookmark269"/>
      <w:bookmarkEnd w:id="368"/>
      <w:r>
        <w:t>Braithwaite, Ben. 2015. Nuu-chah-nulth nouns and verbs revisited: Root allomorphy and</w:t>
      </w:r>
      <w:r>
        <w:rPr>
          <w:spacing w:val="-33"/>
        </w:rPr>
        <w:t xml:space="preserve"> </w:t>
      </w:r>
      <w:r>
        <w:t xml:space="preserve">the </w:t>
      </w:r>
      <w:r>
        <w:lastRenderedPageBreak/>
        <w:t>structure</w:t>
      </w:r>
      <w:r>
        <w:rPr>
          <w:spacing w:val="-23"/>
        </w:rPr>
        <w:t xml:space="preserve"> </w:t>
      </w:r>
      <w:r>
        <w:t>of</w:t>
      </w:r>
      <w:r>
        <w:rPr>
          <w:spacing w:val="-23"/>
        </w:rPr>
        <w:t xml:space="preserve"> </w:t>
      </w:r>
      <w:r>
        <w:t>nominal</w:t>
      </w:r>
      <w:r>
        <w:rPr>
          <w:spacing w:val="-22"/>
        </w:rPr>
        <w:t xml:space="preserve"> </w:t>
      </w:r>
      <w:r>
        <w:t>predicates.</w:t>
      </w:r>
      <w:r>
        <w:rPr>
          <w:spacing w:val="-23"/>
        </w:rPr>
        <w:t xml:space="preserve"> </w:t>
      </w:r>
      <w:r>
        <w:t>In</w:t>
      </w:r>
      <w:r>
        <w:rPr>
          <w:spacing w:val="-23"/>
        </w:rPr>
        <w:t xml:space="preserve"> </w:t>
      </w:r>
      <w:r>
        <w:t>Joanna</w:t>
      </w:r>
      <w:r>
        <w:rPr>
          <w:spacing w:val="-22"/>
        </w:rPr>
        <w:t xml:space="preserve"> </w:t>
      </w:r>
      <w:r>
        <w:t>Błaszczak,</w:t>
      </w:r>
      <w:r>
        <w:rPr>
          <w:spacing w:val="-23"/>
        </w:rPr>
        <w:t xml:space="preserve"> </w:t>
      </w:r>
      <w:r>
        <w:t>Dorota</w:t>
      </w:r>
      <w:r>
        <w:rPr>
          <w:spacing w:val="-23"/>
        </w:rPr>
        <w:t xml:space="preserve"> </w:t>
      </w:r>
      <w:r>
        <w:t>Klimek-Jankowska</w:t>
      </w:r>
      <w:r>
        <w:rPr>
          <w:spacing w:val="-22"/>
        </w:rPr>
        <w:t xml:space="preserve"> </w:t>
      </w:r>
      <w:r>
        <w:t>&amp;</w:t>
      </w:r>
      <w:r>
        <w:rPr>
          <w:spacing w:val="-23"/>
        </w:rPr>
        <w:t xml:space="preserve"> </w:t>
      </w:r>
      <w:r>
        <w:t>Krzysz-</w:t>
      </w:r>
    </w:p>
    <w:p w:rsidR="00DD7756" w:rsidRDefault="00DD7756">
      <w:pPr>
        <w:spacing w:line="254" w:lineRule="auto"/>
        <w:jc w:val="both"/>
        <w:sectPr w:rsidR="00DD7756">
          <w:footerReference w:type="default" r:id="rId127"/>
          <w:pgSz w:w="12240" w:h="15840"/>
          <w:pgMar w:top="1380" w:right="860" w:bottom="1040" w:left="120" w:header="0" w:footer="856" w:gutter="0"/>
          <w:cols w:space="720"/>
        </w:sectPr>
      </w:pPr>
    </w:p>
    <w:p w:rsidR="00DD7756" w:rsidRDefault="00AD1397">
      <w:pPr>
        <w:spacing w:before="84" w:line="254" w:lineRule="auto"/>
        <w:ind w:left="2038" w:right="574"/>
        <w:jc w:val="both"/>
        <w:rPr>
          <w:sz w:val="24"/>
        </w:rPr>
      </w:pPr>
      <w:r>
        <w:rPr>
          <w:sz w:val="24"/>
        </w:rPr>
        <w:lastRenderedPageBreak/>
        <w:t>tof</w:t>
      </w:r>
      <w:r>
        <w:rPr>
          <w:spacing w:val="-9"/>
          <w:sz w:val="24"/>
        </w:rPr>
        <w:t xml:space="preserve"> </w:t>
      </w:r>
      <w:r>
        <w:rPr>
          <w:sz w:val="24"/>
        </w:rPr>
        <w:t>Migdalski</w:t>
      </w:r>
      <w:r>
        <w:rPr>
          <w:spacing w:val="-8"/>
          <w:sz w:val="24"/>
        </w:rPr>
        <w:t xml:space="preserve"> </w:t>
      </w:r>
      <w:r>
        <w:rPr>
          <w:sz w:val="24"/>
        </w:rPr>
        <w:t>(eds.),</w:t>
      </w:r>
      <w:r>
        <w:rPr>
          <w:spacing w:val="-8"/>
          <w:sz w:val="24"/>
        </w:rPr>
        <w:t xml:space="preserve"> </w:t>
      </w:r>
      <w:r>
        <w:rPr>
          <w:i/>
          <w:sz w:val="24"/>
        </w:rPr>
        <w:t>How</w:t>
      </w:r>
      <w:r>
        <w:rPr>
          <w:i/>
          <w:spacing w:val="-8"/>
          <w:sz w:val="24"/>
        </w:rPr>
        <w:t xml:space="preserve"> </w:t>
      </w:r>
      <w:r>
        <w:rPr>
          <w:i/>
          <w:sz w:val="24"/>
        </w:rPr>
        <w:t>categorical</w:t>
      </w:r>
      <w:r>
        <w:rPr>
          <w:i/>
          <w:spacing w:val="-7"/>
          <w:sz w:val="24"/>
        </w:rPr>
        <w:t xml:space="preserve"> </w:t>
      </w:r>
      <w:r>
        <w:rPr>
          <w:i/>
          <w:sz w:val="24"/>
        </w:rPr>
        <w:t>are</w:t>
      </w:r>
      <w:r>
        <w:rPr>
          <w:i/>
          <w:spacing w:val="-8"/>
          <w:sz w:val="24"/>
        </w:rPr>
        <w:t xml:space="preserve"> </w:t>
      </w:r>
      <w:r>
        <w:rPr>
          <w:i/>
          <w:sz w:val="24"/>
        </w:rPr>
        <w:t>categories?:</w:t>
      </w:r>
      <w:r>
        <w:rPr>
          <w:i/>
          <w:spacing w:val="-7"/>
          <w:sz w:val="24"/>
        </w:rPr>
        <w:t xml:space="preserve"> </w:t>
      </w:r>
      <w:r>
        <w:rPr>
          <w:i/>
          <w:sz w:val="24"/>
        </w:rPr>
        <w:t>New</w:t>
      </w:r>
      <w:r>
        <w:rPr>
          <w:i/>
          <w:spacing w:val="-8"/>
          <w:sz w:val="24"/>
        </w:rPr>
        <w:t xml:space="preserve"> </w:t>
      </w:r>
      <w:r>
        <w:rPr>
          <w:i/>
          <w:sz w:val="24"/>
        </w:rPr>
        <w:t>approaches</w:t>
      </w:r>
      <w:r>
        <w:rPr>
          <w:i/>
          <w:spacing w:val="-8"/>
          <w:sz w:val="24"/>
        </w:rPr>
        <w:t xml:space="preserve"> </w:t>
      </w:r>
      <w:r>
        <w:rPr>
          <w:i/>
          <w:sz w:val="24"/>
        </w:rPr>
        <w:t>to</w:t>
      </w:r>
      <w:r>
        <w:rPr>
          <w:i/>
          <w:spacing w:val="-7"/>
          <w:sz w:val="24"/>
        </w:rPr>
        <w:t xml:space="preserve"> </w:t>
      </w:r>
      <w:r>
        <w:rPr>
          <w:i/>
          <w:sz w:val="24"/>
        </w:rPr>
        <w:t>the</w:t>
      </w:r>
      <w:r>
        <w:rPr>
          <w:i/>
          <w:spacing w:val="-7"/>
          <w:sz w:val="24"/>
        </w:rPr>
        <w:t xml:space="preserve"> </w:t>
      </w:r>
      <w:r>
        <w:rPr>
          <w:i/>
          <w:sz w:val="24"/>
        </w:rPr>
        <w:t>old</w:t>
      </w:r>
      <w:r>
        <w:rPr>
          <w:i/>
          <w:spacing w:val="-7"/>
          <w:sz w:val="24"/>
        </w:rPr>
        <w:t xml:space="preserve"> </w:t>
      </w:r>
      <w:r>
        <w:rPr>
          <w:i/>
          <w:sz w:val="24"/>
        </w:rPr>
        <w:t>questions</w:t>
      </w:r>
      <w:r>
        <w:rPr>
          <w:i/>
          <w:spacing w:val="-7"/>
          <w:sz w:val="24"/>
        </w:rPr>
        <w:t xml:space="preserve"> </w:t>
      </w:r>
      <w:r>
        <w:rPr>
          <w:i/>
          <w:sz w:val="24"/>
        </w:rPr>
        <w:t>of noun,</w:t>
      </w:r>
      <w:r>
        <w:rPr>
          <w:i/>
          <w:spacing w:val="-17"/>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5"/>
          <w:sz w:val="24"/>
        </w:rPr>
        <w:t xml:space="preserve"> </w:t>
      </w:r>
      <w:r>
        <w:rPr>
          <w:sz w:val="24"/>
        </w:rPr>
        <w:t>47–74.</w:t>
      </w:r>
      <w:r>
        <w:rPr>
          <w:spacing w:val="-16"/>
          <w:sz w:val="24"/>
        </w:rPr>
        <w:t xml:space="preserve"> </w:t>
      </w:r>
      <w:r>
        <w:rPr>
          <w:sz w:val="24"/>
        </w:rPr>
        <w:t>Mouton</w:t>
      </w:r>
      <w:r>
        <w:rPr>
          <w:spacing w:val="-15"/>
          <w:sz w:val="24"/>
        </w:rPr>
        <w:t xml:space="preserve"> </w:t>
      </w:r>
      <w:r>
        <w:rPr>
          <w:sz w:val="24"/>
        </w:rPr>
        <w:t>de</w:t>
      </w:r>
      <w:r>
        <w:rPr>
          <w:spacing w:val="-15"/>
          <w:sz w:val="24"/>
        </w:rPr>
        <w:t xml:space="preserve"> </w:t>
      </w:r>
      <w:r>
        <w:rPr>
          <w:sz w:val="24"/>
        </w:rPr>
        <w:t>Gruyter. doi:</w:t>
      </w:r>
      <w:hyperlink r:id="rId128">
        <w:r>
          <w:rPr>
            <w:rFonts w:ascii="Linux Libertine Mono" w:hAnsi="Linux Libertine Mono"/>
            <w:color w:val="0000FF"/>
            <w:sz w:val="20"/>
          </w:rPr>
          <w:t>10.1515/9781614514510-003</w:t>
        </w:r>
      </w:hyperlink>
      <w:r>
        <w:rPr>
          <w:sz w:val="24"/>
        </w:rPr>
        <w:t>.</w:t>
      </w:r>
    </w:p>
    <w:p w:rsidR="00DD7756" w:rsidRDefault="00AD1397">
      <w:pPr>
        <w:spacing w:before="116" w:line="254" w:lineRule="auto"/>
        <w:ind w:left="2038" w:right="575" w:hanging="359"/>
        <w:jc w:val="both"/>
        <w:rPr>
          <w:sz w:val="24"/>
        </w:rPr>
      </w:pPr>
      <w:bookmarkStart w:id="369" w:name="_bookmark270"/>
      <w:bookmarkEnd w:id="369"/>
      <w:r>
        <w:rPr>
          <w:sz w:val="24"/>
        </w:rPr>
        <w:t>Broschart,</w:t>
      </w:r>
      <w:r>
        <w:rPr>
          <w:spacing w:val="-15"/>
          <w:sz w:val="24"/>
        </w:rPr>
        <w:t xml:space="preserve"> </w:t>
      </w:r>
      <w:r>
        <w:rPr>
          <w:sz w:val="24"/>
        </w:rPr>
        <w:t>Jürgen.</w:t>
      </w:r>
      <w:r>
        <w:rPr>
          <w:spacing w:val="-13"/>
          <w:sz w:val="24"/>
        </w:rPr>
        <w:t xml:space="preserve"> </w:t>
      </w:r>
      <w:r>
        <w:rPr>
          <w:sz w:val="24"/>
        </w:rPr>
        <w:t>1997.</w:t>
      </w:r>
      <w:r>
        <w:rPr>
          <w:spacing w:val="-13"/>
          <w:sz w:val="24"/>
        </w:rPr>
        <w:t xml:space="preserve"> </w:t>
      </w:r>
      <w:r>
        <w:rPr>
          <w:sz w:val="24"/>
        </w:rPr>
        <w:t>Why</w:t>
      </w:r>
      <w:r>
        <w:rPr>
          <w:spacing w:val="-15"/>
          <w:sz w:val="24"/>
        </w:rPr>
        <w:t xml:space="preserve"> </w:t>
      </w:r>
      <w:r>
        <w:rPr>
          <w:spacing w:val="-3"/>
          <w:sz w:val="24"/>
        </w:rPr>
        <w:t>Tongan</w:t>
      </w:r>
      <w:r>
        <w:rPr>
          <w:spacing w:val="-14"/>
          <w:sz w:val="24"/>
        </w:rPr>
        <w:t xml:space="preserve"> </w:t>
      </w:r>
      <w:r>
        <w:rPr>
          <w:sz w:val="24"/>
        </w:rPr>
        <w:t>does</w:t>
      </w:r>
      <w:r>
        <w:rPr>
          <w:spacing w:val="-13"/>
          <w:sz w:val="24"/>
        </w:rPr>
        <w:t xml:space="preserve"> </w:t>
      </w:r>
      <w:r>
        <w:rPr>
          <w:sz w:val="24"/>
        </w:rPr>
        <w:t>it</w:t>
      </w:r>
      <w:r>
        <w:rPr>
          <w:spacing w:val="-15"/>
          <w:sz w:val="24"/>
        </w:rPr>
        <w:t xml:space="preserve"> </w:t>
      </w:r>
      <w:r>
        <w:rPr>
          <w:sz w:val="24"/>
        </w:rPr>
        <w:t>differently:</w:t>
      </w:r>
      <w:r>
        <w:rPr>
          <w:spacing w:val="-14"/>
          <w:sz w:val="24"/>
        </w:rPr>
        <w:t xml:space="preserve"> </w:t>
      </w:r>
      <w:r>
        <w:rPr>
          <w:sz w:val="24"/>
        </w:rPr>
        <w:t>Categorial</w:t>
      </w:r>
      <w:r>
        <w:rPr>
          <w:spacing w:val="-14"/>
          <w:sz w:val="24"/>
        </w:rPr>
        <w:t xml:space="preserve"> </w:t>
      </w:r>
      <w:r>
        <w:rPr>
          <w:sz w:val="24"/>
        </w:rPr>
        <w:t>distinctions</w:t>
      </w:r>
      <w:r>
        <w:rPr>
          <w:spacing w:val="-15"/>
          <w:sz w:val="24"/>
        </w:rPr>
        <w:t xml:space="preserve"> </w:t>
      </w:r>
      <w:r>
        <w:rPr>
          <w:sz w:val="24"/>
        </w:rPr>
        <w:t>in</w:t>
      </w:r>
      <w:r>
        <w:rPr>
          <w:spacing w:val="-14"/>
          <w:sz w:val="24"/>
        </w:rPr>
        <w:t xml:space="preserve"> </w:t>
      </w:r>
      <w:r>
        <w:rPr>
          <w:sz w:val="24"/>
        </w:rPr>
        <w:t>a</w:t>
      </w:r>
      <w:r>
        <w:rPr>
          <w:spacing w:val="-14"/>
          <w:sz w:val="24"/>
        </w:rPr>
        <w:t xml:space="preserve"> </w:t>
      </w:r>
      <w:r>
        <w:rPr>
          <w:sz w:val="24"/>
        </w:rPr>
        <w:t xml:space="preserve">language without nouns and verbs. </w:t>
      </w:r>
      <w:r>
        <w:rPr>
          <w:i/>
          <w:sz w:val="24"/>
        </w:rPr>
        <w:t xml:space="preserve">Linguistic Typology </w:t>
      </w:r>
      <w:r>
        <w:rPr>
          <w:sz w:val="24"/>
        </w:rPr>
        <w:t>1(2). 123–165. doi:</w:t>
      </w:r>
      <w:hyperlink r:id="rId129">
        <w:r>
          <w:rPr>
            <w:rFonts w:ascii="Linux Libertine Mono" w:hAnsi="Linux Libertine Mono"/>
            <w:color w:val="0000FF"/>
            <w:sz w:val="20"/>
          </w:rPr>
          <w:t>10.1515/lity.1997.</w:t>
        </w:r>
      </w:hyperlink>
      <w:r>
        <w:rPr>
          <w:rFonts w:ascii="Linux Libertine Mono" w:hAnsi="Linux Libertine Mono"/>
          <w:color w:val="0000FF"/>
          <w:sz w:val="20"/>
        </w:rPr>
        <w:t xml:space="preserve"> </w:t>
      </w:r>
      <w:hyperlink r:id="rId130">
        <w:r>
          <w:rPr>
            <w:rFonts w:ascii="Linux Libertine Mono" w:hAnsi="Linux Libertine Mono"/>
            <w:color w:val="0000FF"/>
            <w:sz w:val="20"/>
          </w:rPr>
          <w:t>1.2.123</w:t>
        </w:r>
      </w:hyperlink>
      <w:r>
        <w:rPr>
          <w:sz w:val="24"/>
        </w:rPr>
        <w:t>.</w:t>
      </w:r>
    </w:p>
    <w:p w:rsidR="00DD7756" w:rsidRDefault="00AD1397">
      <w:pPr>
        <w:spacing w:before="117" w:line="254" w:lineRule="auto"/>
        <w:ind w:left="2038" w:right="577" w:hanging="359"/>
        <w:jc w:val="both"/>
        <w:rPr>
          <w:sz w:val="24"/>
        </w:rPr>
      </w:pPr>
      <w:bookmarkStart w:id="370" w:name="_bookmark271"/>
      <w:bookmarkEnd w:id="370"/>
      <w:r>
        <w:rPr>
          <w:sz w:val="24"/>
        </w:rPr>
        <w:t>Bybee,</w:t>
      </w:r>
      <w:r>
        <w:rPr>
          <w:spacing w:val="-6"/>
          <w:sz w:val="24"/>
        </w:rPr>
        <w:t xml:space="preserve"> </w:t>
      </w:r>
      <w:r>
        <w:rPr>
          <w:sz w:val="24"/>
        </w:rPr>
        <w:t>Joan</w:t>
      </w:r>
      <w:r>
        <w:rPr>
          <w:spacing w:val="-6"/>
          <w:sz w:val="24"/>
        </w:rPr>
        <w:t xml:space="preserve"> </w:t>
      </w:r>
      <w:r>
        <w:rPr>
          <w:sz w:val="24"/>
        </w:rPr>
        <w:t>L.</w:t>
      </w:r>
      <w:r>
        <w:rPr>
          <w:spacing w:val="-6"/>
          <w:sz w:val="24"/>
        </w:rPr>
        <w:t xml:space="preserve"> </w:t>
      </w:r>
      <w:r>
        <w:rPr>
          <w:sz w:val="24"/>
        </w:rPr>
        <w:t>1985.</w:t>
      </w:r>
      <w:r>
        <w:rPr>
          <w:spacing w:val="-6"/>
          <w:sz w:val="24"/>
        </w:rPr>
        <w:t xml:space="preserve"> </w:t>
      </w:r>
      <w:r>
        <w:rPr>
          <w:i/>
          <w:sz w:val="24"/>
        </w:rPr>
        <w:t>Morphology:</w:t>
      </w:r>
      <w:r>
        <w:rPr>
          <w:i/>
          <w:spacing w:val="-6"/>
          <w:sz w:val="24"/>
        </w:rPr>
        <w:t xml:space="preserve"> </w:t>
      </w:r>
      <w:r>
        <w:rPr>
          <w:i/>
          <w:sz w:val="24"/>
        </w:rPr>
        <w:t>A</w:t>
      </w:r>
      <w:r>
        <w:rPr>
          <w:i/>
          <w:spacing w:val="-6"/>
          <w:sz w:val="24"/>
        </w:rPr>
        <w:t xml:space="preserve"> </w:t>
      </w:r>
      <w:r>
        <w:rPr>
          <w:i/>
          <w:sz w:val="24"/>
        </w:rPr>
        <w:t>study</w:t>
      </w:r>
      <w:r>
        <w:rPr>
          <w:i/>
          <w:spacing w:val="-6"/>
          <w:sz w:val="24"/>
        </w:rPr>
        <w:t xml:space="preserve"> </w:t>
      </w:r>
      <w:r>
        <w:rPr>
          <w:i/>
          <w:sz w:val="24"/>
        </w:rPr>
        <w:t>of</w:t>
      </w:r>
      <w:r>
        <w:rPr>
          <w:i/>
          <w:spacing w:val="-6"/>
          <w:sz w:val="24"/>
        </w:rPr>
        <w:t xml:space="preserve"> </w:t>
      </w:r>
      <w:r>
        <w:rPr>
          <w:i/>
          <w:sz w:val="24"/>
        </w:rPr>
        <w:t>the</w:t>
      </w:r>
      <w:r>
        <w:rPr>
          <w:i/>
          <w:spacing w:val="-6"/>
          <w:sz w:val="24"/>
        </w:rPr>
        <w:t xml:space="preserve"> </w:t>
      </w:r>
      <w:r>
        <w:rPr>
          <w:i/>
          <w:sz w:val="24"/>
        </w:rPr>
        <w:t>relation</w:t>
      </w:r>
      <w:r>
        <w:rPr>
          <w:i/>
          <w:spacing w:val="-6"/>
          <w:sz w:val="24"/>
        </w:rPr>
        <w:t xml:space="preserve"> </w:t>
      </w:r>
      <w:r>
        <w:rPr>
          <w:i/>
          <w:sz w:val="24"/>
        </w:rPr>
        <w:t>between</w:t>
      </w:r>
      <w:r>
        <w:rPr>
          <w:i/>
          <w:spacing w:val="-6"/>
          <w:sz w:val="24"/>
        </w:rPr>
        <w:t xml:space="preserve"> </w:t>
      </w:r>
      <w:r>
        <w:rPr>
          <w:i/>
          <w:sz w:val="24"/>
        </w:rPr>
        <w:t>meaning</w:t>
      </w:r>
      <w:r>
        <w:rPr>
          <w:i/>
          <w:spacing w:val="-6"/>
          <w:sz w:val="24"/>
        </w:rPr>
        <w:t xml:space="preserve"> </w:t>
      </w:r>
      <w:r>
        <w:rPr>
          <w:i/>
          <w:sz w:val="24"/>
        </w:rPr>
        <w:t>and</w:t>
      </w:r>
      <w:r>
        <w:rPr>
          <w:i/>
          <w:spacing w:val="-6"/>
          <w:sz w:val="24"/>
        </w:rPr>
        <w:t xml:space="preserve"> </w:t>
      </w:r>
      <w:r>
        <w:rPr>
          <w:i/>
          <w:sz w:val="24"/>
        </w:rPr>
        <w:t>form</w:t>
      </w:r>
      <w:r>
        <w:rPr>
          <w:i/>
          <w:spacing w:val="-8"/>
          <w:sz w:val="24"/>
        </w:rPr>
        <w:t xml:space="preserve"> </w:t>
      </w:r>
      <w:r>
        <w:rPr>
          <w:sz w:val="24"/>
        </w:rPr>
        <w:t>(Typolog- ical Studies in Language 9). John Benjamins.</w:t>
      </w:r>
      <w:r>
        <w:rPr>
          <w:spacing w:val="-1"/>
          <w:sz w:val="24"/>
        </w:rPr>
        <w:t xml:space="preserve"> </w:t>
      </w:r>
      <w:r>
        <w:rPr>
          <w:sz w:val="24"/>
        </w:rPr>
        <w:t>doi:</w:t>
      </w:r>
      <w:hyperlink r:id="rId131">
        <w:r>
          <w:rPr>
            <w:rFonts w:ascii="Linux Libertine Mono"/>
            <w:color w:val="0000FF"/>
            <w:sz w:val="20"/>
          </w:rPr>
          <w:t>10.1075/tsl.9</w:t>
        </w:r>
      </w:hyperlink>
      <w:r>
        <w:rPr>
          <w:sz w:val="24"/>
        </w:rPr>
        <w:t>.</w:t>
      </w:r>
    </w:p>
    <w:p w:rsidR="00DD7756" w:rsidRDefault="00AD1397">
      <w:pPr>
        <w:spacing w:before="117" w:line="254" w:lineRule="auto"/>
        <w:ind w:left="2038" w:right="576" w:hanging="359"/>
        <w:jc w:val="both"/>
        <w:rPr>
          <w:sz w:val="24"/>
        </w:rPr>
      </w:pPr>
      <w:bookmarkStart w:id="371" w:name="_bookmark272"/>
      <w:bookmarkEnd w:id="371"/>
      <w:r>
        <w:rPr>
          <w:sz w:val="24"/>
        </w:rPr>
        <w:t xml:space="preserve">Bybee, Joan L. 2007. </w:t>
      </w:r>
      <w:r>
        <w:rPr>
          <w:i/>
          <w:sz w:val="24"/>
        </w:rPr>
        <w:t>Frequency of use and the organization of language</w:t>
      </w:r>
      <w:r>
        <w:rPr>
          <w:sz w:val="24"/>
        </w:rPr>
        <w:t>. Oxford University Press.</w:t>
      </w:r>
      <w:r>
        <w:rPr>
          <w:spacing w:val="3"/>
          <w:sz w:val="24"/>
        </w:rPr>
        <w:t xml:space="preserve"> </w:t>
      </w:r>
      <w:r>
        <w:rPr>
          <w:sz w:val="24"/>
        </w:rPr>
        <w:t>doi:</w:t>
      </w:r>
      <w:r>
        <w:rPr>
          <w:rFonts w:ascii="Linux Libertine Mono"/>
          <w:color w:val="0000FF"/>
          <w:sz w:val="20"/>
        </w:rPr>
        <w:t>10.1093/acprof:oso/9780195301571.001.0001</w:t>
      </w:r>
      <w:r>
        <w:rPr>
          <w:sz w:val="24"/>
        </w:rPr>
        <w:t>.</w:t>
      </w:r>
    </w:p>
    <w:p w:rsidR="00DD7756" w:rsidRDefault="00AD1397">
      <w:pPr>
        <w:spacing w:before="117"/>
        <w:ind w:left="1680"/>
        <w:jc w:val="both"/>
        <w:rPr>
          <w:rFonts w:ascii="Linux Libertine Mono"/>
          <w:sz w:val="20"/>
        </w:rPr>
      </w:pPr>
      <w:bookmarkStart w:id="372" w:name="_bookmark273"/>
      <w:bookmarkEnd w:id="372"/>
      <w:r>
        <w:rPr>
          <w:sz w:val="24"/>
        </w:rPr>
        <w:t xml:space="preserve">Bybee, Joan L. 2010. </w:t>
      </w:r>
      <w:r>
        <w:rPr>
          <w:i/>
          <w:sz w:val="24"/>
        </w:rPr>
        <w:t>Language, usage and cognition</w:t>
      </w:r>
      <w:r>
        <w:rPr>
          <w:sz w:val="24"/>
        </w:rPr>
        <w:t>. Cambridge University Press. doi:</w:t>
      </w:r>
      <w:hyperlink r:id="rId132">
        <w:r>
          <w:rPr>
            <w:rFonts w:ascii="Linux Libertine Mono"/>
            <w:color w:val="0000FF"/>
            <w:sz w:val="20"/>
          </w:rPr>
          <w:t>10</w:t>
        </w:r>
        <w:r>
          <w:rPr>
            <w:rFonts w:ascii="Linux Libertine Mono"/>
            <w:color w:val="0000FF"/>
            <w:spacing w:val="-90"/>
            <w:sz w:val="20"/>
          </w:rPr>
          <w:t xml:space="preserve"> </w:t>
        </w:r>
        <w:r>
          <w:rPr>
            <w:rFonts w:ascii="Linux Libertine Mono"/>
            <w:color w:val="0000FF"/>
            <w:sz w:val="20"/>
          </w:rPr>
          <w:t>.</w:t>
        </w:r>
      </w:hyperlink>
    </w:p>
    <w:p w:rsidR="00DD7756" w:rsidRDefault="00DD7756">
      <w:pPr>
        <w:spacing w:before="15"/>
        <w:ind w:left="2038"/>
        <w:rPr>
          <w:sz w:val="24"/>
        </w:rPr>
      </w:pPr>
      <w:hyperlink r:id="rId133">
        <w:r w:rsidR="00AD1397">
          <w:rPr>
            <w:rFonts w:ascii="Linux Libertine Mono"/>
            <w:color w:val="0000FF"/>
            <w:w w:val="105"/>
            <w:sz w:val="20"/>
          </w:rPr>
          <w:t>1017/CBO9780511750526</w:t>
        </w:r>
      </w:hyperlink>
      <w:r w:rsidR="00AD1397">
        <w:rPr>
          <w:w w:val="105"/>
          <w:sz w:val="24"/>
        </w:rPr>
        <w:t>.</w:t>
      </w:r>
    </w:p>
    <w:p w:rsidR="00DD7756" w:rsidRDefault="00AD1397">
      <w:pPr>
        <w:spacing w:before="135" w:line="254" w:lineRule="auto"/>
        <w:ind w:left="2038" w:right="577" w:hanging="359"/>
        <w:jc w:val="both"/>
        <w:rPr>
          <w:sz w:val="24"/>
        </w:rPr>
      </w:pPr>
      <w:bookmarkStart w:id="373" w:name="_bookmark274"/>
      <w:bookmarkEnd w:id="373"/>
      <w:r>
        <w:rPr>
          <w:sz w:val="24"/>
        </w:rPr>
        <w:t xml:space="preserve">Cannon, Garland. 1985. Functional shift in English. </w:t>
      </w:r>
      <w:r>
        <w:rPr>
          <w:i/>
          <w:sz w:val="24"/>
        </w:rPr>
        <w:t xml:space="preserve">Linguistics </w:t>
      </w:r>
      <w:r>
        <w:rPr>
          <w:sz w:val="24"/>
        </w:rPr>
        <w:t>23(3). 411–432.</w:t>
      </w:r>
      <w:r>
        <w:rPr>
          <w:spacing w:val="-34"/>
          <w:sz w:val="24"/>
        </w:rPr>
        <w:t xml:space="preserve"> </w:t>
      </w:r>
      <w:r>
        <w:rPr>
          <w:sz w:val="24"/>
        </w:rPr>
        <w:t>doi:</w:t>
      </w:r>
      <w:hyperlink r:id="rId134">
        <w:r>
          <w:rPr>
            <w:rFonts w:ascii="Linux Libertine Mono" w:hAnsi="Linux Libertine Mono"/>
            <w:color w:val="0000FF"/>
            <w:sz w:val="20"/>
          </w:rPr>
          <w:t>10.1515/</w:t>
        </w:r>
      </w:hyperlink>
      <w:r>
        <w:rPr>
          <w:rFonts w:ascii="Linux Libertine Mono" w:hAnsi="Linux Libertine Mono"/>
          <w:color w:val="0000FF"/>
          <w:sz w:val="20"/>
        </w:rPr>
        <w:t xml:space="preserve"> </w:t>
      </w:r>
      <w:hyperlink r:id="rId135">
        <w:r>
          <w:rPr>
            <w:rFonts w:ascii="Linux Libertine Mono" w:hAnsi="Linux Libertine Mono"/>
            <w:color w:val="0000FF"/>
            <w:sz w:val="20"/>
          </w:rPr>
          <w:t>ling.1985.23.3.411</w:t>
        </w:r>
      </w:hyperlink>
      <w:r>
        <w:rPr>
          <w:sz w:val="24"/>
        </w:rPr>
        <w:t>.</w:t>
      </w:r>
    </w:p>
    <w:p w:rsidR="00DD7756" w:rsidRDefault="00AD1397">
      <w:pPr>
        <w:spacing w:before="117" w:line="254" w:lineRule="auto"/>
        <w:ind w:left="2038" w:right="573" w:hanging="359"/>
        <w:jc w:val="both"/>
        <w:rPr>
          <w:sz w:val="24"/>
        </w:rPr>
      </w:pPr>
      <w:bookmarkStart w:id="374" w:name="_bookmark275"/>
      <w:bookmarkEnd w:id="374"/>
      <w:r>
        <w:rPr>
          <w:spacing w:val="-3"/>
          <w:sz w:val="24"/>
        </w:rPr>
        <w:t>Carter,</w:t>
      </w:r>
      <w:r>
        <w:rPr>
          <w:spacing w:val="-19"/>
          <w:sz w:val="24"/>
        </w:rPr>
        <w:t xml:space="preserve"> </w:t>
      </w:r>
      <w:r>
        <w:rPr>
          <w:sz w:val="24"/>
        </w:rPr>
        <w:t>Richard.</w:t>
      </w:r>
      <w:r>
        <w:rPr>
          <w:spacing w:val="-18"/>
          <w:sz w:val="24"/>
        </w:rPr>
        <w:t xml:space="preserve"> </w:t>
      </w:r>
      <w:r>
        <w:rPr>
          <w:sz w:val="24"/>
        </w:rPr>
        <w:t>2006.</w:t>
      </w:r>
      <w:r>
        <w:rPr>
          <w:spacing w:val="-18"/>
          <w:sz w:val="24"/>
        </w:rPr>
        <w:t xml:space="preserve"> </w:t>
      </w:r>
      <w:r>
        <w:rPr>
          <w:sz w:val="24"/>
        </w:rPr>
        <w:t>Polycategoriality</w:t>
      </w:r>
      <w:r>
        <w:rPr>
          <w:spacing w:val="-18"/>
          <w:sz w:val="24"/>
        </w:rPr>
        <w:t xml:space="preserve"> </w:t>
      </w:r>
      <w:r>
        <w:rPr>
          <w:sz w:val="24"/>
        </w:rPr>
        <w:t>and</w:t>
      </w:r>
      <w:r>
        <w:rPr>
          <w:spacing w:val="-18"/>
          <w:sz w:val="24"/>
        </w:rPr>
        <w:t xml:space="preserve"> </w:t>
      </w:r>
      <w:r>
        <w:rPr>
          <w:sz w:val="24"/>
        </w:rPr>
        <w:t>predictability:</w:t>
      </w:r>
      <w:r>
        <w:rPr>
          <w:spacing w:val="-19"/>
          <w:sz w:val="24"/>
        </w:rPr>
        <w:t xml:space="preserve"> </w:t>
      </w:r>
      <w:r>
        <w:rPr>
          <w:sz w:val="24"/>
        </w:rPr>
        <w:t>Problems</w:t>
      </w:r>
      <w:r>
        <w:rPr>
          <w:spacing w:val="-18"/>
          <w:sz w:val="24"/>
        </w:rPr>
        <w:t xml:space="preserve"> </w:t>
      </w:r>
      <w:r>
        <w:rPr>
          <w:sz w:val="24"/>
        </w:rPr>
        <w:t>and</w:t>
      </w:r>
      <w:r>
        <w:rPr>
          <w:spacing w:val="-18"/>
          <w:sz w:val="24"/>
        </w:rPr>
        <w:t xml:space="preserve"> </w:t>
      </w:r>
      <w:r>
        <w:rPr>
          <w:sz w:val="24"/>
        </w:rPr>
        <w:t>prospects.</w:t>
      </w:r>
      <w:r>
        <w:rPr>
          <w:spacing w:val="-18"/>
          <w:sz w:val="24"/>
        </w:rPr>
        <w:t xml:space="preserve"> </w:t>
      </w:r>
      <w:r>
        <w:rPr>
          <w:sz w:val="24"/>
        </w:rPr>
        <w:t>In</w:t>
      </w:r>
      <w:r>
        <w:rPr>
          <w:spacing w:val="-18"/>
          <w:sz w:val="24"/>
        </w:rPr>
        <w:t xml:space="preserve"> </w:t>
      </w:r>
      <w:r>
        <w:rPr>
          <w:sz w:val="24"/>
        </w:rPr>
        <w:t xml:space="preserve">Ximena Lois &amp; Valentina Vapnarsky (eds.), </w:t>
      </w:r>
      <w:r>
        <w:rPr>
          <w:i/>
          <w:sz w:val="24"/>
        </w:rPr>
        <w:t>Lexical categories and root classes in Amerindian lan- guages</w:t>
      </w:r>
      <w:r>
        <w:rPr>
          <w:sz w:val="24"/>
        </w:rPr>
        <w:t>, 343–390. Peter</w:t>
      </w:r>
      <w:r>
        <w:rPr>
          <w:spacing w:val="-4"/>
          <w:sz w:val="24"/>
        </w:rPr>
        <w:t xml:space="preserve"> </w:t>
      </w:r>
      <w:r>
        <w:rPr>
          <w:sz w:val="24"/>
        </w:rPr>
        <w:t>Lang.</w:t>
      </w:r>
    </w:p>
    <w:p w:rsidR="00DD7756" w:rsidRDefault="00AD1397">
      <w:pPr>
        <w:pStyle w:val="BodyText"/>
        <w:spacing w:before="117" w:line="254" w:lineRule="auto"/>
        <w:ind w:left="2038" w:right="573" w:hanging="359"/>
        <w:jc w:val="both"/>
      </w:pPr>
      <w:bookmarkStart w:id="375" w:name="_bookmark276"/>
      <w:bookmarkEnd w:id="375"/>
      <w:r>
        <w:t xml:space="preserve">Chafe, Wallace L. 1976. Givenness, contrastiveness, definiteness, subjects, topics and points of view. In Charles Li (ed.), </w:t>
      </w:r>
      <w:r>
        <w:rPr>
          <w:i/>
        </w:rPr>
        <w:t>Subject and Topic</w:t>
      </w:r>
      <w:r>
        <w:t>, 25–56. Academic Press.</w:t>
      </w:r>
    </w:p>
    <w:p w:rsidR="00DD7756" w:rsidRDefault="00AD1397">
      <w:pPr>
        <w:spacing w:before="117" w:line="254" w:lineRule="auto"/>
        <w:ind w:left="2038" w:right="575" w:hanging="359"/>
        <w:jc w:val="both"/>
        <w:rPr>
          <w:sz w:val="24"/>
        </w:rPr>
      </w:pPr>
      <w:bookmarkStart w:id="376" w:name="_bookmark277"/>
      <w:bookmarkEnd w:id="376"/>
      <w:r>
        <w:rPr>
          <w:sz w:val="24"/>
        </w:rPr>
        <w:t xml:space="preserve">Chafe, </w:t>
      </w:r>
      <w:r>
        <w:rPr>
          <w:spacing w:val="-3"/>
          <w:sz w:val="24"/>
        </w:rPr>
        <w:t xml:space="preserve">Wallace </w:t>
      </w:r>
      <w:r>
        <w:rPr>
          <w:sz w:val="24"/>
        </w:rPr>
        <w:t xml:space="preserve">L. 1987. Cognitive constraints on information </w:t>
      </w:r>
      <w:r>
        <w:rPr>
          <w:spacing w:val="-4"/>
          <w:sz w:val="24"/>
        </w:rPr>
        <w:t xml:space="preserve">flow. </w:t>
      </w:r>
      <w:r>
        <w:rPr>
          <w:sz w:val="24"/>
        </w:rPr>
        <w:t xml:space="preserve">In Russell S. </w:t>
      </w:r>
      <w:r>
        <w:rPr>
          <w:spacing w:val="-3"/>
          <w:sz w:val="24"/>
        </w:rPr>
        <w:t>Tomlin</w:t>
      </w:r>
      <w:r>
        <w:rPr>
          <w:spacing w:val="-14"/>
          <w:sz w:val="24"/>
        </w:rPr>
        <w:t xml:space="preserve"> </w:t>
      </w:r>
      <w:r>
        <w:rPr>
          <w:sz w:val="24"/>
        </w:rPr>
        <w:t xml:space="preserve">(ed.), </w:t>
      </w:r>
      <w:r>
        <w:rPr>
          <w:i/>
          <w:sz w:val="24"/>
        </w:rPr>
        <w:t xml:space="preserve">Coherence and grounding in discourse </w:t>
      </w:r>
      <w:r>
        <w:rPr>
          <w:sz w:val="24"/>
        </w:rPr>
        <w:t>(Typological Studies in Language 11), 21–52. John Benjamins. doi:</w:t>
      </w:r>
      <w:hyperlink r:id="rId136">
        <w:r>
          <w:rPr>
            <w:rFonts w:ascii="Linux Libertine Mono" w:hAnsi="Linux Libertine Mono"/>
            <w:color w:val="0000FF"/>
            <w:sz w:val="20"/>
          </w:rPr>
          <w:t>10.1075/tsl.11.03cha</w:t>
        </w:r>
      </w:hyperlink>
      <w:r>
        <w:rPr>
          <w:sz w:val="24"/>
        </w:rPr>
        <w:t>.</w:t>
      </w:r>
    </w:p>
    <w:p w:rsidR="00DD7756" w:rsidRDefault="00AD1397">
      <w:pPr>
        <w:spacing w:before="116" w:line="254" w:lineRule="auto"/>
        <w:ind w:left="2038" w:right="576" w:hanging="359"/>
        <w:jc w:val="both"/>
        <w:rPr>
          <w:sz w:val="24"/>
        </w:rPr>
      </w:pPr>
      <w:bookmarkStart w:id="377" w:name="_bookmark278"/>
      <w:bookmarkEnd w:id="377"/>
      <w:r>
        <w:rPr>
          <w:sz w:val="24"/>
        </w:rPr>
        <w:t xml:space="preserve">Chafe, </w:t>
      </w:r>
      <w:r>
        <w:rPr>
          <w:spacing w:val="-3"/>
          <w:sz w:val="24"/>
        </w:rPr>
        <w:t xml:space="preserve">Wallace </w:t>
      </w:r>
      <w:r>
        <w:rPr>
          <w:sz w:val="24"/>
        </w:rPr>
        <w:t>L. 2012. Are adjectives universal?: The case of Northern Iroquoian.</w:t>
      </w:r>
      <w:r>
        <w:rPr>
          <w:spacing w:val="-38"/>
          <w:sz w:val="24"/>
        </w:rPr>
        <w:t xml:space="preserve"> </w:t>
      </w:r>
      <w:r>
        <w:rPr>
          <w:i/>
          <w:sz w:val="24"/>
        </w:rPr>
        <w:t xml:space="preserve">Linguistic Typology </w:t>
      </w:r>
      <w:r>
        <w:rPr>
          <w:sz w:val="24"/>
        </w:rPr>
        <w:t>16(1). 1–39.</w:t>
      </w:r>
      <w:r>
        <w:rPr>
          <w:spacing w:val="14"/>
          <w:sz w:val="24"/>
        </w:rPr>
        <w:t xml:space="preserve"> </w:t>
      </w:r>
      <w:r>
        <w:rPr>
          <w:sz w:val="24"/>
        </w:rPr>
        <w:t>doi:</w:t>
      </w:r>
      <w:hyperlink r:id="rId137">
        <w:r>
          <w:rPr>
            <w:rFonts w:ascii="Linux Libertine Mono" w:hAnsi="Linux Libertine Mono"/>
            <w:color w:val="0000FF"/>
            <w:sz w:val="20"/>
          </w:rPr>
          <w:t>10.1515/lingty-2012-0001</w:t>
        </w:r>
      </w:hyperlink>
      <w:r>
        <w:rPr>
          <w:sz w:val="24"/>
        </w:rPr>
        <w:t>.</w:t>
      </w:r>
    </w:p>
    <w:p w:rsidR="00DD7756" w:rsidRDefault="00AD1397">
      <w:pPr>
        <w:spacing w:before="117"/>
        <w:ind w:left="1680"/>
        <w:jc w:val="both"/>
        <w:rPr>
          <w:sz w:val="24"/>
        </w:rPr>
      </w:pPr>
      <w:bookmarkStart w:id="378" w:name="_bookmark279"/>
      <w:bookmarkEnd w:id="378"/>
      <w:r>
        <w:rPr>
          <w:sz w:val="24"/>
        </w:rPr>
        <w:t xml:space="preserve">Chomsky, Noam. 1957. </w:t>
      </w:r>
      <w:r>
        <w:rPr>
          <w:i/>
          <w:sz w:val="24"/>
        </w:rPr>
        <w:t>Syntactic structures</w:t>
      </w:r>
      <w:r>
        <w:rPr>
          <w:sz w:val="24"/>
        </w:rPr>
        <w:t>. 1st edn. Mouton &amp; Co.</w:t>
      </w:r>
    </w:p>
    <w:p w:rsidR="00DD7756" w:rsidRDefault="00AD1397">
      <w:pPr>
        <w:spacing w:before="135" w:line="254" w:lineRule="auto"/>
        <w:ind w:left="2038" w:right="577" w:hanging="359"/>
        <w:jc w:val="both"/>
        <w:rPr>
          <w:sz w:val="24"/>
        </w:rPr>
      </w:pPr>
      <w:bookmarkStart w:id="379" w:name="_bookmark280"/>
      <w:bookmarkEnd w:id="379"/>
      <w:r>
        <w:rPr>
          <w:sz w:val="24"/>
        </w:rPr>
        <w:t>Chung,</w:t>
      </w:r>
      <w:r>
        <w:rPr>
          <w:spacing w:val="-9"/>
          <w:sz w:val="24"/>
        </w:rPr>
        <w:t xml:space="preserve"> </w:t>
      </w:r>
      <w:r>
        <w:rPr>
          <w:sz w:val="24"/>
        </w:rPr>
        <w:t>Sandra.</w:t>
      </w:r>
      <w:r>
        <w:rPr>
          <w:spacing w:val="-8"/>
          <w:sz w:val="24"/>
        </w:rPr>
        <w:t xml:space="preserve"> </w:t>
      </w:r>
      <w:r>
        <w:rPr>
          <w:sz w:val="24"/>
        </w:rPr>
        <w:t>2012.</w:t>
      </w:r>
      <w:r>
        <w:rPr>
          <w:spacing w:val="-8"/>
          <w:sz w:val="24"/>
        </w:rPr>
        <w:t xml:space="preserve"> </w:t>
      </w:r>
      <w:r>
        <w:rPr>
          <w:sz w:val="24"/>
        </w:rPr>
        <w:t>Are</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universal?:</w:t>
      </w:r>
      <w:r>
        <w:rPr>
          <w:spacing w:val="-8"/>
          <w:sz w:val="24"/>
        </w:rPr>
        <w:t xml:space="preserve"> </w:t>
      </w:r>
      <w:r>
        <w:rPr>
          <w:sz w:val="24"/>
        </w:rPr>
        <w:t>The</w:t>
      </w:r>
      <w:r>
        <w:rPr>
          <w:spacing w:val="-8"/>
          <w:sz w:val="24"/>
        </w:rPr>
        <w:t xml:space="preserve"> </w:t>
      </w:r>
      <w:r>
        <w:rPr>
          <w:sz w:val="24"/>
        </w:rPr>
        <w:t>view</w:t>
      </w:r>
      <w:r>
        <w:rPr>
          <w:spacing w:val="-9"/>
          <w:sz w:val="24"/>
        </w:rPr>
        <w:t xml:space="preserve"> </w:t>
      </w:r>
      <w:r>
        <w:rPr>
          <w:sz w:val="24"/>
        </w:rPr>
        <w:t>from</w:t>
      </w:r>
      <w:r>
        <w:rPr>
          <w:spacing w:val="-8"/>
          <w:sz w:val="24"/>
        </w:rPr>
        <w:t xml:space="preserve"> </w:t>
      </w:r>
      <w:r>
        <w:rPr>
          <w:sz w:val="24"/>
        </w:rPr>
        <w:t>Chamorro.</w:t>
      </w:r>
      <w:r>
        <w:rPr>
          <w:spacing w:val="-11"/>
          <w:sz w:val="24"/>
        </w:rPr>
        <w:t xml:space="preserve"> </w:t>
      </w:r>
      <w:r>
        <w:rPr>
          <w:i/>
          <w:sz w:val="24"/>
        </w:rPr>
        <w:t xml:space="preserve">Theoretical Linguistics </w:t>
      </w:r>
      <w:r>
        <w:rPr>
          <w:sz w:val="24"/>
        </w:rPr>
        <w:t>38(1-2). 1–56.</w:t>
      </w:r>
      <w:r>
        <w:rPr>
          <w:spacing w:val="7"/>
          <w:sz w:val="24"/>
        </w:rPr>
        <w:t xml:space="preserve"> </w:t>
      </w:r>
      <w:r>
        <w:rPr>
          <w:sz w:val="24"/>
        </w:rPr>
        <w:t>doi:</w:t>
      </w:r>
      <w:hyperlink r:id="rId138">
        <w:r>
          <w:rPr>
            <w:rFonts w:ascii="Linux Libertine Mono" w:hAnsi="Linux Libertine Mono"/>
            <w:color w:val="0000FF"/>
            <w:sz w:val="20"/>
          </w:rPr>
          <w:t>10.1515/tl-2012-0001</w:t>
        </w:r>
      </w:hyperlink>
      <w:r>
        <w:rPr>
          <w:sz w:val="24"/>
        </w:rPr>
        <w:t>.</w:t>
      </w:r>
    </w:p>
    <w:p w:rsidR="00DD7756" w:rsidRDefault="00AD1397">
      <w:pPr>
        <w:spacing w:before="117"/>
        <w:ind w:left="1680"/>
        <w:jc w:val="both"/>
        <w:rPr>
          <w:i/>
          <w:sz w:val="24"/>
        </w:rPr>
      </w:pPr>
      <w:bookmarkStart w:id="380" w:name="_bookmark281"/>
      <w:bookmarkEnd w:id="380"/>
      <w:r>
        <w:rPr>
          <w:sz w:val="24"/>
        </w:rPr>
        <w:t xml:space="preserve">Comrie, Bernard. 1976. </w:t>
      </w:r>
      <w:r>
        <w:rPr>
          <w:i/>
          <w:sz w:val="24"/>
        </w:rPr>
        <w:t>Aspect: An introduction to the study of verbal aspect and related problems</w:t>
      </w:r>
    </w:p>
    <w:p w:rsidR="00DD7756" w:rsidRDefault="00AD1397">
      <w:pPr>
        <w:pStyle w:val="BodyText"/>
        <w:spacing w:before="16"/>
        <w:ind w:left="2038"/>
        <w:jc w:val="both"/>
      </w:pPr>
      <w:r>
        <w:t>(Cambridge Textbooks in Linguistics). Cambridge University Press.</w:t>
      </w:r>
    </w:p>
    <w:p w:rsidR="00DD7756" w:rsidRDefault="00AD1397">
      <w:pPr>
        <w:spacing w:before="135" w:line="254" w:lineRule="auto"/>
        <w:ind w:left="2038" w:right="577" w:hanging="359"/>
        <w:jc w:val="both"/>
        <w:rPr>
          <w:sz w:val="24"/>
        </w:rPr>
      </w:pPr>
      <w:bookmarkStart w:id="381" w:name="_bookmark282"/>
      <w:bookmarkEnd w:id="381"/>
      <w:r>
        <w:rPr>
          <w:sz w:val="24"/>
        </w:rPr>
        <w:t xml:space="preserve">Corbett, Greville G. 1978. Universals in the syntax of cardinal numerals. </w:t>
      </w:r>
      <w:r>
        <w:rPr>
          <w:i/>
          <w:sz w:val="24"/>
        </w:rPr>
        <w:t xml:space="preserve">Lingua </w:t>
      </w:r>
      <w:r>
        <w:rPr>
          <w:sz w:val="24"/>
        </w:rPr>
        <w:t>46.</w:t>
      </w:r>
      <w:r>
        <w:rPr>
          <w:spacing w:val="-17"/>
          <w:sz w:val="24"/>
        </w:rPr>
        <w:t xml:space="preserve"> </w:t>
      </w:r>
      <w:r>
        <w:rPr>
          <w:sz w:val="24"/>
        </w:rPr>
        <w:t>355–368. doi:</w:t>
      </w:r>
      <w:hyperlink r:id="rId139">
        <w:r>
          <w:rPr>
            <w:rFonts w:ascii="Linux Libertine Mono" w:hAnsi="Linux Libertine Mono"/>
            <w:color w:val="0000FF"/>
            <w:sz w:val="20"/>
          </w:rPr>
          <w:t>10.1016/0024-3841(78)90054-2</w:t>
        </w:r>
      </w:hyperlink>
      <w:r>
        <w:rPr>
          <w:sz w:val="24"/>
        </w:rPr>
        <w:t>.</w:t>
      </w:r>
    </w:p>
    <w:p w:rsidR="00DD7756" w:rsidRDefault="00AD1397">
      <w:pPr>
        <w:spacing w:before="117" w:line="254" w:lineRule="auto"/>
        <w:ind w:left="2038" w:right="576" w:hanging="359"/>
        <w:jc w:val="both"/>
        <w:rPr>
          <w:sz w:val="24"/>
        </w:rPr>
      </w:pPr>
      <w:bookmarkStart w:id="382" w:name="_bookmark283"/>
      <w:bookmarkEnd w:id="382"/>
      <w:r>
        <w:rPr>
          <w:sz w:val="24"/>
        </w:rPr>
        <w:t>Corbett,</w:t>
      </w:r>
      <w:r>
        <w:rPr>
          <w:spacing w:val="-6"/>
          <w:sz w:val="24"/>
        </w:rPr>
        <w:t xml:space="preserve"> </w:t>
      </w:r>
      <w:r>
        <w:rPr>
          <w:sz w:val="24"/>
        </w:rPr>
        <w:t>Greville</w:t>
      </w:r>
      <w:r>
        <w:rPr>
          <w:spacing w:val="-6"/>
          <w:sz w:val="24"/>
        </w:rPr>
        <w:t xml:space="preserve"> </w:t>
      </w:r>
      <w:r>
        <w:rPr>
          <w:sz w:val="24"/>
        </w:rPr>
        <w:t>G.</w:t>
      </w:r>
      <w:r>
        <w:rPr>
          <w:spacing w:val="-6"/>
          <w:sz w:val="24"/>
        </w:rPr>
        <w:t xml:space="preserve"> </w:t>
      </w:r>
      <w:r>
        <w:rPr>
          <w:sz w:val="24"/>
        </w:rPr>
        <w:t>2000.</w:t>
      </w:r>
      <w:r>
        <w:rPr>
          <w:spacing w:val="-7"/>
          <w:sz w:val="24"/>
        </w:rPr>
        <w:t xml:space="preserve"> </w:t>
      </w:r>
      <w:r>
        <w:rPr>
          <w:i/>
          <w:sz w:val="24"/>
        </w:rPr>
        <w:t>Number</w:t>
      </w:r>
      <w:r>
        <w:rPr>
          <w:i/>
          <w:spacing w:val="9"/>
          <w:sz w:val="24"/>
        </w:rPr>
        <w:t xml:space="preserve"> </w:t>
      </w:r>
      <w:r>
        <w:rPr>
          <w:sz w:val="24"/>
        </w:rPr>
        <w:t>(Cambridge</w:t>
      </w:r>
      <w:r>
        <w:rPr>
          <w:spacing w:val="-6"/>
          <w:sz w:val="24"/>
        </w:rPr>
        <w:t xml:space="preserve"> </w:t>
      </w:r>
      <w:r>
        <w:rPr>
          <w:sz w:val="24"/>
        </w:rPr>
        <w:t>Textbooks</w:t>
      </w:r>
      <w:r>
        <w:rPr>
          <w:spacing w:val="-6"/>
          <w:sz w:val="24"/>
        </w:rPr>
        <w:t xml:space="preserve"> </w:t>
      </w:r>
      <w:r>
        <w:rPr>
          <w:sz w:val="24"/>
        </w:rPr>
        <w:t>in</w:t>
      </w:r>
      <w:r>
        <w:rPr>
          <w:spacing w:val="-5"/>
          <w:sz w:val="24"/>
        </w:rPr>
        <w:t xml:space="preserve"> </w:t>
      </w:r>
      <w:r>
        <w:rPr>
          <w:sz w:val="24"/>
        </w:rPr>
        <w:t>Linguistics).</w:t>
      </w:r>
      <w:r>
        <w:rPr>
          <w:spacing w:val="-7"/>
          <w:sz w:val="24"/>
        </w:rPr>
        <w:t xml:space="preserve"> </w:t>
      </w:r>
      <w:r>
        <w:rPr>
          <w:sz w:val="24"/>
        </w:rPr>
        <w:t>Cambridge</w:t>
      </w:r>
      <w:r>
        <w:rPr>
          <w:spacing w:val="-5"/>
          <w:sz w:val="24"/>
        </w:rPr>
        <w:t xml:space="preserve"> </w:t>
      </w:r>
      <w:r>
        <w:rPr>
          <w:sz w:val="24"/>
        </w:rPr>
        <w:t>Univer- sity Press. doi:</w:t>
      </w:r>
      <w:hyperlink r:id="rId140">
        <w:r>
          <w:rPr>
            <w:rFonts w:ascii="Linux Libertine Mono"/>
            <w:color w:val="0000FF"/>
            <w:sz w:val="20"/>
          </w:rPr>
          <w:t>10.1017/CBO9781139164344</w:t>
        </w:r>
      </w:hyperlink>
      <w:r>
        <w:rPr>
          <w:sz w:val="24"/>
        </w:rPr>
        <w:t>.</w:t>
      </w:r>
    </w:p>
    <w:p w:rsidR="00DD7756" w:rsidRDefault="00AD1397">
      <w:pPr>
        <w:spacing w:before="117" w:line="254" w:lineRule="auto"/>
        <w:ind w:left="2038" w:right="573" w:hanging="359"/>
        <w:jc w:val="both"/>
        <w:rPr>
          <w:sz w:val="24"/>
        </w:rPr>
      </w:pPr>
      <w:bookmarkStart w:id="383" w:name="_bookmark284"/>
      <w:bookmarkEnd w:id="383"/>
      <w:r>
        <w:rPr>
          <w:sz w:val="24"/>
        </w:rPr>
        <w:t>Corbett,</w:t>
      </w:r>
      <w:r>
        <w:rPr>
          <w:spacing w:val="-19"/>
          <w:sz w:val="24"/>
        </w:rPr>
        <w:t xml:space="preserve"> </w:t>
      </w:r>
      <w:r>
        <w:rPr>
          <w:sz w:val="24"/>
        </w:rPr>
        <w:t>Greville</w:t>
      </w:r>
      <w:r>
        <w:rPr>
          <w:spacing w:val="-19"/>
          <w:sz w:val="24"/>
        </w:rPr>
        <w:t xml:space="preserve"> </w:t>
      </w:r>
      <w:r>
        <w:rPr>
          <w:sz w:val="24"/>
        </w:rPr>
        <w:t>G.</w:t>
      </w:r>
      <w:r>
        <w:rPr>
          <w:spacing w:val="-19"/>
          <w:sz w:val="24"/>
        </w:rPr>
        <w:t xml:space="preserve"> </w:t>
      </w:r>
      <w:r>
        <w:rPr>
          <w:sz w:val="24"/>
        </w:rPr>
        <w:t>2005.</w:t>
      </w:r>
      <w:r>
        <w:rPr>
          <w:spacing w:val="-18"/>
          <w:sz w:val="24"/>
        </w:rPr>
        <w:t xml:space="preserve"> </w:t>
      </w:r>
      <w:r>
        <w:rPr>
          <w:sz w:val="24"/>
        </w:rPr>
        <w:t>The</w:t>
      </w:r>
      <w:r>
        <w:rPr>
          <w:spacing w:val="-19"/>
          <w:sz w:val="24"/>
        </w:rPr>
        <w:t xml:space="preserve"> </w:t>
      </w:r>
      <w:r>
        <w:rPr>
          <w:sz w:val="24"/>
        </w:rPr>
        <w:t>canonical</w:t>
      </w:r>
      <w:r>
        <w:rPr>
          <w:spacing w:val="-20"/>
          <w:sz w:val="24"/>
        </w:rPr>
        <w:t xml:space="preserve"> </w:t>
      </w:r>
      <w:r>
        <w:rPr>
          <w:sz w:val="24"/>
        </w:rPr>
        <w:t>approach</w:t>
      </w:r>
      <w:r>
        <w:rPr>
          <w:spacing w:val="-19"/>
          <w:sz w:val="24"/>
        </w:rPr>
        <w:t xml:space="preserve"> </w:t>
      </w:r>
      <w:r>
        <w:rPr>
          <w:sz w:val="24"/>
        </w:rPr>
        <w:t>in</w:t>
      </w:r>
      <w:r>
        <w:rPr>
          <w:spacing w:val="-19"/>
          <w:sz w:val="24"/>
        </w:rPr>
        <w:t xml:space="preserve"> </w:t>
      </w:r>
      <w:r>
        <w:rPr>
          <w:sz w:val="24"/>
        </w:rPr>
        <w:t>typology.</w:t>
      </w:r>
      <w:r>
        <w:rPr>
          <w:spacing w:val="-20"/>
          <w:sz w:val="24"/>
        </w:rPr>
        <w:t xml:space="preserve"> </w:t>
      </w:r>
      <w:r>
        <w:rPr>
          <w:sz w:val="24"/>
        </w:rPr>
        <w:t>In</w:t>
      </w:r>
      <w:r>
        <w:rPr>
          <w:spacing w:val="-19"/>
          <w:sz w:val="24"/>
        </w:rPr>
        <w:t xml:space="preserve"> </w:t>
      </w:r>
      <w:r>
        <w:rPr>
          <w:sz w:val="24"/>
        </w:rPr>
        <w:t>Zygmunt</w:t>
      </w:r>
      <w:r>
        <w:rPr>
          <w:spacing w:val="-19"/>
          <w:sz w:val="24"/>
        </w:rPr>
        <w:t xml:space="preserve"> </w:t>
      </w:r>
      <w:r>
        <w:rPr>
          <w:sz w:val="24"/>
        </w:rPr>
        <w:t>Frajzyngier,</w:t>
      </w:r>
      <w:r>
        <w:rPr>
          <w:spacing w:val="-20"/>
          <w:sz w:val="24"/>
        </w:rPr>
        <w:t xml:space="preserve"> </w:t>
      </w:r>
      <w:r>
        <w:rPr>
          <w:sz w:val="24"/>
        </w:rPr>
        <w:t xml:space="preserve">Adam Hodges &amp; David S. Rood (eds.), </w:t>
      </w:r>
      <w:r>
        <w:rPr>
          <w:i/>
          <w:sz w:val="24"/>
        </w:rPr>
        <w:t xml:space="preserve">Linguistic diversity and language theories </w:t>
      </w:r>
      <w:r>
        <w:rPr>
          <w:sz w:val="24"/>
        </w:rPr>
        <w:t>(Studies in</w:t>
      </w:r>
      <w:r>
        <w:rPr>
          <w:spacing w:val="-28"/>
          <w:sz w:val="24"/>
        </w:rPr>
        <w:t xml:space="preserve"> </w:t>
      </w:r>
      <w:r>
        <w:rPr>
          <w:sz w:val="24"/>
        </w:rPr>
        <w:t>Lan- guage Companion Series 72), 25–50. John Benjamins.</w:t>
      </w:r>
      <w:r>
        <w:rPr>
          <w:spacing w:val="41"/>
          <w:sz w:val="24"/>
        </w:rPr>
        <w:t xml:space="preserve"> </w:t>
      </w:r>
      <w:r>
        <w:rPr>
          <w:sz w:val="24"/>
        </w:rPr>
        <w:t>doi:</w:t>
      </w:r>
      <w:hyperlink r:id="rId141">
        <w:r>
          <w:rPr>
            <w:rFonts w:ascii="Linux Libertine Mono" w:hAnsi="Linux Libertine Mono"/>
            <w:color w:val="0000FF"/>
            <w:sz w:val="20"/>
          </w:rPr>
          <w:t>10.1075/slcs.72.03cor</w:t>
        </w:r>
      </w:hyperlink>
      <w:r>
        <w:rPr>
          <w:sz w:val="24"/>
        </w:rPr>
        <w:t>.</w:t>
      </w:r>
    </w:p>
    <w:p w:rsidR="00DD7756" w:rsidRDefault="00AD1397">
      <w:pPr>
        <w:spacing w:before="116" w:line="254" w:lineRule="auto"/>
        <w:ind w:left="2038" w:right="577" w:hanging="359"/>
        <w:jc w:val="both"/>
        <w:rPr>
          <w:sz w:val="24"/>
        </w:rPr>
      </w:pPr>
      <w:bookmarkStart w:id="384" w:name="_bookmark285"/>
      <w:bookmarkEnd w:id="384"/>
      <w:r>
        <w:rPr>
          <w:sz w:val="24"/>
        </w:rPr>
        <w:t xml:space="preserve">Corbett, Greville G. 2010. Canonical derivational morphology. </w:t>
      </w:r>
      <w:r>
        <w:rPr>
          <w:i/>
          <w:sz w:val="24"/>
        </w:rPr>
        <w:t xml:space="preserve">Word Structure </w:t>
      </w:r>
      <w:r>
        <w:rPr>
          <w:sz w:val="24"/>
        </w:rPr>
        <w:t>3(2). 141–155. doi:</w:t>
      </w:r>
      <w:hyperlink r:id="rId142">
        <w:r>
          <w:rPr>
            <w:rFonts w:ascii="Linux Libertine Mono" w:hAnsi="Linux Libertine Mono"/>
            <w:color w:val="0000FF"/>
            <w:sz w:val="20"/>
          </w:rPr>
          <w:t>10.3366/word.2010.0002</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74" w:hanging="359"/>
        <w:jc w:val="both"/>
        <w:rPr>
          <w:sz w:val="24"/>
        </w:rPr>
      </w:pPr>
      <w:bookmarkStart w:id="385" w:name="_bookmark286"/>
      <w:bookmarkEnd w:id="385"/>
      <w:r>
        <w:rPr>
          <w:sz w:val="24"/>
        </w:rPr>
        <w:lastRenderedPageBreak/>
        <w:t>Creissels,</w:t>
      </w:r>
      <w:r>
        <w:rPr>
          <w:spacing w:val="-14"/>
          <w:sz w:val="24"/>
        </w:rPr>
        <w:t xml:space="preserve"> </w:t>
      </w:r>
      <w:r>
        <w:rPr>
          <w:sz w:val="24"/>
        </w:rPr>
        <w:t>Denis.</w:t>
      </w:r>
      <w:r>
        <w:rPr>
          <w:spacing w:val="-12"/>
          <w:sz w:val="24"/>
        </w:rPr>
        <w:t xml:space="preserve"> </w:t>
      </w:r>
      <w:r>
        <w:rPr>
          <w:sz w:val="24"/>
        </w:rPr>
        <w:t>2017.</w:t>
      </w:r>
      <w:r>
        <w:rPr>
          <w:spacing w:val="-12"/>
          <w:sz w:val="24"/>
        </w:rPr>
        <w:t xml:space="preserve"> </w:t>
      </w:r>
      <w:r>
        <w:rPr>
          <w:sz w:val="24"/>
        </w:rPr>
        <w:t>The</w:t>
      </w:r>
      <w:r>
        <w:rPr>
          <w:spacing w:val="-12"/>
          <w:sz w:val="24"/>
        </w:rPr>
        <w:t xml:space="preserve"> </w:t>
      </w:r>
      <w:r>
        <w:rPr>
          <w:sz w:val="24"/>
        </w:rPr>
        <w:t>flexibility</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noun/verb</w:t>
      </w:r>
      <w:r>
        <w:rPr>
          <w:spacing w:val="-14"/>
          <w:sz w:val="24"/>
        </w:rPr>
        <w:t xml:space="preserve"> </w:t>
      </w:r>
      <w:r>
        <w:rPr>
          <w:sz w:val="24"/>
        </w:rPr>
        <w:t>distinction</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z w:val="24"/>
        </w:rPr>
        <w:t>lexicon</w:t>
      </w:r>
      <w:r>
        <w:rPr>
          <w:spacing w:val="-13"/>
          <w:sz w:val="24"/>
        </w:rPr>
        <w:t xml:space="preserve"> </w:t>
      </w:r>
      <w:r>
        <w:rPr>
          <w:sz w:val="24"/>
        </w:rPr>
        <w:t>of</w:t>
      </w:r>
      <w:r>
        <w:rPr>
          <w:spacing w:val="-12"/>
          <w:sz w:val="24"/>
        </w:rPr>
        <w:t xml:space="preserve"> </w:t>
      </w:r>
      <w:r>
        <w:rPr>
          <w:sz w:val="24"/>
        </w:rPr>
        <w:t>Mandinka.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10"/>
          <w:sz w:val="24"/>
        </w:rPr>
        <w:t xml:space="preserve"> </w:t>
      </w:r>
      <w:r>
        <w:rPr>
          <w:sz w:val="24"/>
        </w:rPr>
        <w:t>(eds.),</w:t>
      </w:r>
      <w:r>
        <w:rPr>
          <w:spacing w:val="-11"/>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Se- ries 182). John Benjamins.</w:t>
      </w:r>
      <w:r>
        <w:rPr>
          <w:spacing w:val="3"/>
          <w:sz w:val="24"/>
        </w:rPr>
        <w:t xml:space="preserve"> </w:t>
      </w:r>
      <w:r>
        <w:rPr>
          <w:sz w:val="24"/>
        </w:rPr>
        <w:t>doi:</w:t>
      </w:r>
      <w:hyperlink r:id="rId143">
        <w:r>
          <w:rPr>
            <w:rFonts w:ascii="Linux Libertine Mono"/>
            <w:color w:val="0000FF"/>
            <w:sz w:val="20"/>
          </w:rPr>
          <w:t>10.1075/slcs.182.02cre</w:t>
        </w:r>
      </w:hyperlink>
      <w:r>
        <w:rPr>
          <w:sz w:val="24"/>
        </w:rPr>
        <w:t>.</w:t>
      </w:r>
    </w:p>
    <w:p w:rsidR="00DD7756" w:rsidRDefault="00AD1397">
      <w:pPr>
        <w:spacing w:before="115" w:line="254" w:lineRule="auto"/>
        <w:ind w:left="2038" w:right="577" w:hanging="359"/>
        <w:jc w:val="both"/>
        <w:rPr>
          <w:sz w:val="24"/>
        </w:rPr>
      </w:pPr>
      <w:bookmarkStart w:id="386" w:name="_bookmark287"/>
      <w:bookmarkEnd w:id="386"/>
      <w:r>
        <w:rPr>
          <w:sz w:val="24"/>
        </w:rPr>
        <w:t>Croft,</w:t>
      </w:r>
      <w:r>
        <w:rPr>
          <w:spacing w:val="-5"/>
          <w:sz w:val="24"/>
        </w:rPr>
        <w:t xml:space="preserve"> </w:t>
      </w:r>
      <w:r>
        <w:rPr>
          <w:sz w:val="24"/>
        </w:rPr>
        <w:t>William.</w:t>
      </w:r>
      <w:r>
        <w:rPr>
          <w:spacing w:val="-5"/>
          <w:sz w:val="24"/>
        </w:rPr>
        <w:t xml:space="preserve"> </w:t>
      </w:r>
      <w:r>
        <w:rPr>
          <w:sz w:val="24"/>
        </w:rPr>
        <w:t>1984.</w:t>
      </w:r>
      <w:r>
        <w:rPr>
          <w:spacing w:val="-5"/>
          <w:sz w:val="24"/>
        </w:rPr>
        <w:t xml:space="preserve"> </w:t>
      </w:r>
      <w:r>
        <w:rPr>
          <w:sz w:val="24"/>
        </w:rPr>
        <w:t>Semantic</w:t>
      </w:r>
      <w:r>
        <w:rPr>
          <w:spacing w:val="-5"/>
          <w:sz w:val="24"/>
        </w:rPr>
        <w:t xml:space="preserve"> </w:t>
      </w:r>
      <w:r>
        <w:rPr>
          <w:sz w:val="24"/>
        </w:rPr>
        <w:t>and</w:t>
      </w:r>
      <w:r>
        <w:rPr>
          <w:spacing w:val="-5"/>
          <w:sz w:val="24"/>
        </w:rPr>
        <w:t xml:space="preserve"> </w:t>
      </w:r>
      <w:r>
        <w:rPr>
          <w:sz w:val="24"/>
        </w:rPr>
        <w:t>pragmatic</w:t>
      </w:r>
      <w:r>
        <w:rPr>
          <w:spacing w:val="-4"/>
          <w:sz w:val="24"/>
        </w:rPr>
        <w:t xml:space="preserve"> </w:t>
      </w:r>
      <w:r>
        <w:rPr>
          <w:sz w:val="24"/>
        </w:rPr>
        <w:t>correlates</w:t>
      </w:r>
      <w:r>
        <w:rPr>
          <w:spacing w:val="-5"/>
          <w:sz w:val="24"/>
        </w:rPr>
        <w:t xml:space="preserve"> </w:t>
      </w:r>
      <w:r>
        <w:rPr>
          <w:sz w:val="24"/>
        </w:rPr>
        <w:t>to</w:t>
      </w:r>
      <w:r>
        <w:rPr>
          <w:spacing w:val="-5"/>
          <w:sz w:val="24"/>
        </w:rPr>
        <w:t xml:space="preserve"> </w:t>
      </w:r>
      <w:r>
        <w:rPr>
          <w:sz w:val="24"/>
        </w:rPr>
        <w:t>syntactic</w:t>
      </w:r>
      <w:r>
        <w:rPr>
          <w:spacing w:val="-5"/>
          <w:sz w:val="24"/>
        </w:rPr>
        <w:t xml:space="preserve"> </w:t>
      </w:r>
      <w:r>
        <w:rPr>
          <w:sz w:val="24"/>
        </w:rPr>
        <w:t>categories.</w:t>
      </w:r>
      <w:r>
        <w:rPr>
          <w:spacing w:val="-8"/>
          <w:sz w:val="24"/>
        </w:rPr>
        <w:t xml:space="preserve"> </w:t>
      </w:r>
      <w:r>
        <w:rPr>
          <w:i/>
          <w:sz w:val="24"/>
        </w:rPr>
        <w:t>Chicago</w:t>
      </w:r>
      <w:r>
        <w:rPr>
          <w:i/>
          <w:spacing w:val="-5"/>
          <w:sz w:val="24"/>
        </w:rPr>
        <w:t xml:space="preserve"> </w:t>
      </w:r>
      <w:r>
        <w:rPr>
          <w:i/>
          <w:sz w:val="24"/>
        </w:rPr>
        <w:t xml:space="preserve">Lin- guistic Society </w:t>
      </w:r>
      <w:r>
        <w:rPr>
          <w:sz w:val="24"/>
        </w:rPr>
        <w:t>20.</w:t>
      </w:r>
      <w:r>
        <w:rPr>
          <w:spacing w:val="6"/>
          <w:sz w:val="24"/>
        </w:rPr>
        <w:t xml:space="preserve"> </w:t>
      </w:r>
      <w:r>
        <w:rPr>
          <w:sz w:val="24"/>
        </w:rPr>
        <w:t>53–71.</w:t>
      </w:r>
    </w:p>
    <w:p w:rsidR="00DD7756" w:rsidRDefault="00AD1397">
      <w:pPr>
        <w:spacing w:before="118" w:line="254" w:lineRule="auto"/>
        <w:ind w:left="2038" w:right="573" w:hanging="359"/>
        <w:jc w:val="both"/>
        <w:rPr>
          <w:sz w:val="24"/>
        </w:rPr>
      </w:pPr>
      <w:bookmarkStart w:id="387" w:name="_bookmark288"/>
      <w:bookmarkEnd w:id="387"/>
      <w:r>
        <w:rPr>
          <w:sz w:val="24"/>
        </w:rPr>
        <w:t>Croft,</w:t>
      </w:r>
      <w:r>
        <w:rPr>
          <w:spacing w:val="-18"/>
          <w:sz w:val="24"/>
        </w:rPr>
        <w:t xml:space="preserve"> </w:t>
      </w:r>
      <w:r>
        <w:rPr>
          <w:sz w:val="24"/>
        </w:rPr>
        <w:t>William.</w:t>
      </w:r>
      <w:r>
        <w:rPr>
          <w:spacing w:val="-18"/>
          <w:sz w:val="24"/>
        </w:rPr>
        <w:t xml:space="preserve"> </w:t>
      </w:r>
      <w:r>
        <w:rPr>
          <w:sz w:val="24"/>
        </w:rPr>
        <w:t>1991.</w:t>
      </w:r>
      <w:r>
        <w:rPr>
          <w:spacing w:val="-18"/>
          <w:sz w:val="24"/>
        </w:rPr>
        <w:t xml:space="preserve"> </w:t>
      </w:r>
      <w:r>
        <w:rPr>
          <w:i/>
          <w:sz w:val="24"/>
        </w:rPr>
        <w:t>Syntactic</w:t>
      </w:r>
      <w:r>
        <w:rPr>
          <w:i/>
          <w:spacing w:val="-17"/>
          <w:sz w:val="24"/>
        </w:rPr>
        <w:t xml:space="preserve"> </w:t>
      </w:r>
      <w:r>
        <w:rPr>
          <w:i/>
          <w:sz w:val="24"/>
        </w:rPr>
        <w:t>categories</w:t>
      </w:r>
      <w:r>
        <w:rPr>
          <w:i/>
          <w:spacing w:val="-18"/>
          <w:sz w:val="24"/>
        </w:rPr>
        <w:t xml:space="preserve"> </w:t>
      </w:r>
      <w:r>
        <w:rPr>
          <w:i/>
          <w:sz w:val="24"/>
        </w:rPr>
        <w:t>and</w:t>
      </w:r>
      <w:r>
        <w:rPr>
          <w:i/>
          <w:spacing w:val="-18"/>
          <w:sz w:val="24"/>
        </w:rPr>
        <w:t xml:space="preserve"> </w:t>
      </w:r>
      <w:r>
        <w:rPr>
          <w:i/>
          <w:sz w:val="24"/>
        </w:rPr>
        <w:t>grammatical</w:t>
      </w:r>
      <w:r>
        <w:rPr>
          <w:i/>
          <w:spacing w:val="-18"/>
          <w:sz w:val="24"/>
        </w:rPr>
        <w:t xml:space="preserve"> </w:t>
      </w:r>
      <w:r>
        <w:rPr>
          <w:i/>
          <w:sz w:val="24"/>
        </w:rPr>
        <w:t>relations:</w:t>
      </w:r>
      <w:r>
        <w:rPr>
          <w:i/>
          <w:spacing w:val="-17"/>
          <w:sz w:val="24"/>
        </w:rPr>
        <w:t xml:space="preserve"> </w:t>
      </w:r>
      <w:r>
        <w:rPr>
          <w:i/>
          <w:sz w:val="24"/>
        </w:rPr>
        <w:t>The</w:t>
      </w:r>
      <w:r>
        <w:rPr>
          <w:i/>
          <w:spacing w:val="-18"/>
          <w:sz w:val="24"/>
        </w:rPr>
        <w:t xml:space="preserve"> </w:t>
      </w:r>
      <w:r>
        <w:rPr>
          <w:i/>
          <w:sz w:val="24"/>
        </w:rPr>
        <w:t>cognitive</w:t>
      </w:r>
      <w:r>
        <w:rPr>
          <w:i/>
          <w:spacing w:val="-18"/>
          <w:sz w:val="24"/>
        </w:rPr>
        <w:t xml:space="preserve"> </w:t>
      </w:r>
      <w:r>
        <w:rPr>
          <w:i/>
          <w:sz w:val="24"/>
        </w:rPr>
        <w:t>organization of information</w:t>
      </w:r>
      <w:r>
        <w:rPr>
          <w:sz w:val="24"/>
        </w:rPr>
        <w:t>. University of Chicago</w:t>
      </w:r>
      <w:r>
        <w:rPr>
          <w:spacing w:val="-7"/>
          <w:sz w:val="24"/>
        </w:rPr>
        <w:t xml:space="preserve"> </w:t>
      </w:r>
      <w:r>
        <w:rPr>
          <w:sz w:val="24"/>
        </w:rPr>
        <w:t>Press.</w:t>
      </w:r>
    </w:p>
    <w:p w:rsidR="00DD7756" w:rsidRDefault="00AD1397">
      <w:pPr>
        <w:pStyle w:val="BodyText"/>
        <w:spacing w:before="117" w:line="254" w:lineRule="auto"/>
        <w:ind w:left="2038" w:right="575" w:hanging="359"/>
        <w:jc w:val="both"/>
      </w:pPr>
      <w:bookmarkStart w:id="388" w:name="_bookmark289"/>
      <w:bookmarkEnd w:id="388"/>
      <w:r>
        <w:t>Croft,</w:t>
      </w:r>
      <w:r>
        <w:rPr>
          <w:spacing w:val="-7"/>
        </w:rPr>
        <w:t xml:space="preserve"> </w:t>
      </w:r>
      <w:r>
        <w:t>William.</w:t>
      </w:r>
      <w:r>
        <w:rPr>
          <w:spacing w:val="-6"/>
        </w:rPr>
        <w:t xml:space="preserve"> </w:t>
      </w:r>
      <w:r>
        <w:t>1995.</w:t>
      </w:r>
      <w:r>
        <w:rPr>
          <w:spacing w:val="-5"/>
        </w:rPr>
        <w:t xml:space="preserve"> </w:t>
      </w:r>
      <w:r>
        <w:t>Modern</w:t>
      </w:r>
      <w:r>
        <w:rPr>
          <w:spacing w:val="-6"/>
        </w:rPr>
        <w:t xml:space="preserve"> </w:t>
      </w:r>
      <w:r>
        <w:t>syntactic</w:t>
      </w:r>
      <w:r>
        <w:rPr>
          <w:spacing w:val="-5"/>
        </w:rPr>
        <w:t xml:space="preserve"> </w:t>
      </w:r>
      <w:r>
        <w:t>typology.</w:t>
      </w:r>
      <w:r>
        <w:rPr>
          <w:spacing w:val="-7"/>
        </w:rPr>
        <w:t xml:space="preserve"> </w:t>
      </w:r>
      <w:r>
        <w:t>In</w:t>
      </w:r>
      <w:r>
        <w:rPr>
          <w:spacing w:val="-5"/>
        </w:rPr>
        <w:t xml:space="preserve"> </w:t>
      </w:r>
      <w:r>
        <w:t>Masayoshi</w:t>
      </w:r>
      <w:r>
        <w:rPr>
          <w:spacing w:val="-7"/>
        </w:rPr>
        <w:t xml:space="preserve"> </w:t>
      </w:r>
      <w:r>
        <w:t>Shibatani</w:t>
      </w:r>
      <w:r>
        <w:rPr>
          <w:spacing w:val="-5"/>
        </w:rPr>
        <w:t xml:space="preserve"> </w:t>
      </w:r>
      <w:r>
        <w:t>&amp;</w:t>
      </w:r>
      <w:r>
        <w:rPr>
          <w:spacing w:val="-6"/>
        </w:rPr>
        <w:t xml:space="preserve"> </w:t>
      </w:r>
      <w:r>
        <w:t>Theodora</w:t>
      </w:r>
      <w:r>
        <w:rPr>
          <w:spacing w:val="-5"/>
        </w:rPr>
        <w:t xml:space="preserve"> </w:t>
      </w:r>
      <w:r>
        <w:t xml:space="preserve">Bynon (eds.), </w:t>
      </w:r>
      <w:r>
        <w:rPr>
          <w:i/>
        </w:rPr>
        <w:t>Approaches to language typology</w:t>
      </w:r>
      <w:r>
        <w:t>, 85–144. Oxford University</w:t>
      </w:r>
      <w:r>
        <w:rPr>
          <w:spacing w:val="-19"/>
        </w:rPr>
        <w:t xml:space="preserve"> </w:t>
      </w:r>
      <w:r>
        <w:t>Press.</w:t>
      </w:r>
    </w:p>
    <w:p w:rsidR="00DD7756" w:rsidRDefault="00AD1397">
      <w:pPr>
        <w:spacing w:before="117" w:line="254" w:lineRule="auto"/>
        <w:ind w:left="2038" w:right="572" w:hanging="359"/>
        <w:jc w:val="both"/>
        <w:rPr>
          <w:sz w:val="24"/>
        </w:rPr>
      </w:pPr>
      <w:bookmarkStart w:id="389" w:name="_bookmark290"/>
      <w:bookmarkEnd w:id="389"/>
      <w:r>
        <w:rPr>
          <w:sz w:val="24"/>
        </w:rPr>
        <w:t xml:space="preserve">Croft, William. 2000. Parts of speech as typological universals and language particular cat- egories. In Petra M. Vogel &amp; Bernard Comrie (eds.), </w:t>
      </w:r>
      <w:r>
        <w:rPr>
          <w:i/>
          <w:sz w:val="24"/>
        </w:rPr>
        <w:t xml:space="preserve">Approaches to the typology of word classes </w:t>
      </w:r>
      <w:r>
        <w:rPr>
          <w:sz w:val="24"/>
        </w:rPr>
        <w:t>(Empirical Approaches to Language Typology 23), 65–102. Mouton de Gruyter. doi:</w:t>
      </w:r>
      <w:hyperlink r:id="rId144">
        <w:r>
          <w:rPr>
            <w:rFonts w:ascii="Linux Libertine Mono" w:hAnsi="Linux Libertine Mono"/>
            <w:color w:val="0000FF"/>
            <w:sz w:val="20"/>
          </w:rPr>
          <w:t>10.1515/9783110806120.65</w:t>
        </w:r>
      </w:hyperlink>
      <w:r>
        <w:rPr>
          <w:sz w:val="24"/>
        </w:rPr>
        <w:t>.</w:t>
      </w:r>
    </w:p>
    <w:p w:rsidR="00DD7756" w:rsidRDefault="00AD1397">
      <w:pPr>
        <w:spacing w:before="115" w:line="254" w:lineRule="auto"/>
        <w:ind w:left="2038" w:right="576" w:hanging="359"/>
        <w:jc w:val="both"/>
        <w:rPr>
          <w:sz w:val="24"/>
        </w:rPr>
      </w:pPr>
      <w:bookmarkStart w:id="390" w:name="_bookmark291"/>
      <w:bookmarkEnd w:id="390"/>
      <w:r>
        <w:rPr>
          <w:sz w:val="24"/>
        </w:rPr>
        <w:t xml:space="preserve">Croft, William. 2001a. Grammar: Functional approaches. In </w:t>
      </w:r>
      <w:r>
        <w:rPr>
          <w:i/>
          <w:sz w:val="24"/>
        </w:rPr>
        <w:t>International encyclopedia of the social &amp; behavioral sciences</w:t>
      </w:r>
      <w:r>
        <w:rPr>
          <w:sz w:val="24"/>
        </w:rPr>
        <w:t>, 6323–6330. Elsevier. doi:</w:t>
      </w:r>
      <w:hyperlink r:id="rId145">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1016</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b0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84"/>
            <w:sz w:val="20"/>
          </w:rPr>
          <w:t xml:space="preserve"> </w:t>
        </w:r>
        <w:r>
          <w:rPr>
            <w:rFonts w:ascii="Linux Libertine Mono" w:hAnsi="Linux Libertine Mono"/>
            <w:color w:val="0000FF"/>
            <w:sz w:val="20"/>
          </w:rPr>
          <w:t>08</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85"/>
            <w:sz w:val="20"/>
          </w:rPr>
          <w:t xml:space="preserve"> </w:t>
        </w:r>
        <w:r>
          <w:rPr>
            <w:rFonts w:ascii="Linux Libertine Mono" w:hAnsi="Linux Libertine Mono"/>
            <w:color w:val="0000FF"/>
            <w:sz w:val="20"/>
          </w:rPr>
          <w:t>043076</w:t>
        </w:r>
        <w:r>
          <w:rPr>
            <w:rFonts w:ascii="Linux Libertine Mono" w:hAnsi="Linux Libertine Mono"/>
            <w:color w:val="0000FF"/>
            <w:spacing w:val="-95"/>
            <w:sz w:val="20"/>
          </w:rPr>
          <w:t xml:space="preserve"> </w:t>
        </w:r>
        <w:r>
          <w:rPr>
            <w:rFonts w:ascii="Linux Libertine Mono" w:hAnsi="Linux Libertine Mono"/>
            <w:color w:val="0000FF"/>
            <w:sz w:val="20"/>
          </w:rPr>
          <w:t>-</w:t>
        </w:r>
        <w:r>
          <w:rPr>
            <w:rFonts w:ascii="Linux Libertine Mono" w:hAnsi="Linux Libertine Mono"/>
            <w:color w:val="0000FF"/>
            <w:spacing w:val="-85"/>
            <w:sz w:val="20"/>
          </w:rPr>
          <w:t xml:space="preserve"> </w:t>
        </w:r>
        <w:r>
          <w:rPr>
            <w:rFonts w:ascii="Linux Libertine Mono" w:hAnsi="Linux Libertine Mono"/>
            <w:color w:val="0000FF"/>
            <w:sz w:val="20"/>
          </w:rPr>
          <w:t>7</w:t>
        </w:r>
        <w:r>
          <w:rPr>
            <w:rFonts w:ascii="Linux Libertine Mono" w:hAnsi="Linux Libertine Mono"/>
            <w:color w:val="0000FF"/>
            <w:spacing w:val="-95"/>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46">
        <w:r>
          <w:rPr>
            <w:rFonts w:ascii="Linux Libertine Mono" w:hAnsi="Linux Libertine Mono"/>
            <w:color w:val="0000FF"/>
            <w:sz w:val="20"/>
          </w:rPr>
          <w:t>02946-6</w:t>
        </w:r>
      </w:hyperlink>
      <w:r>
        <w:rPr>
          <w:sz w:val="24"/>
        </w:rPr>
        <w:t>.</w:t>
      </w:r>
    </w:p>
    <w:p w:rsidR="00DD7756" w:rsidRDefault="00AD1397">
      <w:pPr>
        <w:spacing w:before="116" w:line="254" w:lineRule="auto"/>
        <w:ind w:left="2038" w:right="573" w:hanging="359"/>
        <w:jc w:val="both"/>
        <w:rPr>
          <w:sz w:val="24"/>
        </w:rPr>
      </w:pPr>
      <w:bookmarkStart w:id="391" w:name="_bookmark292"/>
      <w:bookmarkEnd w:id="391"/>
      <w:r>
        <w:rPr>
          <w:sz w:val="24"/>
        </w:rPr>
        <w:t xml:space="preserve">Croft, William. 2001b. </w:t>
      </w:r>
      <w:r>
        <w:rPr>
          <w:i/>
          <w:sz w:val="24"/>
        </w:rPr>
        <w:t>Radical Construction Grammar: Syntactic theory in typological</w:t>
      </w:r>
      <w:r>
        <w:rPr>
          <w:i/>
          <w:spacing w:val="-28"/>
          <w:sz w:val="24"/>
        </w:rPr>
        <w:t xml:space="preserve"> </w:t>
      </w:r>
      <w:r>
        <w:rPr>
          <w:i/>
          <w:sz w:val="24"/>
        </w:rPr>
        <w:t>perspec- tive</w:t>
      </w:r>
      <w:r>
        <w:rPr>
          <w:sz w:val="24"/>
        </w:rPr>
        <w:t>.</w:t>
      </w:r>
      <w:r>
        <w:rPr>
          <w:spacing w:val="41"/>
          <w:sz w:val="24"/>
        </w:rPr>
        <w:t xml:space="preserve"> </w:t>
      </w:r>
      <w:r>
        <w:rPr>
          <w:sz w:val="24"/>
        </w:rPr>
        <w:t>Oxford</w:t>
      </w:r>
      <w:r>
        <w:rPr>
          <w:spacing w:val="42"/>
          <w:sz w:val="24"/>
        </w:rPr>
        <w:t xml:space="preserve"> </w:t>
      </w:r>
      <w:r>
        <w:rPr>
          <w:sz w:val="24"/>
        </w:rPr>
        <w:t>University</w:t>
      </w:r>
      <w:r>
        <w:rPr>
          <w:spacing w:val="42"/>
          <w:sz w:val="24"/>
        </w:rPr>
        <w:t xml:space="preserve"> </w:t>
      </w:r>
      <w:r>
        <w:rPr>
          <w:sz w:val="24"/>
        </w:rPr>
        <w:t>Press.</w:t>
      </w:r>
      <w:r>
        <w:rPr>
          <w:spacing w:val="42"/>
          <w:sz w:val="24"/>
        </w:rPr>
        <w:t xml:space="preserve"> </w:t>
      </w:r>
      <w:r>
        <w:rPr>
          <w:sz w:val="24"/>
        </w:rPr>
        <w:t>doi:</w:t>
      </w:r>
      <w:r>
        <w:rPr>
          <w:rFonts w:ascii="Linux Libertine Mono"/>
          <w:color w:val="0000FF"/>
          <w:sz w:val="20"/>
        </w:rPr>
        <w:t>10</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1093</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acprof</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oso</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9780198299554</w:t>
      </w:r>
      <w:r>
        <w:rPr>
          <w:rFonts w:ascii="Linux Libertine Mono"/>
          <w:color w:val="0000FF"/>
          <w:spacing w:val="-88"/>
          <w:sz w:val="20"/>
        </w:rPr>
        <w:t xml:space="preserve"> </w:t>
      </w:r>
      <w:r>
        <w:rPr>
          <w:rFonts w:ascii="Linux Libertine Mono"/>
          <w:color w:val="0000FF"/>
          <w:sz w:val="20"/>
        </w:rPr>
        <w:t>.</w:t>
      </w:r>
      <w:r>
        <w:rPr>
          <w:rFonts w:ascii="Linux Libertine Mono"/>
          <w:color w:val="0000FF"/>
          <w:spacing w:val="-88"/>
          <w:sz w:val="20"/>
        </w:rPr>
        <w:t xml:space="preserve"> </w:t>
      </w:r>
      <w:r>
        <w:rPr>
          <w:rFonts w:ascii="Linux Libertine Mono"/>
          <w:color w:val="0000FF"/>
          <w:sz w:val="20"/>
        </w:rPr>
        <w:t>001</w:t>
      </w:r>
      <w:r>
        <w:rPr>
          <w:rFonts w:ascii="Linux Libertine Mono"/>
          <w:color w:val="0000FF"/>
          <w:spacing w:val="-88"/>
          <w:sz w:val="20"/>
        </w:rPr>
        <w:t xml:space="preserve"> </w:t>
      </w:r>
      <w:r>
        <w:rPr>
          <w:rFonts w:ascii="Linux Libertine Mono"/>
          <w:color w:val="0000FF"/>
          <w:sz w:val="20"/>
        </w:rPr>
        <w:t>. 0001</w:t>
      </w:r>
      <w:r>
        <w:rPr>
          <w:sz w:val="24"/>
        </w:rPr>
        <w:t>.</w:t>
      </w:r>
    </w:p>
    <w:p w:rsidR="00DD7756" w:rsidRDefault="00AD1397">
      <w:pPr>
        <w:spacing w:before="116"/>
        <w:ind w:left="1680"/>
        <w:jc w:val="both"/>
        <w:rPr>
          <w:sz w:val="24"/>
        </w:rPr>
      </w:pPr>
      <w:bookmarkStart w:id="392" w:name="_bookmark293"/>
      <w:bookmarkEnd w:id="392"/>
      <w:r>
        <w:rPr>
          <w:sz w:val="24"/>
        </w:rPr>
        <w:t xml:space="preserve">Croft, William. 2003. </w:t>
      </w:r>
      <w:r>
        <w:rPr>
          <w:i/>
          <w:sz w:val="24"/>
        </w:rPr>
        <w:t>Typology and universals</w:t>
      </w:r>
      <w:r>
        <w:rPr>
          <w:sz w:val="24"/>
        </w:rPr>
        <w:t>. 2nd edn. (Cambridge Textbooks in Linguistics).</w:t>
      </w:r>
    </w:p>
    <w:p w:rsidR="00DD7756" w:rsidRDefault="00AD1397">
      <w:pPr>
        <w:spacing w:before="16"/>
        <w:ind w:left="2038"/>
        <w:jc w:val="both"/>
        <w:rPr>
          <w:sz w:val="24"/>
        </w:rPr>
      </w:pPr>
      <w:r>
        <w:rPr>
          <w:sz w:val="24"/>
        </w:rPr>
        <w:t>Cambridge University Press. doi:</w:t>
      </w:r>
      <w:hyperlink r:id="rId147">
        <w:r>
          <w:rPr>
            <w:rFonts w:ascii="Linux Libertine Mono"/>
            <w:color w:val="0000FF"/>
            <w:sz w:val="20"/>
          </w:rPr>
          <w:t>10.1017/CBO9780511840579</w:t>
        </w:r>
      </w:hyperlink>
      <w:r>
        <w:rPr>
          <w:sz w:val="24"/>
        </w:rPr>
        <w:t>.</w:t>
      </w:r>
    </w:p>
    <w:p w:rsidR="00DD7756" w:rsidRDefault="00AD1397">
      <w:pPr>
        <w:spacing w:before="135" w:line="254" w:lineRule="auto"/>
        <w:ind w:left="2038" w:right="576" w:hanging="359"/>
        <w:jc w:val="both"/>
        <w:rPr>
          <w:sz w:val="24"/>
        </w:rPr>
      </w:pPr>
      <w:bookmarkStart w:id="393" w:name="_bookmark294"/>
      <w:bookmarkEnd w:id="393"/>
      <w:r>
        <w:rPr>
          <w:sz w:val="24"/>
        </w:rPr>
        <w:t xml:space="preserve">Croft, William. 2005. Word classes, parts of speech, and syntactic argumentation. </w:t>
      </w:r>
      <w:r>
        <w:rPr>
          <w:i/>
          <w:sz w:val="24"/>
        </w:rPr>
        <w:t xml:space="preserve">Linguistic Typology </w:t>
      </w:r>
      <w:r>
        <w:rPr>
          <w:sz w:val="24"/>
        </w:rPr>
        <w:t>9(3). 431–441. doi:</w:t>
      </w:r>
      <w:hyperlink r:id="rId148">
        <w:r>
          <w:rPr>
            <w:rFonts w:ascii="Linux Libertine Mono" w:hAnsi="Linux Libertine Mono"/>
            <w:color w:val="0000FF"/>
            <w:sz w:val="20"/>
          </w:rPr>
          <w:t>10.1515/lity.2005.9.3.391</w:t>
        </w:r>
      </w:hyperlink>
      <w:r>
        <w:rPr>
          <w:sz w:val="24"/>
        </w:rPr>
        <w:t>.</w:t>
      </w:r>
    </w:p>
    <w:p w:rsidR="00DD7756" w:rsidRDefault="00AD1397">
      <w:pPr>
        <w:spacing w:before="117"/>
        <w:ind w:left="1680"/>
        <w:jc w:val="both"/>
        <w:rPr>
          <w:i/>
          <w:sz w:val="24"/>
        </w:rPr>
      </w:pPr>
      <w:bookmarkStart w:id="394" w:name="_bookmark295"/>
      <w:bookmarkEnd w:id="394"/>
      <w:r>
        <w:rPr>
          <w:sz w:val="24"/>
        </w:rPr>
        <w:t xml:space="preserve">Croft, William. 2007. Beyond Aristotle and gradience: A reply to Aarts. </w:t>
      </w:r>
      <w:r>
        <w:rPr>
          <w:i/>
          <w:sz w:val="24"/>
        </w:rPr>
        <w:t>Studies in Language</w:t>
      </w:r>
    </w:p>
    <w:p w:rsidR="00DD7756" w:rsidRDefault="00AD1397">
      <w:pPr>
        <w:spacing w:before="15"/>
        <w:ind w:left="2038"/>
        <w:jc w:val="both"/>
        <w:rPr>
          <w:sz w:val="24"/>
        </w:rPr>
      </w:pPr>
      <w:r>
        <w:rPr>
          <w:sz w:val="24"/>
        </w:rPr>
        <w:t>31(2). 409–430. doi:</w:t>
      </w:r>
      <w:hyperlink r:id="rId149">
        <w:r>
          <w:rPr>
            <w:rFonts w:ascii="Linux Libertine Mono" w:hAnsi="Linux Libertine Mono"/>
            <w:color w:val="0000FF"/>
            <w:sz w:val="20"/>
          </w:rPr>
          <w:t>10.1075/sl.31.2.05cro</w:t>
        </w:r>
      </w:hyperlink>
      <w:r>
        <w:rPr>
          <w:sz w:val="24"/>
        </w:rPr>
        <w:t>.</w:t>
      </w:r>
    </w:p>
    <w:p w:rsidR="00DD7756" w:rsidRDefault="00AD1397">
      <w:pPr>
        <w:spacing w:before="135" w:line="254" w:lineRule="auto"/>
        <w:ind w:left="2038" w:right="574" w:hanging="359"/>
        <w:jc w:val="both"/>
        <w:rPr>
          <w:sz w:val="24"/>
        </w:rPr>
      </w:pPr>
      <w:bookmarkStart w:id="395" w:name="_bookmark296"/>
      <w:bookmarkEnd w:id="395"/>
      <w:r>
        <w:rPr>
          <w:sz w:val="24"/>
        </w:rPr>
        <w:t>Croft,</w:t>
      </w:r>
      <w:r>
        <w:rPr>
          <w:spacing w:val="-13"/>
          <w:sz w:val="24"/>
        </w:rPr>
        <w:t xml:space="preserve"> </w:t>
      </w:r>
      <w:r>
        <w:rPr>
          <w:sz w:val="24"/>
        </w:rPr>
        <w:t>William.</w:t>
      </w:r>
      <w:r>
        <w:rPr>
          <w:spacing w:val="-12"/>
          <w:sz w:val="24"/>
        </w:rPr>
        <w:t xml:space="preserve"> </w:t>
      </w:r>
      <w:r>
        <w:rPr>
          <w:sz w:val="24"/>
        </w:rPr>
        <w:t>2014.</w:t>
      </w:r>
      <w:r>
        <w:rPr>
          <w:spacing w:val="-12"/>
          <w:sz w:val="24"/>
        </w:rPr>
        <w:t xml:space="preserve"> </w:t>
      </w:r>
      <w:r>
        <w:rPr>
          <w:sz w:val="24"/>
        </w:rPr>
        <w:t>Comparing</w:t>
      </w:r>
      <w:r>
        <w:rPr>
          <w:spacing w:val="-13"/>
          <w:sz w:val="24"/>
        </w:rPr>
        <w:t xml:space="preserve"> </w:t>
      </w:r>
      <w:r>
        <w:rPr>
          <w:sz w:val="24"/>
        </w:rPr>
        <w:t>categories</w:t>
      </w:r>
      <w:r>
        <w:rPr>
          <w:spacing w:val="-12"/>
          <w:sz w:val="24"/>
        </w:rPr>
        <w:t xml:space="preserve"> </w:t>
      </w:r>
      <w:r>
        <w:rPr>
          <w:sz w:val="24"/>
        </w:rPr>
        <w:t>and</w:t>
      </w:r>
      <w:r>
        <w:rPr>
          <w:spacing w:val="-12"/>
          <w:sz w:val="24"/>
        </w:rPr>
        <w:t xml:space="preserve"> </w:t>
      </w:r>
      <w:r>
        <w:rPr>
          <w:sz w:val="24"/>
        </w:rPr>
        <w:t>constructions</w:t>
      </w:r>
      <w:r>
        <w:rPr>
          <w:spacing w:val="-12"/>
          <w:sz w:val="24"/>
        </w:rPr>
        <w:t xml:space="preserve"> </w:t>
      </w:r>
      <w:r>
        <w:rPr>
          <w:sz w:val="24"/>
        </w:rPr>
        <w:t>crosslinguistically</w:t>
      </w:r>
      <w:r>
        <w:rPr>
          <w:spacing w:val="-13"/>
          <w:sz w:val="24"/>
        </w:rPr>
        <w:t xml:space="preserve"> </w:t>
      </w:r>
      <w:r>
        <w:rPr>
          <w:sz w:val="24"/>
        </w:rPr>
        <w:t>(again):</w:t>
      </w:r>
      <w:r>
        <w:rPr>
          <w:spacing w:val="-12"/>
          <w:sz w:val="24"/>
        </w:rPr>
        <w:t xml:space="preserve"> </w:t>
      </w:r>
      <w:r>
        <w:rPr>
          <w:sz w:val="24"/>
        </w:rPr>
        <w:t>The diversity</w:t>
      </w:r>
      <w:r>
        <w:rPr>
          <w:spacing w:val="28"/>
          <w:sz w:val="24"/>
        </w:rPr>
        <w:t xml:space="preserve"> </w:t>
      </w:r>
      <w:r>
        <w:rPr>
          <w:sz w:val="24"/>
        </w:rPr>
        <w:t>of</w:t>
      </w:r>
      <w:r>
        <w:rPr>
          <w:spacing w:val="29"/>
          <w:sz w:val="24"/>
        </w:rPr>
        <w:t xml:space="preserve"> </w:t>
      </w:r>
      <w:r>
        <w:rPr>
          <w:sz w:val="24"/>
        </w:rPr>
        <w:t>ditransitives.</w:t>
      </w:r>
      <w:r>
        <w:rPr>
          <w:spacing w:val="29"/>
          <w:sz w:val="24"/>
        </w:rPr>
        <w:t xml:space="preserve"> </w:t>
      </w:r>
      <w:r>
        <w:rPr>
          <w:i/>
          <w:sz w:val="24"/>
        </w:rPr>
        <w:t>Linguistic</w:t>
      </w:r>
      <w:r>
        <w:rPr>
          <w:i/>
          <w:spacing w:val="29"/>
          <w:sz w:val="24"/>
        </w:rPr>
        <w:t xml:space="preserve"> </w:t>
      </w:r>
      <w:r>
        <w:rPr>
          <w:i/>
          <w:sz w:val="24"/>
        </w:rPr>
        <w:t>Typology</w:t>
      </w:r>
      <w:r>
        <w:rPr>
          <w:i/>
          <w:spacing w:val="40"/>
          <w:sz w:val="24"/>
        </w:rPr>
        <w:t xml:space="preserve"> </w:t>
      </w:r>
      <w:r>
        <w:rPr>
          <w:sz w:val="24"/>
        </w:rPr>
        <w:t>18(3).</w:t>
      </w:r>
      <w:r>
        <w:rPr>
          <w:spacing w:val="29"/>
          <w:sz w:val="24"/>
        </w:rPr>
        <w:t xml:space="preserve"> </w:t>
      </w:r>
      <w:r>
        <w:rPr>
          <w:sz w:val="24"/>
        </w:rPr>
        <w:t>533–551.</w:t>
      </w:r>
      <w:r>
        <w:rPr>
          <w:spacing w:val="29"/>
          <w:sz w:val="24"/>
        </w:rPr>
        <w:t xml:space="preserve"> </w:t>
      </w:r>
      <w:r>
        <w:rPr>
          <w:sz w:val="24"/>
        </w:rPr>
        <w:t>doi:</w:t>
      </w:r>
      <w:hyperlink r:id="rId150">
        <w:r>
          <w:rPr>
            <w:rFonts w:ascii="Linux Libertine Mono" w:hAnsi="Linux Libertine Mono"/>
            <w:color w:val="0000FF"/>
            <w:sz w:val="20"/>
          </w:rPr>
          <w:t>10</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r>
          <w:rPr>
            <w:rFonts w:ascii="Linux Libertine Mono" w:hAnsi="Linux Libertine Mono"/>
            <w:color w:val="0000FF"/>
            <w:sz w:val="20"/>
          </w:rPr>
          <w:t>1515</w:t>
        </w:r>
        <w:r>
          <w:rPr>
            <w:rFonts w:ascii="Linux Libertine Mono" w:hAnsi="Linux Libertine Mono"/>
            <w:color w:val="0000FF"/>
            <w:spacing w:val="-91"/>
            <w:sz w:val="20"/>
          </w:rPr>
          <w:t xml:space="preserve"> </w:t>
        </w:r>
        <w:r>
          <w:rPr>
            <w:rFonts w:ascii="Linux Libertine Mono" w:hAnsi="Linux Libertine Mono"/>
            <w:color w:val="0000FF"/>
            <w:sz w:val="20"/>
          </w:rPr>
          <w:t>/</w:t>
        </w:r>
        <w:r>
          <w:rPr>
            <w:rFonts w:ascii="Linux Libertine Mono" w:hAnsi="Linux Libertine Mono"/>
            <w:color w:val="0000FF"/>
            <w:spacing w:val="-92"/>
            <w:sz w:val="20"/>
          </w:rPr>
          <w:t xml:space="preserve"> </w:t>
        </w:r>
        <w:r>
          <w:rPr>
            <w:rFonts w:ascii="Linux Libertine Mono" w:hAnsi="Linux Libertine Mono"/>
            <w:color w:val="0000FF"/>
            <w:sz w:val="20"/>
          </w:rPr>
          <w:t>lingty</w:t>
        </w:r>
        <w:r>
          <w:rPr>
            <w:rFonts w:ascii="Linux Libertine Mono" w:hAnsi="Linux Libertine Mono"/>
            <w:color w:val="0000FF"/>
            <w:spacing w:val="-92"/>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51">
        <w:r>
          <w:rPr>
            <w:rFonts w:ascii="Linux Libertine Mono" w:hAnsi="Linux Libertine Mono"/>
            <w:color w:val="0000FF"/>
            <w:sz w:val="20"/>
          </w:rPr>
          <w:t>2014-0021</w:t>
        </w:r>
      </w:hyperlink>
      <w:r>
        <w:rPr>
          <w:sz w:val="24"/>
        </w:rPr>
        <w:t>.</w:t>
      </w:r>
    </w:p>
    <w:p w:rsidR="00DD7756" w:rsidRDefault="00AD1397">
      <w:pPr>
        <w:spacing w:before="116" w:line="254" w:lineRule="auto"/>
        <w:ind w:left="2038" w:right="573" w:hanging="359"/>
        <w:jc w:val="both"/>
        <w:rPr>
          <w:sz w:val="24"/>
        </w:rPr>
      </w:pPr>
      <w:bookmarkStart w:id="396" w:name="_bookmark297"/>
      <w:bookmarkEnd w:id="396"/>
      <w:r>
        <w:rPr>
          <w:sz w:val="24"/>
        </w:rPr>
        <w:t xml:space="preserve">Croft, William. 2016. Comparative concepts and language-specific categories: Theory and practice. </w:t>
      </w:r>
      <w:r>
        <w:rPr>
          <w:i/>
          <w:sz w:val="24"/>
        </w:rPr>
        <w:t xml:space="preserve">Linguistic Typology </w:t>
      </w:r>
      <w:r>
        <w:rPr>
          <w:sz w:val="24"/>
        </w:rPr>
        <w:t>20(2). 377–393. doi:</w:t>
      </w:r>
      <w:hyperlink r:id="rId152">
        <w:r>
          <w:rPr>
            <w:rFonts w:ascii="Linux Libertine Mono" w:hAnsi="Linux Libertine Mono"/>
            <w:color w:val="0000FF"/>
            <w:sz w:val="20"/>
          </w:rPr>
          <w:t>10.1515/lingty-2016-0012</w:t>
        </w:r>
      </w:hyperlink>
      <w:r>
        <w:rPr>
          <w:sz w:val="24"/>
        </w:rPr>
        <w:t>.</w:t>
      </w:r>
    </w:p>
    <w:p w:rsidR="00DD7756" w:rsidRDefault="00AD1397">
      <w:pPr>
        <w:spacing w:before="117" w:line="254" w:lineRule="auto"/>
        <w:ind w:left="2038" w:right="574" w:hanging="359"/>
        <w:jc w:val="both"/>
        <w:rPr>
          <w:sz w:val="24"/>
        </w:rPr>
      </w:pPr>
      <w:bookmarkStart w:id="397" w:name="_bookmark298"/>
      <w:bookmarkEnd w:id="397"/>
      <w:r>
        <w:rPr>
          <w:sz w:val="24"/>
        </w:rPr>
        <w:t>Croft,</w:t>
      </w:r>
      <w:r>
        <w:rPr>
          <w:spacing w:val="-13"/>
          <w:sz w:val="24"/>
        </w:rPr>
        <w:t xml:space="preserve"> </w:t>
      </w:r>
      <w:r>
        <w:rPr>
          <w:sz w:val="24"/>
        </w:rPr>
        <w:t>William.</w:t>
      </w:r>
      <w:r>
        <w:rPr>
          <w:spacing w:val="-11"/>
          <w:sz w:val="24"/>
        </w:rPr>
        <w:t xml:space="preserve"> </w:t>
      </w:r>
      <w:r>
        <w:rPr>
          <w:sz w:val="24"/>
        </w:rPr>
        <w:t>Forthcoming.</w:t>
      </w:r>
      <w:r>
        <w:rPr>
          <w:spacing w:val="-11"/>
          <w:sz w:val="24"/>
        </w:rPr>
        <w:t xml:space="preserve"> </w:t>
      </w:r>
      <w:r>
        <w:rPr>
          <w:spacing w:val="-6"/>
          <w:sz w:val="24"/>
        </w:rPr>
        <w:t>Word</w:t>
      </w:r>
      <w:r>
        <w:rPr>
          <w:spacing w:val="-12"/>
          <w:sz w:val="24"/>
        </w:rPr>
        <w:t xml:space="preserve"> </w:t>
      </w:r>
      <w:r>
        <w:rPr>
          <w:sz w:val="24"/>
        </w:rPr>
        <w:t>classes</w:t>
      </w:r>
      <w:r>
        <w:rPr>
          <w:spacing w:val="-12"/>
          <w:sz w:val="24"/>
        </w:rPr>
        <w:t xml:space="preserve"> </w:t>
      </w:r>
      <w:r>
        <w:rPr>
          <w:sz w:val="24"/>
        </w:rPr>
        <w:t>in</w:t>
      </w:r>
      <w:r>
        <w:rPr>
          <w:spacing w:val="-11"/>
          <w:sz w:val="24"/>
        </w:rPr>
        <w:t xml:space="preserve"> </w:t>
      </w:r>
      <w:r>
        <w:rPr>
          <w:sz w:val="24"/>
        </w:rPr>
        <w:t>Radical</w:t>
      </w:r>
      <w:r>
        <w:rPr>
          <w:spacing w:val="-11"/>
          <w:sz w:val="24"/>
        </w:rPr>
        <w:t xml:space="preserve"> </w:t>
      </w:r>
      <w:r>
        <w:rPr>
          <w:sz w:val="24"/>
        </w:rPr>
        <w:t>Construction</w:t>
      </w:r>
      <w:r>
        <w:rPr>
          <w:spacing w:val="-11"/>
          <w:sz w:val="24"/>
        </w:rPr>
        <w:t xml:space="preserve"> </w:t>
      </w:r>
      <w:r>
        <w:rPr>
          <w:sz w:val="24"/>
        </w:rPr>
        <w:t>Grammar.</w:t>
      </w:r>
      <w:r>
        <w:rPr>
          <w:spacing w:val="-12"/>
          <w:sz w:val="24"/>
        </w:rPr>
        <w:t xml:space="preserve"> </w:t>
      </w:r>
      <w:r>
        <w:rPr>
          <w:sz w:val="24"/>
        </w:rPr>
        <w:t>In</w:t>
      </w:r>
      <w:r>
        <w:rPr>
          <w:spacing w:val="-12"/>
          <w:sz w:val="24"/>
        </w:rPr>
        <w:t xml:space="preserve"> </w:t>
      </w:r>
      <w:r>
        <w:rPr>
          <w:sz w:val="24"/>
        </w:rPr>
        <w:t>Eva</w:t>
      </w:r>
      <w:r>
        <w:rPr>
          <w:spacing w:val="-11"/>
          <w:sz w:val="24"/>
        </w:rPr>
        <w:t xml:space="preserve"> </w:t>
      </w:r>
      <w:r>
        <w:rPr>
          <w:sz w:val="24"/>
        </w:rPr>
        <w:t>van</w:t>
      </w:r>
      <w:r>
        <w:rPr>
          <w:spacing w:val="-11"/>
          <w:sz w:val="24"/>
        </w:rPr>
        <w:t xml:space="preserve"> </w:t>
      </w:r>
      <w:r>
        <w:rPr>
          <w:sz w:val="24"/>
        </w:rPr>
        <w:t xml:space="preserve">Lier (ed.), </w:t>
      </w:r>
      <w:r>
        <w:rPr>
          <w:i/>
          <w:sz w:val="24"/>
        </w:rPr>
        <w:t>The Oxford handbook of word classes</w:t>
      </w:r>
      <w:r>
        <w:rPr>
          <w:sz w:val="24"/>
        </w:rPr>
        <w:t>. Oxford University</w:t>
      </w:r>
      <w:r>
        <w:rPr>
          <w:spacing w:val="-21"/>
          <w:sz w:val="24"/>
        </w:rPr>
        <w:t xml:space="preserve"> </w:t>
      </w:r>
      <w:r>
        <w:rPr>
          <w:sz w:val="24"/>
        </w:rPr>
        <w:t>Press.</w:t>
      </w:r>
    </w:p>
    <w:p w:rsidR="00DD7756" w:rsidRDefault="00AD1397">
      <w:pPr>
        <w:pStyle w:val="BodyText"/>
        <w:spacing w:before="118" w:line="254" w:lineRule="auto"/>
        <w:ind w:left="2038" w:right="577" w:hanging="359"/>
        <w:jc w:val="both"/>
      </w:pPr>
      <w:bookmarkStart w:id="398" w:name="_bookmark299"/>
      <w:bookmarkEnd w:id="398"/>
      <w:r>
        <w:t>Croft,</w:t>
      </w:r>
      <w:r>
        <w:rPr>
          <w:spacing w:val="-9"/>
        </w:rPr>
        <w:t xml:space="preserve"> </w:t>
      </w:r>
      <w:r>
        <w:t>William</w:t>
      </w:r>
      <w:r>
        <w:rPr>
          <w:spacing w:val="-9"/>
        </w:rPr>
        <w:t xml:space="preserve"> </w:t>
      </w:r>
      <w:r>
        <w:t>&amp;</w:t>
      </w:r>
      <w:r>
        <w:rPr>
          <w:spacing w:val="-8"/>
        </w:rPr>
        <w:t xml:space="preserve"> </w:t>
      </w:r>
      <w:r>
        <w:rPr>
          <w:spacing w:val="-4"/>
        </w:rPr>
        <w:t>D.</w:t>
      </w:r>
      <w:r>
        <w:rPr>
          <w:spacing w:val="-9"/>
        </w:rPr>
        <w:t xml:space="preserve"> </w:t>
      </w:r>
      <w:r>
        <w:t>Alan</w:t>
      </w:r>
      <w:r>
        <w:rPr>
          <w:spacing w:val="-9"/>
        </w:rPr>
        <w:t xml:space="preserve"> </w:t>
      </w:r>
      <w:r>
        <w:t>Cruse.</w:t>
      </w:r>
      <w:r>
        <w:rPr>
          <w:spacing w:val="-9"/>
        </w:rPr>
        <w:t xml:space="preserve"> </w:t>
      </w:r>
      <w:r>
        <w:t>2004.</w:t>
      </w:r>
      <w:r>
        <w:rPr>
          <w:spacing w:val="-10"/>
        </w:rPr>
        <w:t xml:space="preserve"> </w:t>
      </w:r>
      <w:r>
        <w:rPr>
          <w:i/>
        </w:rPr>
        <w:t>Cognitive</w:t>
      </w:r>
      <w:r>
        <w:rPr>
          <w:i/>
          <w:spacing w:val="-9"/>
        </w:rPr>
        <w:t xml:space="preserve"> </w:t>
      </w:r>
      <w:r>
        <w:rPr>
          <w:i/>
        </w:rPr>
        <w:t>linguistics</w:t>
      </w:r>
      <w:r>
        <w:rPr>
          <w:i/>
          <w:spacing w:val="-4"/>
        </w:rPr>
        <w:t xml:space="preserve"> </w:t>
      </w:r>
      <w:r>
        <w:t>(Cambridge</w:t>
      </w:r>
      <w:r>
        <w:rPr>
          <w:spacing w:val="-9"/>
        </w:rPr>
        <w:t xml:space="preserve"> </w:t>
      </w:r>
      <w:r>
        <w:t>Textbooks</w:t>
      </w:r>
      <w:r>
        <w:rPr>
          <w:spacing w:val="-9"/>
        </w:rPr>
        <w:t xml:space="preserve"> </w:t>
      </w:r>
      <w:r>
        <w:t>in</w:t>
      </w:r>
      <w:r>
        <w:rPr>
          <w:spacing w:val="-9"/>
        </w:rPr>
        <w:t xml:space="preserve"> </w:t>
      </w:r>
      <w:r>
        <w:t>Linguis- tics). Cambridge University</w:t>
      </w:r>
      <w:r>
        <w:rPr>
          <w:spacing w:val="-4"/>
        </w:rPr>
        <w:t xml:space="preserve"> </w:t>
      </w:r>
      <w:r>
        <w:t>Press.</w:t>
      </w:r>
    </w:p>
    <w:p w:rsidR="00DD7756" w:rsidRDefault="00AD1397">
      <w:pPr>
        <w:spacing w:before="117" w:line="254" w:lineRule="auto"/>
        <w:ind w:left="2038" w:right="578" w:hanging="359"/>
        <w:jc w:val="both"/>
        <w:rPr>
          <w:sz w:val="24"/>
        </w:rPr>
      </w:pPr>
      <w:bookmarkStart w:id="399" w:name="_bookmark300"/>
      <w:bookmarkEnd w:id="399"/>
      <w:r>
        <w:rPr>
          <w:sz w:val="24"/>
        </w:rPr>
        <w:t>Croft,</w:t>
      </w:r>
      <w:r>
        <w:rPr>
          <w:spacing w:val="-9"/>
          <w:sz w:val="24"/>
        </w:rPr>
        <w:t xml:space="preserve"> </w:t>
      </w:r>
      <w:r>
        <w:rPr>
          <w:sz w:val="24"/>
        </w:rPr>
        <w:t>William</w:t>
      </w:r>
      <w:r>
        <w:rPr>
          <w:spacing w:val="-8"/>
          <w:sz w:val="24"/>
        </w:rPr>
        <w:t xml:space="preserve"> </w:t>
      </w:r>
      <w:r>
        <w:rPr>
          <w:sz w:val="24"/>
        </w:rPr>
        <w:t>&amp;</w:t>
      </w:r>
      <w:r>
        <w:rPr>
          <w:spacing w:val="-9"/>
          <w:sz w:val="24"/>
        </w:rPr>
        <w:t xml:space="preserve"> </w:t>
      </w:r>
      <w:r>
        <w:rPr>
          <w:sz w:val="24"/>
        </w:rPr>
        <w:t>Eva</w:t>
      </w:r>
      <w:r>
        <w:rPr>
          <w:spacing w:val="-8"/>
          <w:sz w:val="24"/>
        </w:rPr>
        <w:t xml:space="preserve"> </w:t>
      </w:r>
      <w:r>
        <w:rPr>
          <w:sz w:val="24"/>
        </w:rPr>
        <w:t>van</w:t>
      </w:r>
      <w:r>
        <w:rPr>
          <w:spacing w:val="-9"/>
          <w:sz w:val="24"/>
        </w:rPr>
        <w:t xml:space="preserve"> </w:t>
      </w:r>
      <w:r>
        <w:rPr>
          <w:spacing w:val="-3"/>
          <w:sz w:val="24"/>
        </w:rPr>
        <w:t>Lier.</w:t>
      </w:r>
      <w:r>
        <w:rPr>
          <w:spacing w:val="-8"/>
          <w:sz w:val="24"/>
        </w:rPr>
        <w:t xml:space="preserve"> </w:t>
      </w:r>
      <w:r>
        <w:rPr>
          <w:sz w:val="24"/>
        </w:rPr>
        <w:t>2012.</w:t>
      </w:r>
      <w:r>
        <w:rPr>
          <w:spacing w:val="-9"/>
          <w:sz w:val="24"/>
        </w:rPr>
        <w:t xml:space="preserve"> </w:t>
      </w:r>
      <w:r>
        <w:rPr>
          <w:sz w:val="24"/>
        </w:rPr>
        <w:t>Language</w:t>
      </w:r>
      <w:r>
        <w:rPr>
          <w:spacing w:val="-8"/>
          <w:sz w:val="24"/>
        </w:rPr>
        <w:t xml:space="preserve"> </w:t>
      </w:r>
      <w:r>
        <w:rPr>
          <w:sz w:val="24"/>
        </w:rPr>
        <w:t>universals</w:t>
      </w:r>
      <w:r>
        <w:rPr>
          <w:spacing w:val="-9"/>
          <w:sz w:val="24"/>
        </w:rPr>
        <w:t xml:space="preserve"> </w:t>
      </w:r>
      <w:r>
        <w:rPr>
          <w:sz w:val="24"/>
        </w:rPr>
        <w:t>without</w:t>
      </w:r>
      <w:r>
        <w:rPr>
          <w:spacing w:val="-8"/>
          <w:sz w:val="24"/>
        </w:rPr>
        <w:t xml:space="preserve"> </w:t>
      </w:r>
      <w:r>
        <w:rPr>
          <w:sz w:val="24"/>
        </w:rPr>
        <w:t>universal</w:t>
      </w:r>
      <w:r>
        <w:rPr>
          <w:spacing w:val="-9"/>
          <w:sz w:val="24"/>
        </w:rPr>
        <w:t xml:space="preserve"> </w:t>
      </w:r>
      <w:r>
        <w:rPr>
          <w:sz w:val="24"/>
        </w:rPr>
        <w:t>categories.</w:t>
      </w:r>
      <w:r>
        <w:rPr>
          <w:spacing w:val="-12"/>
          <w:sz w:val="24"/>
        </w:rPr>
        <w:t xml:space="preserve"> </w:t>
      </w:r>
      <w:r>
        <w:rPr>
          <w:i/>
          <w:sz w:val="24"/>
        </w:rPr>
        <w:t xml:space="preserve">Theo- retical Linguistics </w:t>
      </w:r>
      <w:r>
        <w:rPr>
          <w:sz w:val="24"/>
        </w:rPr>
        <w:t>38(1-2). 57–72.</w:t>
      </w:r>
      <w:r>
        <w:rPr>
          <w:spacing w:val="9"/>
          <w:sz w:val="24"/>
        </w:rPr>
        <w:t xml:space="preserve"> </w:t>
      </w:r>
      <w:r>
        <w:rPr>
          <w:sz w:val="24"/>
        </w:rPr>
        <w:t>doi:</w:t>
      </w:r>
      <w:hyperlink r:id="rId153">
        <w:r>
          <w:rPr>
            <w:rFonts w:ascii="Linux Libertine Mono" w:hAnsi="Linux Libertine Mono"/>
            <w:color w:val="0000FF"/>
            <w:sz w:val="20"/>
          </w:rPr>
          <w:t>10.1515/tl-2012-0002</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ind w:left="1680"/>
        <w:rPr>
          <w:rFonts w:ascii="Linux Libertine Mono" w:hAnsi="Linux Libertine Mono"/>
          <w:sz w:val="20"/>
        </w:rPr>
      </w:pPr>
      <w:bookmarkStart w:id="400" w:name="_bookmark301"/>
      <w:bookmarkEnd w:id="400"/>
      <w:r>
        <w:rPr>
          <w:sz w:val="24"/>
        </w:rPr>
        <w:lastRenderedPageBreak/>
        <w:t xml:space="preserve">Crystal, David. 1967. English. </w:t>
      </w:r>
      <w:r>
        <w:rPr>
          <w:i/>
          <w:sz w:val="24"/>
        </w:rPr>
        <w:t xml:space="preserve">Lingua </w:t>
      </w:r>
      <w:r>
        <w:rPr>
          <w:sz w:val="24"/>
        </w:rPr>
        <w:t>17(3-4). 24–56. doi:</w:t>
      </w:r>
      <w:hyperlink r:id="rId154">
        <w:r>
          <w:rPr>
            <w:rFonts w:ascii="Linux Libertine Mono" w:hAnsi="Linux Libertine Mono"/>
            <w:color w:val="0000FF"/>
            <w:sz w:val="20"/>
          </w:rPr>
          <w:t>10.1016/0024-3841(66)90003-</w:t>
        </w:r>
      </w:hyperlink>
    </w:p>
    <w:p w:rsidR="00DD7756" w:rsidRDefault="00DD7756">
      <w:pPr>
        <w:spacing w:before="16"/>
        <w:ind w:left="2038"/>
        <w:rPr>
          <w:sz w:val="24"/>
        </w:rPr>
      </w:pPr>
      <w:hyperlink r:id="rId155">
        <w:r w:rsidR="00AD1397">
          <w:rPr>
            <w:rFonts w:ascii="Linux Libertine Mono"/>
            <w:color w:val="0000FF"/>
            <w:sz w:val="20"/>
          </w:rPr>
          <w:t>9</w:t>
        </w:r>
      </w:hyperlink>
      <w:r w:rsidR="00AD1397">
        <w:rPr>
          <w:sz w:val="24"/>
        </w:rPr>
        <w:t>.</w:t>
      </w:r>
    </w:p>
    <w:p w:rsidR="00DD7756" w:rsidRDefault="00AD1397">
      <w:pPr>
        <w:spacing w:before="134"/>
        <w:ind w:left="1680"/>
        <w:rPr>
          <w:sz w:val="24"/>
        </w:rPr>
      </w:pPr>
      <w:bookmarkStart w:id="401" w:name="_bookmark302"/>
      <w:bookmarkEnd w:id="401"/>
      <w:r>
        <w:rPr>
          <w:sz w:val="24"/>
        </w:rPr>
        <w:t xml:space="preserve">Crystal, David. 2008. </w:t>
      </w:r>
      <w:r>
        <w:rPr>
          <w:i/>
          <w:sz w:val="24"/>
        </w:rPr>
        <w:t>A dictionary of linguistics and phonetics</w:t>
      </w:r>
      <w:r>
        <w:rPr>
          <w:sz w:val="24"/>
        </w:rPr>
        <w:t>. 6th edn. (The Language Library).</w:t>
      </w:r>
    </w:p>
    <w:p w:rsidR="00DD7756" w:rsidRDefault="00AD1397">
      <w:pPr>
        <w:spacing w:before="16"/>
        <w:ind w:left="2038"/>
        <w:rPr>
          <w:sz w:val="24"/>
        </w:rPr>
      </w:pPr>
      <w:r>
        <w:rPr>
          <w:sz w:val="24"/>
        </w:rPr>
        <w:t>Blackwell. doi:</w:t>
      </w:r>
      <w:hyperlink r:id="rId156">
        <w:r>
          <w:rPr>
            <w:rFonts w:ascii="Linux Libertine Mono"/>
            <w:color w:val="0000FF"/>
            <w:sz w:val="20"/>
          </w:rPr>
          <w:t>10.1002/9781444302776</w:t>
        </w:r>
      </w:hyperlink>
      <w:r>
        <w:rPr>
          <w:sz w:val="24"/>
        </w:rPr>
        <w:t>.</w:t>
      </w:r>
    </w:p>
    <w:p w:rsidR="00DD7756" w:rsidRDefault="00AD1397">
      <w:pPr>
        <w:spacing w:before="134"/>
        <w:ind w:left="1680"/>
        <w:jc w:val="both"/>
        <w:rPr>
          <w:i/>
          <w:sz w:val="24"/>
        </w:rPr>
      </w:pPr>
      <w:bookmarkStart w:id="402" w:name="_bookmark303"/>
      <w:bookmarkEnd w:id="402"/>
      <w:r>
        <w:rPr>
          <w:sz w:val="24"/>
        </w:rPr>
        <w:t xml:space="preserve">Culicover, Peter W. 1999. </w:t>
      </w:r>
      <w:r>
        <w:rPr>
          <w:i/>
          <w:sz w:val="24"/>
        </w:rPr>
        <w:t>Syntactic nuts: Hard cases, syntactic theory, and language acquisition</w:t>
      </w:r>
    </w:p>
    <w:p w:rsidR="00DD7756" w:rsidRDefault="00AD1397">
      <w:pPr>
        <w:pStyle w:val="BodyText"/>
        <w:spacing w:before="16"/>
        <w:ind w:left="2038"/>
        <w:jc w:val="both"/>
      </w:pPr>
      <w:r>
        <w:t>(Foundations of Syntax 1). Oxford University Press.</w:t>
      </w:r>
    </w:p>
    <w:p w:rsidR="00DD7756" w:rsidRDefault="00AD1397">
      <w:pPr>
        <w:spacing w:before="135"/>
        <w:ind w:left="1680"/>
        <w:jc w:val="both"/>
        <w:rPr>
          <w:sz w:val="24"/>
        </w:rPr>
      </w:pPr>
      <w:bookmarkStart w:id="403" w:name="_bookmark304"/>
      <w:bookmarkEnd w:id="403"/>
      <w:r>
        <w:rPr>
          <w:sz w:val="24"/>
        </w:rPr>
        <w:t xml:space="preserve">Cuyckens, Hubert, Liesbet Heyvaert &amp; Stefan Hartmann (eds.). 2019. </w:t>
      </w:r>
      <w:r>
        <w:rPr>
          <w:i/>
          <w:sz w:val="24"/>
        </w:rPr>
        <w:t xml:space="preserve">Language Sciences </w:t>
      </w:r>
      <w:r>
        <w:rPr>
          <w:sz w:val="24"/>
        </w:rPr>
        <w:t>73:</w:t>
      </w:r>
    </w:p>
    <w:p w:rsidR="00DD7756" w:rsidRDefault="00AD1397">
      <w:pPr>
        <w:spacing w:before="15"/>
        <w:ind w:left="2038"/>
        <w:jc w:val="both"/>
        <w:rPr>
          <w:sz w:val="24"/>
        </w:rPr>
      </w:pPr>
      <w:r>
        <w:rPr>
          <w:i/>
          <w:sz w:val="24"/>
        </w:rPr>
        <w:t>Categorial shift: From description to theory and back again</w:t>
      </w:r>
      <w:r>
        <w:rPr>
          <w:sz w:val="24"/>
        </w:rPr>
        <w:t>.</w:t>
      </w:r>
    </w:p>
    <w:p w:rsidR="00DD7756" w:rsidRDefault="00AD1397">
      <w:pPr>
        <w:pStyle w:val="BodyText"/>
        <w:spacing w:before="135" w:line="254" w:lineRule="auto"/>
        <w:ind w:left="2038" w:right="573" w:hanging="359"/>
        <w:jc w:val="both"/>
      </w:pPr>
      <w:bookmarkStart w:id="404" w:name="_bookmark305"/>
      <w:bookmarkEnd w:id="404"/>
      <w:r>
        <w:t>Davis,</w:t>
      </w:r>
      <w:r>
        <w:rPr>
          <w:spacing w:val="-12"/>
        </w:rPr>
        <w:t xml:space="preserve"> </w:t>
      </w:r>
      <w:r>
        <w:t>Henry,</w:t>
      </w:r>
      <w:r>
        <w:rPr>
          <w:spacing w:val="-11"/>
        </w:rPr>
        <w:t xml:space="preserve"> </w:t>
      </w:r>
      <w:r>
        <w:t>Carrie</w:t>
      </w:r>
      <w:r>
        <w:rPr>
          <w:spacing w:val="-12"/>
        </w:rPr>
        <w:t xml:space="preserve"> </w:t>
      </w:r>
      <w:r>
        <w:t>Gillon</w:t>
      </w:r>
      <w:r>
        <w:rPr>
          <w:spacing w:val="-11"/>
        </w:rPr>
        <w:t xml:space="preserve"> </w:t>
      </w:r>
      <w:r>
        <w:t>&amp;</w:t>
      </w:r>
      <w:r>
        <w:rPr>
          <w:spacing w:val="-12"/>
        </w:rPr>
        <w:t xml:space="preserve"> </w:t>
      </w:r>
      <w:r>
        <w:t>Lisa</w:t>
      </w:r>
      <w:r>
        <w:rPr>
          <w:spacing w:val="-11"/>
        </w:rPr>
        <w:t xml:space="preserve"> </w:t>
      </w:r>
      <w:r>
        <w:t>Matthewson.</w:t>
      </w:r>
      <w:r>
        <w:rPr>
          <w:spacing w:val="-12"/>
        </w:rPr>
        <w:t xml:space="preserve"> </w:t>
      </w:r>
      <w:r>
        <w:t>2014.</w:t>
      </w:r>
      <w:r>
        <w:rPr>
          <w:spacing w:val="-11"/>
        </w:rPr>
        <w:t xml:space="preserve"> </w:t>
      </w:r>
      <w:r>
        <w:t>How</w:t>
      </w:r>
      <w:r>
        <w:rPr>
          <w:spacing w:val="-12"/>
        </w:rPr>
        <w:t xml:space="preserve"> </w:t>
      </w:r>
      <w:r>
        <w:t>to</w:t>
      </w:r>
      <w:r>
        <w:rPr>
          <w:spacing w:val="-11"/>
        </w:rPr>
        <w:t xml:space="preserve"> </w:t>
      </w:r>
      <w:r>
        <w:t>investigate</w:t>
      </w:r>
      <w:r>
        <w:rPr>
          <w:spacing w:val="-11"/>
        </w:rPr>
        <w:t xml:space="preserve"> </w:t>
      </w:r>
      <w:r>
        <w:t>linguistic</w:t>
      </w:r>
      <w:r>
        <w:rPr>
          <w:spacing w:val="-12"/>
        </w:rPr>
        <w:t xml:space="preserve"> </w:t>
      </w:r>
      <w:r>
        <w:t>diversity: Lessons</w:t>
      </w:r>
      <w:r>
        <w:rPr>
          <w:spacing w:val="29"/>
        </w:rPr>
        <w:t xml:space="preserve"> </w:t>
      </w:r>
      <w:r>
        <w:t>from</w:t>
      </w:r>
      <w:r>
        <w:rPr>
          <w:spacing w:val="29"/>
        </w:rPr>
        <w:t xml:space="preserve"> </w:t>
      </w:r>
      <w:r>
        <w:t>the</w:t>
      </w:r>
      <w:r>
        <w:rPr>
          <w:spacing w:val="29"/>
        </w:rPr>
        <w:t xml:space="preserve"> </w:t>
      </w:r>
      <w:r>
        <w:t>Pacific</w:t>
      </w:r>
      <w:r>
        <w:rPr>
          <w:spacing w:val="30"/>
        </w:rPr>
        <w:t xml:space="preserve"> </w:t>
      </w:r>
      <w:r>
        <w:t>Northwest.</w:t>
      </w:r>
      <w:r>
        <w:rPr>
          <w:spacing w:val="28"/>
        </w:rPr>
        <w:t xml:space="preserve"> </w:t>
      </w:r>
      <w:r>
        <w:rPr>
          <w:i/>
        </w:rPr>
        <w:t>Language</w:t>
      </w:r>
      <w:r>
        <w:rPr>
          <w:i/>
          <w:spacing w:val="35"/>
        </w:rPr>
        <w:t xml:space="preserve"> </w:t>
      </w:r>
      <w:r>
        <w:t>90(4).</w:t>
      </w:r>
      <w:r>
        <w:rPr>
          <w:spacing w:val="30"/>
        </w:rPr>
        <w:t xml:space="preserve"> </w:t>
      </w:r>
      <w:r>
        <w:t>e180–e226.</w:t>
      </w:r>
      <w:r>
        <w:rPr>
          <w:spacing w:val="30"/>
        </w:rPr>
        <w:t xml:space="preserve"> </w:t>
      </w:r>
      <w:r>
        <w:t>doi:</w:t>
      </w:r>
      <w:hyperlink r:id="rId157">
        <w:r>
          <w:rPr>
            <w:rFonts w:ascii="Linux Libertine Mono" w:hAnsi="Linux Libertine Mono"/>
            <w:color w:val="0000FF"/>
            <w:sz w:val="20"/>
          </w:rPr>
          <w:t>10</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r>
          <w:rPr>
            <w:rFonts w:ascii="Linux Libertine Mono" w:hAnsi="Linux Libertine Mono"/>
            <w:color w:val="0000FF"/>
            <w:sz w:val="20"/>
          </w:rPr>
          <w:t>1353</w:t>
        </w:r>
        <w:r>
          <w:rPr>
            <w:rFonts w:ascii="Linux Libertine Mono" w:hAnsi="Linux Libertine Mono"/>
            <w:color w:val="0000FF"/>
            <w:spacing w:val="-90"/>
            <w:sz w:val="20"/>
          </w:rPr>
          <w:t xml:space="preserve"> </w:t>
        </w:r>
        <w:r>
          <w:rPr>
            <w:rFonts w:ascii="Linux Libertine Mono" w:hAnsi="Linux Libertine Mono"/>
            <w:color w:val="0000FF"/>
            <w:sz w:val="20"/>
          </w:rPr>
          <w:t>/</w:t>
        </w:r>
        <w:r>
          <w:rPr>
            <w:rFonts w:ascii="Linux Libertine Mono" w:hAnsi="Linux Libertine Mono"/>
            <w:color w:val="0000FF"/>
            <w:spacing w:val="-90"/>
            <w:sz w:val="20"/>
          </w:rPr>
          <w:t xml:space="preserve"> </w:t>
        </w:r>
        <w:r>
          <w:rPr>
            <w:rFonts w:ascii="Linux Libertine Mono" w:hAnsi="Linux Libertine Mono"/>
            <w:color w:val="0000FF"/>
            <w:sz w:val="20"/>
          </w:rPr>
          <w:t>lan</w:t>
        </w:r>
        <w:r>
          <w:rPr>
            <w:rFonts w:ascii="Linux Libertine Mono" w:hAnsi="Linux Libertine Mono"/>
            <w:color w:val="0000FF"/>
            <w:spacing w:val="-90"/>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58">
        <w:r>
          <w:rPr>
            <w:rFonts w:ascii="Linux Libertine Mono" w:hAnsi="Linux Libertine Mono"/>
            <w:color w:val="0000FF"/>
            <w:sz w:val="20"/>
          </w:rPr>
          <w:t>2014.0076</w:t>
        </w:r>
      </w:hyperlink>
      <w:r>
        <w:t>.</w:t>
      </w:r>
    </w:p>
    <w:p w:rsidR="00DD7756" w:rsidRDefault="00AD1397">
      <w:pPr>
        <w:spacing w:before="116" w:line="254" w:lineRule="auto"/>
        <w:ind w:left="2038" w:right="577" w:hanging="359"/>
        <w:jc w:val="both"/>
        <w:rPr>
          <w:sz w:val="24"/>
        </w:rPr>
      </w:pPr>
      <w:bookmarkStart w:id="405" w:name="_bookmark306"/>
      <w:bookmarkEnd w:id="405"/>
      <w:r>
        <w:rPr>
          <w:sz w:val="24"/>
        </w:rPr>
        <w:t>De</w:t>
      </w:r>
      <w:r>
        <w:rPr>
          <w:spacing w:val="-8"/>
          <w:sz w:val="24"/>
        </w:rPr>
        <w:t xml:space="preserve"> </w:t>
      </w:r>
      <w:r>
        <w:rPr>
          <w:sz w:val="24"/>
        </w:rPr>
        <w:t>Smet,</w:t>
      </w:r>
      <w:r>
        <w:rPr>
          <w:spacing w:val="-7"/>
          <w:sz w:val="24"/>
        </w:rPr>
        <w:t xml:space="preserve"> </w:t>
      </w:r>
      <w:r>
        <w:rPr>
          <w:sz w:val="24"/>
        </w:rPr>
        <w:t>Hendrik.</w:t>
      </w:r>
      <w:r>
        <w:rPr>
          <w:spacing w:val="-7"/>
          <w:sz w:val="24"/>
        </w:rPr>
        <w:t xml:space="preserve"> </w:t>
      </w:r>
      <w:r>
        <w:rPr>
          <w:sz w:val="24"/>
        </w:rPr>
        <w:t>2012.</w:t>
      </w:r>
      <w:r>
        <w:rPr>
          <w:spacing w:val="-7"/>
          <w:sz w:val="24"/>
        </w:rPr>
        <w:t xml:space="preserve"> </w:t>
      </w:r>
      <w:r>
        <w:rPr>
          <w:sz w:val="24"/>
        </w:rPr>
        <w:t>The</w:t>
      </w:r>
      <w:r>
        <w:rPr>
          <w:spacing w:val="-7"/>
          <w:sz w:val="24"/>
        </w:rPr>
        <w:t xml:space="preserve"> </w:t>
      </w:r>
      <w:r>
        <w:rPr>
          <w:sz w:val="24"/>
        </w:rPr>
        <w:t>course</w:t>
      </w:r>
      <w:r>
        <w:rPr>
          <w:spacing w:val="-7"/>
          <w:sz w:val="24"/>
        </w:rPr>
        <w:t xml:space="preserve"> </w:t>
      </w:r>
      <w:r>
        <w:rPr>
          <w:sz w:val="24"/>
        </w:rPr>
        <w:t>of</w:t>
      </w:r>
      <w:r>
        <w:rPr>
          <w:spacing w:val="-7"/>
          <w:sz w:val="24"/>
        </w:rPr>
        <w:t xml:space="preserve"> </w:t>
      </w:r>
      <w:r>
        <w:rPr>
          <w:sz w:val="24"/>
        </w:rPr>
        <w:t>actualization.</w:t>
      </w:r>
      <w:r>
        <w:rPr>
          <w:spacing w:val="-9"/>
          <w:sz w:val="24"/>
        </w:rPr>
        <w:t xml:space="preserve"> </w:t>
      </w:r>
      <w:r>
        <w:rPr>
          <w:i/>
          <w:sz w:val="24"/>
        </w:rPr>
        <w:t>Language</w:t>
      </w:r>
      <w:r>
        <w:rPr>
          <w:i/>
          <w:spacing w:val="-2"/>
          <w:sz w:val="24"/>
        </w:rPr>
        <w:t xml:space="preserve"> </w:t>
      </w:r>
      <w:r>
        <w:rPr>
          <w:sz w:val="24"/>
        </w:rPr>
        <w:t>88(3).</w:t>
      </w:r>
      <w:r>
        <w:rPr>
          <w:spacing w:val="-7"/>
          <w:sz w:val="24"/>
        </w:rPr>
        <w:t xml:space="preserve"> </w:t>
      </w:r>
      <w:r>
        <w:rPr>
          <w:sz w:val="24"/>
        </w:rPr>
        <w:t>601–633.</w:t>
      </w:r>
      <w:r>
        <w:rPr>
          <w:spacing w:val="-7"/>
          <w:sz w:val="24"/>
        </w:rPr>
        <w:t xml:space="preserve"> </w:t>
      </w:r>
      <w:r>
        <w:rPr>
          <w:sz w:val="24"/>
        </w:rPr>
        <w:t>doi:</w:t>
      </w:r>
      <w:hyperlink r:id="rId159">
        <w:r>
          <w:rPr>
            <w:rFonts w:ascii="Linux Libertine Mono" w:hAnsi="Linux Libertine Mono"/>
            <w:color w:val="0000FF"/>
            <w:sz w:val="20"/>
          </w:rPr>
          <w:t>10.1353/</w:t>
        </w:r>
      </w:hyperlink>
      <w:r>
        <w:rPr>
          <w:rFonts w:ascii="Linux Libertine Mono" w:hAnsi="Linux Libertine Mono"/>
          <w:color w:val="0000FF"/>
          <w:sz w:val="20"/>
        </w:rPr>
        <w:t xml:space="preserve"> </w:t>
      </w:r>
      <w:hyperlink r:id="rId160">
        <w:r>
          <w:rPr>
            <w:rFonts w:ascii="Linux Libertine Mono" w:hAnsi="Linux Libertine Mono"/>
            <w:color w:val="0000FF"/>
            <w:sz w:val="20"/>
          </w:rPr>
          <w:t>lan.2012.0056</w:t>
        </w:r>
      </w:hyperlink>
      <w:r>
        <w:rPr>
          <w:sz w:val="24"/>
        </w:rPr>
        <w:t>.</w:t>
      </w:r>
    </w:p>
    <w:p w:rsidR="00DD7756" w:rsidRDefault="00AD1397">
      <w:pPr>
        <w:spacing w:before="117" w:line="254" w:lineRule="auto"/>
        <w:ind w:left="2038" w:right="574" w:hanging="359"/>
        <w:jc w:val="both"/>
        <w:rPr>
          <w:sz w:val="24"/>
        </w:rPr>
      </w:pPr>
      <w:bookmarkStart w:id="406" w:name="_bookmark307"/>
      <w:bookmarkEnd w:id="406"/>
      <w:r>
        <w:rPr>
          <w:sz w:val="24"/>
        </w:rPr>
        <w:t xml:space="preserve">Dehaene, Stanislas &amp; Jacques Mehler. 1992. Cross-linguistic regularities in the frequency of number words. </w:t>
      </w:r>
      <w:r>
        <w:rPr>
          <w:i/>
          <w:sz w:val="24"/>
        </w:rPr>
        <w:t xml:space="preserve">Cognition </w:t>
      </w:r>
      <w:r>
        <w:rPr>
          <w:sz w:val="24"/>
        </w:rPr>
        <w:t>43(1). 1–29. doi:</w:t>
      </w:r>
      <w:hyperlink r:id="rId161">
        <w:r>
          <w:rPr>
            <w:rFonts w:ascii="Linux Libertine Mono" w:hAnsi="Linux Libertine Mono"/>
            <w:color w:val="0000FF"/>
            <w:sz w:val="20"/>
          </w:rPr>
          <w:t>10.1016/0010-0277(92)90030-L</w:t>
        </w:r>
      </w:hyperlink>
      <w:r>
        <w:rPr>
          <w:sz w:val="24"/>
        </w:rPr>
        <w:t>.</w:t>
      </w:r>
    </w:p>
    <w:p w:rsidR="00DD7756" w:rsidRDefault="00AD1397">
      <w:pPr>
        <w:spacing w:before="117" w:line="254" w:lineRule="auto"/>
        <w:ind w:left="2038" w:right="576" w:hanging="359"/>
        <w:jc w:val="both"/>
        <w:rPr>
          <w:sz w:val="24"/>
        </w:rPr>
      </w:pPr>
      <w:bookmarkStart w:id="407" w:name="_bookmark308"/>
      <w:bookmarkEnd w:id="407"/>
      <w:r>
        <w:rPr>
          <w:sz w:val="24"/>
        </w:rPr>
        <w:t xml:space="preserve">Denison, David. 2001. Gradience and linguistic change. In Laurel J. Brinton (ed.), </w:t>
      </w:r>
      <w:r>
        <w:rPr>
          <w:i/>
          <w:sz w:val="24"/>
        </w:rPr>
        <w:t xml:space="preserve">Histori-  cal linguistics 1999 </w:t>
      </w:r>
      <w:r>
        <w:rPr>
          <w:sz w:val="24"/>
        </w:rPr>
        <w:t>(Current Issues in Linguistic Theory 215), 119–144. John Benjamins. doi:</w:t>
      </w:r>
      <w:hyperlink r:id="rId162">
        <w:r>
          <w:rPr>
            <w:rFonts w:ascii="Linux Libertine Mono" w:hAnsi="Linux Libertine Mono"/>
            <w:color w:val="0000FF"/>
            <w:sz w:val="20"/>
          </w:rPr>
          <w:t>10.1075/cilt.215.10den</w:t>
        </w:r>
      </w:hyperlink>
      <w:r>
        <w:rPr>
          <w:sz w:val="24"/>
        </w:rPr>
        <w:t>.</w:t>
      </w:r>
    </w:p>
    <w:p w:rsidR="00DD7756" w:rsidRDefault="00AD1397">
      <w:pPr>
        <w:spacing w:before="117" w:line="254" w:lineRule="auto"/>
        <w:ind w:left="2038" w:right="575" w:hanging="359"/>
        <w:jc w:val="both"/>
        <w:rPr>
          <w:sz w:val="24"/>
        </w:rPr>
      </w:pPr>
      <w:bookmarkStart w:id="408" w:name="_bookmark309"/>
      <w:bookmarkEnd w:id="408"/>
      <w:r>
        <w:rPr>
          <w:sz w:val="24"/>
        </w:rPr>
        <w:t xml:space="preserve">Denison, David. 2018. Why would anyone </w:t>
      </w:r>
      <w:r>
        <w:rPr>
          <w:i/>
          <w:sz w:val="24"/>
        </w:rPr>
        <w:t>take long</w:t>
      </w:r>
      <w:r>
        <w:rPr>
          <w:sz w:val="24"/>
        </w:rPr>
        <w:t xml:space="preserve">?: </w:t>
      </w:r>
      <w:r>
        <w:rPr>
          <w:spacing w:val="-6"/>
          <w:sz w:val="24"/>
        </w:rPr>
        <w:t xml:space="preserve">Word </w:t>
      </w:r>
      <w:r>
        <w:rPr>
          <w:sz w:val="24"/>
        </w:rPr>
        <w:t>classes and Construction Gram- mar</w:t>
      </w:r>
      <w:r>
        <w:rPr>
          <w:spacing w:val="-5"/>
          <w:sz w:val="24"/>
        </w:rPr>
        <w:t xml:space="preserve"> </w:t>
      </w:r>
      <w:r>
        <w:rPr>
          <w:sz w:val="24"/>
        </w:rPr>
        <w:t>in</w:t>
      </w:r>
      <w:r>
        <w:rPr>
          <w:spacing w:val="-4"/>
          <w:sz w:val="24"/>
        </w:rPr>
        <w:t xml:space="preserve"> </w:t>
      </w:r>
      <w:r>
        <w:rPr>
          <w:sz w:val="24"/>
        </w:rPr>
        <w:t>the</w:t>
      </w:r>
      <w:r>
        <w:rPr>
          <w:spacing w:val="-4"/>
          <w:sz w:val="24"/>
        </w:rPr>
        <w:t xml:space="preserve"> </w:t>
      </w:r>
      <w:r>
        <w:rPr>
          <w:sz w:val="24"/>
        </w:rPr>
        <w:t>history</w:t>
      </w:r>
      <w:r>
        <w:rPr>
          <w:spacing w:val="-4"/>
          <w:sz w:val="24"/>
        </w:rPr>
        <w:t xml:space="preserve"> </w:t>
      </w:r>
      <w:r>
        <w:rPr>
          <w:sz w:val="24"/>
        </w:rPr>
        <w:t>of</w:t>
      </w:r>
      <w:r>
        <w:rPr>
          <w:spacing w:val="-5"/>
          <w:sz w:val="24"/>
        </w:rPr>
        <w:t xml:space="preserve"> </w:t>
      </w:r>
      <w:r>
        <w:rPr>
          <w:i/>
          <w:sz w:val="24"/>
        </w:rPr>
        <w:t>long</w:t>
      </w:r>
      <w:r>
        <w:rPr>
          <w:sz w:val="24"/>
        </w:rPr>
        <w:t>.</w:t>
      </w:r>
      <w:r>
        <w:rPr>
          <w:spacing w:val="-4"/>
          <w:sz w:val="24"/>
        </w:rPr>
        <w:t xml:space="preserve"> </w:t>
      </w:r>
      <w:r>
        <w:rPr>
          <w:sz w:val="24"/>
        </w:rPr>
        <w:t>In</w:t>
      </w:r>
      <w:r>
        <w:rPr>
          <w:spacing w:val="-4"/>
          <w:sz w:val="24"/>
        </w:rPr>
        <w:t xml:space="preserve"> </w:t>
      </w:r>
      <w:r>
        <w:rPr>
          <w:sz w:val="24"/>
        </w:rPr>
        <w:t>Kristel</w:t>
      </w:r>
      <w:r>
        <w:rPr>
          <w:spacing w:val="-4"/>
          <w:sz w:val="24"/>
        </w:rPr>
        <w:t xml:space="preserve"> </w:t>
      </w:r>
      <w:r>
        <w:rPr>
          <w:spacing w:val="-5"/>
          <w:sz w:val="24"/>
        </w:rPr>
        <w:t>Van</w:t>
      </w:r>
      <w:r>
        <w:rPr>
          <w:spacing w:val="-4"/>
          <w:sz w:val="24"/>
        </w:rPr>
        <w:t xml:space="preserve"> </w:t>
      </w:r>
      <w:r>
        <w:rPr>
          <w:sz w:val="24"/>
        </w:rPr>
        <w:t>Goethem,</w:t>
      </w:r>
      <w:r>
        <w:rPr>
          <w:spacing w:val="-4"/>
          <w:sz w:val="24"/>
        </w:rPr>
        <w:t xml:space="preserve"> </w:t>
      </w:r>
      <w:r>
        <w:rPr>
          <w:sz w:val="24"/>
        </w:rPr>
        <w:t>Muriel</w:t>
      </w:r>
      <w:r>
        <w:rPr>
          <w:spacing w:val="-4"/>
          <w:sz w:val="24"/>
        </w:rPr>
        <w:t xml:space="preserve"> </w:t>
      </w:r>
      <w:r>
        <w:rPr>
          <w:sz w:val="24"/>
        </w:rPr>
        <w:t>Norde,</w:t>
      </w:r>
      <w:r>
        <w:rPr>
          <w:spacing w:val="-4"/>
          <w:sz w:val="24"/>
        </w:rPr>
        <w:t xml:space="preserve"> </w:t>
      </w:r>
      <w:r>
        <w:rPr>
          <w:sz w:val="24"/>
        </w:rPr>
        <w:t>Evie</w:t>
      </w:r>
      <w:r>
        <w:rPr>
          <w:spacing w:val="-4"/>
          <w:sz w:val="24"/>
        </w:rPr>
        <w:t xml:space="preserve"> </w:t>
      </w:r>
      <w:r>
        <w:rPr>
          <w:sz w:val="24"/>
        </w:rPr>
        <w:t>Coussé</w:t>
      </w:r>
      <w:r>
        <w:rPr>
          <w:spacing w:val="-4"/>
          <w:sz w:val="24"/>
        </w:rPr>
        <w:t xml:space="preserve"> </w:t>
      </w:r>
      <w:r>
        <w:rPr>
          <w:sz w:val="24"/>
        </w:rPr>
        <w:t>&amp;</w:t>
      </w:r>
      <w:r>
        <w:rPr>
          <w:spacing w:val="-4"/>
          <w:sz w:val="24"/>
        </w:rPr>
        <w:t xml:space="preserve"> </w:t>
      </w:r>
      <w:r>
        <w:rPr>
          <w:sz w:val="24"/>
        </w:rPr>
        <w:t>Gudrun Vanderbauwhede</w:t>
      </w:r>
      <w:r>
        <w:rPr>
          <w:spacing w:val="-19"/>
          <w:sz w:val="24"/>
        </w:rPr>
        <w:t xml:space="preserve"> </w:t>
      </w:r>
      <w:r>
        <w:rPr>
          <w:sz w:val="24"/>
        </w:rPr>
        <w:t>(eds.),</w:t>
      </w:r>
      <w:r>
        <w:rPr>
          <w:spacing w:val="-20"/>
          <w:sz w:val="24"/>
        </w:rPr>
        <w:t xml:space="preserve"> </w:t>
      </w:r>
      <w:r>
        <w:rPr>
          <w:i/>
          <w:sz w:val="24"/>
        </w:rPr>
        <w:t>Category</w:t>
      </w:r>
      <w:r>
        <w:rPr>
          <w:i/>
          <w:spacing w:val="-19"/>
          <w:sz w:val="24"/>
        </w:rPr>
        <w:t xml:space="preserve"> </w:t>
      </w:r>
      <w:r>
        <w:rPr>
          <w:i/>
          <w:sz w:val="24"/>
        </w:rPr>
        <w:t>change</w:t>
      </w:r>
      <w:r>
        <w:rPr>
          <w:i/>
          <w:spacing w:val="-18"/>
          <w:sz w:val="24"/>
        </w:rPr>
        <w:t xml:space="preserve"> </w:t>
      </w:r>
      <w:r>
        <w:rPr>
          <w:i/>
          <w:sz w:val="24"/>
        </w:rPr>
        <w:t>from</w:t>
      </w:r>
      <w:r>
        <w:rPr>
          <w:i/>
          <w:spacing w:val="-19"/>
          <w:sz w:val="24"/>
        </w:rPr>
        <w:t xml:space="preserve"> </w:t>
      </w:r>
      <w:r>
        <w:rPr>
          <w:i/>
          <w:sz w:val="24"/>
        </w:rPr>
        <w:t>a</w:t>
      </w:r>
      <w:r>
        <w:rPr>
          <w:i/>
          <w:spacing w:val="-19"/>
          <w:sz w:val="24"/>
        </w:rPr>
        <w:t xml:space="preserve"> </w:t>
      </w:r>
      <w:r>
        <w:rPr>
          <w:i/>
          <w:sz w:val="24"/>
        </w:rPr>
        <w:t>constructional</w:t>
      </w:r>
      <w:r>
        <w:rPr>
          <w:i/>
          <w:spacing w:val="-19"/>
          <w:sz w:val="24"/>
        </w:rPr>
        <w:t xml:space="preserve"> </w:t>
      </w:r>
      <w:r>
        <w:rPr>
          <w:i/>
          <w:sz w:val="24"/>
        </w:rPr>
        <w:t>perspective</w:t>
      </w:r>
      <w:r>
        <w:rPr>
          <w:i/>
          <w:spacing w:val="-16"/>
          <w:sz w:val="24"/>
        </w:rPr>
        <w:t xml:space="preserve"> </w:t>
      </w:r>
      <w:r>
        <w:rPr>
          <w:sz w:val="24"/>
        </w:rPr>
        <w:t>(Constructional Approaches to Language 20), 119–148. John Benjamins.</w:t>
      </w:r>
      <w:r>
        <w:rPr>
          <w:spacing w:val="43"/>
          <w:sz w:val="24"/>
        </w:rPr>
        <w:t xml:space="preserve"> </w:t>
      </w:r>
      <w:r>
        <w:rPr>
          <w:sz w:val="24"/>
        </w:rPr>
        <w:t>doi:</w:t>
      </w:r>
      <w:hyperlink r:id="rId163">
        <w:r>
          <w:rPr>
            <w:rFonts w:ascii="Linux Libertine Mono" w:hAnsi="Linux Libertine Mono"/>
            <w:color w:val="0000FF"/>
            <w:sz w:val="20"/>
          </w:rPr>
          <w:t>10.1075/cal.20.05den</w:t>
        </w:r>
      </w:hyperlink>
      <w:r>
        <w:rPr>
          <w:sz w:val="24"/>
        </w:rPr>
        <w:t>.</w:t>
      </w:r>
    </w:p>
    <w:p w:rsidR="00DD7756" w:rsidRDefault="00AD1397">
      <w:pPr>
        <w:spacing w:before="115" w:line="254" w:lineRule="auto"/>
        <w:ind w:left="2038" w:right="573" w:hanging="359"/>
        <w:jc w:val="both"/>
        <w:rPr>
          <w:sz w:val="24"/>
        </w:rPr>
      </w:pPr>
      <w:bookmarkStart w:id="409" w:name="_bookmark310"/>
      <w:bookmarkEnd w:id="409"/>
      <w:r>
        <w:rPr>
          <w:sz w:val="24"/>
        </w:rPr>
        <w:t xml:space="preserve">Diessel, Holger. 2019. </w:t>
      </w:r>
      <w:r>
        <w:rPr>
          <w:i/>
          <w:sz w:val="24"/>
        </w:rPr>
        <w:t>The grammar network: How linguistic structure is shaped by language use</w:t>
      </w:r>
      <w:r>
        <w:rPr>
          <w:sz w:val="24"/>
        </w:rPr>
        <w:t>. Cambridge University Press. doi:</w:t>
      </w:r>
      <w:hyperlink r:id="rId164">
        <w:r>
          <w:rPr>
            <w:rFonts w:ascii="Linux Libertine Mono"/>
            <w:color w:val="0000FF"/>
            <w:sz w:val="20"/>
          </w:rPr>
          <w:t>10.1017/9781108671040</w:t>
        </w:r>
      </w:hyperlink>
      <w:r>
        <w:rPr>
          <w:sz w:val="24"/>
        </w:rPr>
        <w:t>.</w:t>
      </w:r>
    </w:p>
    <w:p w:rsidR="00DD7756" w:rsidRDefault="00AD1397">
      <w:pPr>
        <w:spacing w:before="117" w:line="254" w:lineRule="auto"/>
        <w:ind w:left="2038" w:right="577" w:hanging="359"/>
        <w:jc w:val="both"/>
        <w:rPr>
          <w:sz w:val="24"/>
        </w:rPr>
      </w:pPr>
      <w:bookmarkStart w:id="410" w:name="_bookmark311"/>
      <w:bookmarkEnd w:id="410"/>
      <w:r>
        <w:rPr>
          <w:sz w:val="24"/>
        </w:rPr>
        <w:t xml:space="preserve">Dixon, R. M. W. 1977. Where have all the adjectives gone? </w:t>
      </w:r>
      <w:r>
        <w:rPr>
          <w:i/>
          <w:sz w:val="24"/>
        </w:rPr>
        <w:t xml:space="preserve">Studies in Language </w:t>
      </w:r>
      <w:r>
        <w:rPr>
          <w:sz w:val="24"/>
        </w:rPr>
        <w:t>1(1). 19–80. doi:</w:t>
      </w:r>
      <w:hyperlink r:id="rId165">
        <w:r>
          <w:rPr>
            <w:rFonts w:ascii="Linux Libertine Mono" w:hAnsi="Linux Libertine Mono"/>
            <w:color w:val="0000FF"/>
            <w:sz w:val="20"/>
          </w:rPr>
          <w:t>10.1075/sl.l.l.04dix</w:t>
        </w:r>
      </w:hyperlink>
      <w:r>
        <w:rPr>
          <w:sz w:val="24"/>
        </w:rPr>
        <w:t>.</w:t>
      </w:r>
    </w:p>
    <w:p w:rsidR="00DD7756" w:rsidRDefault="00AD1397">
      <w:pPr>
        <w:pStyle w:val="BodyText"/>
        <w:spacing w:before="117" w:line="254" w:lineRule="auto"/>
        <w:ind w:left="2038" w:right="574" w:hanging="359"/>
        <w:jc w:val="both"/>
      </w:pPr>
      <w:bookmarkStart w:id="411" w:name="_bookmark312"/>
      <w:bookmarkEnd w:id="411"/>
      <w:r>
        <w:t xml:space="preserve">Dixon, R. M. </w:t>
      </w:r>
      <w:r>
        <w:rPr>
          <w:spacing w:val="-11"/>
        </w:rPr>
        <w:t xml:space="preserve">W. </w:t>
      </w:r>
      <w:r>
        <w:t xml:space="preserve">2004. Adjective classes in typological perspective. In R. M. </w:t>
      </w:r>
      <w:r>
        <w:rPr>
          <w:spacing w:val="-11"/>
        </w:rPr>
        <w:t xml:space="preserve">W. </w:t>
      </w:r>
      <w:r>
        <w:t>Dixon &amp; Alexandra</w:t>
      </w:r>
      <w:r>
        <w:rPr>
          <w:spacing w:val="-10"/>
        </w:rPr>
        <w:t xml:space="preserve"> </w:t>
      </w:r>
      <w:r>
        <w:rPr>
          <w:spacing w:val="-5"/>
        </w:rPr>
        <w:t>Y.</w:t>
      </w:r>
      <w:r>
        <w:rPr>
          <w:spacing w:val="-9"/>
        </w:rPr>
        <w:t xml:space="preserve"> </w:t>
      </w:r>
      <w:r>
        <w:t>Aikhenvald</w:t>
      </w:r>
      <w:r>
        <w:rPr>
          <w:spacing w:val="-9"/>
        </w:rPr>
        <w:t xml:space="preserve"> </w:t>
      </w:r>
      <w:r>
        <w:t>(eds.),</w:t>
      </w:r>
      <w:r>
        <w:rPr>
          <w:spacing w:val="-11"/>
        </w:rPr>
        <w:t xml:space="preserve"> </w:t>
      </w:r>
      <w:r>
        <w:rPr>
          <w:i/>
        </w:rPr>
        <w:t>Adjective</w:t>
      </w:r>
      <w:r>
        <w:rPr>
          <w:i/>
          <w:spacing w:val="-9"/>
        </w:rPr>
        <w:t xml:space="preserve"> </w:t>
      </w:r>
      <w:r>
        <w:rPr>
          <w:i/>
        </w:rPr>
        <w:t>classes:</w:t>
      </w:r>
      <w:r>
        <w:rPr>
          <w:i/>
          <w:spacing w:val="-9"/>
        </w:rPr>
        <w:t xml:space="preserve"> </w:t>
      </w:r>
      <w:r>
        <w:rPr>
          <w:i/>
        </w:rPr>
        <w:t>A</w:t>
      </w:r>
      <w:r>
        <w:rPr>
          <w:i/>
          <w:spacing w:val="-9"/>
        </w:rPr>
        <w:t xml:space="preserve"> </w:t>
      </w:r>
      <w:r>
        <w:rPr>
          <w:i/>
        </w:rPr>
        <w:t>cross-linguistic</w:t>
      </w:r>
      <w:r>
        <w:rPr>
          <w:i/>
          <w:spacing w:val="-10"/>
        </w:rPr>
        <w:t xml:space="preserve"> </w:t>
      </w:r>
      <w:r>
        <w:rPr>
          <w:i/>
        </w:rPr>
        <w:t>typology</w:t>
      </w:r>
      <w:r>
        <w:rPr>
          <w:i/>
          <w:spacing w:val="-1"/>
        </w:rPr>
        <w:t xml:space="preserve"> </w:t>
      </w:r>
      <w:r>
        <w:t>(Explorations in Linguistic Typology 1), 1–49. Oxford University</w:t>
      </w:r>
      <w:r>
        <w:rPr>
          <w:spacing w:val="-11"/>
        </w:rPr>
        <w:t xml:space="preserve"> </w:t>
      </w:r>
      <w:r>
        <w:t>Press.</w:t>
      </w:r>
    </w:p>
    <w:p w:rsidR="00DD7756" w:rsidRDefault="00AD1397">
      <w:pPr>
        <w:spacing w:before="116" w:line="357" w:lineRule="auto"/>
        <w:ind w:left="1680" w:right="782"/>
        <w:jc w:val="both"/>
        <w:rPr>
          <w:sz w:val="24"/>
        </w:rPr>
      </w:pPr>
      <w:bookmarkStart w:id="412" w:name="_bookmark313"/>
      <w:bookmarkEnd w:id="412"/>
      <w:r>
        <w:rPr>
          <w:sz w:val="24"/>
        </w:rPr>
        <w:t>Dixon,</w:t>
      </w:r>
      <w:r>
        <w:rPr>
          <w:spacing w:val="-6"/>
          <w:sz w:val="24"/>
        </w:rPr>
        <w:t xml:space="preserve"> </w:t>
      </w:r>
      <w:r>
        <w:rPr>
          <w:sz w:val="24"/>
        </w:rPr>
        <w:t>R.</w:t>
      </w:r>
      <w:r>
        <w:rPr>
          <w:spacing w:val="-6"/>
          <w:sz w:val="24"/>
        </w:rPr>
        <w:t xml:space="preserve"> </w:t>
      </w:r>
      <w:r>
        <w:rPr>
          <w:sz w:val="24"/>
        </w:rPr>
        <w:t>M.</w:t>
      </w:r>
      <w:r>
        <w:rPr>
          <w:spacing w:val="-6"/>
          <w:sz w:val="24"/>
        </w:rPr>
        <w:t xml:space="preserve"> </w:t>
      </w:r>
      <w:r>
        <w:rPr>
          <w:spacing w:val="-11"/>
          <w:sz w:val="24"/>
        </w:rPr>
        <w:t>W.</w:t>
      </w:r>
      <w:r>
        <w:rPr>
          <w:spacing w:val="-6"/>
          <w:sz w:val="24"/>
        </w:rPr>
        <w:t xml:space="preserve"> </w:t>
      </w:r>
      <w:r>
        <w:rPr>
          <w:sz w:val="24"/>
        </w:rPr>
        <w:t>2010.</w:t>
      </w:r>
      <w:r>
        <w:rPr>
          <w:spacing w:val="-7"/>
          <w:sz w:val="24"/>
        </w:rPr>
        <w:t xml:space="preserve"> </w:t>
      </w:r>
      <w:r>
        <w:rPr>
          <w:i/>
          <w:sz w:val="24"/>
        </w:rPr>
        <w:t>Basic</w:t>
      </w:r>
      <w:r>
        <w:rPr>
          <w:i/>
          <w:spacing w:val="-6"/>
          <w:sz w:val="24"/>
        </w:rPr>
        <w:t xml:space="preserve"> </w:t>
      </w:r>
      <w:r>
        <w:rPr>
          <w:i/>
          <w:sz w:val="24"/>
        </w:rPr>
        <w:t>Linguistic</w:t>
      </w:r>
      <w:r>
        <w:rPr>
          <w:i/>
          <w:spacing w:val="-6"/>
          <w:sz w:val="24"/>
        </w:rPr>
        <w:t xml:space="preserve"> </w:t>
      </w:r>
      <w:r>
        <w:rPr>
          <w:i/>
          <w:sz w:val="24"/>
        </w:rPr>
        <w:t>Theory,</w:t>
      </w:r>
      <w:r>
        <w:rPr>
          <w:i/>
          <w:spacing w:val="-6"/>
          <w:sz w:val="24"/>
        </w:rPr>
        <w:t xml:space="preserve"> </w:t>
      </w:r>
      <w:r>
        <w:rPr>
          <w:i/>
          <w:spacing w:val="-5"/>
          <w:sz w:val="24"/>
        </w:rPr>
        <w:t>Vol.</w:t>
      </w:r>
      <w:r>
        <w:rPr>
          <w:i/>
          <w:spacing w:val="-6"/>
          <w:sz w:val="24"/>
        </w:rPr>
        <w:t xml:space="preserve"> </w:t>
      </w:r>
      <w:r>
        <w:rPr>
          <w:i/>
          <w:sz w:val="24"/>
        </w:rPr>
        <w:t>1:</w:t>
      </w:r>
      <w:r>
        <w:rPr>
          <w:i/>
          <w:spacing w:val="-6"/>
          <w:sz w:val="24"/>
        </w:rPr>
        <w:t xml:space="preserve"> </w:t>
      </w:r>
      <w:r>
        <w:rPr>
          <w:i/>
          <w:sz w:val="24"/>
        </w:rPr>
        <w:t>Methodology</w:t>
      </w:r>
      <w:r>
        <w:rPr>
          <w:sz w:val="24"/>
        </w:rPr>
        <w:t>.</w:t>
      </w:r>
      <w:r>
        <w:rPr>
          <w:spacing w:val="-6"/>
          <w:sz w:val="24"/>
        </w:rPr>
        <w:t xml:space="preserve"> </w:t>
      </w:r>
      <w:r>
        <w:rPr>
          <w:sz w:val="24"/>
        </w:rPr>
        <w:t>Oxford</w:t>
      </w:r>
      <w:r>
        <w:rPr>
          <w:spacing w:val="-6"/>
          <w:sz w:val="24"/>
        </w:rPr>
        <w:t xml:space="preserve"> </w:t>
      </w:r>
      <w:r>
        <w:rPr>
          <w:sz w:val="24"/>
        </w:rPr>
        <w:t>University</w:t>
      </w:r>
      <w:r>
        <w:rPr>
          <w:spacing w:val="-6"/>
          <w:sz w:val="24"/>
        </w:rPr>
        <w:t xml:space="preserve"> </w:t>
      </w:r>
      <w:r>
        <w:rPr>
          <w:sz w:val="24"/>
        </w:rPr>
        <w:t>Press.</w:t>
      </w:r>
      <w:bookmarkStart w:id="413" w:name="_bookmark314"/>
      <w:bookmarkEnd w:id="413"/>
      <w:r>
        <w:rPr>
          <w:sz w:val="24"/>
        </w:rPr>
        <w:t xml:space="preserve"> Dixon, R. M. </w:t>
      </w:r>
      <w:r>
        <w:rPr>
          <w:spacing w:val="-11"/>
          <w:sz w:val="24"/>
        </w:rPr>
        <w:t xml:space="preserve">W. </w:t>
      </w:r>
      <w:r>
        <w:rPr>
          <w:sz w:val="24"/>
        </w:rPr>
        <w:t xml:space="preserve">2011. </w:t>
      </w:r>
      <w:r>
        <w:rPr>
          <w:i/>
          <w:sz w:val="24"/>
        </w:rPr>
        <w:t>I am a linguist</w:t>
      </w:r>
      <w:r>
        <w:rPr>
          <w:sz w:val="24"/>
        </w:rPr>
        <w:t>. Brill.</w:t>
      </w:r>
      <w:r>
        <w:rPr>
          <w:spacing w:val="26"/>
          <w:sz w:val="24"/>
        </w:rPr>
        <w:t xml:space="preserve"> </w:t>
      </w:r>
      <w:r>
        <w:rPr>
          <w:sz w:val="24"/>
        </w:rPr>
        <w:t>doi:</w:t>
      </w:r>
      <w:hyperlink r:id="rId166">
        <w:r>
          <w:rPr>
            <w:rFonts w:ascii="Linux Libertine Mono"/>
            <w:color w:val="0000FF"/>
            <w:sz w:val="20"/>
          </w:rPr>
          <w:t>10.5749/j.ctv6zd95b.13</w:t>
        </w:r>
      </w:hyperlink>
      <w:r>
        <w:rPr>
          <w:sz w:val="24"/>
        </w:rPr>
        <w:t>.</w:t>
      </w:r>
    </w:p>
    <w:p w:rsidR="00DD7756" w:rsidRDefault="00AD1397">
      <w:pPr>
        <w:spacing w:before="2" w:line="254" w:lineRule="auto"/>
        <w:ind w:left="2038" w:right="573" w:hanging="359"/>
        <w:jc w:val="both"/>
        <w:rPr>
          <w:sz w:val="24"/>
        </w:rPr>
      </w:pPr>
      <w:bookmarkStart w:id="414" w:name="_bookmark315"/>
      <w:bookmarkEnd w:id="414"/>
      <w:r>
        <w:rPr>
          <w:sz w:val="24"/>
        </w:rPr>
        <w:t xml:space="preserve">Don, Jan &amp; Eva van Lier. 2013. Derivation and categorization in flexible and differentiated languages. In Jan Rijkhoff &amp; Eva van Lier (eds.), </w:t>
      </w:r>
      <w:r>
        <w:rPr>
          <w:i/>
          <w:sz w:val="24"/>
        </w:rPr>
        <w:t>Flexible word classes: Typological studies of underspecified parts of speech</w:t>
      </w:r>
      <w:r>
        <w:rPr>
          <w:sz w:val="24"/>
        </w:rPr>
        <w:t>. Oxford University Press.</w:t>
      </w:r>
    </w:p>
    <w:p w:rsidR="00DD7756" w:rsidRDefault="00AD1397">
      <w:pPr>
        <w:spacing w:before="116" w:line="254" w:lineRule="auto"/>
        <w:ind w:left="2038" w:right="574" w:hanging="359"/>
        <w:jc w:val="both"/>
        <w:rPr>
          <w:sz w:val="24"/>
        </w:rPr>
      </w:pPr>
      <w:bookmarkStart w:id="415" w:name="_bookmark316"/>
      <w:bookmarkEnd w:id="415"/>
      <w:r>
        <w:rPr>
          <w:spacing w:val="-3"/>
          <w:sz w:val="24"/>
        </w:rPr>
        <w:t xml:space="preserve">Dryer, </w:t>
      </w:r>
      <w:r>
        <w:rPr>
          <w:sz w:val="24"/>
        </w:rPr>
        <w:t>Matthew S. 2013. Coding of nominal plurality. In Matthew S. Dryer &amp; Martin</w:t>
      </w:r>
      <w:r>
        <w:rPr>
          <w:spacing w:val="-33"/>
          <w:sz w:val="24"/>
        </w:rPr>
        <w:t xml:space="preserve"> </w:t>
      </w:r>
      <w:r>
        <w:rPr>
          <w:sz w:val="24"/>
        </w:rPr>
        <w:t xml:space="preserve">Haspel- math (eds.), </w:t>
      </w:r>
      <w:r>
        <w:rPr>
          <w:i/>
          <w:sz w:val="24"/>
        </w:rPr>
        <w:t xml:space="preserve">The </w:t>
      </w:r>
      <w:r>
        <w:rPr>
          <w:i/>
          <w:spacing w:val="-4"/>
          <w:sz w:val="24"/>
        </w:rPr>
        <w:t xml:space="preserve">World </w:t>
      </w:r>
      <w:r>
        <w:rPr>
          <w:i/>
          <w:sz w:val="24"/>
        </w:rPr>
        <w:t>Atlas of Language Structures Online</w:t>
      </w:r>
      <w:r>
        <w:rPr>
          <w:sz w:val="24"/>
        </w:rPr>
        <w:t>. Max Planck Institute for</w:t>
      </w:r>
      <w:r>
        <w:rPr>
          <w:spacing w:val="-41"/>
          <w:sz w:val="24"/>
        </w:rPr>
        <w:t xml:space="preserve"> </w:t>
      </w:r>
      <w:r>
        <w:rPr>
          <w:sz w:val="24"/>
        </w:rPr>
        <w:t>Evo- lutionary Anthropology.</w:t>
      </w:r>
      <w:r>
        <w:rPr>
          <w:spacing w:val="1"/>
          <w:sz w:val="24"/>
        </w:rPr>
        <w:t xml:space="preserve"> </w:t>
      </w:r>
      <w:hyperlink r:id="rId167">
        <w:r>
          <w:rPr>
            <w:rFonts w:ascii="Linux Libertine Mono"/>
            <w:color w:val="0000FF"/>
            <w:sz w:val="20"/>
          </w:rPr>
          <w:t>http://wals.info/chapter/33</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pStyle w:val="BodyText"/>
        <w:spacing w:before="84"/>
        <w:ind w:left="1680"/>
        <w:jc w:val="both"/>
        <w:rPr>
          <w:rFonts w:ascii="Linux Libertine Mono" w:hAnsi="Linux Libertine Mono"/>
          <w:sz w:val="20"/>
        </w:rPr>
      </w:pPr>
      <w:bookmarkStart w:id="416" w:name="_bookmark317"/>
      <w:bookmarkEnd w:id="416"/>
      <w:r>
        <w:lastRenderedPageBreak/>
        <w:t xml:space="preserve">Du Bois, John W. 1987. The discourse basis of ergativity. </w:t>
      </w:r>
      <w:r>
        <w:rPr>
          <w:i/>
        </w:rPr>
        <w:t xml:space="preserve">Language </w:t>
      </w:r>
      <w:r>
        <w:t>63(4). 805–855. doi:</w:t>
      </w:r>
      <w:hyperlink r:id="rId168">
        <w:r>
          <w:rPr>
            <w:rFonts w:ascii="Linux Libertine Mono" w:hAnsi="Linux Libertine Mono"/>
            <w:color w:val="0000FF"/>
            <w:sz w:val="20"/>
          </w:rPr>
          <w:t>10 .</w:t>
        </w:r>
      </w:hyperlink>
    </w:p>
    <w:p w:rsidR="00DD7756" w:rsidRDefault="00DD7756">
      <w:pPr>
        <w:spacing w:before="16"/>
        <w:ind w:left="2038"/>
        <w:rPr>
          <w:sz w:val="24"/>
        </w:rPr>
      </w:pPr>
      <w:hyperlink r:id="rId169">
        <w:r w:rsidR="00AD1397">
          <w:rPr>
            <w:rFonts w:ascii="Linux Libertine Mono"/>
            <w:color w:val="0000FF"/>
            <w:w w:val="105"/>
            <w:sz w:val="20"/>
          </w:rPr>
          <w:t>2307/415719</w:t>
        </w:r>
      </w:hyperlink>
      <w:r w:rsidR="00AD1397">
        <w:rPr>
          <w:w w:val="105"/>
          <w:sz w:val="24"/>
        </w:rPr>
        <w:t>.</w:t>
      </w:r>
    </w:p>
    <w:p w:rsidR="00DD7756" w:rsidRDefault="00AD1397">
      <w:pPr>
        <w:spacing w:before="134" w:line="254" w:lineRule="auto"/>
        <w:ind w:left="2038" w:right="574" w:hanging="359"/>
        <w:jc w:val="both"/>
        <w:rPr>
          <w:sz w:val="24"/>
        </w:rPr>
      </w:pPr>
      <w:bookmarkStart w:id="417" w:name="_bookmark318"/>
      <w:bookmarkEnd w:id="417"/>
      <w:r>
        <w:rPr>
          <w:sz w:val="24"/>
        </w:rPr>
        <w:t xml:space="preserve">Duncan, Philip T., Valerie (Lamxayat) Switzler &amp; Henry B. Zenk. Forthcoming. Chinookan. In Carmen Jany, Marianne Mithun &amp; Keren Rice (eds.), </w:t>
      </w:r>
      <w:r>
        <w:rPr>
          <w:i/>
          <w:sz w:val="24"/>
        </w:rPr>
        <w:t xml:space="preserve">The languages and linguistics of indigenous North America: A comprehensive guide </w:t>
      </w:r>
      <w:r>
        <w:rPr>
          <w:sz w:val="24"/>
        </w:rPr>
        <w:t>(The World of Linguistics 13). Mouton de Gruyter.</w:t>
      </w:r>
    </w:p>
    <w:p w:rsidR="00DD7756" w:rsidRDefault="00AD1397">
      <w:pPr>
        <w:pStyle w:val="BodyText"/>
        <w:spacing w:before="115"/>
        <w:ind w:left="1680"/>
        <w:jc w:val="both"/>
        <w:rPr>
          <w:rFonts w:ascii="Linux Libertine Mono" w:hAnsi="Linux Libertine Mono"/>
          <w:sz w:val="20"/>
        </w:rPr>
      </w:pPr>
      <w:bookmarkStart w:id="418" w:name="_bookmark319"/>
      <w:bookmarkEnd w:id="418"/>
      <w:r>
        <w:t xml:space="preserve">van Eijk, Jan P. &amp; Thom Hess. 1986. Noun and verb in Salish. </w:t>
      </w:r>
      <w:r>
        <w:rPr>
          <w:i/>
        </w:rPr>
        <w:t xml:space="preserve">Lingua </w:t>
      </w:r>
      <w:r>
        <w:t>69(4). 319–331. doi:</w:t>
      </w:r>
      <w:hyperlink r:id="rId170">
        <w:r>
          <w:rPr>
            <w:rFonts w:ascii="Linux Libertine Mono" w:hAnsi="Linux Libertine Mono"/>
            <w:color w:val="0000FF"/>
            <w:sz w:val="20"/>
          </w:rPr>
          <w:t>10.</w:t>
        </w:r>
      </w:hyperlink>
    </w:p>
    <w:p w:rsidR="00DD7756" w:rsidRDefault="00DD7756">
      <w:pPr>
        <w:spacing w:before="16"/>
        <w:ind w:left="2038"/>
        <w:rPr>
          <w:sz w:val="24"/>
        </w:rPr>
      </w:pPr>
      <w:hyperlink r:id="rId171">
        <w:r w:rsidR="00AD1397">
          <w:rPr>
            <w:rFonts w:ascii="Linux Libertine Mono"/>
            <w:color w:val="0000FF"/>
            <w:w w:val="105"/>
            <w:sz w:val="20"/>
          </w:rPr>
          <w:t>1016/0024-3841(86)90061-6</w:t>
        </w:r>
      </w:hyperlink>
      <w:r w:rsidR="00AD1397">
        <w:rPr>
          <w:w w:val="105"/>
          <w:sz w:val="24"/>
        </w:rPr>
        <w:t>.</w:t>
      </w:r>
    </w:p>
    <w:p w:rsidR="00DD7756" w:rsidRDefault="00AD1397">
      <w:pPr>
        <w:spacing w:before="134" w:line="254" w:lineRule="auto"/>
        <w:ind w:left="2038" w:right="576" w:hanging="359"/>
        <w:jc w:val="both"/>
        <w:rPr>
          <w:sz w:val="24"/>
        </w:rPr>
      </w:pPr>
      <w:bookmarkStart w:id="419" w:name="_bookmark320"/>
      <w:bookmarkEnd w:id="419"/>
      <w:r>
        <w:rPr>
          <w:sz w:val="24"/>
        </w:rPr>
        <w:t>Evans,</w:t>
      </w:r>
      <w:r>
        <w:rPr>
          <w:spacing w:val="-4"/>
          <w:sz w:val="24"/>
        </w:rPr>
        <w:t xml:space="preserve"> </w:t>
      </w:r>
      <w:r>
        <w:rPr>
          <w:sz w:val="24"/>
        </w:rPr>
        <w:t>Nicholas.</w:t>
      </w:r>
      <w:r>
        <w:rPr>
          <w:spacing w:val="-4"/>
          <w:sz w:val="24"/>
        </w:rPr>
        <w:t xml:space="preserve"> </w:t>
      </w:r>
      <w:r>
        <w:rPr>
          <w:sz w:val="24"/>
        </w:rPr>
        <w:t>2007.</w:t>
      </w:r>
      <w:r>
        <w:rPr>
          <w:spacing w:val="-4"/>
          <w:sz w:val="24"/>
        </w:rPr>
        <w:t xml:space="preserve"> </w:t>
      </w:r>
      <w:r>
        <w:rPr>
          <w:sz w:val="24"/>
        </w:rPr>
        <w:t>Insubordination</w:t>
      </w:r>
      <w:r>
        <w:rPr>
          <w:spacing w:val="-5"/>
          <w:sz w:val="24"/>
        </w:rPr>
        <w:t xml:space="preserve"> </w:t>
      </w:r>
      <w:r>
        <w:rPr>
          <w:sz w:val="24"/>
        </w:rPr>
        <w:t>and</w:t>
      </w:r>
      <w:r>
        <w:rPr>
          <w:spacing w:val="-5"/>
          <w:sz w:val="24"/>
        </w:rPr>
        <w:t xml:space="preserve"> </w:t>
      </w:r>
      <w:r>
        <w:rPr>
          <w:sz w:val="24"/>
        </w:rPr>
        <w:t>its</w:t>
      </w:r>
      <w:r>
        <w:rPr>
          <w:spacing w:val="-5"/>
          <w:sz w:val="24"/>
        </w:rPr>
        <w:t xml:space="preserve"> </w:t>
      </w:r>
      <w:r>
        <w:rPr>
          <w:sz w:val="24"/>
        </w:rPr>
        <w:t>uses.</w:t>
      </w:r>
      <w:r>
        <w:rPr>
          <w:spacing w:val="-4"/>
          <w:sz w:val="24"/>
        </w:rPr>
        <w:t xml:space="preserve"> </w:t>
      </w:r>
      <w:r>
        <w:rPr>
          <w:sz w:val="24"/>
        </w:rPr>
        <w:t>In</w:t>
      </w:r>
      <w:r>
        <w:rPr>
          <w:spacing w:val="-3"/>
          <w:sz w:val="24"/>
        </w:rPr>
        <w:t xml:space="preserve"> </w:t>
      </w:r>
      <w:r>
        <w:rPr>
          <w:sz w:val="24"/>
        </w:rPr>
        <w:t>Irina</w:t>
      </w:r>
      <w:r>
        <w:rPr>
          <w:spacing w:val="-5"/>
          <w:sz w:val="24"/>
        </w:rPr>
        <w:t xml:space="preserve"> </w:t>
      </w:r>
      <w:r>
        <w:rPr>
          <w:sz w:val="24"/>
        </w:rPr>
        <w:t>Nikolaeva</w:t>
      </w:r>
      <w:r>
        <w:rPr>
          <w:spacing w:val="-5"/>
          <w:sz w:val="24"/>
        </w:rPr>
        <w:t xml:space="preserve"> </w:t>
      </w:r>
      <w:r>
        <w:rPr>
          <w:sz w:val="24"/>
        </w:rPr>
        <w:t>(ed.),</w:t>
      </w:r>
      <w:r>
        <w:rPr>
          <w:spacing w:val="-8"/>
          <w:sz w:val="24"/>
        </w:rPr>
        <w:t xml:space="preserve"> </w:t>
      </w:r>
      <w:r>
        <w:rPr>
          <w:i/>
          <w:sz w:val="24"/>
        </w:rPr>
        <w:t>Finiteness:</w:t>
      </w:r>
      <w:r>
        <w:rPr>
          <w:i/>
          <w:spacing w:val="-4"/>
          <w:sz w:val="24"/>
        </w:rPr>
        <w:t xml:space="preserve"> </w:t>
      </w:r>
      <w:r>
        <w:rPr>
          <w:i/>
          <w:sz w:val="24"/>
        </w:rPr>
        <w:t>Theo- retical and empirical advances</w:t>
      </w:r>
      <w:r>
        <w:rPr>
          <w:sz w:val="24"/>
        </w:rPr>
        <w:t>, 366–431. Oxford University</w:t>
      </w:r>
      <w:r>
        <w:rPr>
          <w:spacing w:val="-12"/>
          <w:sz w:val="24"/>
        </w:rPr>
        <w:t xml:space="preserve"> </w:t>
      </w:r>
      <w:r>
        <w:rPr>
          <w:sz w:val="24"/>
        </w:rPr>
        <w:t>Press.</w:t>
      </w:r>
    </w:p>
    <w:p w:rsidR="00DD7756" w:rsidRDefault="00AD1397">
      <w:pPr>
        <w:spacing w:before="118" w:line="254" w:lineRule="auto"/>
        <w:ind w:left="2038" w:right="573" w:hanging="359"/>
        <w:jc w:val="both"/>
        <w:rPr>
          <w:sz w:val="24"/>
        </w:rPr>
      </w:pPr>
      <w:bookmarkStart w:id="420" w:name="_bookmark321"/>
      <w:bookmarkEnd w:id="420"/>
      <w:r>
        <w:rPr>
          <w:sz w:val="24"/>
        </w:rPr>
        <w:t xml:space="preserve">Evans, Nicholas &amp; Toshiki Osada. 2005. Mundari: The myth of a language without word classes. </w:t>
      </w:r>
      <w:r>
        <w:rPr>
          <w:i/>
          <w:sz w:val="24"/>
        </w:rPr>
        <w:t xml:space="preserve">Linguistic Typology </w:t>
      </w:r>
      <w:r>
        <w:rPr>
          <w:sz w:val="24"/>
        </w:rPr>
        <w:t>9(3). 351–390. doi:</w:t>
      </w:r>
      <w:hyperlink r:id="rId172">
        <w:r>
          <w:rPr>
            <w:rFonts w:ascii="Linux Libertine Mono" w:hAnsi="Linux Libertine Mono"/>
            <w:color w:val="0000FF"/>
            <w:sz w:val="20"/>
          </w:rPr>
          <w:t>10.1515/lity.2005.9.3.351</w:t>
        </w:r>
      </w:hyperlink>
      <w:r>
        <w:rPr>
          <w:sz w:val="24"/>
        </w:rPr>
        <w:t>.</w:t>
      </w:r>
    </w:p>
    <w:p w:rsidR="00DD7756" w:rsidRDefault="00AD1397">
      <w:pPr>
        <w:pStyle w:val="BodyText"/>
        <w:spacing w:before="117" w:line="254" w:lineRule="auto"/>
        <w:ind w:left="2038" w:right="574" w:hanging="359"/>
        <w:jc w:val="both"/>
      </w:pPr>
      <w:bookmarkStart w:id="421" w:name="_bookmark322"/>
      <w:bookmarkEnd w:id="421"/>
      <w:r>
        <w:t>Evans, Nicholas &amp; Honoré Watanabe. 2016. The dynamics of insubordination: An overview. In</w:t>
      </w:r>
      <w:r>
        <w:rPr>
          <w:spacing w:val="-21"/>
        </w:rPr>
        <w:t xml:space="preserve"> </w:t>
      </w:r>
      <w:r>
        <w:t>Nicholas</w:t>
      </w:r>
      <w:r>
        <w:rPr>
          <w:spacing w:val="-20"/>
        </w:rPr>
        <w:t xml:space="preserve"> </w:t>
      </w:r>
      <w:r>
        <w:t>Evans</w:t>
      </w:r>
      <w:r>
        <w:rPr>
          <w:spacing w:val="-20"/>
        </w:rPr>
        <w:t xml:space="preserve"> </w:t>
      </w:r>
      <w:r>
        <w:t>&amp;</w:t>
      </w:r>
      <w:r>
        <w:rPr>
          <w:spacing w:val="-19"/>
        </w:rPr>
        <w:t xml:space="preserve"> </w:t>
      </w:r>
      <w:r>
        <w:t>Honoré</w:t>
      </w:r>
      <w:r>
        <w:rPr>
          <w:spacing w:val="-20"/>
        </w:rPr>
        <w:t xml:space="preserve"> </w:t>
      </w:r>
      <w:r>
        <w:t>Watanabe</w:t>
      </w:r>
      <w:r>
        <w:rPr>
          <w:spacing w:val="-20"/>
        </w:rPr>
        <w:t xml:space="preserve"> </w:t>
      </w:r>
      <w:r>
        <w:t>(eds.),</w:t>
      </w:r>
      <w:r>
        <w:rPr>
          <w:spacing w:val="-22"/>
        </w:rPr>
        <w:t xml:space="preserve"> </w:t>
      </w:r>
      <w:r>
        <w:rPr>
          <w:i/>
        </w:rPr>
        <w:t>Insubordination</w:t>
      </w:r>
      <w:r>
        <w:rPr>
          <w:i/>
          <w:spacing w:val="-20"/>
        </w:rPr>
        <w:t xml:space="preserve"> </w:t>
      </w:r>
      <w:r>
        <w:t>(Typological</w:t>
      </w:r>
      <w:r>
        <w:rPr>
          <w:spacing w:val="-20"/>
        </w:rPr>
        <w:t xml:space="preserve"> </w:t>
      </w:r>
      <w:r>
        <w:t>Studies</w:t>
      </w:r>
      <w:r>
        <w:rPr>
          <w:spacing w:val="-20"/>
        </w:rPr>
        <w:t xml:space="preserve"> </w:t>
      </w:r>
      <w:r>
        <w:t>in</w:t>
      </w:r>
      <w:r>
        <w:rPr>
          <w:spacing w:val="-20"/>
        </w:rPr>
        <w:t xml:space="preserve"> </w:t>
      </w:r>
      <w:r>
        <w:t>Lan- guage 115), 1–38. John Benjamins.</w:t>
      </w:r>
      <w:r>
        <w:rPr>
          <w:spacing w:val="5"/>
        </w:rPr>
        <w:t xml:space="preserve"> </w:t>
      </w:r>
      <w:r>
        <w:t>doi:</w:t>
      </w:r>
      <w:hyperlink r:id="rId173">
        <w:r>
          <w:rPr>
            <w:rFonts w:ascii="Linux Libertine Mono" w:hAnsi="Linux Libertine Mono"/>
            <w:color w:val="0000FF"/>
            <w:sz w:val="20"/>
          </w:rPr>
          <w:t>10.1075/tsl.115.01eva</w:t>
        </w:r>
      </w:hyperlink>
      <w:r>
        <w:t>.</w:t>
      </w:r>
    </w:p>
    <w:p w:rsidR="00DD7756" w:rsidRDefault="00AD1397">
      <w:pPr>
        <w:spacing w:before="116" w:line="254" w:lineRule="auto"/>
        <w:ind w:left="2038" w:right="577" w:hanging="359"/>
        <w:jc w:val="both"/>
        <w:rPr>
          <w:sz w:val="24"/>
        </w:rPr>
      </w:pPr>
      <w:bookmarkStart w:id="422" w:name="_bookmark323"/>
      <w:bookmarkEnd w:id="422"/>
      <w:r>
        <w:rPr>
          <w:sz w:val="24"/>
        </w:rPr>
        <w:t>Evans,</w:t>
      </w:r>
      <w:r>
        <w:rPr>
          <w:spacing w:val="-5"/>
          <w:sz w:val="24"/>
        </w:rPr>
        <w:t xml:space="preserve"> </w:t>
      </w:r>
      <w:r>
        <w:rPr>
          <w:sz w:val="24"/>
        </w:rPr>
        <w:t>Vyvyan</w:t>
      </w:r>
      <w:r>
        <w:rPr>
          <w:spacing w:val="-5"/>
          <w:sz w:val="24"/>
        </w:rPr>
        <w:t xml:space="preserve"> </w:t>
      </w:r>
      <w:r>
        <w:rPr>
          <w:sz w:val="24"/>
        </w:rPr>
        <w:t>&amp;</w:t>
      </w:r>
      <w:r>
        <w:rPr>
          <w:spacing w:val="-5"/>
          <w:sz w:val="24"/>
        </w:rPr>
        <w:t xml:space="preserve"> </w:t>
      </w:r>
      <w:r>
        <w:rPr>
          <w:sz w:val="24"/>
        </w:rPr>
        <w:t>Melanie</w:t>
      </w:r>
      <w:r>
        <w:rPr>
          <w:spacing w:val="-5"/>
          <w:sz w:val="24"/>
        </w:rPr>
        <w:t xml:space="preserve"> </w:t>
      </w:r>
      <w:r>
        <w:rPr>
          <w:sz w:val="24"/>
        </w:rPr>
        <w:t>Green.</w:t>
      </w:r>
      <w:r>
        <w:rPr>
          <w:spacing w:val="-5"/>
          <w:sz w:val="24"/>
        </w:rPr>
        <w:t xml:space="preserve"> </w:t>
      </w:r>
      <w:r>
        <w:rPr>
          <w:sz w:val="24"/>
        </w:rPr>
        <w:t>2006.</w:t>
      </w:r>
      <w:r>
        <w:rPr>
          <w:spacing w:val="-7"/>
          <w:sz w:val="24"/>
        </w:rPr>
        <w:t xml:space="preserve"> </w:t>
      </w:r>
      <w:r>
        <w:rPr>
          <w:i/>
          <w:sz w:val="24"/>
        </w:rPr>
        <w:t>Cognitive</w:t>
      </w:r>
      <w:r>
        <w:rPr>
          <w:i/>
          <w:spacing w:val="-5"/>
          <w:sz w:val="24"/>
        </w:rPr>
        <w:t xml:space="preserve"> </w:t>
      </w:r>
      <w:r>
        <w:rPr>
          <w:i/>
          <w:sz w:val="24"/>
        </w:rPr>
        <w:t>linguistics:</w:t>
      </w:r>
      <w:r>
        <w:rPr>
          <w:i/>
          <w:spacing w:val="-5"/>
          <w:sz w:val="24"/>
        </w:rPr>
        <w:t xml:space="preserve"> </w:t>
      </w:r>
      <w:r>
        <w:rPr>
          <w:i/>
          <w:spacing w:val="-6"/>
          <w:sz w:val="24"/>
        </w:rPr>
        <w:t>An</w:t>
      </w:r>
      <w:r>
        <w:rPr>
          <w:i/>
          <w:spacing w:val="-5"/>
          <w:sz w:val="24"/>
        </w:rPr>
        <w:t xml:space="preserve"> </w:t>
      </w:r>
      <w:r>
        <w:rPr>
          <w:i/>
          <w:sz w:val="24"/>
        </w:rPr>
        <w:t>introduction</w:t>
      </w:r>
      <w:r>
        <w:rPr>
          <w:sz w:val="24"/>
        </w:rPr>
        <w:t>.</w:t>
      </w:r>
      <w:r>
        <w:rPr>
          <w:spacing w:val="-5"/>
          <w:sz w:val="24"/>
        </w:rPr>
        <w:t xml:space="preserve"> </w:t>
      </w:r>
      <w:r>
        <w:rPr>
          <w:sz w:val="24"/>
        </w:rPr>
        <w:t>Edinburgh</w:t>
      </w:r>
      <w:r>
        <w:rPr>
          <w:spacing w:val="-5"/>
          <w:sz w:val="24"/>
        </w:rPr>
        <w:t xml:space="preserve"> </w:t>
      </w:r>
      <w:r>
        <w:rPr>
          <w:sz w:val="24"/>
        </w:rPr>
        <w:t>Uni- versity</w:t>
      </w:r>
      <w:r>
        <w:rPr>
          <w:spacing w:val="-2"/>
          <w:sz w:val="24"/>
        </w:rPr>
        <w:t xml:space="preserve"> </w:t>
      </w:r>
      <w:r>
        <w:rPr>
          <w:sz w:val="24"/>
        </w:rPr>
        <w:t>Press.</w:t>
      </w:r>
    </w:p>
    <w:p w:rsidR="00DD7756" w:rsidRDefault="00AD1397">
      <w:pPr>
        <w:spacing w:before="117" w:line="254" w:lineRule="auto"/>
        <w:ind w:left="2038" w:right="576" w:hanging="359"/>
        <w:jc w:val="both"/>
        <w:rPr>
          <w:sz w:val="24"/>
        </w:rPr>
      </w:pPr>
      <w:bookmarkStart w:id="423" w:name="_bookmark324"/>
      <w:bookmarkEnd w:id="423"/>
      <w:r>
        <w:rPr>
          <w:sz w:val="24"/>
        </w:rPr>
        <w:t>Farrell,</w:t>
      </w:r>
      <w:r>
        <w:rPr>
          <w:spacing w:val="-19"/>
          <w:sz w:val="24"/>
        </w:rPr>
        <w:t xml:space="preserve"> </w:t>
      </w:r>
      <w:r>
        <w:rPr>
          <w:sz w:val="24"/>
        </w:rPr>
        <w:t>Patrick.</w:t>
      </w:r>
      <w:r>
        <w:rPr>
          <w:spacing w:val="-18"/>
          <w:sz w:val="24"/>
        </w:rPr>
        <w:t xml:space="preserve"> </w:t>
      </w:r>
      <w:r>
        <w:rPr>
          <w:sz w:val="24"/>
        </w:rPr>
        <w:t>2001.</w:t>
      </w:r>
      <w:r>
        <w:rPr>
          <w:spacing w:val="-17"/>
          <w:sz w:val="24"/>
        </w:rPr>
        <w:t xml:space="preserve"> </w:t>
      </w:r>
      <w:r>
        <w:rPr>
          <w:sz w:val="24"/>
        </w:rPr>
        <w:t>Functional</w:t>
      </w:r>
      <w:r>
        <w:rPr>
          <w:spacing w:val="-18"/>
          <w:sz w:val="24"/>
        </w:rPr>
        <w:t xml:space="preserve"> </w:t>
      </w:r>
      <w:r>
        <w:rPr>
          <w:sz w:val="24"/>
        </w:rPr>
        <w:t>shift</w:t>
      </w:r>
      <w:r>
        <w:rPr>
          <w:spacing w:val="-18"/>
          <w:sz w:val="24"/>
        </w:rPr>
        <w:t xml:space="preserve"> </w:t>
      </w:r>
      <w:r>
        <w:rPr>
          <w:sz w:val="24"/>
        </w:rPr>
        <w:t>as</w:t>
      </w:r>
      <w:r>
        <w:rPr>
          <w:spacing w:val="-17"/>
          <w:sz w:val="24"/>
        </w:rPr>
        <w:t xml:space="preserve"> </w:t>
      </w:r>
      <w:r>
        <w:rPr>
          <w:sz w:val="24"/>
        </w:rPr>
        <w:t>category</w:t>
      </w:r>
      <w:r>
        <w:rPr>
          <w:spacing w:val="-18"/>
          <w:sz w:val="24"/>
        </w:rPr>
        <w:t xml:space="preserve"> </w:t>
      </w:r>
      <w:r>
        <w:rPr>
          <w:sz w:val="24"/>
        </w:rPr>
        <w:t>underspecification.</w:t>
      </w:r>
      <w:r>
        <w:rPr>
          <w:spacing w:val="-21"/>
          <w:sz w:val="24"/>
        </w:rPr>
        <w:t xml:space="preserve"> </w:t>
      </w:r>
      <w:r>
        <w:rPr>
          <w:i/>
          <w:sz w:val="24"/>
        </w:rPr>
        <w:t>English</w:t>
      </w:r>
      <w:r>
        <w:rPr>
          <w:i/>
          <w:spacing w:val="-19"/>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 guistics </w:t>
      </w:r>
      <w:r>
        <w:rPr>
          <w:sz w:val="24"/>
        </w:rPr>
        <w:t>5(1). 109–130.</w:t>
      </w:r>
      <w:r>
        <w:rPr>
          <w:spacing w:val="8"/>
          <w:sz w:val="24"/>
        </w:rPr>
        <w:t xml:space="preserve"> </w:t>
      </w:r>
      <w:r>
        <w:rPr>
          <w:sz w:val="24"/>
        </w:rPr>
        <w:t>doi:</w:t>
      </w:r>
      <w:hyperlink r:id="rId174">
        <w:r>
          <w:rPr>
            <w:rFonts w:ascii="Linux Libertine Mono" w:hAnsi="Linux Libertine Mono"/>
            <w:color w:val="0000FF"/>
            <w:sz w:val="20"/>
          </w:rPr>
          <w:t>10.1017/S1360674301000156</w:t>
        </w:r>
      </w:hyperlink>
      <w:r>
        <w:rPr>
          <w:sz w:val="24"/>
        </w:rPr>
        <w:t>.</w:t>
      </w:r>
    </w:p>
    <w:p w:rsidR="00DD7756" w:rsidRDefault="00AD1397">
      <w:pPr>
        <w:pStyle w:val="BodyText"/>
        <w:spacing w:before="118" w:line="254" w:lineRule="auto"/>
        <w:ind w:left="2038" w:right="575" w:hanging="359"/>
        <w:jc w:val="both"/>
      </w:pPr>
      <w:bookmarkStart w:id="424" w:name="_bookmark325"/>
      <w:bookmarkEnd w:id="424"/>
      <w:r>
        <w:t>Fillmore,</w:t>
      </w:r>
      <w:r>
        <w:rPr>
          <w:spacing w:val="-19"/>
        </w:rPr>
        <w:t xml:space="preserve"> </w:t>
      </w:r>
      <w:r>
        <w:t>Charles</w:t>
      </w:r>
      <w:r>
        <w:rPr>
          <w:spacing w:val="-19"/>
        </w:rPr>
        <w:t xml:space="preserve"> </w:t>
      </w:r>
      <w:r>
        <w:t>J.,</w:t>
      </w:r>
      <w:r>
        <w:rPr>
          <w:spacing w:val="-19"/>
        </w:rPr>
        <w:t xml:space="preserve"> </w:t>
      </w:r>
      <w:r>
        <w:t>Paul</w:t>
      </w:r>
      <w:r>
        <w:rPr>
          <w:spacing w:val="-19"/>
        </w:rPr>
        <w:t xml:space="preserve"> </w:t>
      </w:r>
      <w:r>
        <w:t>Kay</w:t>
      </w:r>
      <w:r>
        <w:rPr>
          <w:spacing w:val="-19"/>
        </w:rPr>
        <w:t xml:space="preserve"> </w:t>
      </w:r>
      <w:r>
        <w:t>&amp;</w:t>
      </w:r>
      <w:r>
        <w:rPr>
          <w:spacing w:val="-18"/>
        </w:rPr>
        <w:t xml:space="preserve"> </w:t>
      </w:r>
      <w:r>
        <w:t>Mary</w:t>
      </w:r>
      <w:r>
        <w:rPr>
          <w:spacing w:val="-19"/>
        </w:rPr>
        <w:t xml:space="preserve"> </w:t>
      </w:r>
      <w:r>
        <w:t>Catherin</w:t>
      </w:r>
      <w:r>
        <w:rPr>
          <w:spacing w:val="-18"/>
        </w:rPr>
        <w:t xml:space="preserve"> </w:t>
      </w:r>
      <w:r>
        <w:t>O’Connor.</w:t>
      </w:r>
      <w:r>
        <w:rPr>
          <w:spacing w:val="-19"/>
        </w:rPr>
        <w:t xml:space="preserve"> </w:t>
      </w:r>
      <w:r>
        <w:t>1988.</w:t>
      </w:r>
      <w:r>
        <w:rPr>
          <w:spacing w:val="-19"/>
        </w:rPr>
        <w:t xml:space="preserve"> </w:t>
      </w:r>
      <w:r>
        <w:t>Regularity</w:t>
      </w:r>
      <w:r>
        <w:rPr>
          <w:spacing w:val="-19"/>
        </w:rPr>
        <w:t xml:space="preserve"> </w:t>
      </w:r>
      <w:r>
        <w:t>and</w:t>
      </w:r>
      <w:r>
        <w:rPr>
          <w:spacing w:val="-19"/>
        </w:rPr>
        <w:t xml:space="preserve"> </w:t>
      </w:r>
      <w:r>
        <w:t>idiomaticity</w:t>
      </w:r>
      <w:r>
        <w:rPr>
          <w:spacing w:val="-19"/>
        </w:rPr>
        <w:t xml:space="preserve"> </w:t>
      </w:r>
      <w:r>
        <w:t>in grammatical</w:t>
      </w:r>
      <w:r>
        <w:rPr>
          <w:spacing w:val="-7"/>
        </w:rPr>
        <w:t xml:space="preserve"> </w:t>
      </w:r>
      <w:r>
        <w:t>constructions:</w:t>
      </w:r>
      <w:r>
        <w:rPr>
          <w:spacing w:val="-6"/>
        </w:rPr>
        <w:t xml:space="preserve"> </w:t>
      </w:r>
      <w:r>
        <w:t>The</w:t>
      </w:r>
      <w:r>
        <w:rPr>
          <w:spacing w:val="-6"/>
        </w:rPr>
        <w:t xml:space="preserve"> </w:t>
      </w:r>
      <w:r>
        <w:t>case</w:t>
      </w:r>
      <w:r>
        <w:rPr>
          <w:spacing w:val="-6"/>
        </w:rPr>
        <w:t xml:space="preserve"> </w:t>
      </w:r>
      <w:r>
        <w:t>of</w:t>
      </w:r>
      <w:r>
        <w:rPr>
          <w:spacing w:val="-7"/>
        </w:rPr>
        <w:t xml:space="preserve"> </w:t>
      </w:r>
      <w:r>
        <w:rPr>
          <w:i/>
        </w:rPr>
        <w:t>let</w:t>
      </w:r>
      <w:r>
        <w:rPr>
          <w:i/>
          <w:spacing w:val="-6"/>
        </w:rPr>
        <w:t xml:space="preserve"> </w:t>
      </w:r>
      <w:r>
        <w:rPr>
          <w:i/>
        </w:rPr>
        <w:t>alone</w:t>
      </w:r>
      <w:r>
        <w:t>.</w:t>
      </w:r>
      <w:r>
        <w:rPr>
          <w:spacing w:val="-7"/>
        </w:rPr>
        <w:t xml:space="preserve"> </w:t>
      </w:r>
      <w:r>
        <w:rPr>
          <w:i/>
        </w:rPr>
        <w:t>Language</w:t>
      </w:r>
      <w:r>
        <w:rPr>
          <w:i/>
          <w:spacing w:val="-2"/>
        </w:rPr>
        <w:t xml:space="preserve"> </w:t>
      </w:r>
      <w:r>
        <w:t>64(3).</w:t>
      </w:r>
      <w:r>
        <w:rPr>
          <w:spacing w:val="-6"/>
        </w:rPr>
        <w:t xml:space="preserve"> </w:t>
      </w:r>
      <w:r>
        <w:t>501–538.</w:t>
      </w:r>
      <w:r>
        <w:rPr>
          <w:spacing w:val="-6"/>
        </w:rPr>
        <w:t xml:space="preserve"> </w:t>
      </w:r>
      <w:r>
        <w:t>doi:</w:t>
      </w:r>
      <w:hyperlink r:id="rId175">
        <w:r>
          <w:rPr>
            <w:rFonts w:ascii="Linux Libertine Mono" w:hAnsi="Linux Libertine Mono"/>
            <w:color w:val="0000FF"/>
            <w:sz w:val="20"/>
          </w:rPr>
          <w:t>10.2307/</w:t>
        </w:r>
      </w:hyperlink>
      <w:r>
        <w:rPr>
          <w:rFonts w:ascii="Linux Libertine Mono" w:hAnsi="Linux Libertine Mono"/>
          <w:color w:val="0000FF"/>
          <w:sz w:val="20"/>
        </w:rPr>
        <w:t xml:space="preserve"> </w:t>
      </w:r>
      <w:hyperlink r:id="rId176">
        <w:r>
          <w:rPr>
            <w:rFonts w:ascii="Linux Libertine Mono" w:hAnsi="Linux Libertine Mono"/>
            <w:color w:val="0000FF"/>
            <w:sz w:val="20"/>
          </w:rPr>
          <w:t>414531</w:t>
        </w:r>
      </w:hyperlink>
      <w:r>
        <w:t>.</w:t>
      </w:r>
    </w:p>
    <w:p w:rsidR="00DD7756" w:rsidRDefault="00AD1397">
      <w:pPr>
        <w:spacing w:before="116" w:line="254" w:lineRule="auto"/>
        <w:ind w:left="2038" w:right="577" w:hanging="359"/>
        <w:jc w:val="both"/>
        <w:rPr>
          <w:sz w:val="24"/>
        </w:rPr>
      </w:pPr>
      <w:bookmarkStart w:id="425" w:name="_bookmark326"/>
      <w:bookmarkEnd w:id="425"/>
      <w:r>
        <w:rPr>
          <w:sz w:val="24"/>
        </w:rPr>
        <w:t xml:space="preserve">Finch, Geoffrey. 2003. </w:t>
      </w:r>
      <w:r>
        <w:rPr>
          <w:i/>
          <w:sz w:val="24"/>
        </w:rPr>
        <w:t>How to study linguistics: A guide to understanding language</w:t>
      </w:r>
      <w:r>
        <w:rPr>
          <w:sz w:val="24"/>
        </w:rPr>
        <w:t>. 2nd edn. (Palgrave Study Guides). Palgrave Macmillian.</w:t>
      </w:r>
      <w:r>
        <w:rPr>
          <w:spacing w:val="57"/>
          <w:sz w:val="24"/>
        </w:rPr>
        <w:t xml:space="preserve"> </w:t>
      </w:r>
      <w:r>
        <w:rPr>
          <w:sz w:val="24"/>
        </w:rPr>
        <w:t>doi:</w:t>
      </w:r>
      <w:hyperlink r:id="rId177">
        <w:r>
          <w:rPr>
            <w:rFonts w:ascii="Linux Libertine Mono"/>
            <w:color w:val="0000FF"/>
            <w:sz w:val="20"/>
          </w:rPr>
          <w:t>10.1007/978-0-230-80213-1</w:t>
        </w:r>
      </w:hyperlink>
      <w:r>
        <w:rPr>
          <w:sz w:val="24"/>
        </w:rPr>
        <w:t>.</w:t>
      </w:r>
    </w:p>
    <w:p w:rsidR="00DD7756" w:rsidRDefault="00AD1397">
      <w:pPr>
        <w:spacing w:before="117" w:line="254" w:lineRule="auto"/>
        <w:ind w:left="2038" w:right="577" w:hanging="359"/>
        <w:jc w:val="both"/>
        <w:rPr>
          <w:sz w:val="24"/>
        </w:rPr>
      </w:pPr>
      <w:bookmarkStart w:id="426" w:name="_bookmark327"/>
      <w:bookmarkEnd w:id="426"/>
      <w:r>
        <w:rPr>
          <w:sz w:val="24"/>
        </w:rPr>
        <w:t>Floyd,</w:t>
      </w:r>
      <w:r>
        <w:rPr>
          <w:spacing w:val="-12"/>
          <w:sz w:val="24"/>
        </w:rPr>
        <w:t xml:space="preserve"> </w:t>
      </w:r>
      <w:r>
        <w:rPr>
          <w:sz w:val="24"/>
        </w:rPr>
        <w:t>Simeon.</w:t>
      </w:r>
      <w:r>
        <w:rPr>
          <w:spacing w:val="-11"/>
          <w:sz w:val="24"/>
        </w:rPr>
        <w:t xml:space="preserve"> </w:t>
      </w:r>
      <w:r>
        <w:rPr>
          <w:sz w:val="24"/>
        </w:rPr>
        <w:t>2011.</w:t>
      </w:r>
      <w:r>
        <w:rPr>
          <w:spacing w:val="-12"/>
          <w:sz w:val="24"/>
        </w:rPr>
        <w:t xml:space="preserve"> </w:t>
      </w:r>
      <w:r>
        <w:rPr>
          <w:sz w:val="24"/>
        </w:rPr>
        <w:t>Re-discovering</w:t>
      </w:r>
      <w:r>
        <w:rPr>
          <w:spacing w:val="-11"/>
          <w:sz w:val="24"/>
        </w:rPr>
        <w:t xml:space="preserve"> </w:t>
      </w:r>
      <w:r>
        <w:rPr>
          <w:sz w:val="24"/>
        </w:rPr>
        <w:t>the</w:t>
      </w:r>
      <w:r>
        <w:rPr>
          <w:spacing w:val="-11"/>
          <w:sz w:val="24"/>
        </w:rPr>
        <w:t xml:space="preserve"> </w:t>
      </w:r>
      <w:r>
        <w:rPr>
          <w:sz w:val="24"/>
        </w:rPr>
        <w:t>Quechua</w:t>
      </w:r>
      <w:r>
        <w:rPr>
          <w:spacing w:val="-12"/>
          <w:sz w:val="24"/>
        </w:rPr>
        <w:t xml:space="preserve"> </w:t>
      </w:r>
      <w:r>
        <w:rPr>
          <w:sz w:val="24"/>
        </w:rPr>
        <w:t>adjective.</w:t>
      </w:r>
      <w:r>
        <w:rPr>
          <w:spacing w:val="-13"/>
          <w:sz w:val="24"/>
        </w:rPr>
        <w:t xml:space="preserve"> </w:t>
      </w:r>
      <w:r>
        <w:rPr>
          <w:i/>
          <w:sz w:val="24"/>
        </w:rPr>
        <w:t>Linguistic</w:t>
      </w:r>
      <w:r>
        <w:rPr>
          <w:i/>
          <w:spacing w:val="-11"/>
          <w:sz w:val="24"/>
        </w:rPr>
        <w:t xml:space="preserve"> </w:t>
      </w:r>
      <w:r>
        <w:rPr>
          <w:i/>
          <w:sz w:val="24"/>
        </w:rPr>
        <w:t>Typology</w:t>
      </w:r>
      <w:r>
        <w:rPr>
          <w:i/>
          <w:spacing w:val="-3"/>
          <w:sz w:val="24"/>
        </w:rPr>
        <w:t xml:space="preserve"> </w:t>
      </w:r>
      <w:r>
        <w:rPr>
          <w:sz w:val="24"/>
        </w:rPr>
        <w:t>15(2011).</w:t>
      </w:r>
      <w:r>
        <w:rPr>
          <w:spacing w:val="-11"/>
          <w:sz w:val="24"/>
        </w:rPr>
        <w:t xml:space="preserve"> </w:t>
      </w:r>
      <w:r>
        <w:rPr>
          <w:sz w:val="24"/>
        </w:rPr>
        <w:t>25– 63. doi:</w:t>
      </w:r>
      <w:hyperlink r:id="rId178">
        <w:r>
          <w:rPr>
            <w:rFonts w:ascii="Linux Libertine Mono" w:hAnsi="Linux Libertine Mono"/>
            <w:color w:val="0000FF"/>
            <w:sz w:val="20"/>
          </w:rPr>
          <w:t>10.1515/LITY.2011.003</w:t>
        </w:r>
      </w:hyperlink>
      <w:r>
        <w:rPr>
          <w:sz w:val="24"/>
        </w:rPr>
        <w:t>.</w:t>
      </w:r>
    </w:p>
    <w:p w:rsidR="00DD7756" w:rsidRDefault="00AD1397">
      <w:pPr>
        <w:spacing w:before="117" w:line="254" w:lineRule="auto"/>
        <w:ind w:left="2038" w:right="578" w:hanging="359"/>
        <w:jc w:val="both"/>
        <w:rPr>
          <w:sz w:val="24"/>
        </w:rPr>
      </w:pPr>
      <w:bookmarkStart w:id="427" w:name="_bookmark328"/>
      <w:bookmarkEnd w:id="427"/>
      <w:r>
        <w:rPr>
          <w:sz w:val="24"/>
        </w:rPr>
        <w:t>Frachtenberg,</w:t>
      </w:r>
      <w:r>
        <w:rPr>
          <w:spacing w:val="-5"/>
          <w:sz w:val="24"/>
        </w:rPr>
        <w:t xml:space="preserve"> </w:t>
      </w:r>
      <w:r>
        <w:rPr>
          <w:sz w:val="24"/>
        </w:rPr>
        <w:t>Leo</w:t>
      </w:r>
      <w:r>
        <w:rPr>
          <w:spacing w:val="-4"/>
          <w:sz w:val="24"/>
        </w:rPr>
        <w:t xml:space="preserve"> </w:t>
      </w:r>
      <w:r>
        <w:rPr>
          <w:sz w:val="24"/>
        </w:rPr>
        <w:t>J.</w:t>
      </w:r>
      <w:r>
        <w:rPr>
          <w:spacing w:val="-4"/>
          <w:sz w:val="24"/>
        </w:rPr>
        <w:t xml:space="preserve"> </w:t>
      </w:r>
      <w:r>
        <w:rPr>
          <w:sz w:val="24"/>
        </w:rPr>
        <w:t>1922.</w:t>
      </w:r>
      <w:r>
        <w:rPr>
          <w:spacing w:val="-4"/>
          <w:sz w:val="24"/>
        </w:rPr>
        <w:t xml:space="preserve"> </w:t>
      </w:r>
      <w:r>
        <w:rPr>
          <w:sz w:val="24"/>
        </w:rPr>
        <w:t>Coos.</w:t>
      </w:r>
      <w:r>
        <w:rPr>
          <w:spacing w:val="-4"/>
          <w:sz w:val="24"/>
        </w:rPr>
        <w:t xml:space="preserve"> </w:t>
      </w:r>
      <w:r>
        <w:rPr>
          <w:sz w:val="24"/>
        </w:rPr>
        <w:t>In</w:t>
      </w:r>
      <w:r>
        <w:rPr>
          <w:spacing w:val="-4"/>
          <w:sz w:val="24"/>
        </w:rPr>
        <w:t xml:space="preserve"> </w:t>
      </w:r>
      <w:r>
        <w:rPr>
          <w:sz w:val="24"/>
        </w:rPr>
        <w:t>Franz</w:t>
      </w:r>
      <w:r>
        <w:rPr>
          <w:spacing w:val="-4"/>
          <w:sz w:val="24"/>
        </w:rPr>
        <w:t xml:space="preserve"> </w:t>
      </w:r>
      <w:r>
        <w:rPr>
          <w:sz w:val="24"/>
        </w:rPr>
        <w:t>Boas</w:t>
      </w:r>
      <w:r>
        <w:rPr>
          <w:spacing w:val="-4"/>
          <w:sz w:val="24"/>
        </w:rPr>
        <w:t xml:space="preserve"> </w:t>
      </w:r>
      <w:r>
        <w:rPr>
          <w:sz w:val="24"/>
        </w:rPr>
        <w:t>(ed.),</w:t>
      </w:r>
      <w:r>
        <w:rPr>
          <w:spacing w:val="-6"/>
          <w:sz w:val="24"/>
        </w:rPr>
        <w:t xml:space="preserve"> </w:t>
      </w:r>
      <w:r>
        <w:rPr>
          <w:i/>
          <w:sz w:val="24"/>
        </w:rPr>
        <w:t>Handbook</w:t>
      </w:r>
      <w:r>
        <w:rPr>
          <w:i/>
          <w:spacing w:val="-4"/>
          <w:sz w:val="24"/>
        </w:rPr>
        <w:t xml:space="preserve"> </w:t>
      </w:r>
      <w:r>
        <w:rPr>
          <w:i/>
          <w:sz w:val="24"/>
        </w:rPr>
        <w:t>of</w:t>
      </w:r>
      <w:r>
        <w:rPr>
          <w:i/>
          <w:spacing w:val="-4"/>
          <w:sz w:val="24"/>
        </w:rPr>
        <w:t xml:space="preserve"> </w:t>
      </w:r>
      <w:r>
        <w:rPr>
          <w:i/>
          <w:sz w:val="24"/>
        </w:rPr>
        <w:t>American</w:t>
      </w:r>
      <w:r>
        <w:rPr>
          <w:i/>
          <w:spacing w:val="-6"/>
          <w:sz w:val="24"/>
        </w:rPr>
        <w:t xml:space="preserve"> </w:t>
      </w:r>
      <w:r>
        <w:rPr>
          <w:i/>
          <w:sz w:val="24"/>
        </w:rPr>
        <w:t>Indian</w:t>
      </w:r>
      <w:r>
        <w:rPr>
          <w:i/>
          <w:spacing w:val="-4"/>
          <w:sz w:val="24"/>
        </w:rPr>
        <w:t xml:space="preserve"> </w:t>
      </w:r>
      <w:r>
        <w:rPr>
          <w:i/>
          <w:sz w:val="24"/>
        </w:rPr>
        <w:t>languages</w:t>
      </w:r>
      <w:r>
        <w:rPr>
          <w:sz w:val="24"/>
        </w:rPr>
        <w:t>, vol. 2 (Bureau of American Ethnology Bulletins 40), 297–430. Smithsonian</w:t>
      </w:r>
      <w:r>
        <w:rPr>
          <w:spacing w:val="-32"/>
          <w:sz w:val="24"/>
        </w:rPr>
        <w:t xml:space="preserve"> </w:t>
      </w:r>
      <w:r>
        <w:rPr>
          <w:sz w:val="24"/>
        </w:rPr>
        <w:t>Institution.</w:t>
      </w:r>
    </w:p>
    <w:p w:rsidR="00DD7756" w:rsidRDefault="00AD1397">
      <w:pPr>
        <w:spacing w:before="118" w:line="254" w:lineRule="auto"/>
        <w:ind w:left="2038" w:right="572" w:hanging="359"/>
        <w:jc w:val="both"/>
        <w:rPr>
          <w:sz w:val="24"/>
        </w:rPr>
      </w:pPr>
      <w:bookmarkStart w:id="428" w:name="_bookmark329"/>
      <w:bookmarkEnd w:id="428"/>
      <w:r>
        <w:rPr>
          <w:sz w:val="24"/>
        </w:rPr>
        <w:t>Franchetto, Bruna &amp; Mara Santos. 2017. The ontology of roots and the emergence of nouns and</w:t>
      </w:r>
      <w:r>
        <w:rPr>
          <w:spacing w:val="-8"/>
          <w:sz w:val="24"/>
        </w:rPr>
        <w:t xml:space="preserve"> </w:t>
      </w:r>
      <w:r>
        <w:rPr>
          <w:sz w:val="24"/>
        </w:rPr>
        <w:t>verbs</w:t>
      </w:r>
      <w:r>
        <w:rPr>
          <w:spacing w:val="-7"/>
          <w:sz w:val="24"/>
        </w:rPr>
        <w:t xml:space="preserve"> </w:t>
      </w:r>
      <w:r>
        <w:rPr>
          <w:sz w:val="24"/>
        </w:rPr>
        <w:t>in</w:t>
      </w:r>
      <w:r>
        <w:rPr>
          <w:spacing w:val="-7"/>
          <w:sz w:val="24"/>
        </w:rPr>
        <w:t xml:space="preserve"> </w:t>
      </w:r>
      <w:r>
        <w:rPr>
          <w:sz w:val="24"/>
        </w:rPr>
        <w:t>Kuikuro:</w:t>
      </w:r>
      <w:r>
        <w:rPr>
          <w:spacing w:val="-8"/>
          <w:sz w:val="24"/>
        </w:rPr>
        <w:t xml:space="preserve"> </w:t>
      </w:r>
      <w:r>
        <w:rPr>
          <w:sz w:val="24"/>
        </w:rPr>
        <w:t>Adult</w:t>
      </w:r>
      <w:r>
        <w:rPr>
          <w:spacing w:val="-7"/>
          <w:sz w:val="24"/>
        </w:rPr>
        <w:t xml:space="preserve"> </w:t>
      </w:r>
      <w:r>
        <w:rPr>
          <w:sz w:val="24"/>
        </w:rPr>
        <w:t>speech</w:t>
      </w:r>
      <w:r>
        <w:rPr>
          <w:spacing w:val="-7"/>
          <w:sz w:val="24"/>
        </w:rPr>
        <w:t xml:space="preserve"> </w:t>
      </w:r>
      <w:r>
        <w:rPr>
          <w:sz w:val="24"/>
        </w:rPr>
        <w:t>and</w:t>
      </w:r>
      <w:r>
        <w:rPr>
          <w:spacing w:val="-7"/>
          <w:sz w:val="24"/>
        </w:rPr>
        <w:t xml:space="preserve"> </w:t>
      </w:r>
      <w:r>
        <w:rPr>
          <w:sz w:val="24"/>
        </w:rPr>
        <w:t>children’s</w:t>
      </w:r>
      <w:r>
        <w:rPr>
          <w:spacing w:val="-7"/>
          <w:sz w:val="24"/>
        </w:rPr>
        <w:t xml:space="preserve"> </w:t>
      </w:r>
      <w:r>
        <w:rPr>
          <w:sz w:val="24"/>
        </w:rPr>
        <w:t>acquisition.</w:t>
      </w:r>
      <w:r>
        <w:rPr>
          <w:spacing w:val="-6"/>
          <w:sz w:val="24"/>
        </w:rPr>
        <w:t xml:space="preserve"> </w:t>
      </w:r>
      <w:r>
        <w:rPr>
          <w:sz w:val="24"/>
        </w:rPr>
        <w:t>In</w:t>
      </w:r>
      <w:r>
        <w:rPr>
          <w:spacing w:val="-8"/>
          <w:sz w:val="24"/>
        </w:rPr>
        <w:t xml:space="preserve"> </w:t>
      </w:r>
      <w:r>
        <w:rPr>
          <w:sz w:val="24"/>
        </w:rPr>
        <w:t>Valentina</w:t>
      </w:r>
      <w:r>
        <w:rPr>
          <w:spacing w:val="-7"/>
          <w:sz w:val="24"/>
        </w:rPr>
        <w:t xml:space="preserve"> </w:t>
      </w:r>
      <w:r>
        <w:rPr>
          <w:sz w:val="24"/>
        </w:rPr>
        <w:t>Vapnarsky</w:t>
      </w:r>
      <w:r>
        <w:rPr>
          <w:spacing w:val="-7"/>
          <w:sz w:val="24"/>
        </w:rPr>
        <w:t xml:space="preserve"> </w:t>
      </w:r>
      <w:r>
        <w:rPr>
          <w:sz w:val="24"/>
        </w:rPr>
        <w:t xml:space="preserve">&amp; Edy </w:t>
      </w:r>
      <w:r>
        <w:rPr>
          <w:spacing w:val="-3"/>
          <w:sz w:val="24"/>
        </w:rPr>
        <w:t xml:space="preserve">Veneziano </w:t>
      </w:r>
      <w:r>
        <w:rPr>
          <w:sz w:val="24"/>
        </w:rPr>
        <w:t xml:space="preserve">(eds.), </w:t>
      </w:r>
      <w:r>
        <w:rPr>
          <w:i/>
          <w:sz w:val="24"/>
        </w:rPr>
        <w:t>Lexical polycategoriality: Cross-linguistic, cross-theoretical and lan- guage</w:t>
      </w:r>
      <w:r>
        <w:rPr>
          <w:i/>
          <w:spacing w:val="-6"/>
          <w:sz w:val="24"/>
        </w:rPr>
        <w:t xml:space="preserve"> </w:t>
      </w:r>
      <w:r>
        <w:rPr>
          <w:i/>
          <w:sz w:val="24"/>
        </w:rPr>
        <w:t>acquisition</w:t>
      </w:r>
      <w:r>
        <w:rPr>
          <w:i/>
          <w:spacing w:val="-5"/>
          <w:sz w:val="24"/>
        </w:rPr>
        <w:t xml:space="preserve"> </w:t>
      </w:r>
      <w:r>
        <w:rPr>
          <w:i/>
          <w:sz w:val="24"/>
        </w:rPr>
        <w:t>approaches</w:t>
      </w:r>
      <w:r>
        <w:rPr>
          <w:i/>
          <w:spacing w:val="-1"/>
          <w:sz w:val="24"/>
        </w:rPr>
        <w:t xml:space="preserve"> </w:t>
      </w:r>
      <w:r>
        <w:rPr>
          <w:sz w:val="24"/>
        </w:rPr>
        <w:t>(Studies</w:t>
      </w:r>
      <w:r>
        <w:rPr>
          <w:spacing w:val="-5"/>
          <w:sz w:val="24"/>
        </w:rPr>
        <w:t xml:space="preserve"> </w:t>
      </w:r>
      <w:r>
        <w:rPr>
          <w:sz w:val="24"/>
        </w:rPr>
        <w:t>in</w:t>
      </w:r>
      <w:r>
        <w:rPr>
          <w:spacing w:val="-5"/>
          <w:sz w:val="24"/>
        </w:rPr>
        <w:t xml:space="preserve"> </w:t>
      </w:r>
      <w:r>
        <w:rPr>
          <w:sz w:val="24"/>
        </w:rPr>
        <w:t>Language</w:t>
      </w:r>
      <w:r>
        <w:rPr>
          <w:spacing w:val="-5"/>
          <w:sz w:val="24"/>
        </w:rPr>
        <w:t xml:space="preserve"> </w:t>
      </w:r>
      <w:r>
        <w:rPr>
          <w:sz w:val="24"/>
        </w:rPr>
        <w:t>Companion</w:t>
      </w:r>
      <w:r>
        <w:rPr>
          <w:spacing w:val="-6"/>
          <w:sz w:val="24"/>
        </w:rPr>
        <w:t xml:space="preserve"> </w:t>
      </w:r>
      <w:r>
        <w:rPr>
          <w:sz w:val="24"/>
        </w:rPr>
        <w:t>Series</w:t>
      </w:r>
      <w:r>
        <w:rPr>
          <w:spacing w:val="-5"/>
          <w:sz w:val="24"/>
        </w:rPr>
        <w:t xml:space="preserve"> </w:t>
      </w:r>
      <w:r>
        <w:rPr>
          <w:sz w:val="24"/>
        </w:rPr>
        <w:t>182),</w:t>
      </w:r>
      <w:r>
        <w:rPr>
          <w:spacing w:val="-5"/>
          <w:sz w:val="24"/>
        </w:rPr>
        <w:t xml:space="preserve"> </w:t>
      </w:r>
      <w:r>
        <w:rPr>
          <w:sz w:val="24"/>
        </w:rPr>
        <w:t>275–306.</w:t>
      </w:r>
      <w:r>
        <w:rPr>
          <w:spacing w:val="-5"/>
          <w:sz w:val="24"/>
        </w:rPr>
        <w:t xml:space="preserve"> </w:t>
      </w:r>
      <w:r>
        <w:rPr>
          <w:sz w:val="24"/>
        </w:rPr>
        <w:t>John Benjamins. doi:</w:t>
      </w:r>
      <w:hyperlink r:id="rId179">
        <w:r>
          <w:rPr>
            <w:rFonts w:ascii="Linux Libertine Mono" w:hAnsi="Linux Libertine Mono"/>
            <w:color w:val="0000FF"/>
            <w:sz w:val="20"/>
          </w:rPr>
          <w:t>10.1075/slcs.182.10fra</w:t>
        </w:r>
      </w:hyperlink>
      <w:r>
        <w:rPr>
          <w:sz w:val="24"/>
        </w:rPr>
        <w:t>.</w:t>
      </w:r>
    </w:p>
    <w:p w:rsidR="00DD7756" w:rsidRDefault="00AD1397">
      <w:pPr>
        <w:spacing w:before="114" w:line="254" w:lineRule="auto"/>
        <w:ind w:left="2038" w:right="576" w:hanging="359"/>
        <w:jc w:val="both"/>
        <w:rPr>
          <w:sz w:val="24"/>
        </w:rPr>
      </w:pPr>
      <w:bookmarkStart w:id="429" w:name="_bookmark330"/>
      <w:bookmarkEnd w:id="429"/>
      <w:r>
        <w:rPr>
          <w:sz w:val="24"/>
        </w:rPr>
        <w:t>Gallatin,</w:t>
      </w:r>
      <w:r>
        <w:rPr>
          <w:spacing w:val="-4"/>
          <w:sz w:val="24"/>
        </w:rPr>
        <w:t xml:space="preserve"> </w:t>
      </w:r>
      <w:r>
        <w:rPr>
          <w:sz w:val="24"/>
        </w:rPr>
        <w:t>Albert.</w:t>
      </w:r>
      <w:r>
        <w:rPr>
          <w:spacing w:val="-3"/>
          <w:sz w:val="24"/>
        </w:rPr>
        <w:t xml:space="preserve"> </w:t>
      </w:r>
      <w:r>
        <w:rPr>
          <w:sz w:val="24"/>
        </w:rPr>
        <w:t>1836.</w:t>
      </w:r>
      <w:r>
        <w:rPr>
          <w:spacing w:val="-5"/>
          <w:sz w:val="24"/>
        </w:rPr>
        <w:t xml:space="preserve"> </w:t>
      </w:r>
      <w:r>
        <w:rPr>
          <w:i/>
          <w:sz w:val="24"/>
        </w:rPr>
        <w:t>A</w:t>
      </w:r>
      <w:r>
        <w:rPr>
          <w:i/>
          <w:spacing w:val="-3"/>
          <w:sz w:val="24"/>
        </w:rPr>
        <w:t xml:space="preserve"> </w:t>
      </w:r>
      <w:r>
        <w:rPr>
          <w:i/>
          <w:sz w:val="24"/>
        </w:rPr>
        <w:t>synopsis</w:t>
      </w:r>
      <w:r>
        <w:rPr>
          <w:i/>
          <w:spacing w:val="-3"/>
          <w:sz w:val="24"/>
        </w:rPr>
        <w:t xml:space="preserve"> </w:t>
      </w:r>
      <w:r>
        <w:rPr>
          <w:i/>
          <w:sz w:val="24"/>
        </w:rPr>
        <w:t>of</w:t>
      </w:r>
      <w:r>
        <w:rPr>
          <w:i/>
          <w:spacing w:val="-3"/>
          <w:sz w:val="24"/>
        </w:rPr>
        <w:t xml:space="preserve"> </w:t>
      </w:r>
      <w:r>
        <w:rPr>
          <w:i/>
          <w:sz w:val="24"/>
        </w:rPr>
        <w:t>the</w:t>
      </w:r>
      <w:r>
        <w:rPr>
          <w:i/>
          <w:spacing w:val="-3"/>
          <w:sz w:val="24"/>
        </w:rPr>
        <w:t xml:space="preserve"> </w:t>
      </w:r>
      <w:r>
        <w:rPr>
          <w:i/>
          <w:sz w:val="24"/>
        </w:rPr>
        <w:t>Indian</w:t>
      </w:r>
      <w:r>
        <w:rPr>
          <w:i/>
          <w:spacing w:val="-4"/>
          <w:sz w:val="24"/>
        </w:rPr>
        <w:t xml:space="preserve"> </w:t>
      </w:r>
      <w:r>
        <w:rPr>
          <w:i/>
          <w:sz w:val="24"/>
        </w:rPr>
        <w:t>tribes</w:t>
      </w:r>
      <w:r>
        <w:rPr>
          <w:i/>
          <w:spacing w:val="-3"/>
          <w:sz w:val="24"/>
        </w:rPr>
        <w:t xml:space="preserve"> </w:t>
      </w:r>
      <w:r>
        <w:rPr>
          <w:i/>
          <w:sz w:val="24"/>
        </w:rPr>
        <w:t>within</w:t>
      </w:r>
      <w:r>
        <w:rPr>
          <w:i/>
          <w:spacing w:val="-3"/>
          <w:sz w:val="24"/>
        </w:rPr>
        <w:t xml:space="preserve"> </w:t>
      </w:r>
      <w:r>
        <w:rPr>
          <w:i/>
          <w:sz w:val="24"/>
        </w:rPr>
        <w:t>the</w:t>
      </w:r>
      <w:r>
        <w:rPr>
          <w:i/>
          <w:spacing w:val="-3"/>
          <w:sz w:val="24"/>
        </w:rPr>
        <w:t xml:space="preserve"> </w:t>
      </w:r>
      <w:r>
        <w:rPr>
          <w:i/>
          <w:sz w:val="24"/>
        </w:rPr>
        <w:t>United</w:t>
      </w:r>
      <w:r>
        <w:rPr>
          <w:i/>
          <w:spacing w:val="-3"/>
          <w:sz w:val="24"/>
        </w:rPr>
        <w:t xml:space="preserve"> </w:t>
      </w:r>
      <w:r>
        <w:rPr>
          <w:i/>
          <w:sz w:val="24"/>
        </w:rPr>
        <w:t xml:space="preserve">States </w:t>
      </w:r>
      <w:r>
        <w:rPr>
          <w:sz w:val="24"/>
        </w:rPr>
        <w:t>(Transactions</w:t>
      </w:r>
      <w:r>
        <w:rPr>
          <w:spacing w:val="-5"/>
          <w:sz w:val="24"/>
        </w:rPr>
        <w:t xml:space="preserve"> </w:t>
      </w:r>
      <w:r>
        <w:rPr>
          <w:sz w:val="24"/>
        </w:rPr>
        <w:t>of the American Antiquarian Society</w:t>
      </w:r>
      <w:r>
        <w:rPr>
          <w:spacing w:val="-5"/>
          <w:sz w:val="24"/>
        </w:rPr>
        <w:t xml:space="preserve"> </w:t>
      </w:r>
      <w:r>
        <w:rPr>
          <w:sz w:val="24"/>
        </w:rPr>
        <w:t>2).</w:t>
      </w:r>
    </w:p>
    <w:p w:rsidR="00DD7756" w:rsidRDefault="00AD1397">
      <w:pPr>
        <w:pStyle w:val="BodyText"/>
        <w:spacing w:before="117" w:line="254" w:lineRule="auto"/>
        <w:ind w:left="2038" w:right="574" w:hanging="359"/>
        <w:jc w:val="both"/>
      </w:pPr>
      <w:bookmarkStart w:id="430" w:name="_bookmark331"/>
      <w:bookmarkEnd w:id="430"/>
      <w:r>
        <w:t>Genetti,</w:t>
      </w:r>
      <w:r>
        <w:rPr>
          <w:spacing w:val="-18"/>
        </w:rPr>
        <w:t xml:space="preserve"> </w:t>
      </w:r>
      <w:r>
        <w:t>Carol</w:t>
      </w:r>
      <w:r>
        <w:rPr>
          <w:spacing w:val="-17"/>
        </w:rPr>
        <w:t xml:space="preserve"> </w:t>
      </w:r>
      <w:r>
        <w:t>&amp;</w:t>
      </w:r>
      <w:r>
        <w:rPr>
          <w:spacing w:val="-17"/>
        </w:rPr>
        <w:t xml:space="preserve"> </w:t>
      </w:r>
      <w:r>
        <w:t>Kristine</w:t>
      </w:r>
      <w:r>
        <w:rPr>
          <w:spacing w:val="-17"/>
        </w:rPr>
        <w:t xml:space="preserve"> </w:t>
      </w:r>
      <w:r>
        <w:t>Hildebrandt.</w:t>
      </w:r>
      <w:r>
        <w:rPr>
          <w:spacing w:val="-17"/>
        </w:rPr>
        <w:t xml:space="preserve"> </w:t>
      </w:r>
      <w:r>
        <w:t>2004.</w:t>
      </w:r>
      <w:r>
        <w:rPr>
          <w:spacing w:val="-17"/>
        </w:rPr>
        <w:t xml:space="preserve"> </w:t>
      </w:r>
      <w:r>
        <w:t>The</w:t>
      </w:r>
      <w:r>
        <w:rPr>
          <w:spacing w:val="-17"/>
        </w:rPr>
        <w:t xml:space="preserve"> </w:t>
      </w:r>
      <w:r>
        <w:t>two</w:t>
      </w:r>
      <w:r>
        <w:rPr>
          <w:spacing w:val="-17"/>
        </w:rPr>
        <w:t xml:space="preserve"> </w:t>
      </w:r>
      <w:r>
        <w:t>adjective</w:t>
      </w:r>
      <w:r>
        <w:rPr>
          <w:spacing w:val="-17"/>
        </w:rPr>
        <w:t xml:space="preserve"> </w:t>
      </w:r>
      <w:r>
        <w:t>classes</w:t>
      </w:r>
      <w:r>
        <w:rPr>
          <w:spacing w:val="-17"/>
        </w:rPr>
        <w:t xml:space="preserve"> </w:t>
      </w:r>
      <w:r>
        <w:t>in</w:t>
      </w:r>
      <w:r>
        <w:rPr>
          <w:spacing w:val="-17"/>
        </w:rPr>
        <w:t xml:space="preserve"> </w:t>
      </w:r>
      <w:r>
        <w:t>Manange.</w:t>
      </w:r>
      <w:r>
        <w:rPr>
          <w:spacing w:val="-17"/>
        </w:rPr>
        <w:t xml:space="preserve"> </w:t>
      </w:r>
      <w:r>
        <w:t>In</w:t>
      </w:r>
      <w:r>
        <w:rPr>
          <w:spacing w:val="-17"/>
        </w:rPr>
        <w:t xml:space="preserve"> </w:t>
      </w:r>
      <w:r>
        <w:t>R.</w:t>
      </w:r>
      <w:r>
        <w:rPr>
          <w:spacing w:val="-17"/>
        </w:rPr>
        <w:t xml:space="preserve"> </w:t>
      </w:r>
      <w:r>
        <w:t>M.</w:t>
      </w:r>
      <w:r>
        <w:rPr>
          <w:spacing w:val="-17"/>
        </w:rPr>
        <w:t xml:space="preserve"> </w:t>
      </w:r>
      <w:r>
        <w:rPr>
          <w:spacing w:val="-11"/>
        </w:rPr>
        <w:t xml:space="preserve">W. </w:t>
      </w:r>
      <w:r>
        <w:t>Dixon</w:t>
      </w:r>
      <w:r>
        <w:rPr>
          <w:spacing w:val="-6"/>
        </w:rPr>
        <w:t xml:space="preserve"> </w:t>
      </w:r>
      <w:r>
        <w:t>&amp;</w:t>
      </w:r>
      <w:r>
        <w:rPr>
          <w:spacing w:val="-5"/>
        </w:rPr>
        <w:t xml:space="preserve"> </w:t>
      </w:r>
      <w:r>
        <w:t>Alexandra</w:t>
      </w:r>
      <w:r>
        <w:rPr>
          <w:spacing w:val="-6"/>
        </w:rPr>
        <w:t xml:space="preserve"> Y.</w:t>
      </w:r>
      <w:r>
        <w:rPr>
          <w:spacing w:val="-5"/>
        </w:rPr>
        <w:t xml:space="preserve"> </w:t>
      </w:r>
      <w:r>
        <w:t>Aikhenvald</w:t>
      </w:r>
      <w:r>
        <w:rPr>
          <w:spacing w:val="-6"/>
        </w:rPr>
        <w:t xml:space="preserve"> </w:t>
      </w:r>
      <w:r>
        <w:t>(eds.),</w:t>
      </w:r>
      <w:r>
        <w:rPr>
          <w:spacing w:val="-7"/>
        </w:rPr>
        <w:t xml:space="preserve"> </w:t>
      </w:r>
      <w:r>
        <w:rPr>
          <w:i/>
        </w:rPr>
        <w:t>Adjective</w:t>
      </w:r>
      <w:r>
        <w:rPr>
          <w:i/>
          <w:spacing w:val="-5"/>
        </w:rPr>
        <w:t xml:space="preserve"> </w:t>
      </w:r>
      <w:r>
        <w:rPr>
          <w:i/>
        </w:rPr>
        <w:t>classes:</w:t>
      </w:r>
      <w:r>
        <w:rPr>
          <w:i/>
          <w:spacing w:val="-6"/>
        </w:rPr>
        <w:t xml:space="preserve"> </w:t>
      </w:r>
      <w:r>
        <w:rPr>
          <w:i/>
        </w:rPr>
        <w:t>A</w:t>
      </w:r>
      <w:r>
        <w:rPr>
          <w:i/>
          <w:spacing w:val="-5"/>
        </w:rPr>
        <w:t xml:space="preserve"> </w:t>
      </w:r>
      <w:r>
        <w:rPr>
          <w:i/>
        </w:rPr>
        <w:t>cross-linguistic</w:t>
      </w:r>
      <w:r>
        <w:rPr>
          <w:i/>
          <w:spacing w:val="-6"/>
        </w:rPr>
        <w:t xml:space="preserve"> </w:t>
      </w:r>
      <w:r>
        <w:rPr>
          <w:i/>
        </w:rPr>
        <w:t>typology</w:t>
      </w:r>
      <w:r>
        <w:rPr>
          <w:i/>
          <w:spacing w:val="3"/>
        </w:rPr>
        <w:t xml:space="preserve"> </w:t>
      </w:r>
      <w:r>
        <w:t>(Ex- plorations in Linguistic Typology 1), 74–76. Oxford University</w:t>
      </w:r>
      <w:r>
        <w:rPr>
          <w:spacing w:val="-16"/>
        </w:rPr>
        <w:t xml:space="preserve"> </w:t>
      </w:r>
      <w:r>
        <w:t>Press.</w:t>
      </w:r>
    </w:p>
    <w:p w:rsidR="00DD7756" w:rsidRDefault="00DD7756">
      <w:pPr>
        <w:spacing w:line="254" w:lineRule="auto"/>
        <w:jc w:val="both"/>
        <w:sectPr w:rsidR="00DD7756">
          <w:pgSz w:w="12240" w:h="15840"/>
          <w:pgMar w:top="1380" w:right="860" w:bottom="1040" w:left="120" w:header="0" w:footer="856" w:gutter="0"/>
          <w:cols w:space="720"/>
        </w:sectPr>
      </w:pPr>
    </w:p>
    <w:p w:rsidR="00DD7756" w:rsidRDefault="00AD1397">
      <w:pPr>
        <w:spacing w:before="84" w:line="254" w:lineRule="auto"/>
        <w:ind w:left="2038" w:right="577" w:hanging="359"/>
        <w:jc w:val="both"/>
        <w:rPr>
          <w:sz w:val="24"/>
        </w:rPr>
      </w:pPr>
      <w:bookmarkStart w:id="431" w:name="_bookmark332"/>
      <w:bookmarkEnd w:id="431"/>
      <w:r>
        <w:rPr>
          <w:sz w:val="24"/>
        </w:rPr>
        <w:lastRenderedPageBreak/>
        <w:t>Gil,</w:t>
      </w:r>
      <w:r>
        <w:rPr>
          <w:spacing w:val="-20"/>
          <w:sz w:val="24"/>
        </w:rPr>
        <w:t xml:space="preserve"> </w:t>
      </w:r>
      <w:r>
        <w:rPr>
          <w:sz w:val="24"/>
        </w:rPr>
        <w:t>David.</w:t>
      </w:r>
      <w:r>
        <w:rPr>
          <w:spacing w:val="-19"/>
          <w:sz w:val="24"/>
        </w:rPr>
        <w:t xml:space="preserve"> </w:t>
      </w:r>
      <w:r>
        <w:rPr>
          <w:sz w:val="24"/>
        </w:rPr>
        <w:t>1994.</w:t>
      </w:r>
      <w:r>
        <w:rPr>
          <w:spacing w:val="-19"/>
          <w:sz w:val="24"/>
        </w:rPr>
        <w:t xml:space="preserve"> </w:t>
      </w:r>
      <w:r>
        <w:rPr>
          <w:sz w:val="24"/>
        </w:rPr>
        <w:t>The</w:t>
      </w:r>
      <w:r>
        <w:rPr>
          <w:spacing w:val="-19"/>
          <w:sz w:val="24"/>
        </w:rPr>
        <w:t xml:space="preserve"> </w:t>
      </w:r>
      <w:r>
        <w:rPr>
          <w:sz w:val="24"/>
        </w:rPr>
        <w:t>structure</w:t>
      </w:r>
      <w:r>
        <w:rPr>
          <w:spacing w:val="-20"/>
          <w:sz w:val="24"/>
        </w:rPr>
        <w:t xml:space="preserve"> </w:t>
      </w:r>
      <w:r>
        <w:rPr>
          <w:sz w:val="24"/>
        </w:rPr>
        <w:t>of</w:t>
      </w:r>
      <w:r>
        <w:rPr>
          <w:spacing w:val="-19"/>
          <w:sz w:val="24"/>
        </w:rPr>
        <w:t xml:space="preserve"> </w:t>
      </w:r>
      <w:r>
        <w:rPr>
          <w:sz w:val="24"/>
        </w:rPr>
        <w:t>Riau</w:t>
      </w:r>
      <w:r>
        <w:rPr>
          <w:spacing w:val="-19"/>
          <w:sz w:val="24"/>
        </w:rPr>
        <w:t xml:space="preserve"> </w:t>
      </w:r>
      <w:r>
        <w:rPr>
          <w:sz w:val="24"/>
        </w:rPr>
        <w:t>Indonesian.</w:t>
      </w:r>
      <w:r>
        <w:rPr>
          <w:spacing w:val="-21"/>
          <w:sz w:val="24"/>
        </w:rPr>
        <w:t xml:space="preserve"> </w:t>
      </w:r>
      <w:r>
        <w:rPr>
          <w:i/>
          <w:sz w:val="24"/>
        </w:rPr>
        <w:t>Nordic</w:t>
      </w:r>
      <w:r>
        <w:rPr>
          <w:i/>
          <w:spacing w:val="-19"/>
          <w:sz w:val="24"/>
        </w:rPr>
        <w:t xml:space="preserve"> </w:t>
      </w:r>
      <w:r>
        <w:rPr>
          <w:i/>
          <w:sz w:val="24"/>
        </w:rPr>
        <w:t>Journal</w:t>
      </w:r>
      <w:r>
        <w:rPr>
          <w:i/>
          <w:spacing w:val="-19"/>
          <w:sz w:val="24"/>
        </w:rPr>
        <w:t xml:space="preserve"> </w:t>
      </w:r>
      <w:r>
        <w:rPr>
          <w:i/>
          <w:sz w:val="24"/>
        </w:rPr>
        <w:t>of</w:t>
      </w:r>
      <w:r>
        <w:rPr>
          <w:i/>
          <w:spacing w:val="-20"/>
          <w:sz w:val="24"/>
        </w:rPr>
        <w:t xml:space="preserve"> </w:t>
      </w:r>
      <w:r>
        <w:rPr>
          <w:i/>
          <w:sz w:val="24"/>
        </w:rPr>
        <w:t>Linguistics</w:t>
      </w:r>
      <w:r>
        <w:rPr>
          <w:i/>
          <w:spacing w:val="-15"/>
          <w:sz w:val="24"/>
        </w:rPr>
        <w:t xml:space="preserve"> </w:t>
      </w:r>
      <w:r>
        <w:rPr>
          <w:sz w:val="24"/>
        </w:rPr>
        <w:t>17(2).</w:t>
      </w:r>
      <w:r>
        <w:rPr>
          <w:spacing w:val="-19"/>
          <w:sz w:val="24"/>
        </w:rPr>
        <w:t xml:space="preserve"> </w:t>
      </w:r>
      <w:r>
        <w:rPr>
          <w:sz w:val="24"/>
        </w:rPr>
        <w:t>179–200. doi:</w:t>
      </w:r>
      <w:hyperlink r:id="rId180">
        <w:r>
          <w:rPr>
            <w:rFonts w:ascii="Linux Libertine Mono" w:hAnsi="Linux Libertine Mono"/>
            <w:color w:val="0000FF"/>
            <w:sz w:val="20"/>
          </w:rPr>
          <w:t>10.1017/S0332586500003000</w:t>
        </w:r>
      </w:hyperlink>
      <w:r>
        <w:rPr>
          <w:sz w:val="24"/>
        </w:rPr>
        <w:t>.</w:t>
      </w:r>
    </w:p>
    <w:p w:rsidR="00DD7756" w:rsidRDefault="00AD1397">
      <w:pPr>
        <w:spacing w:before="118"/>
        <w:ind w:left="1680"/>
        <w:jc w:val="both"/>
        <w:rPr>
          <w:sz w:val="24"/>
        </w:rPr>
      </w:pPr>
      <w:bookmarkStart w:id="432" w:name="_bookmark333"/>
      <w:bookmarkEnd w:id="432"/>
      <w:r>
        <w:rPr>
          <w:sz w:val="24"/>
        </w:rPr>
        <w:t xml:space="preserve">Gil, David. 1995. Parts of speech in Tagalog. </w:t>
      </w:r>
      <w:r>
        <w:rPr>
          <w:i/>
          <w:sz w:val="24"/>
        </w:rPr>
        <w:t xml:space="preserve">Southeast Asian Linguistics Society </w:t>
      </w:r>
      <w:r>
        <w:rPr>
          <w:sz w:val="24"/>
        </w:rPr>
        <w:t>3. 67–90.</w:t>
      </w:r>
    </w:p>
    <w:p w:rsidR="00DD7756" w:rsidRDefault="00AD1397">
      <w:pPr>
        <w:pStyle w:val="BodyText"/>
        <w:spacing w:before="134" w:line="254" w:lineRule="auto"/>
        <w:ind w:left="2038" w:right="572" w:hanging="359"/>
        <w:jc w:val="both"/>
      </w:pPr>
      <w:bookmarkStart w:id="433" w:name="_bookmark334"/>
      <w:bookmarkEnd w:id="433"/>
      <w:r>
        <w:t>Gil, David. 2001. Escaping Eurocentrism: Fieldwork as a process of unlearning. In Paul</w:t>
      </w:r>
      <w:r>
        <w:rPr>
          <w:spacing w:val="-44"/>
        </w:rPr>
        <w:t xml:space="preserve"> </w:t>
      </w:r>
      <w:r>
        <w:t xml:space="preserve">New- man &amp; Martha Ratliff (eds.), </w:t>
      </w:r>
      <w:r>
        <w:rPr>
          <w:i/>
        </w:rPr>
        <w:t>Linguistic fieldwork</w:t>
      </w:r>
      <w:r>
        <w:t>. Cambridge University</w:t>
      </w:r>
      <w:r>
        <w:rPr>
          <w:spacing w:val="-27"/>
        </w:rPr>
        <w:t xml:space="preserve"> </w:t>
      </w:r>
      <w:r>
        <w:t>Press.</w:t>
      </w:r>
    </w:p>
    <w:p w:rsidR="00DD7756" w:rsidRDefault="00AD1397">
      <w:pPr>
        <w:spacing w:before="118" w:line="254" w:lineRule="auto"/>
        <w:ind w:left="2038" w:right="573" w:hanging="359"/>
        <w:jc w:val="both"/>
        <w:rPr>
          <w:sz w:val="24"/>
        </w:rPr>
      </w:pPr>
      <w:bookmarkStart w:id="434" w:name="_bookmark335"/>
      <w:bookmarkEnd w:id="434"/>
      <w:r>
        <w:rPr>
          <w:sz w:val="24"/>
        </w:rPr>
        <w:t>Gil, David. 2005. Isolating-monocategorial-associational language. In Henri Cohen &amp; Claire Lefebvre</w:t>
      </w:r>
      <w:r>
        <w:rPr>
          <w:spacing w:val="-7"/>
          <w:sz w:val="24"/>
        </w:rPr>
        <w:t xml:space="preserve"> </w:t>
      </w:r>
      <w:r>
        <w:rPr>
          <w:sz w:val="24"/>
        </w:rPr>
        <w:t>(eds.),</w:t>
      </w:r>
      <w:r>
        <w:rPr>
          <w:spacing w:val="-7"/>
          <w:sz w:val="24"/>
        </w:rPr>
        <w:t xml:space="preserve"> </w:t>
      </w:r>
      <w:r>
        <w:rPr>
          <w:i/>
          <w:sz w:val="24"/>
        </w:rPr>
        <w:t>Handbook</w:t>
      </w:r>
      <w:r>
        <w:rPr>
          <w:i/>
          <w:spacing w:val="-7"/>
          <w:sz w:val="24"/>
        </w:rPr>
        <w:t xml:space="preserve"> </w:t>
      </w:r>
      <w:r>
        <w:rPr>
          <w:i/>
          <w:sz w:val="24"/>
        </w:rPr>
        <w:t>of</w:t>
      </w:r>
      <w:r>
        <w:rPr>
          <w:i/>
          <w:spacing w:val="-7"/>
          <w:sz w:val="24"/>
        </w:rPr>
        <w:t xml:space="preserve"> </w:t>
      </w:r>
      <w:r>
        <w:rPr>
          <w:i/>
          <w:sz w:val="24"/>
        </w:rPr>
        <w:t>categorization</w:t>
      </w:r>
      <w:r>
        <w:rPr>
          <w:i/>
          <w:spacing w:val="-7"/>
          <w:sz w:val="24"/>
        </w:rPr>
        <w:t xml:space="preserve"> </w:t>
      </w:r>
      <w:r>
        <w:rPr>
          <w:i/>
          <w:sz w:val="24"/>
        </w:rPr>
        <w:t>in</w:t>
      </w:r>
      <w:r>
        <w:rPr>
          <w:i/>
          <w:spacing w:val="-7"/>
          <w:sz w:val="24"/>
        </w:rPr>
        <w:t xml:space="preserve"> </w:t>
      </w:r>
      <w:r>
        <w:rPr>
          <w:i/>
          <w:sz w:val="24"/>
        </w:rPr>
        <w:t>cognitive</w:t>
      </w:r>
      <w:r>
        <w:rPr>
          <w:i/>
          <w:spacing w:val="-6"/>
          <w:sz w:val="24"/>
        </w:rPr>
        <w:t xml:space="preserve"> </w:t>
      </w:r>
      <w:r>
        <w:rPr>
          <w:i/>
          <w:sz w:val="24"/>
        </w:rPr>
        <w:t>science</w:t>
      </w:r>
      <w:r>
        <w:rPr>
          <w:sz w:val="24"/>
        </w:rPr>
        <w:t>,</w:t>
      </w:r>
      <w:r>
        <w:rPr>
          <w:spacing w:val="-7"/>
          <w:sz w:val="24"/>
        </w:rPr>
        <w:t xml:space="preserve"> </w:t>
      </w:r>
      <w:r>
        <w:rPr>
          <w:sz w:val="24"/>
        </w:rPr>
        <w:t>348–380.</w:t>
      </w:r>
      <w:r>
        <w:rPr>
          <w:spacing w:val="-7"/>
          <w:sz w:val="24"/>
        </w:rPr>
        <w:t xml:space="preserve"> </w:t>
      </w:r>
      <w:r>
        <w:rPr>
          <w:sz w:val="24"/>
        </w:rPr>
        <w:t>Elsevier.</w:t>
      </w:r>
      <w:r>
        <w:rPr>
          <w:spacing w:val="-7"/>
          <w:sz w:val="24"/>
        </w:rPr>
        <w:t xml:space="preserve"> </w:t>
      </w:r>
      <w:r>
        <w:rPr>
          <w:sz w:val="24"/>
        </w:rPr>
        <w:t>doi:</w:t>
      </w:r>
      <w:hyperlink r:id="rId181">
        <w:r>
          <w:rPr>
            <w:rFonts w:ascii="Linux Libertine Mono" w:hAnsi="Linux Libertine Mono"/>
            <w:color w:val="0000FF"/>
            <w:sz w:val="20"/>
          </w:rPr>
          <w:t>10.</w:t>
        </w:r>
      </w:hyperlink>
      <w:r>
        <w:rPr>
          <w:rFonts w:ascii="Linux Libertine Mono" w:hAnsi="Linux Libertine Mono"/>
          <w:color w:val="0000FF"/>
          <w:sz w:val="20"/>
        </w:rPr>
        <w:t xml:space="preserve"> </w:t>
      </w:r>
      <w:hyperlink r:id="rId182">
        <w:r>
          <w:rPr>
            <w:rFonts w:ascii="Linux Libertine Mono" w:hAnsi="Linux Libertine Mono"/>
            <w:color w:val="0000FF"/>
            <w:sz w:val="20"/>
          </w:rPr>
          <w:t>1016/B978-008044612-7/50070-6</w:t>
        </w:r>
      </w:hyperlink>
      <w:r>
        <w:rPr>
          <w:sz w:val="24"/>
        </w:rPr>
        <w:t>.</w:t>
      </w:r>
    </w:p>
    <w:p w:rsidR="00DD7756" w:rsidRDefault="00AD1397">
      <w:pPr>
        <w:spacing w:before="116" w:line="254" w:lineRule="auto"/>
        <w:ind w:left="2038" w:right="573" w:hanging="359"/>
        <w:jc w:val="both"/>
        <w:rPr>
          <w:sz w:val="24"/>
        </w:rPr>
      </w:pPr>
      <w:bookmarkStart w:id="435" w:name="_bookmark336"/>
      <w:bookmarkEnd w:id="435"/>
      <w:r>
        <w:rPr>
          <w:sz w:val="24"/>
        </w:rPr>
        <w:t>Gil, David. 2006. Early human language was isolating-monocategorial-associational. In An- gelo</w:t>
      </w:r>
      <w:r>
        <w:rPr>
          <w:spacing w:val="-24"/>
          <w:sz w:val="24"/>
        </w:rPr>
        <w:t xml:space="preserve"> </w:t>
      </w:r>
      <w:r>
        <w:rPr>
          <w:sz w:val="24"/>
        </w:rPr>
        <w:t>Cangelosi,</w:t>
      </w:r>
      <w:r>
        <w:rPr>
          <w:spacing w:val="-23"/>
          <w:sz w:val="24"/>
        </w:rPr>
        <w:t xml:space="preserve"> </w:t>
      </w:r>
      <w:r>
        <w:rPr>
          <w:sz w:val="24"/>
        </w:rPr>
        <w:t>Andrew</w:t>
      </w:r>
      <w:r>
        <w:rPr>
          <w:spacing w:val="-24"/>
          <w:sz w:val="24"/>
        </w:rPr>
        <w:t xml:space="preserve"> </w:t>
      </w:r>
      <w:r>
        <w:rPr>
          <w:spacing w:val="-4"/>
          <w:sz w:val="24"/>
        </w:rPr>
        <w:t>D.</w:t>
      </w:r>
      <w:r>
        <w:rPr>
          <w:spacing w:val="-22"/>
          <w:sz w:val="24"/>
        </w:rPr>
        <w:t xml:space="preserve"> </w:t>
      </w:r>
      <w:r>
        <w:rPr>
          <w:sz w:val="24"/>
        </w:rPr>
        <w:t>M.</w:t>
      </w:r>
      <w:r>
        <w:rPr>
          <w:spacing w:val="-23"/>
          <w:sz w:val="24"/>
        </w:rPr>
        <w:t xml:space="preserve"> </w:t>
      </w:r>
      <w:r>
        <w:rPr>
          <w:sz w:val="24"/>
        </w:rPr>
        <w:t>Smith</w:t>
      </w:r>
      <w:r>
        <w:rPr>
          <w:spacing w:val="-23"/>
          <w:sz w:val="24"/>
        </w:rPr>
        <w:t xml:space="preserve"> </w:t>
      </w:r>
      <w:r>
        <w:rPr>
          <w:sz w:val="24"/>
        </w:rPr>
        <w:t>&amp;</w:t>
      </w:r>
      <w:r>
        <w:rPr>
          <w:spacing w:val="-23"/>
          <w:sz w:val="24"/>
        </w:rPr>
        <w:t xml:space="preserve"> </w:t>
      </w:r>
      <w:r>
        <w:rPr>
          <w:sz w:val="24"/>
        </w:rPr>
        <w:t>Kenny</w:t>
      </w:r>
      <w:r>
        <w:rPr>
          <w:spacing w:val="-24"/>
          <w:sz w:val="24"/>
        </w:rPr>
        <w:t xml:space="preserve"> </w:t>
      </w:r>
      <w:r>
        <w:rPr>
          <w:sz w:val="24"/>
        </w:rPr>
        <w:t>Smith</w:t>
      </w:r>
      <w:r>
        <w:rPr>
          <w:spacing w:val="-22"/>
          <w:sz w:val="24"/>
        </w:rPr>
        <w:t xml:space="preserve"> </w:t>
      </w:r>
      <w:r>
        <w:rPr>
          <w:sz w:val="24"/>
        </w:rPr>
        <w:t>(eds.),</w:t>
      </w:r>
      <w:r>
        <w:rPr>
          <w:spacing w:val="-25"/>
          <w:sz w:val="24"/>
        </w:rPr>
        <w:t xml:space="preserve"> </w:t>
      </w:r>
      <w:r>
        <w:rPr>
          <w:i/>
          <w:sz w:val="24"/>
        </w:rPr>
        <w:t>The</w:t>
      </w:r>
      <w:r>
        <w:rPr>
          <w:i/>
          <w:spacing w:val="-23"/>
          <w:sz w:val="24"/>
        </w:rPr>
        <w:t xml:space="preserve"> </w:t>
      </w:r>
      <w:r>
        <w:rPr>
          <w:i/>
          <w:sz w:val="24"/>
        </w:rPr>
        <w:t>evolution</w:t>
      </w:r>
      <w:r>
        <w:rPr>
          <w:i/>
          <w:spacing w:val="-23"/>
          <w:sz w:val="24"/>
        </w:rPr>
        <w:t xml:space="preserve"> </w:t>
      </w:r>
      <w:r>
        <w:rPr>
          <w:i/>
          <w:sz w:val="24"/>
        </w:rPr>
        <w:t>of</w:t>
      </w:r>
      <w:r>
        <w:rPr>
          <w:i/>
          <w:spacing w:val="-23"/>
          <w:sz w:val="24"/>
        </w:rPr>
        <w:t xml:space="preserve"> </w:t>
      </w:r>
      <w:r>
        <w:rPr>
          <w:i/>
          <w:sz w:val="24"/>
        </w:rPr>
        <w:t>language</w:t>
      </w:r>
      <w:r>
        <w:rPr>
          <w:sz w:val="24"/>
        </w:rPr>
        <w:t>,</w:t>
      </w:r>
      <w:r>
        <w:rPr>
          <w:spacing w:val="-23"/>
          <w:sz w:val="24"/>
        </w:rPr>
        <w:t xml:space="preserve"> </w:t>
      </w:r>
      <w:r>
        <w:rPr>
          <w:sz w:val="24"/>
        </w:rPr>
        <w:t>vol.</w:t>
      </w:r>
      <w:r>
        <w:rPr>
          <w:spacing w:val="-24"/>
          <w:sz w:val="24"/>
        </w:rPr>
        <w:t xml:space="preserve"> </w:t>
      </w:r>
      <w:r>
        <w:rPr>
          <w:sz w:val="24"/>
        </w:rPr>
        <w:t xml:space="preserve">6, 91–98. </w:t>
      </w:r>
      <w:r>
        <w:rPr>
          <w:spacing w:val="-4"/>
          <w:sz w:val="24"/>
        </w:rPr>
        <w:t xml:space="preserve">World </w:t>
      </w:r>
      <w:r>
        <w:rPr>
          <w:sz w:val="24"/>
        </w:rPr>
        <w:t>Scientific.</w:t>
      </w:r>
      <w:r>
        <w:rPr>
          <w:spacing w:val="8"/>
          <w:sz w:val="24"/>
        </w:rPr>
        <w:t xml:space="preserve"> </w:t>
      </w:r>
      <w:r>
        <w:rPr>
          <w:sz w:val="24"/>
        </w:rPr>
        <w:t>doi:</w:t>
      </w:r>
      <w:hyperlink r:id="rId183">
        <w:r>
          <w:rPr>
            <w:rFonts w:ascii="Linux Libertine Mono" w:hAnsi="Linux Libertine Mono"/>
            <w:color w:val="0000FF"/>
            <w:sz w:val="20"/>
          </w:rPr>
          <w:t>10.1142/9789812774262_0012</w:t>
        </w:r>
      </w:hyperlink>
      <w:r>
        <w:rPr>
          <w:sz w:val="24"/>
        </w:rPr>
        <w:t>.</w:t>
      </w:r>
    </w:p>
    <w:p w:rsidR="00DD7756" w:rsidRDefault="00AD1397">
      <w:pPr>
        <w:spacing w:before="116"/>
        <w:ind w:left="1680"/>
        <w:jc w:val="both"/>
        <w:rPr>
          <w:sz w:val="24"/>
        </w:rPr>
      </w:pPr>
      <w:bookmarkStart w:id="436" w:name="_bookmark337"/>
      <w:bookmarkEnd w:id="436"/>
      <w:r>
        <w:rPr>
          <w:sz w:val="24"/>
        </w:rPr>
        <w:t xml:space="preserve">Gil, David. 2012. Where does predication come from? </w:t>
      </w:r>
      <w:r>
        <w:rPr>
          <w:i/>
          <w:sz w:val="24"/>
        </w:rPr>
        <w:t xml:space="preserve">Canadian Journal of Linguistics </w:t>
      </w:r>
      <w:r>
        <w:rPr>
          <w:sz w:val="24"/>
        </w:rPr>
        <w:t>57(2).</w:t>
      </w:r>
    </w:p>
    <w:p w:rsidR="00DD7756" w:rsidRDefault="00AD1397">
      <w:pPr>
        <w:spacing w:before="15"/>
        <w:ind w:left="2038"/>
        <w:rPr>
          <w:sz w:val="24"/>
        </w:rPr>
      </w:pPr>
      <w:r>
        <w:rPr>
          <w:sz w:val="24"/>
        </w:rPr>
        <w:t>32–36. doi:</w:t>
      </w:r>
      <w:hyperlink r:id="rId184">
        <w:r>
          <w:rPr>
            <w:rFonts w:ascii="Linux Libertine Mono" w:hAnsi="Linux Libertine Mono"/>
            <w:color w:val="0000FF"/>
            <w:sz w:val="20"/>
          </w:rPr>
          <w:t>10.1353/cjl.2012.0030</w:t>
        </w:r>
      </w:hyperlink>
      <w:r>
        <w:rPr>
          <w:sz w:val="24"/>
        </w:rPr>
        <w:t>.</w:t>
      </w:r>
    </w:p>
    <w:p w:rsidR="00DD7756" w:rsidRDefault="00AD1397">
      <w:pPr>
        <w:spacing w:before="135" w:line="254" w:lineRule="auto"/>
        <w:ind w:left="2038" w:right="505" w:hanging="359"/>
        <w:rPr>
          <w:sz w:val="24"/>
        </w:rPr>
      </w:pPr>
      <w:bookmarkStart w:id="437" w:name="_bookmark338"/>
      <w:bookmarkEnd w:id="437"/>
      <w:r>
        <w:rPr>
          <w:sz w:val="24"/>
        </w:rPr>
        <w:t xml:space="preserve">Goldberg, Adele E. 1995. </w:t>
      </w:r>
      <w:r>
        <w:rPr>
          <w:i/>
          <w:sz w:val="24"/>
        </w:rPr>
        <w:t xml:space="preserve">Constructions: A Construction Grammar approach to argument struc- ture </w:t>
      </w:r>
      <w:r>
        <w:rPr>
          <w:sz w:val="24"/>
        </w:rPr>
        <w:t>(Cognitive Theory of Language &amp; Culture). University of Chicago Press.</w:t>
      </w:r>
    </w:p>
    <w:p w:rsidR="00DD7756" w:rsidRDefault="00AD1397">
      <w:pPr>
        <w:spacing w:before="117" w:line="254" w:lineRule="auto"/>
        <w:ind w:left="2038" w:right="572" w:hanging="359"/>
        <w:rPr>
          <w:sz w:val="24"/>
        </w:rPr>
      </w:pPr>
      <w:bookmarkStart w:id="438" w:name="_bookmark339"/>
      <w:bookmarkEnd w:id="438"/>
      <w:r>
        <w:rPr>
          <w:sz w:val="24"/>
        </w:rPr>
        <w:t>Goldberg,</w:t>
      </w:r>
      <w:r>
        <w:rPr>
          <w:spacing w:val="-25"/>
          <w:sz w:val="24"/>
        </w:rPr>
        <w:t xml:space="preserve"> </w:t>
      </w:r>
      <w:r>
        <w:rPr>
          <w:sz w:val="24"/>
        </w:rPr>
        <w:t>Adele</w:t>
      </w:r>
      <w:r>
        <w:rPr>
          <w:spacing w:val="-26"/>
          <w:sz w:val="24"/>
        </w:rPr>
        <w:t xml:space="preserve"> </w:t>
      </w:r>
      <w:r>
        <w:rPr>
          <w:sz w:val="24"/>
        </w:rPr>
        <w:t>E.</w:t>
      </w:r>
      <w:r>
        <w:rPr>
          <w:spacing w:val="-25"/>
          <w:sz w:val="24"/>
        </w:rPr>
        <w:t xml:space="preserve"> </w:t>
      </w:r>
      <w:r>
        <w:rPr>
          <w:sz w:val="24"/>
        </w:rPr>
        <w:t>2006.</w:t>
      </w:r>
      <w:r>
        <w:rPr>
          <w:spacing w:val="-26"/>
          <w:sz w:val="24"/>
        </w:rPr>
        <w:t xml:space="preserve"> </w:t>
      </w:r>
      <w:r>
        <w:rPr>
          <w:i/>
          <w:sz w:val="24"/>
        </w:rPr>
        <w:t>Constructions</w:t>
      </w:r>
      <w:r>
        <w:rPr>
          <w:i/>
          <w:spacing w:val="-25"/>
          <w:sz w:val="24"/>
        </w:rPr>
        <w:t xml:space="preserve"> </w:t>
      </w:r>
      <w:r>
        <w:rPr>
          <w:i/>
          <w:sz w:val="24"/>
        </w:rPr>
        <w:t>at</w:t>
      </w:r>
      <w:r>
        <w:rPr>
          <w:i/>
          <w:spacing w:val="-26"/>
          <w:sz w:val="24"/>
        </w:rPr>
        <w:t xml:space="preserve"> </w:t>
      </w:r>
      <w:r>
        <w:rPr>
          <w:i/>
          <w:sz w:val="24"/>
        </w:rPr>
        <w:t>work:</w:t>
      </w:r>
      <w:r>
        <w:rPr>
          <w:i/>
          <w:spacing w:val="-25"/>
          <w:sz w:val="24"/>
        </w:rPr>
        <w:t xml:space="preserve"> </w:t>
      </w:r>
      <w:r>
        <w:rPr>
          <w:i/>
          <w:sz w:val="24"/>
        </w:rPr>
        <w:t>The</w:t>
      </w:r>
      <w:r>
        <w:rPr>
          <w:i/>
          <w:spacing w:val="-26"/>
          <w:sz w:val="24"/>
        </w:rPr>
        <w:t xml:space="preserve"> </w:t>
      </w:r>
      <w:r>
        <w:rPr>
          <w:i/>
          <w:sz w:val="24"/>
        </w:rPr>
        <w:t>nature</w:t>
      </w:r>
      <w:r>
        <w:rPr>
          <w:i/>
          <w:spacing w:val="-26"/>
          <w:sz w:val="24"/>
        </w:rPr>
        <w:t xml:space="preserve"> </w:t>
      </w:r>
      <w:r>
        <w:rPr>
          <w:i/>
          <w:sz w:val="24"/>
        </w:rPr>
        <w:t>of</w:t>
      </w:r>
      <w:r>
        <w:rPr>
          <w:i/>
          <w:spacing w:val="-26"/>
          <w:sz w:val="24"/>
        </w:rPr>
        <w:t xml:space="preserve"> </w:t>
      </w:r>
      <w:r>
        <w:rPr>
          <w:i/>
          <w:sz w:val="24"/>
        </w:rPr>
        <w:t>generalization</w:t>
      </w:r>
      <w:r>
        <w:rPr>
          <w:i/>
          <w:spacing w:val="-25"/>
          <w:sz w:val="24"/>
        </w:rPr>
        <w:t xml:space="preserve"> </w:t>
      </w:r>
      <w:r>
        <w:rPr>
          <w:i/>
          <w:sz w:val="24"/>
        </w:rPr>
        <w:t>in</w:t>
      </w:r>
      <w:r>
        <w:rPr>
          <w:i/>
          <w:spacing w:val="-25"/>
          <w:sz w:val="24"/>
        </w:rPr>
        <w:t xml:space="preserve"> </w:t>
      </w:r>
      <w:r>
        <w:rPr>
          <w:i/>
          <w:sz w:val="24"/>
        </w:rPr>
        <w:t>language</w:t>
      </w:r>
      <w:r>
        <w:rPr>
          <w:sz w:val="24"/>
        </w:rPr>
        <w:t>.</w:t>
      </w:r>
      <w:r>
        <w:rPr>
          <w:spacing w:val="-25"/>
          <w:sz w:val="24"/>
        </w:rPr>
        <w:t xml:space="preserve"> </w:t>
      </w:r>
      <w:r>
        <w:rPr>
          <w:sz w:val="24"/>
        </w:rPr>
        <w:t>Oxford University Press.</w:t>
      </w:r>
      <w:r>
        <w:rPr>
          <w:spacing w:val="14"/>
          <w:sz w:val="24"/>
        </w:rPr>
        <w:t xml:space="preserve"> </w:t>
      </w:r>
      <w:r>
        <w:rPr>
          <w:sz w:val="24"/>
        </w:rPr>
        <w:t>doi:</w:t>
      </w:r>
      <w:r>
        <w:rPr>
          <w:rFonts w:ascii="Linux Libertine Mono"/>
          <w:color w:val="0000FF"/>
          <w:sz w:val="20"/>
        </w:rPr>
        <w:t>10.1093/acprof:oso/9780199268511.001.0001</w:t>
      </w:r>
      <w:r>
        <w:rPr>
          <w:sz w:val="24"/>
        </w:rPr>
        <w:t>.</w:t>
      </w:r>
    </w:p>
    <w:p w:rsidR="00DD7756" w:rsidRDefault="00AD1397">
      <w:pPr>
        <w:spacing w:before="118"/>
        <w:ind w:left="1680"/>
        <w:rPr>
          <w:sz w:val="24"/>
        </w:rPr>
      </w:pPr>
      <w:bookmarkStart w:id="439" w:name="_bookmark340"/>
      <w:bookmarkEnd w:id="439"/>
      <w:r>
        <w:rPr>
          <w:sz w:val="24"/>
        </w:rPr>
        <w:t xml:space="preserve">Greenberg, Joseph H. 1966. </w:t>
      </w:r>
      <w:r>
        <w:rPr>
          <w:i/>
          <w:sz w:val="24"/>
        </w:rPr>
        <w:t>Language universals, with special reference to feature hierarchies</w:t>
      </w:r>
      <w:r>
        <w:rPr>
          <w:sz w:val="24"/>
        </w:rPr>
        <w:t>.</w:t>
      </w:r>
    </w:p>
    <w:p w:rsidR="00DD7756" w:rsidRDefault="00AD1397">
      <w:pPr>
        <w:spacing w:before="15"/>
        <w:ind w:left="2038"/>
        <w:rPr>
          <w:sz w:val="24"/>
        </w:rPr>
      </w:pPr>
      <w:r>
        <w:rPr>
          <w:sz w:val="24"/>
        </w:rPr>
        <w:t>Mouton de Gruyter. doi:</w:t>
      </w:r>
      <w:hyperlink r:id="rId185">
        <w:r>
          <w:rPr>
            <w:rFonts w:ascii="Linux Libertine Mono"/>
            <w:color w:val="0000FF"/>
            <w:sz w:val="20"/>
          </w:rPr>
          <w:t>10.1515/9783110899771</w:t>
        </w:r>
      </w:hyperlink>
      <w:r>
        <w:rPr>
          <w:sz w:val="24"/>
        </w:rPr>
        <w:t>.</w:t>
      </w:r>
    </w:p>
    <w:p w:rsidR="00DD7756" w:rsidRDefault="00AD1397">
      <w:pPr>
        <w:spacing w:before="135" w:line="254" w:lineRule="auto"/>
        <w:ind w:left="2038" w:right="573" w:hanging="359"/>
        <w:jc w:val="both"/>
        <w:rPr>
          <w:sz w:val="24"/>
        </w:rPr>
      </w:pPr>
      <w:bookmarkStart w:id="440" w:name="_bookmark341"/>
      <w:bookmarkEnd w:id="440"/>
      <w:r>
        <w:rPr>
          <w:sz w:val="24"/>
        </w:rPr>
        <w:t xml:space="preserve">Gries, Stefan Th. 2006. Corpus-based methods and cognitive semantics: The many senses of </w:t>
      </w:r>
      <w:r>
        <w:rPr>
          <w:i/>
          <w:sz w:val="24"/>
        </w:rPr>
        <w:t>to run</w:t>
      </w:r>
      <w:r>
        <w:rPr>
          <w:sz w:val="24"/>
        </w:rPr>
        <w:t xml:space="preserve">. In Stefan Th. Gries &amp; Anatol Stefanowitsch (eds.), </w:t>
      </w:r>
      <w:r>
        <w:rPr>
          <w:i/>
          <w:sz w:val="24"/>
        </w:rPr>
        <w:t>Corpora in cognitive linguistics: Corpus-based</w:t>
      </w:r>
      <w:r>
        <w:rPr>
          <w:i/>
          <w:spacing w:val="-14"/>
          <w:sz w:val="24"/>
        </w:rPr>
        <w:t xml:space="preserve"> </w:t>
      </w:r>
      <w:r>
        <w:rPr>
          <w:i/>
          <w:sz w:val="24"/>
        </w:rPr>
        <w:t>approaches</w:t>
      </w:r>
      <w:r>
        <w:rPr>
          <w:i/>
          <w:spacing w:val="-14"/>
          <w:sz w:val="24"/>
        </w:rPr>
        <w:t xml:space="preserve"> </w:t>
      </w:r>
      <w:r>
        <w:rPr>
          <w:i/>
          <w:sz w:val="24"/>
        </w:rPr>
        <w:t>to</w:t>
      </w:r>
      <w:r>
        <w:rPr>
          <w:i/>
          <w:spacing w:val="-13"/>
          <w:sz w:val="24"/>
        </w:rPr>
        <w:t xml:space="preserve"> </w:t>
      </w:r>
      <w:r>
        <w:rPr>
          <w:i/>
          <w:sz w:val="24"/>
        </w:rPr>
        <w:t>syntax</w:t>
      </w:r>
      <w:r>
        <w:rPr>
          <w:i/>
          <w:spacing w:val="-14"/>
          <w:sz w:val="24"/>
        </w:rPr>
        <w:t xml:space="preserve"> </w:t>
      </w:r>
      <w:r>
        <w:rPr>
          <w:i/>
          <w:sz w:val="24"/>
        </w:rPr>
        <w:t>and</w:t>
      </w:r>
      <w:r>
        <w:rPr>
          <w:i/>
          <w:spacing w:val="-13"/>
          <w:sz w:val="24"/>
        </w:rPr>
        <w:t xml:space="preserve"> </w:t>
      </w:r>
      <w:r>
        <w:rPr>
          <w:i/>
          <w:sz w:val="24"/>
        </w:rPr>
        <w:t>lexis</w:t>
      </w:r>
      <w:r>
        <w:rPr>
          <w:i/>
          <w:spacing w:val="-11"/>
          <w:sz w:val="24"/>
        </w:rPr>
        <w:t xml:space="preserve"> </w:t>
      </w:r>
      <w:r>
        <w:rPr>
          <w:sz w:val="24"/>
        </w:rPr>
        <w:t>(Trends</w:t>
      </w:r>
      <w:r>
        <w:rPr>
          <w:spacing w:val="-14"/>
          <w:sz w:val="24"/>
        </w:rPr>
        <w:t xml:space="preserve"> </w:t>
      </w:r>
      <w:r>
        <w:rPr>
          <w:sz w:val="24"/>
        </w:rPr>
        <w:t>in</w:t>
      </w:r>
      <w:r>
        <w:rPr>
          <w:spacing w:val="-13"/>
          <w:sz w:val="24"/>
        </w:rPr>
        <w:t xml:space="preserve"> </w:t>
      </w:r>
      <w:r>
        <w:rPr>
          <w:sz w:val="24"/>
        </w:rPr>
        <w:t>Linguistics:</w:t>
      </w:r>
      <w:r>
        <w:rPr>
          <w:spacing w:val="-14"/>
          <w:sz w:val="24"/>
        </w:rPr>
        <w:t xml:space="preserve"> </w:t>
      </w:r>
      <w:r>
        <w:rPr>
          <w:sz w:val="24"/>
        </w:rPr>
        <w:t>Studies</w:t>
      </w:r>
      <w:r>
        <w:rPr>
          <w:spacing w:val="-13"/>
          <w:sz w:val="24"/>
        </w:rPr>
        <w:t xml:space="preserve"> </w:t>
      </w:r>
      <w:r>
        <w:rPr>
          <w:sz w:val="24"/>
        </w:rPr>
        <w:t>&amp;</w:t>
      </w:r>
      <w:r>
        <w:rPr>
          <w:spacing w:val="-14"/>
          <w:sz w:val="24"/>
        </w:rPr>
        <w:t xml:space="preserve"> </w:t>
      </w:r>
      <w:r>
        <w:rPr>
          <w:sz w:val="24"/>
        </w:rPr>
        <w:t>Monographs 172), 57–100. Mouton de Gruyter.</w:t>
      </w:r>
      <w:r>
        <w:rPr>
          <w:spacing w:val="6"/>
          <w:sz w:val="24"/>
        </w:rPr>
        <w:t xml:space="preserve"> </w:t>
      </w:r>
      <w:r>
        <w:rPr>
          <w:sz w:val="24"/>
        </w:rPr>
        <w:t>doi:</w:t>
      </w:r>
      <w:hyperlink r:id="rId186">
        <w:r>
          <w:rPr>
            <w:rFonts w:ascii="Linux Libertine Mono" w:hAnsi="Linux Libertine Mono"/>
            <w:color w:val="0000FF"/>
            <w:sz w:val="20"/>
          </w:rPr>
          <w:t>10.1515/9783110197709.57</w:t>
        </w:r>
      </w:hyperlink>
      <w:r>
        <w:rPr>
          <w:sz w:val="24"/>
        </w:rPr>
        <w:t>.</w:t>
      </w:r>
    </w:p>
    <w:p w:rsidR="00DD7756" w:rsidRDefault="00AD1397">
      <w:pPr>
        <w:spacing w:before="115" w:line="254" w:lineRule="auto"/>
        <w:ind w:left="2038" w:right="576" w:hanging="359"/>
        <w:jc w:val="both"/>
        <w:rPr>
          <w:sz w:val="24"/>
        </w:rPr>
      </w:pPr>
      <w:bookmarkStart w:id="441" w:name="_bookmark342"/>
      <w:bookmarkEnd w:id="441"/>
      <w:r>
        <w:rPr>
          <w:sz w:val="24"/>
        </w:rPr>
        <w:t>Gries,</w:t>
      </w:r>
      <w:r>
        <w:rPr>
          <w:spacing w:val="-10"/>
          <w:sz w:val="24"/>
        </w:rPr>
        <w:t xml:space="preserve"> </w:t>
      </w:r>
      <w:r>
        <w:rPr>
          <w:sz w:val="24"/>
        </w:rPr>
        <w:t>Stefan</w:t>
      </w:r>
      <w:r>
        <w:rPr>
          <w:spacing w:val="-9"/>
          <w:sz w:val="24"/>
        </w:rPr>
        <w:t xml:space="preserve"> </w:t>
      </w:r>
      <w:r>
        <w:rPr>
          <w:sz w:val="24"/>
        </w:rPr>
        <w:t>Th.</w:t>
      </w:r>
      <w:r>
        <w:rPr>
          <w:spacing w:val="-10"/>
          <w:sz w:val="24"/>
        </w:rPr>
        <w:t xml:space="preserve"> </w:t>
      </w:r>
      <w:r>
        <w:rPr>
          <w:sz w:val="24"/>
        </w:rPr>
        <w:t>2008.</w:t>
      </w:r>
      <w:r>
        <w:rPr>
          <w:spacing w:val="-9"/>
          <w:sz w:val="24"/>
        </w:rPr>
        <w:t xml:space="preserve"> </w:t>
      </w:r>
      <w:r>
        <w:rPr>
          <w:sz w:val="24"/>
        </w:rPr>
        <w:t>Dispersions</w:t>
      </w:r>
      <w:r>
        <w:rPr>
          <w:spacing w:val="-9"/>
          <w:sz w:val="24"/>
        </w:rPr>
        <w:t xml:space="preserve"> </w:t>
      </w:r>
      <w:r>
        <w:rPr>
          <w:sz w:val="24"/>
        </w:rPr>
        <w:t>and</w:t>
      </w:r>
      <w:r>
        <w:rPr>
          <w:spacing w:val="-9"/>
          <w:sz w:val="24"/>
        </w:rPr>
        <w:t xml:space="preserve"> </w:t>
      </w:r>
      <w:r>
        <w:rPr>
          <w:sz w:val="24"/>
        </w:rPr>
        <w:t>adjusted</w:t>
      </w:r>
      <w:r>
        <w:rPr>
          <w:spacing w:val="-10"/>
          <w:sz w:val="24"/>
        </w:rPr>
        <w:t xml:space="preserve"> </w:t>
      </w:r>
      <w:r>
        <w:rPr>
          <w:sz w:val="24"/>
        </w:rPr>
        <w:t>frequencies</w:t>
      </w:r>
      <w:r>
        <w:rPr>
          <w:spacing w:val="-9"/>
          <w:sz w:val="24"/>
        </w:rPr>
        <w:t xml:space="preserve"> </w:t>
      </w:r>
      <w:r>
        <w:rPr>
          <w:sz w:val="24"/>
        </w:rPr>
        <w:t>in</w:t>
      </w:r>
      <w:r>
        <w:rPr>
          <w:spacing w:val="-9"/>
          <w:sz w:val="24"/>
        </w:rPr>
        <w:t xml:space="preserve"> </w:t>
      </w:r>
      <w:r>
        <w:rPr>
          <w:sz w:val="24"/>
        </w:rPr>
        <w:t>corpora.</w:t>
      </w:r>
      <w:r>
        <w:rPr>
          <w:spacing w:val="-13"/>
          <w:sz w:val="24"/>
        </w:rPr>
        <w:t xml:space="preserve"> </w:t>
      </w:r>
      <w:r>
        <w:rPr>
          <w:i/>
          <w:sz w:val="24"/>
        </w:rPr>
        <w:t>International</w:t>
      </w:r>
      <w:r>
        <w:rPr>
          <w:i/>
          <w:spacing w:val="-9"/>
          <w:sz w:val="24"/>
        </w:rPr>
        <w:t xml:space="preserve"> </w:t>
      </w:r>
      <w:r>
        <w:rPr>
          <w:i/>
          <w:sz w:val="24"/>
        </w:rPr>
        <w:t xml:space="preserve">Journal of Corpus Linguistics </w:t>
      </w:r>
      <w:r>
        <w:rPr>
          <w:sz w:val="24"/>
        </w:rPr>
        <w:t>13(4). 403–437.</w:t>
      </w:r>
      <w:r>
        <w:rPr>
          <w:spacing w:val="13"/>
          <w:sz w:val="24"/>
        </w:rPr>
        <w:t xml:space="preserve"> </w:t>
      </w:r>
      <w:r>
        <w:rPr>
          <w:sz w:val="24"/>
        </w:rPr>
        <w:t>doi:</w:t>
      </w:r>
      <w:hyperlink r:id="rId187">
        <w:r>
          <w:rPr>
            <w:rFonts w:ascii="Linux Libertine Mono" w:hAnsi="Linux Libertine Mono"/>
            <w:color w:val="0000FF"/>
            <w:sz w:val="20"/>
          </w:rPr>
          <w:t>10.1075/ijcl.13.4.02gri</w:t>
        </w:r>
      </w:hyperlink>
      <w:r>
        <w:rPr>
          <w:sz w:val="24"/>
        </w:rPr>
        <w:t>.</w:t>
      </w:r>
    </w:p>
    <w:p w:rsidR="00DD7756" w:rsidRDefault="00AD1397">
      <w:pPr>
        <w:spacing w:before="117" w:line="254" w:lineRule="auto"/>
        <w:ind w:left="2038" w:right="573" w:hanging="359"/>
        <w:jc w:val="both"/>
        <w:rPr>
          <w:sz w:val="24"/>
        </w:rPr>
      </w:pPr>
      <w:bookmarkStart w:id="442" w:name="_bookmark343"/>
      <w:bookmarkEnd w:id="442"/>
      <w:r>
        <w:rPr>
          <w:sz w:val="24"/>
        </w:rPr>
        <w:t>Gries,</w:t>
      </w:r>
      <w:r>
        <w:rPr>
          <w:spacing w:val="-14"/>
          <w:sz w:val="24"/>
        </w:rPr>
        <w:t xml:space="preserve"> </w:t>
      </w:r>
      <w:r>
        <w:rPr>
          <w:sz w:val="24"/>
        </w:rPr>
        <w:t>Stefan</w:t>
      </w:r>
      <w:r>
        <w:rPr>
          <w:spacing w:val="-14"/>
          <w:sz w:val="24"/>
        </w:rPr>
        <w:t xml:space="preserve"> </w:t>
      </w:r>
      <w:r>
        <w:rPr>
          <w:sz w:val="24"/>
        </w:rPr>
        <w:t>Th.</w:t>
      </w:r>
      <w:r>
        <w:rPr>
          <w:spacing w:val="-13"/>
          <w:sz w:val="24"/>
        </w:rPr>
        <w:t xml:space="preserve"> </w:t>
      </w:r>
      <w:r>
        <w:rPr>
          <w:sz w:val="24"/>
        </w:rPr>
        <w:t>2010.</w:t>
      </w:r>
      <w:r>
        <w:rPr>
          <w:spacing w:val="-14"/>
          <w:sz w:val="24"/>
        </w:rPr>
        <w:t xml:space="preserve"> </w:t>
      </w:r>
      <w:r>
        <w:rPr>
          <w:sz w:val="24"/>
        </w:rPr>
        <w:t>Dispersions</w:t>
      </w:r>
      <w:r>
        <w:rPr>
          <w:spacing w:val="-13"/>
          <w:sz w:val="24"/>
        </w:rPr>
        <w:t xml:space="preserve"> </w:t>
      </w:r>
      <w:r>
        <w:rPr>
          <w:sz w:val="24"/>
        </w:rPr>
        <w:t>and</w:t>
      </w:r>
      <w:r>
        <w:rPr>
          <w:spacing w:val="-13"/>
          <w:sz w:val="24"/>
        </w:rPr>
        <w:t xml:space="preserve"> </w:t>
      </w:r>
      <w:r>
        <w:rPr>
          <w:sz w:val="24"/>
        </w:rPr>
        <w:t>adjusted</w:t>
      </w:r>
      <w:r>
        <w:rPr>
          <w:spacing w:val="-14"/>
          <w:sz w:val="24"/>
        </w:rPr>
        <w:t xml:space="preserve"> </w:t>
      </w:r>
      <w:r>
        <w:rPr>
          <w:sz w:val="24"/>
        </w:rPr>
        <w:t>frequencies</w:t>
      </w:r>
      <w:r>
        <w:rPr>
          <w:spacing w:val="-13"/>
          <w:sz w:val="24"/>
        </w:rPr>
        <w:t xml:space="preserve"> </w:t>
      </w:r>
      <w:r>
        <w:rPr>
          <w:sz w:val="24"/>
        </w:rPr>
        <w:t>in</w:t>
      </w:r>
      <w:r>
        <w:rPr>
          <w:spacing w:val="-14"/>
          <w:sz w:val="24"/>
        </w:rPr>
        <w:t xml:space="preserve"> </w:t>
      </w:r>
      <w:r>
        <w:rPr>
          <w:sz w:val="24"/>
        </w:rPr>
        <w:t>corpora:</w:t>
      </w:r>
      <w:r>
        <w:rPr>
          <w:spacing w:val="-14"/>
          <w:sz w:val="24"/>
        </w:rPr>
        <w:t xml:space="preserve"> </w:t>
      </w:r>
      <w:r>
        <w:rPr>
          <w:sz w:val="24"/>
        </w:rPr>
        <w:t>Further</w:t>
      </w:r>
      <w:r>
        <w:rPr>
          <w:spacing w:val="-13"/>
          <w:sz w:val="24"/>
        </w:rPr>
        <w:t xml:space="preserve"> </w:t>
      </w:r>
      <w:r>
        <w:rPr>
          <w:sz w:val="24"/>
        </w:rPr>
        <w:t xml:space="preserve">explorations. In Stefan Th. Gries, Stefanie Wulff &amp; Mark Davies (eds.), </w:t>
      </w:r>
      <w:r>
        <w:rPr>
          <w:i/>
          <w:sz w:val="24"/>
        </w:rPr>
        <w:t xml:space="preserve">Corpus-linguistic applications: Current studies, new directions </w:t>
      </w:r>
      <w:r>
        <w:rPr>
          <w:sz w:val="24"/>
        </w:rPr>
        <w:t>(Language &amp; Computers: Studies in Practical Linguistics 71), 197–212. Rodopi.</w:t>
      </w:r>
      <w:r>
        <w:rPr>
          <w:spacing w:val="1"/>
          <w:sz w:val="24"/>
        </w:rPr>
        <w:t xml:space="preserve"> </w:t>
      </w:r>
      <w:r>
        <w:rPr>
          <w:sz w:val="24"/>
        </w:rPr>
        <w:t>doi:</w:t>
      </w:r>
      <w:hyperlink r:id="rId188">
        <w:r>
          <w:rPr>
            <w:rFonts w:ascii="Linux Libertine Mono" w:hAnsi="Linux Libertine Mono"/>
            <w:color w:val="0000FF"/>
            <w:sz w:val="20"/>
          </w:rPr>
          <w:t>10.1163/9789042028012</w:t>
        </w:r>
      </w:hyperlink>
      <w:r>
        <w:rPr>
          <w:sz w:val="24"/>
        </w:rPr>
        <w:t>.</w:t>
      </w:r>
    </w:p>
    <w:p w:rsidR="00DD7756" w:rsidRDefault="00AD1397">
      <w:pPr>
        <w:spacing w:before="115"/>
        <w:ind w:left="1680"/>
        <w:jc w:val="both"/>
        <w:rPr>
          <w:rFonts w:ascii="Linux Libertine Mono"/>
          <w:sz w:val="20"/>
        </w:rPr>
      </w:pPr>
      <w:bookmarkStart w:id="443" w:name="_bookmark344"/>
      <w:bookmarkEnd w:id="443"/>
      <w:r>
        <w:rPr>
          <w:sz w:val="24"/>
        </w:rPr>
        <w:t xml:space="preserve">Gries, Stefan Th. 2013. </w:t>
      </w:r>
      <w:r>
        <w:rPr>
          <w:i/>
          <w:sz w:val="24"/>
        </w:rPr>
        <w:t>Statistics for linguistics with R</w:t>
      </w:r>
      <w:r>
        <w:rPr>
          <w:sz w:val="24"/>
        </w:rPr>
        <w:t>. 2nd edn. Mouton de Gruyter. doi:</w:t>
      </w:r>
      <w:hyperlink r:id="rId189">
        <w:r>
          <w:rPr>
            <w:rFonts w:ascii="Linux Libertine Mono"/>
            <w:color w:val="0000FF"/>
            <w:sz w:val="20"/>
          </w:rPr>
          <w:t>10.</w:t>
        </w:r>
      </w:hyperlink>
    </w:p>
    <w:p w:rsidR="00DD7756" w:rsidRDefault="00DD7756">
      <w:pPr>
        <w:spacing w:before="15"/>
        <w:ind w:left="2038"/>
        <w:rPr>
          <w:sz w:val="24"/>
        </w:rPr>
      </w:pPr>
      <w:hyperlink r:id="rId190">
        <w:r w:rsidR="00AD1397">
          <w:rPr>
            <w:rFonts w:ascii="Linux Libertine Mono"/>
            <w:color w:val="0000FF"/>
            <w:w w:val="105"/>
            <w:sz w:val="20"/>
          </w:rPr>
          <w:t>1515/9783110216042</w:t>
        </w:r>
      </w:hyperlink>
      <w:r w:rsidR="00AD1397">
        <w:rPr>
          <w:w w:val="105"/>
          <w:sz w:val="24"/>
        </w:rPr>
        <w:t>.</w:t>
      </w:r>
    </w:p>
    <w:p w:rsidR="00DD7756" w:rsidRDefault="00AD1397">
      <w:pPr>
        <w:spacing w:before="135" w:line="254" w:lineRule="auto"/>
        <w:ind w:left="2038" w:right="579" w:hanging="359"/>
        <w:jc w:val="both"/>
        <w:rPr>
          <w:sz w:val="24"/>
        </w:rPr>
      </w:pPr>
      <w:bookmarkStart w:id="444" w:name="_bookmark345"/>
      <w:bookmarkEnd w:id="444"/>
      <w:r>
        <w:rPr>
          <w:sz w:val="24"/>
        </w:rPr>
        <w:t xml:space="preserve">Gries, Stefan Th. 2021. Analyzing dispersion. In Magali Paquot &amp; Stefan Th. Gries (eds.), </w:t>
      </w:r>
      <w:r>
        <w:rPr>
          <w:i/>
          <w:spacing w:val="-11"/>
          <w:sz w:val="24"/>
        </w:rPr>
        <w:t xml:space="preserve">A </w:t>
      </w:r>
      <w:r>
        <w:rPr>
          <w:i/>
          <w:sz w:val="24"/>
        </w:rPr>
        <w:t>practical handbook of corpus linguistics</w:t>
      </w:r>
      <w:r>
        <w:rPr>
          <w:sz w:val="24"/>
        </w:rPr>
        <w:t>, 99–118. Springer. doi:</w:t>
      </w:r>
      <w:hyperlink r:id="rId191">
        <w:r>
          <w:rPr>
            <w:rFonts w:ascii="Linux Libertine Mono" w:hAnsi="Linux Libertine Mono"/>
            <w:color w:val="0000FF"/>
            <w:sz w:val="20"/>
          </w:rPr>
          <w:t>10</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108"/>
            <w:sz w:val="20"/>
          </w:rPr>
          <w:t xml:space="preserve"> </w:t>
        </w:r>
        <w:r>
          <w:rPr>
            <w:rFonts w:ascii="Linux Libertine Mono" w:hAnsi="Linux Libertine Mono"/>
            <w:color w:val="0000FF"/>
            <w:sz w:val="20"/>
          </w:rPr>
          <w:t>1007</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107"/>
            <w:sz w:val="20"/>
          </w:rPr>
          <w:t xml:space="preserve"> </w:t>
        </w:r>
        <w:r>
          <w:rPr>
            <w:rFonts w:ascii="Linux Libertine Mono" w:hAnsi="Linux Libertine Mono"/>
            <w:color w:val="0000FF"/>
            <w:sz w:val="20"/>
          </w:rPr>
          <w:t>978</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3</w:t>
        </w:r>
        <w:r>
          <w:rPr>
            <w:rFonts w:ascii="Linux Libertine Mono" w:hAnsi="Linux Libertine Mono"/>
            <w:color w:val="0000FF"/>
            <w:spacing w:val="-108"/>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030</w:t>
        </w:r>
        <w:r>
          <w:rPr>
            <w:rFonts w:ascii="Linux Libertine Mono" w:hAnsi="Linux Libertine Mono"/>
            <w:color w:val="0000FF"/>
            <w:spacing w:val="-108"/>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192">
        <w:r>
          <w:rPr>
            <w:rFonts w:ascii="Linux Libertine Mono" w:hAnsi="Linux Libertine Mono"/>
            <w:color w:val="0000FF"/>
            <w:sz w:val="20"/>
          </w:rPr>
          <w:t>46216-1_5</w:t>
        </w:r>
      </w:hyperlink>
      <w:r>
        <w:rPr>
          <w:sz w:val="24"/>
        </w:rPr>
        <w:t>.</w:t>
      </w:r>
    </w:p>
    <w:p w:rsidR="00DD7756" w:rsidRDefault="00AD1397">
      <w:pPr>
        <w:spacing w:before="116" w:line="254" w:lineRule="auto"/>
        <w:ind w:left="2038" w:right="577" w:hanging="359"/>
        <w:jc w:val="both"/>
        <w:rPr>
          <w:sz w:val="24"/>
        </w:rPr>
      </w:pPr>
      <w:bookmarkStart w:id="445" w:name="_bookmark346"/>
      <w:bookmarkEnd w:id="445"/>
      <w:r>
        <w:rPr>
          <w:sz w:val="24"/>
        </w:rPr>
        <w:t>Gries,</w:t>
      </w:r>
      <w:r>
        <w:rPr>
          <w:spacing w:val="-9"/>
          <w:sz w:val="24"/>
        </w:rPr>
        <w:t xml:space="preserve"> </w:t>
      </w:r>
      <w:r>
        <w:rPr>
          <w:sz w:val="24"/>
        </w:rPr>
        <w:t>Stefan</w:t>
      </w:r>
      <w:r>
        <w:rPr>
          <w:spacing w:val="-8"/>
          <w:sz w:val="24"/>
        </w:rPr>
        <w:t xml:space="preserve"> </w:t>
      </w:r>
      <w:r>
        <w:rPr>
          <w:sz w:val="24"/>
        </w:rPr>
        <w:t>Th.</w:t>
      </w:r>
      <w:r>
        <w:rPr>
          <w:spacing w:val="-7"/>
          <w:sz w:val="24"/>
        </w:rPr>
        <w:t xml:space="preserve"> </w:t>
      </w:r>
      <w:r>
        <w:rPr>
          <w:sz w:val="24"/>
        </w:rPr>
        <w:t>Forthcoming.</w:t>
      </w:r>
      <w:r>
        <w:rPr>
          <w:spacing w:val="-8"/>
          <w:sz w:val="24"/>
        </w:rPr>
        <w:t xml:space="preserve"> </w:t>
      </w:r>
      <w:r>
        <w:rPr>
          <w:sz w:val="24"/>
        </w:rPr>
        <w:t>On,</w:t>
      </w:r>
      <w:r>
        <w:rPr>
          <w:spacing w:val="-8"/>
          <w:sz w:val="24"/>
        </w:rPr>
        <w:t xml:space="preserve"> </w:t>
      </w:r>
      <w:r>
        <w:rPr>
          <w:sz w:val="24"/>
        </w:rPr>
        <w:t>or</w:t>
      </w:r>
      <w:r>
        <w:rPr>
          <w:spacing w:val="-8"/>
          <w:sz w:val="24"/>
        </w:rPr>
        <w:t xml:space="preserve"> </w:t>
      </w:r>
      <w:r>
        <w:rPr>
          <w:sz w:val="24"/>
        </w:rPr>
        <w:t>against?,</w:t>
      </w:r>
      <w:r>
        <w:rPr>
          <w:spacing w:val="-8"/>
          <w:sz w:val="24"/>
        </w:rPr>
        <w:t xml:space="preserve"> </w:t>
      </w:r>
      <w:r>
        <w:rPr>
          <w:spacing w:val="2"/>
          <w:sz w:val="24"/>
        </w:rPr>
        <w:t>(just)</w:t>
      </w:r>
      <w:r>
        <w:rPr>
          <w:spacing w:val="-7"/>
          <w:sz w:val="24"/>
        </w:rPr>
        <w:t xml:space="preserve"> </w:t>
      </w:r>
      <w:r>
        <w:rPr>
          <w:sz w:val="24"/>
        </w:rPr>
        <w:t>frequency.</w:t>
      </w:r>
      <w:r>
        <w:rPr>
          <w:spacing w:val="-8"/>
          <w:sz w:val="24"/>
        </w:rPr>
        <w:t xml:space="preserve"> </w:t>
      </w:r>
      <w:r>
        <w:rPr>
          <w:sz w:val="24"/>
        </w:rPr>
        <w:t>In</w:t>
      </w:r>
      <w:r>
        <w:rPr>
          <w:spacing w:val="-8"/>
          <w:sz w:val="24"/>
        </w:rPr>
        <w:t xml:space="preserve"> </w:t>
      </w:r>
      <w:r>
        <w:rPr>
          <w:sz w:val="24"/>
        </w:rPr>
        <w:t>Hans</w:t>
      </w:r>
      <w:r>
        <w:rPr>
          <w:spacing w:val="-9"/>
          <w:sz w:val="24"/>
        </w:rPr>
        <w:t xml:space="preserve"> </w:t>
      </w:r>
      <w:r>
        <w:rPr>
          <w:sz w:val="24"/>
        </w:rPr>
        <w:t>C.</w:t>
      </w:r>
      <w:r>
        <w:rPr>
          <w:spacing w:val="-7"/>
          <w:sz w:val="24"/>
        </w:rPr>
        <w:t xml:space="preserve"> </w:t>
      </w:r>
      <w:r>
        <w:rPr>
          <w:sz w:val="24"/>
        </w:rPr>
        <w:t>Boas</w:t>
      </w:r>
      <w:r>
        <w:rPr>
          <w:spacing w:val="-8"/>
          <w:sz w:val="24"/>
        </w:rPr>
        <w:t xml:space="preserve"> </w:t>
      </w:r>
      <w:r>
        <w:rPr>
          <w:sz w:val="24"/>
        </w:rPr>
        <w:t>(ed.),</w:t>
      </w:r>
      <w:r>
        <w:rPr>
          <w:spacing w:val="-11"/>
          <w:sz w:val="24"/>
        </w:rPr>
        <w:t xml:space="preserve"> </w:t>
      </w:r>
      <w:r>
        <w:rPr>
          <w:i/>
          <w:sz w:val="24"/>
        </w:rPr>
        <w:t>Appli- cations of cognitive linguistics</w:t>
      </w:r>
      <w:r>
        <w:rPr>
          <w:sz w:val="24"/>
        </w:rPr>
        <w:t>. Mouton de</w:t>
      </w:r>
      <w:r>
        <w:rPr>
          <w:spacing w:val="-10"/>
          <w:sz w:val="24"/>
        </w:rPr>
        <w:t xml:space="preserve"> </w:t>
      </w:r>
      <w:r>
        <w:rPr>
          <w:sz w:val="24"/>
        </w:rPr>
        <w:t>Gruyter.</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pStyle w:val="BodyText"/>
        <w:spacing w:before="84" w:line="254" w:lineRule="auto"/>
        <w:ind w:left="2038" w:right="573" w:hanging="359"/>
        <w:jc w:val="both"/>
      </w:pPr>
      <w:bookmarkStart w:id="446" w:name="_bookmark347"/>
      <w:bookmarkEnd w:id="446"/>
      <w:r>
        <w:lastRenderedPageBreak/>
        <w:t xml:space="preserve">Gries, Stefan Th. &amp; Dagmar Divjak. 2009. Behavioral profiles: A corpus-based approach to cognitive semantic analysis. In Vyvyan Evans &amp; Stéphanie Pourcel (eds.), </w:t>
      </w:r>
      <w:r>
        <w:rPr>
          <w:i/>
        </w:rPr>
        <w:t xml:space="preserve">New directions in cognitive linguistics </w:t>
      </w:r>
      <w:r>
        <w:t>(Human Cognitive Processing 24). John Benjamins.</w:t>
      </w:r>
    </w:p>
    <w:p w:rsidR="00DD7756" w:rsidRDefault="00AD1397">
      <w:pPr>
        <w:pStyle w:val="BodyText"/>
        <w:spacing w:before="116"/>
        <w:ind w:left="1680"/>
        <w:jc w:val="both"/>
        <w:rPr>
          <w:rFonts w:ascii="Linux Libertine Mono" w:hAnsi="Linux Libertine Mono"/>
          <w:sz w:val="20"/>
        </w:rPr>
      </w:pPr>
      <w:bookmarkStart w:id="447" w:name="_bookmark348"/>
      <w:bookmarkEnd w:id="447"/>
      <w:r>
        <w:t xml:space="preserve">Gross, Maurice. 1979. On the failure of generative grammar. </w:t>
      </w:r>
      <w:r>
        <w:rPr>
          <w:i/>
        </w:rPr>
        <w:t xml:space="preserve">Language </w:t>
      </w:r>
      <w:r>
        <w:t>55(4). 859–885. doi:</w:t>
      </w:r>
      <w:hyperlink r:id="rId193">
        <w:r>
          <w:rPr>
            <w:rFonts w:ascii="Linux Libertine Mono" w:hAnsi="Linux Libertine Mono"/>
            <w:color w:val="0000FF"/>
            <w:sz w:val="20"/>
          </w:rPr>
          <w:t>10.</w:t>
        </w:r>
      </w:hyperlink>
    </w:p>
    <w:p w:rsidR="00DD7756" w:rsidRDefault="00DD7756">
      <w:pPr>
        <w:spacing w:before="16"/>
        <w:ind w:left="2038"/>
        <w:rPr>
          <w:sz w:val="24"/>
        </w:rPr>
      </w:pPr>
      <w:hyperlink r:id="rId194">
        <w:r w:rsidR="00AD1397">
          <w:rPr>
            <w:rFonts w:ascii="Linux Libertine Mono"/>
            <w:color w:val="0000FF"/>
            <w:w w:val="105"/>
            <w:sz w:val="20"/>
          </w:rPr>
          <w:t>2307/412748</w:t>
        </w:r>
      </w:hyperlink>
      <w:r w:rsidR="00AD1397">
        <w:rPr>
          <w:w w:val="105"/>
          <w:sz w:val="24"/>
        </w:rPr>
        <w:t>.</w:t>
      </w:r>
    </w:p>
    <w:p w:rsidR="00DD7756" w:rsidRDefault="00AD1397">
      <w:pPr>
        <w:spacing w:before="134" w:line="254" w:lineRule="auto"/>
        <w:ind w:left="2038" w:right="573" w:hanging="359"/>
        <w:jc w:val="both"/>
        <w:rPr>
          <w:i/>
          <w:sz w:val="24"/>
        </w:rPr>
      </w:pPr>
      <w:bookmarkStart w:id="448" w:name="_bookmark349"/>
      <w:bookmarkEnd w:id="448"/>
      <w:r>
        <w:rPr>
          <w:sz w:val="24"/>
        </w:rPr>
        <w:t>Haag,</w:t>
      </w:r>
      <w:r>
        <w:rPr>
          <w:spacing w:val="-11"/>
          <w:sz w:val="24"/>
        </w:rPr>
        <w:t xml:space="preserve"> </w:t>
      </w:r>
      <w:r>
        <w:rPr>
          <w:sz w:val="24"/>
        </w:rPr>
        <w:t>Marcia.</w:t>
      </w:r>
      <w:r>
        <w:rPr>
          <w:spacing w:val="-10"/>
          <w:sz w:val="24"/>
        </w:rPr>
        <w:t xml:space="preserve"> </w:t>
      </w:r>
      <w:r>
        <w:rPr>
          <w:sz w:val="24"/>
        </w:rPr>
        <w:t>2017.</w:t>
      </w:r>
      <w:r>
        <w:rPr>
          <w:spacing w:val="-10"/>
          <w:sz w:val="24"/>
        </w:rPr>
        <w:t xml:space="preserve"> </w:t>
      </w:r>
      <w:r>
        <w:rPr>
          <w:sz w:val="24"/>
        </w:rPr>
        <w:t>What</w:t>
      </w:r>
      <w:r>
        <w:rPr>
          <w:spacing w:val="-10"/>
          <w:sz w:val="24"/>
        </w:rPr>
        <w:t xml:space="preserve"> </w:t>
      </w:r>
      <w:r>
        <w:rPr>
          <w:sz w:val="24"/>
        </w:rPr>
        <w:t>determines</w:t>
      </w:r>
      <w:r>
        <w:rPr>
          <w:spacing w:val="-10"/>
          <w:sz w:val="24"/>
        </w:rPr>
        <w:t xml:space="preserve"> </w:t>
      </w:r>
      <w:r>
        <w:rPr>
          <w:sz w:val="24"/>
        </w:rPr>
        <w:t>constraints</w:t>
      </w:r>
      <w:r>
        <w:rPr>
          <w:spacing w:val="-10"/>
          <w:sz w:val="24"/>
        </w:rPr>
        <w:t xml:space="preserve"> </w:t>
      </w:r>
      <w:r>
        <w:rPr>
          <w:sz w:val="24"/>
        </w:rPr>
        <w:t>on</w:t>
      </w:r>
      <w:r>
        <w:rPr>
          <w:spacing w:val="-10"/>
          <w:sz w:val="24"/>
        </w:rPr>
        <w:t xml:space="preserve"> </w:t>
      </w:r>
      <w:r>
        <w:rPr>
          <w:sz w:val="24"/>
        </w:rPr>
        <w:t>the</w:t>
      </w:r>
      <w:r>
        <w:rPr>
          <w:spacing w:val="-10"/>
          <w:sz w:val="24"/>
        </w:rPr>
        <w:t xml:space="preserve"> </w:t>
      </w:r>
      <w:r>
        <w:rPr>
          <w:sz w:val="24"/>
        </w:rPr>
        <w:t>relationships</w:t>
      </w:r>
      <w:r>
        <w:rPr>
          <w:spacing w:val="-11"/>
          <w:sz w:val="24"/>
        </w:rPr>
        <w:t xml:space="preserve"> </w:t>
      </w:r>
      <w:r>
        <w:rPr>
          <w:sz w:val="24"/>
        </w:rPr>
        <w:t>between</w:t>
      </w:r>
      <w:r>
        <w:rPr>
          <w:spacing w:val="-10"/>
          <w:sz w:val="24"/>
        </w:rPr>
        <w:t xml:space="preserve"> </w:t>
      </w:r>
      <w:r>
        <w:rPr>
          <w:sz w:val="24"/>
        </w:rPr>
        <w:t>roots</w:t>
      </w:r>
      <w:r>
        <w:rPr>
          <w:spacing w:val="-10"/>
          <w:sz w:val="24"/>
        </w:rPr>
        <w:t xml:space="preserve"> </w:t>
      </w:r>
      <w:r>
        <w:rPr>
          <w:sz w:val="24"/>
        </w:rPr>
        <w:t>and</w:t>
      </w:r>
      <w:r>
        <w:rPr>
          <w:spacing w:val="-10"/>
          <w:sz w:val="24"/>
        </w:rPr>
        <w:t xml:space="preserve"> </w:t>
      </w:r>
      <w:r>
        <w:rPr>
          <w:sz w:val="24"/>
        </w:rPr>
        <w:t xml:space="preserve">lex- ical categories?: Evidence from Choctaw and Cherokee. In Valentina Vapnarsky &amp; Edy </w:t>
      </w:r>
      <w:r>
        <w:rPr>
          <w:spacing w:val="-3"/>
          <w:sz w:val="24"/>
        </w:rPr>
        <w:t xml:space="preserve">Veneziano </w:t>
      </w:r>
      <w:r>
        <w:rPr>
          <w:sz w:val="24"/>
        </w:rPr>
        <w:t xml:space="preserve">(eds.), </w:t>
      </w:r>
      <w:r>
        <w:rPr>
          <w:i/>
          <w:sz w:val="24"/>
        </w:rPr>
        <w:t>Lexical polycategoriality: Cross-linguistic, cross-theoretical and</w:t>
      </w:r>
      <w:r>
        <w:rPr>
          <w:i/>
          <w:spacing w:val="33"/>
          <w:sz w:val="24"/>
        </w:rPr>
        <w:t xml:space="preserve"> </w:t>
      </w:r>
      <w:r>
        <w:rPr>
          <w:i/>
          <w:sz w:val="24"/>
        </w:rPr>
        <w:t>language</w:t>
      </w:r>
    </w:p>
    <w:p w:rsidR="00DD7756" w:rsidRDefault="00DD7756">
      <w:pPr>
        <w:spacing w:line="254" w:lineRule="auto"/>
        <w:ind w:left="2038" w:right="336"/>
        <w:jc w:val="both"/>
        <w:rPr>
          <w:sz w:val="24"/>
        </w:rPr>
      </w:pPr>
      <w:r w:rsidRPr="00DD7756">
        <w:pict>
          <v:line id="_x0000_s1052" style="position:absolute;left:0;text-align:left;z-index:15795200;mso-position-horizontal-relative:page" from="554.55pt,13.55pt" to="554.55pt,2.25pt" strokecolor="blue" strokeweight="1.75731mm">
            <w10:wrap anchorx="page"/>
          </v:line>
        </w:pict>
      </w:r>
      <w:r w:rsidR="00AD1397">
        <w:rPr>
          <w:i/>
          <w:sz w:val="24"/>
        </w:rPr>
        <w:t>acquisition</w:t>
      </w:r>
      <w:r w:rsidR="00AD1397">
        <w:rPr>
          <w:i/>
          <w:spacing w:val="-23"/>
          <w:sz w:val="24"/>
        </w:rPr>
        <w:t xml:space="preserve"> </w:t>
      </w:r>
      <w:r w:rsidR="00AD1397">
        <w:rPr>
          <w:i/>
          <w:sz w:val="24"/>
        </w:rPr>
        <w:t>approaches</w:t>
      </w:r>
      <w:r w:rsidR="00AD1397">
        <w:rPr>
          <w:i/>
          <w:spacing w:val="-19"/>
          <w:sz w:val="24"/>
        </w:rPr>
        <w:t xml:space="preserve"> </w:t>
      </w:r>
      <w:r w:rsidR="00AD1397">
        <w:rPr>
          <w:sz w:val="24"/>
        </w:rPr>
        <w:t>(Studies</w:t>
      </w:r>
      <w:r w:rsidR="00AD1397">
        <w:rPr>
          <w:spacing w:val="-23"/>
          <w:sz w:val="24"/>
        </w:rPr>
        <w:t xml:space="preserve"> </w:t>
      </w:r>
      <w:r w:rsidR="00AD1397">
        <w:rPr>
          <w:sz w:val="24"/>
        </w:rPr>
        <w:t>in</w:t>
      </w:r>
      <w:r w:rsidR="00AD1397">
        <w:rPr>
          <w:spacing w:val="-22"/>
          <w:sz w:val="24"/>
        </w:rPr>
        <w:t xml:space="preserve"> </w:t>
      </w:r>
      <w:r w:rsidR="00AD1397">
        <w:rPr>
          <w:sz w:val="24"/>
        </w:rPr>
        <w:t>Language</w:t>
      </w:r>
      <w:r w:rsidR="00AD1397">
        <w:rPr>
          <w:spacing w:val="-23"/>
          <w:sz w:val="24"/>
        </w:rPr>
        <w:t xml:space="preserve"> </w:t>
      </w:r>
      <w:r w:rsidR="00AD1397">
        <w:rPr>
          <w:sz w:val="24"/>
        </w:rPr>
        <w:t>Companion</w:t>
      </w:r>
      <w:r w:rsidR="00AD1397">
        <w:rPr>
          <w:spacing w:val="-23"/>
          <w:sz w:val="24"/>
        </w:rPr>
        <w:t xml:space="preserve"> </w:t>
      </w:r>
      <w:r w:rsidR="00AD1397">
        <w:rPr>
          <w:sz w:val="24"/>
        </w:rPr>
        <w:t>Series</w:t>
      </w:r>
      <w:r w:rsidR="00AD1397">
        <w:rPr>
          <w:spacing w:val="-23"/>
          <w:sz w:val="24"/>
        </w:rPr>
        <w:t xml:space="preserve"> </w:t>
      </w:r>
      <w:r w:rsidR="00AD1397">
        <w:rPr>
          <w:sz w:val="24"/>
        </w:rPr>
        <w:t>182).</w:t>
      </w:r>
      <w:r w:rsidR="00AD1397">
        <w:rPr>
          <w:spacing w:val="-23"/>
          <w:sz w:val="24"/>
        </w:rPr>
        <w:t xml:space="preserve"> </w:t>
      </w:r>
      <w:r w:rsidR="00AD1397">
        <w:rPr>
          <w:sz w:val="24"/>
        </w:rPr>
        <w:t>John</w:t>
      </w:r>
      <w:r w:rsidR="00AD1397">
        <w:rPr>
          <w:spacing w:val="-23"/>
          <w:sz w:val="24"/>
        </w:rPr>
        <w:t xml:space="preserve"> </w:t>
      </w:r>
      <w:r w:rsidR="00AD1397">
        <w:rPr>
          <w:sz w:val="24"/>
        </w:rPr>
        <w:t>Benjamins.</w:t>
      </w:r>
      <w:r w:rsidR="00AD1397">
        <w:rPr>
          <w:spacing w:val="-23"/>
          <w:sz w:val="24"/>
        </w:rPr>
        <w:t xml:space="preserve"> </w:t>
      </w:r>
      <w:r w:rsidR="00AD1397">
        <w:rPr>
          <w:sz w:val="24"/>
        </w:rPr>
        <w:t>doi:</w:t>
      </w:r>
      <w:hyperlink r:id="rId195">
        <w:r w:rsidR="00AD1397">
          <w:rPr>
            <w:rFonts w:ascii="Linux Libertine Mono"/>
            <w:color w:val="0000FF"/>
            <w:sz w:val="20"/>
          </w:rPr>
          <w:t>10.</w:t>
        </w:r>
      </w:hyperlink>
      <w:r w:rsidR="00AD1397">
        <w:rPr>
          <w:rFonts w:ascii="Linux Libertine Mono"/>
          <w:color w:val="0000FF"/>
          <w:sz w:val="20"/>
        </w:rPr>
        <w:t xml:space="preserve"> </w:t>
      </w:r>
      <w:hyperlink r:id="rId196">
        <w:r w:rsidR="00AD1397">
          <w:rPr>
            <w:rFonts w:ascii="Linux Libertine Mono"/>
            <w:color w:val="0000FF"/>
            <w:sz w:val="20"/>
          </w:rPr>
          <w:t>1075/slcs.182.07haa</w:t>
        </w:r>
      </w:hyperlink>
      <w:r w:rsidR="00AD1397">
        <w:rPr>
          <w:sz w:val="24"/>
        </w:rPr>
        <w:t>.</w:t>
      </w:r>
    </w:p>
    <w:p w:rsidR="00DD7756" w:rsidRDefault="00AD1397">
      <w:pPr>
        <w:spacing w:before="114" w:line="254" w:lineRule="auto"/>
        <w:ind w:left="2038" w:right="571" w:hanging="359"/>
        <w:rPr>
          <w:sz w:val="24"/>
        </w:rPr>
      </w:pPr>
      <w:bookmarkStart w:id="449" w:name="_bookmark350"/>
      <w:bookmarkEnd w:id="449"/>
      <w:r>
        <w:rPr>
          <w:sz w:val="24"/>
        </w:rPr>
        <w:t>Halle,</w:t>
      </w:r>
      <w:r>
        <w:rPr>
          <w:spacing w:val="-18"/>
          <w:sz w:val="24"/>
        </w:rPr>
        <w:t xml:space="preserve"> </w:t>
      </w:r>
      <w:r>
        <w:rPr>
          <w:sz w:val="24"/>
        </w:rPr>
        <w:t>Morris</w:t>
      </w:r>
      <w:r>
        <w:rPr>
          <w:spacing w:val="-17"/>
          <w:sz w:val="24"/>
        </w:rPr>
        <w:t xml:space="preserve"> </w:t>
      </w:r>
      <w:r>
        <w:rPr>
          <w:sz w:val="24"/>
        </w:rPr>
        <w:t>&amp;</w:t>
      </w:r>
      <w:r>
        <w:rPr>
          <w:spacing w:val="-18"/>
          <w:sz w:val="24"/>
        </w:rPr>
        <w:t xml:space="preserve"> </w:t>
      </w:r>
      <w:r>
        <w:rPr>
          <w:sz w:val="24"/>
        </w:rPr>
        <w:t>Alec</w:t>
      </w:r>
      <w:r>
        <w:rPr>
          <w:spacing w:val="-17"/>
          <w:sz w:val="24"/>
        </w:rPr>
        <w:t xml:space="preserve"> </w:t>
      </w:r>
      <w:r>
        <w:rPr>
          <w:sz w:val="24"/>
        </w:rPr>
        <w:t>Marantz.</w:t>
      </w:r>
      <w:r>
        <w:rPr>
          <w:spacing w:val="-17"/>
          <w:sz w:val="24"/>
        </w:rPr>
        <w:t xml:space="preserve"> </w:t>
      </w:r>
      <w:r>
        <w:rPr>
          <w:sz w:val="24"/>
        </w:rPr>
        <w:t>1994.</w:t>
      </w:r>
      <w:r>
        <w:rPr>
          <w:spacing w:val="-18"/>
          <w:sz w:val="24"/>
        </w:rPr>
        <w:t xml:space="preserve"> </w:t>
      </w:r>
      <w:r>
        <w:rPr>
          <w:sz w:val="24"/>
        </w:rPr>
        <w:t>Some</w:t>
      </w:r>
      <w:r>
        <w:rPr>
          <w:spacing w:val="-17"/>
          <w:sz w:val="24"/>
        </w:rPr>
        <w:t xml:space="preserve"> </w:t>
      </w:r>
      <w:r>
        <w:rPr>
          <w:sz w:val="24"/>
        </w:rPr>
        <w:t>key</w:t>
      </w:r>
      <w:r>
        <w:rPr>
          <w:spacing w:val="-18"/>
          <w:sz w:val="24"/>
        </w:rPr>
        <w:t xml:space="preserve"> </w:t>
      </w:r>
      <w:r>
        <w:rPr>
          <w:sz w:val="24"/>
        </w:rPr>
        <w:t>features</w:t>
      </w:r>
      <w:r>
        <w:rPr>
          <w:spacing w:val="-17"/>
          <w:sz w:val="24"/>
        </w:rPr>
        <w:t xml:space="preserve"> </w:t>
      </w:r>
      <w:r>
        <w:rPr>
          <w:sz w:val="24"/>
        </w:rPr>
        <w:t>of</w:t>
      </w:r>
      <w:r>
        <w:rPr>
          <w:spacing w:val="-17"/>
          <w:sz w:val="24"/>
        </w:rPr>
        <w:t xml:space="preserve"> </w:t>
      </w:r>
      <w:r>
        <w:rPr>
          <w:sz w:val="24"/>
        </w:rPr>
        <w:t>Distributed</w:t>
      </w:r>
      <w:r>
        <w:rPr>
          <w:spacing w:val="-18"/>
          <w:sz w:val="24"/>
        </w:rPr>
        <w:t xml:space="preserve"> </w:t>
      </w:r>
      <w:r>
        <w:rPr>
          <w:sz w:val="24"/>
        </w:rPr>
        <w:t>Morphology.</w:t>
      </w:r>
      <w:r>
        <w:rPr>
          <w:spacing w:val="-20"/>
          <w:sz w:val="24"/>
        </w:rPr>
        <w:t xml:space="preserve"> </w:t>
      </w:r>
      <w:r>
        <w:rPr>
          <w:i/>
          <w:spacing w:val="2"/>
          <w:sz w:val="24"/>
        </w:rPr>
        <w:t>MIT</w:t>
      </w:r>
      <w:r>
        <w:rPr>
          <w:i/>
          <w:spacing w:val="-17"/>
          <w:sz w:val="24"/>
        </w:rPr>
        <w:t xml:space="preserve"> </w:t>
      </w:r>
      <w:r>
        <w:rPr>
          <w:i/>
          <w:spacing w:val="-4"/>
          <w:sz w:val="24"/>
        </w:rPr>
        <w:t xml:space="preserve">Work- </w:t>
      </w:r>
      <w:r>
        <w:rPr>
          <w:i/>
          <w:sz w:val="24"/>
        </w:rPr>
        <w:t xml:space="preserve">ing Papers in Linguistics </w:t>
      </w:r>
      <w:r>
        <w:rPr>
          <w:sz w:val="24"/>
        </w:rPr>
        <w:t>21.</w:t>
      </w:r>
      <w:r>
        <w:rPr>
          <w:spacing w:val="-1"/>
          <w:sz w:val="24"/>
        </w:rPr>
        <w:t xml:space="preserve"> </w:t>
      </w:r>
      <w:r>
        <w:rPr>
          <w:sz w:val="24"/>
        </w:rPr>
        <w:t>275–288.</w:t>
      </w:r>
    </w:p>
    <w:p w:rsidR="00DD7756" w:rsidRDefault="00AD1397">
      <w:pPr>
        <w:spacing w:before="118" w:line="254" w:lineRule="auto"/>
        <w:ind w:left="2038" w:hanging="359"/>
        <w:rPr>
          <w:sz w:val="24"/>
        </w:rPr>
      </w:pPr>
      <w:bookmarkStart w:id="450" w:name="_bookmark351"/>
      <w:bookmarkEnd w:id="450"/>
      <w:r>
        <w:rPr>
          <w:sz w:val="24"/>
        </w:rPr>
        <w:t xml:space="preserve">Hammarström, Harald, Robert Forkel &amp; Martin Haspelmath. 2019. </w:t>
      </w:r>
      <w:r>
        <w:rPr>
          <w:i/>
          <w:sz w:val="24"/>
        </w:rPr>
        <w:t>Glottolog 4.0</w:t>
      </w:r>
      <w:r>
        <w:rPr>
          <w:sz w:val="24"/>
        </w:rPr>
        <w:t xml:space="preserve">. Max Planck Institute for the Science of Human History. </w:t>
      </w:r>
      <w:hyperlink r:id="rId197">
        <w:r>
          <w:rPr>
            <w:rFonts w:ascii="Linux Libertine Mono" w:hAnsi="Linux Libertine Mono"/>
            <w:color w:val="0000FF"/>
            <w:sz w:val="20"/>
          </w:rPr>
          <w:t>https://glottolog.org</w:t>
        </w:r>
      </w:hyperlink>
      <w:r>
        <w:rPr>
          <w:sz w:val="24"/>
        </w:rPr>
        <w:t>.</w:t>
      </w:r>
    </w:p>
    <w:p w:rsidR="00DD7756" w:rsidRDefault="00AD1397">
      <w:pPr>
        <w:spacing w:before="117"/>
        <w:ind w:left="1680"/>
        <w:rPr>
          <w:sz w:val="24"/>
        </w:rPr>
      </w:pPr>
      <w:bookmarkStart w:id="451" w:name="_bookmark352"/>
      <w:bookmarkEnd w:id="451"/>
      <w:r>
        <w:rPr>
          <w:sz w:val="24"/>
        </w:rPr>
        <w:t xml:space="preserve">Hardjadibrata, R. R. 1985. </w:t>
      </w:r>
      <w:r>
        <w:rPr>
          <w:i/>
          <w:sz w:val="24"/>
        </w:rPr>
        <w:t xml:space="preserve">Sundanese: A syntactical analysis </w:t>
      </w:r>
      <w:r>
        <w:rPr>
          <w:sz w:val="24"/>
        </w:rPr>
        <w:t>(Pacific Linguistics Series D 65).</w:t>
      </w:r>
    </w:p>
    <w:p w:rsidR="00DD7756" w:rsidRDefault="00AD1397">
      <w:pPr>
        <w:pStyle w:val="BodyText"/>
        <w:spacing w:before="15"/>
        <w:ind w:left="2038"/>
      </w:pPr>
      <w:r>
        <w:t>Australian National University.</w:t>
      </w:r>
    </w:p>
    <w:p w:rsidR="00DD7756" w:rsidRDefault="00AD1397">
      <w:pPr>
        <w:spacing w:line="410" w:lineRule="atLeast"/>
        <w:ind w:left="1680" w:right="571"/>
        <w:rPr>
          <w:rFonts w:ascii="Linux Libertine Mono"/>
          <w:sz w:val="20"/>
        </w:rPr>
      </w:pPr>
      <w:bookmarkStart w:id="452" w:name="_bookmark354"/>
      <w:bookmarkEnd w:id="452"/>
      <w:r>
        <w:rPr>
          <w:sz w:val="24"/>
        </w:rPr>
        <w:t xml:space="preserve">Harris, Zellig S. 1951. </w:t>
      </w:r>
      <w:r>
        <w:rPr>
          <w:i/>
          <w:sz w:val="24"/>
        </w:rPr>
        <w:t>Methods in structural linguistics</w:t>
      </w:r>
      <w:r>
        <w:rPr>
          <w:sz w:val="24"/>
        </w:rPr>
        <w:t>. University of Chicago Press.</w:t>
      </w:r>
      <w:bookmarkStart w:id="453" w:name="_bookmark353"/>
      <w:bookmarkEnd w:id="453"/>
      <w:r>
        <w:rPr>
          <w:sz w:val="24"/>
        </w:rPr>
        <w:t xml:space="preserve"> Haspelmath, Martin. 2001. </w:t>
      </w:r>
      <w:r>
        <w:rPr>
          <w:i/>
          <w:sz w:val="24"/>
        </w:rPr>
        <w:t>Word classes and parts of speech</w:t>
      </w:r>
      <w:r>
        <w:rPr>
          <w:sz w:val="24"/>
        </w:rPr>
        <w:t>. doi:</w:t>
      </w:r>
      <w:hyperlink r:id="rId198">
        <w:r>
          <w:rPr>
            <w:rFonts w:ascii="Linux Libertine Mono"/>
            <w:color w:val="0000FF"/>
            <w:sz w:val="20"/>
          </w:rPr>
          <w:t>10.1016/B0-08-043076-</w:t>
        </w:r>
      </w:hyperlink>
    </w:p>
    <w:p w:rsidR="00DD7756" w:rsidRDefault="00DD7756">
      <w:pPr>
        <w:spacing w:before="12"/>
        <w:ind w:left="2038"/>
        <w:rPr>
          <w:sz w:val="24"/>
        </w:rPr>
      </w:pPr>
      <w:hyperlink r:id="rId199">
        <w:r w:rsidR="00AD1397">
          <w:rPr>
            <w:rFonts w:ascii="Linux Libertine Mono"/>
            <w:color w:val="0000FF"/>
            <w:w w:val="105"/>
            <w:sz w:val="20"/>
          </w:rPr>
          <w:t>7/02959-4</w:t>
        </w:r>
      </w:hyperlink>
      <w:r w:rsidR="00AD1397">
        <w:rPr>
          <w:w w:val="105"/>
          <w:sz w:val="24"/>
        </w:rPr>
        <w:t>.</w:t>
      </w:r>
    </w:p>
    <w:p w:rsidR="00DD7756" w:rsidRDefault="00AD1397">
      <w:pPr>
        <w:pStyle w:val="BodyText"/>
        <w:spacing w:before="135" w:line="254" w:lineRule="auto"/>
        <w:ind w:left="2038" w:right="574" w:hanging="359"/>
        <w:jc w:val="both"/>
      </w:pPr>
      <w:bookmarkStart w:id="454" w:name="_bookmark355"/>
      <w:bookmarkEnd w:id="454"/>
      <w:r>
        <w:t>Haspelmath,</w:t>
      </w:r>
      <w:r>
        <w:rPr>
          <w:spacing w:val="-11"/>
        </w:rPr>
        <w:t xml:space="preserve"> </w:t>
      </w:r>
      <w:r>
        <w:t>Martin.</w:t>
      </w:r>
      <w:r>
        <w:rPr>
          <w:spacing w:val="-10"/>
        </w:rPr>
        <w:t xml:space="preserve"> </w:t>
      </w:r>
      <w:r>
        <w:t>2003.</w:t>
      </w:r>
      <w:r>
        <w:rPr>
          <w:spacing w:val="-11"/>
        </w:rPr>
        <w:t xml:space="preserve"> </w:t>
      </w:r>
      <w:r>
        <w:t>The</w:t>
      </w:r>
      <w:r>
        <w:rPr>
          <w:spacing w:val="-10"/>
        </w:rPr>
        <w:t xml:space="preserve"> </w:t>
      </w:r>
      <w:r>
        <w:t>geometry</w:t>
      </w:r>
      <w:r>
        <w:rPr>
          <w:spacing w:val="-10"/>
        </w:rPr>
        <w:t xml:space="preserve"> </w:t>
      </w:r>
      <w:r>
        <w:t>of</w:t>
      </w:r>
      <w:r>
        <w:rPr>
          <w:spacing w:val="-11"/>
        </w:rPr>
        <w:t xml:space="preserve"> </w:t>
      </w:r>
      <w:r>
        <w:t>grammatical</w:t>
      </w:r>
      <w:r>
        <w:rPr>
          <w:spacing w:val="-10"/>
        </w:rPr>
        <w:t xml:space="preserve"> </w:t>
      </w:r>
      <w:r>
        <w:t>meaning:</w:t>
      </w:r>
      <w:r>
        <w:rPr>
          <w:spacing w:val="-10"/>
        </w:rPr>
        <w:t xml:space="preserve"> </w:t>
      </w:r>
      <w:r>
        <w:t>Semantic</w:t>
      </w:r>
      <w:r>
        <w:rPr>
          <w:spacing w:val="-11"/>
        </w:rPr>
        <w:t xml:space="preserve"> </w:t>
      </w:r>
      <w:r>
        <w:t>maps</w:t>
      </w:r>
      <w:r>
        <w:rPr>
          <w:spacing w:val="-10"/>
        </w:rPr>
        <w:t xml:space="preserve"> </w:t>
      </w:r>
      <w:r>
        <w:t>and</w:t>
      </w:r>
      <w:r>
        <w:rPr>
          <w:spacing w:val="-10"/>
        </w:rPr>
        <w:t xml:space="preserve"> </w:t>
      </w:r>
      <w:r>
        <w:t>cross- linguistic</w:t>
      </w:r>
      <w:r>
        <w:rPr>
          <w:spacing w:val="-7"/>
        </w:rPr>
        <w:t xml:space="preserve"> </w:t>
      </w:r>
      <w:r>
        <w:t>comparison.</w:t>
      </w:r>
      <w:r>
        <w:rPr>
          <w:spacing w:val="-7"/>
        </w:rPr>
        <w:t xml:space="preserve"> </w:t>
      </w:r>
      <w:r>
        <w:t>In</w:t>
      </w:r>
      <w:r>
        <w:rPr>
          <w:spacing w:val="-6"/>
        </w:rPr>
        <w:t xml:space="preserve"> </w:t>
      </w:r>
      <w:r>
        <w:t>Michael</w:t>
      </w:r>
      <w:r>
        <w:rPr>
          <w:spacing w:val="-7"/>
        </w:rPr>
        <w:t xml:space="preserve"> </w:t>
      </w:r>
      <w:r>
        <w:t>Tomasello</w:t>
      </w:r>
      <w:r>
        <w:rPr>
          <w:spacing w:val="-6"/>
        </w:rPr>
        <w:t xml:space="preserve"> </w:t>
      </w:r>
      <w:r>
        <w:t>(ed.),</w:t>
      </w:r>
      <w:r>
        <w:rPr>
          <w:spacing w:val="-8"/>
        </w:rPr>
        <w:t xml:space="preserve"> </w:t>
      </w:r>
      <w:r>
        <w:rPr>
          <w:i/>
        </w:rPr>
        <w:t>The</w:t>
      </w:r>
      <w:r>
        <w:rPr>
          <w:i/>
          <w:spacing w:val="-7"/>
        </w:rPr>
        <w:t xml:space="preserve"> </w:t>
      </w:r>
      <w:r>
        <w:rPr>
          <w:i/>
        </w:rPr>
        <w:t>new</w:t>
      </w:r>
      <w:r>
        <w:rPr>
          <w:i/>
          <w:spacing w:val="-6"/>
        </w:rPr>
        <w:t xml:space="preserve"> </w:t>
      </w:r>
      <w:r>
        <w:rPr>
          <w:i/>
        </w:rPr>
        <w:t>psychology</w:t>
      </w:r>
      <w:r>
        <w:rPr>
          <w:i/>
          <w:spacing w:val="-7"/>
        </w:rPr>
        <w:t xml:space="preserve"> </w:t>
      </w:r>
      <w:r>
        <w:rPr>
          <w:i/>
        </w:rPr>
        <w:t>of</w:t>
      </w:r>
      <w:r>
        <w:rPr>
          <w:i/>
          <w:spacing w:val="-7"/>
        </w:rPr>
        <w:t xml:space="preserve"> </w:t>
      </w:r>
      <w:r>
        <w:rPr>
          <w:i/>
        </w:rPr>
        <w:t>language</w:t>
      </w:r>
      <w:r>
        <w:t>,</w:t>
      </w:r>
      <w:r>
        <w:rPr>
          <w:spacing w:val="-6"/>
        </w:rPr>
        <w:t xml:space="preserve"> </w:t>
      </w:r>
      <w:r>
        <w:t>vol.</w:t>
      </w:r>
      <w:r>
        <w:rPr>
          <w:spacing w:val="-7"/>
        </w:rPr>
        <w:t xml:space="preserve"> </w:t>
      </w:r>
      <w:r>
        <w:t>2, 211–242. Lawrence</w:t>
      </w:r>
      <w:r>
        <w:rPr>
          <w:spacing w:val="-3"/>
        </w:rPr>
        <w:t xml:space="preserve"> </w:t>
      </w:r>
      <w:r>
        <w:t>Erlbaum.</w:t>
      </w:r>
    </w:p>
    <w:p w:rsidR="00DD7756" w:rsidRDefault="00AD1397">
      <w:pPr>
        <w:spacing w:before="116" w:line="254" w:lineRule="auto"/>
        <w:ind w:left="2038" w:right="573" w:hanging="359"/>
        <w:jc w:val="both"/>
        <w:rPr>
          <w:sz w:val="24"/>
        </w:rPr>
      </w:pPr>
      <w:bookmarkStart w:id="455" w:name="_bookmark356"/>
      <w:bookmarkEnd w:id="455"/>
      <w:r>
        <w:rPr>
          <w:sz w:val="24"/>
        </w:rPr>
        <w:t>Haspelmath,</w:t>
      </w:r>
      <w:r>
        <w:rPr>
          <w:spacing w:val="-11"/>
          <w:sz w:val="24"/>
        </w:rPr>
        <w:t xml:space="preserve"> </w:t>
      </w:r>
      <w:r>
        <w:rPr>
          <w:sz w:val="24"/>
        </w:rPr>
        <w:t>Martin.</w:t>
      </w:r>
      <w:r>
        <w:rPr>
          <w:spacing w:val="-10"/>
          <w:sz w:val="24"/>
        </w:rPr>
        <w:t xml:space="preserve"> </w:t>
      </w:r>
      <w:r>
        <w:rPr>
          <w:sz w:val="24"/>
        </w:rPr>
        <w:t>2005.</w:t>
      </w:r>
      <w:r>
        <w:rPr>
          <w:spacing w:val="-11"/>
          <w:sz w:val="24"/>
        </w:rPr>
        <w:t xml:space="preserve"> </w:t>
      </w:r>
      <w:r>
        <w:rPr>
          <w:sz w:val="24"/>
        </w:rPr>
        <w:t>Defining</w:t>
      </w:r>
      <w:r>
        <w:rPr>
          <w:spacing w:val="-11"/>
          <w:sz w:val="24"/>
        </w:rPr>
        <w:t xml:space="preserve"> </w:t>
      </w:r>
      <w:r>
        <w:rPr>
          <w:sz w:val="24"/>
        </w:rPr>
        <w:t>vs.</w:t>
      </w:r>
      <w:r>
        <w:rPr>
          <w:spacing w:val="-11"/>
          <w:sz w:val="24"/>
        </w:rPr>
        <w:t xml:space="preserve"> </w:t>
      </w:r>
      <w:r>
        <w:rPr>
          <w:sz w:val="24"/>
        </w:rPr>
        <w:t>diagnosing</w:t>
      </w:r>
      <w:r>
        <w:rPr>
          <w:spacing w:val="-11"/>
          <w:sz w:val="24"/>
        </w:rPr>
        <w:t xml:space="preserve"> </w:t>
      </w:r>
      <w:r>
        <w:rPr>
          <w:sz w:val="24"/>
        </w:rPr>
        <w:t>linguistic</w:t>
      </w:r>
      <w:r>
        <w:rPr>
          <w:spacing w:val="-11"/>
          <w:sz w:val="24"/>
        </w:rPr>
        <w:t xml:space="preserve"> </w:t>
      </w:r>
      <w:r>
        <w:rPr>
          <w:sz w:val="24"/>
        </w:rPr>
        <w:t>categories:</w:t>
      </w:r>
      <w:r>
        <w:rPr>
          <w:spacing w:val="-10"/>
          <w:sz w:val="24"/>
        </w:rPr>
        <w:t xml:space="preserve"> </w:t>
      </w:r>
      <w:r>
        <w:rPr>
          <w:sz w:val="24"/>
        </w:rPr>
        <w:t>A</w:t>
      </w:r>
      <w:r>
        <w:rPr>
          <w:spacing w:val="-10"/>
          <w:sz w:val="24"/>
        </w:rPr>
        <w:t xml:space="preserve"> </w:t>
      </w:r>
      <w:r>
        <w:rPr>
          <w:sz w:val="24"/>
        </w:rPr>
        <w:t>case</w:t>
      </w:r>
      <w:r>
        <w:rPr>
          <w:spacing w:val="-11"/>
          <w:sz w:val="24"/>
        </w:rPr>
        <w:t xml:space="preserve"> </w:t>
      </w:r>
      <w:r>
        <w:rPr>
          <w:sz w:val="24"/>
        </w:rPr>
        <w:t>study</w:t>
      </w:r>
      <w:r>
        <w:rPr>
          <w:spacing w:val="-11"/>
          <w:sz w:val="24"/>
        </w:rPr>
        <w:t xml:space="preserve"> </w:t>
      </w:r>
      <w:r>
        <w:rPr>
          <w:sz w:val="24"/>
        </w:rPr>
        <w:t>of</w:t>
      </w:r>
      <w:r>
        <w:rPr>
          <w:spacing w:val="-11"/>
          <w:sz w:val="24"/>
        </w:rPr>
        <w:t xml:space="preserve"> </w:t>
      </w:r>
      <w:r>
        <w:rPr>
          <w:sz w:val="24"/>
        </w:rPr>
        <w:t xml:space="preserve">clitic phenomena. In Joanna Błaszczak (ed.), </w:t>
      </w:r>
      <w:r>
        <w:rPr>
          <w:i/>
          <w:sz w:val="24"/>
        </w:rPr>
        <w:t>How categorical are categories?: New approaches</w:t>
      </w:r>
      <w:r>
        <w:rPr>
          <w:i/>
          <w:spacing w:val="-32"/>
          <w:sz w:val="24"/>
        </w:rPr>
        <w:t xml:space="preserve"> </w:t>
      </w:r>
      <w:r>
        <w:rPr>
          <w:i/>
          <w:sz w:val="24"/>
        </w:rPr>
        <w:t>to the</w:t>
      </w:r>
      <w:r>
        <w:rPr>
          <w:i/>
          <w:spacing w:val="-16"/>
          <w:sz w:val="24"/>
        </w:rPr>
        <w:t xml:space="preserve"> </w:t>
      </w:r>
      <w:r>
        <w:rPr>
          <w:i/>
          <w:sz w:val="24"/>
        </w:rPr>
        <w:t>old</w:t>
      </w:r>
      <w:r>
        <w:rPr>
          <w:i/>
          <w:spacing w:val="-16"/>
          <w:sz w:val="24"/>
        </w:rPr>
        <w:t xml:space="preserve"> </w:t>
      </w:r>
      <w:r>
        <w:rPr>
          <w:i/>
          <w:sz w:val="24"/>
        </w:rPr>
        <w:t>questions</w:t>
      </w:r>
      <w:r>
        <w:rPr>
          <w:i/>
          <w:spacing w:val="-16"/>
          <w:sz w:val="24"/>
        </w:rPr>
        <w:t xml:space="preserve"> </w:t>
      </w:r>
      <w:r>
        <w:rPr>
          <w:i/>
          <w:sz w:val="24"/>
        </w:rPr>
        <w:t>of</w:t>
      </w:r>
      <w:r>
        <w:rPr>
          <w:i/>
          <w:spacing w:val="-16"/>
          <w:sz w:val="24"/>
        </w:rPr>
        <w:t xml:space="preserve"> </w:t>
      </w:r>
      <w:r>
        <w:rPr>
          <w:i/>
          <w:sz w:val="24"/>
        </w:rPr>
        <w:t>noun,</w:t>
      </w:r>
      <w:r>
        <w:rPr>
          <w:i/>
          <w:spacing w:val="-16"/>
          <w:sz w:val="24"/>
        </w:rPr>
        <w:t xml:space="preserve"> </w:t>
      </w:r>
      <w:r>
        <w:rPr>
          <w:i/>
          <w:sz w:val="24"/>
        </w:rPr>
        <w:t>verb,</w:t>
      </w:r>
      <w:r>
        <w:rPr>
          <w:i/>
          <w:spacing w:val="-16"/>
          <w:sz w:val="24"/>
        </w:rPr>
        <w:t xml:space="preserve"> </w:t>
      </w:r>
      <w:r>
        <w:rPr>
          <w:i/>
          <w:sz w:val="24"/>
        </w:rPr>
        <w:t>and</w:t>
      </w:r>
      <w:r>
        <w:rPr>
          <w:i/>
          <w:spacing w:val="-16"/>
          <w:sz w:val="24"/>
        </w:rPr>
        <w:t xml:space="preserve"> </w:t>
      </w:r>
      <w:r>
        <w:rPr>
          <w:i/>
          <w:sz w:val="24"/>
        </w:rPr>
        <w:t>adjective</w:t>
      </w:r>
      <w:r>
        <w:rPr>
          <w:i/>
          <w:spacing w:val="-14"/>
          <w:sz w:val="24"/>
        </w:rPr>
        <w:t xml:space="preserve"> </w:t>
      </w:r>
      <w:r>
        <w:rPr>
          <w:sz w:val="24"/>
        </w:rPr>
        <w:t>(Studies</w:t>
      </w:r>
      <w:r>
        <w:rPr>
          <w:spacing w:val="-15"/>
          <w:sz w:val="24"/>
        </w:rPr>
        <w:t xml:space="preserve"> </w:t>
      </w:r>
      <w:r>
        <w:rPr>
          <w:sz w:val="24"/>
        </w:rPr>
        <w:t>in</w:t>
      </w:r>
      <w:r>
        <w:rPr>
          <w:spacing w:val="-16"/>
          <w:sz w:val="24"/>
        </w:rPr>
        <w:t xml:space="preserve"> </w:t>
      </w:r>
      <w:r>
        <w:rPr>
          <w:sz w:val="24"/>
        </w:rPr>
        <w:t>Generative</w:t>
      </w:r>
      <w:r>
        <w:rPr>
          <w:spacing w:val="-16"/>
          <w:sz w:val="24"/>
        </w:rPr>
        <w:t xml:space="preserve"> </w:t>
      </w:r>
      <w:r>
        <w:rPr>
          <w:sz w:val="24"/>
        </w:rPr>
        <w:t>Grammar</w:t>
      </w:r>
      <w:r>
        <w:rPr>
          <w:spacing w:val="-16"/>
          <w:sz w:val="24"/>
        </w:rPr>
        <w:t xml:space="preserve"> </w:t>
      </w:r>
      <w:r>
        <w:rPr>
          <w:sz w:val="24"/>
        </w:rPr>
        <w:t>122).</w:t>
      </w:r>
      <w:r>
        <w:rPr>
          <w:spacing w:val="-16"/>
          <w:sz w:val="24"/>
        </w:rPr>
        <w:t xml:space="preserve"> </w:t>
      </w:r>
      <w:r>
        <w:rPr>
          <w:sz w:val="24"/>
        </w:rPr>
        <w:t>Mouton de Gruyter.</w:t>
      </w:r>
      <w:r>
        <w:rPr>
          <w:spacing w:val="1"/>
          <w:sz w:val="24"/>
        </w:rPr>
        <w:t xml:space="preserve"> </w:t>
      </w:r>
      <w:r>
        <w:rPr>
          <w:sz w:val="24"/>
        </w:rPr>
        <w:t>doi:</w:t>
      </w:r>
      <w:hyperlink r:id="rId200">
        <w:r>
          <w:rPr>
            <w:rFonts w:ascii="Linux Libertine Mono" w:hAnsi="Linux Libertine Mono"/>
            <w:color w:val="0000FF"/>
            <w:sz w:val="20"/>
          </w:rPr>
          <w:t>10.1515/9781614514510-009</w:t>
        </w:r>
      </w:hyperlink>
      <w:r>
        <w:rPr>
          <w:sz w:val="24"/>
        </w:rPr>
        <w:t>.</w:t>
      </w:r>
    </w:p>
    <w:p w:rsidR="00DD7756" w:rsidRDefault="00AD1397">
      <w:pPr>
        <w:spacing w:before="115" w:line="254" w:lineRule="auto"/>
        <w:ind w:left="2038" w:right="574" w:hanging="359"/>
        <w:jc w:val="both"/>
        <w:rPr>
          <w:sz w:val="24"/>
        </w:rPr>
      </w:pPr>
      <w:bookmarkStart w:id="456" w:name="_bookmark357"/>
      <w:bookmarkEnd w:id="456"/>
      <w:r>
        <w:rPr>
          <w:sz w:val="24"/>
        </w:rPr>
        <w:t>Haspelmath,</w:t>
      </w:r>
      <w:r>
        <w:rPr>
          <w:spacing w:val="-9"/>
          <w:sz w:val="24"/>
        </w:rPr>
        <w:t xml:space="preserve"> </w:t>
      </w:r>
      <w:r>
        <w:rPr>
          <w:sz w:val="24"/>
        </w:rPr>
        <w:t>Martin.</w:t>
      </w:r>
      <w:r>
        <w:rPr>
          <w:spacing w:val="-9"/>
          <w:sz w:val="24"/>
        </w:rPr>
        <w:t xml:space="preserve"> </w:t>
      </w:r>
      <w:r>
        <w:rPr>
          <w:sz w:val="24"/>
        </w:rPr>
        <w:t>2007.</w:t>
      </w:r>
      <w:r>
        <w:rPr>
          <w:spacing w:val="-8"/>
          <w:sz w:val="24"/>
        </w:rPr>
        <w:t xml:space="preserve"> </w:t>
      </w:r>
      <w:r>
        <w:rPr>
          <w:sz w:val="24"/>
        </w:rPr>
        <w:t>Pre-established</w:t>
      </w:r>
      <w:r>
        <w:rPr>
          <w:spacing w:val="-9"/>
          <w:sz w:val="24"/>
        </w:rPr>
        <w:t xml:space="preserve"> </w:t>
      </w:r>
      <w:r>
        <w:rPr>
          <w:sz w:val="24"/>
        </w:rPr>
        <w:t>categories</w:t>
      </w:r>
      <w:r>
        <w:rPr>
          <w:spacing w:val="-8"/>
          <w:sz w:val="24"/>
        </w:rPr>
        <w:t xml:space="preserve"> </w:t>
      </w:r>
      <w:r>
        <w:rPr>
          <w:sz w:val="24"/>
        </w:rPr>
        <w:t>don’t</w:t>
      </w:r>
      <w:r>
        <w:rPr>
          <w:spacing w:val="-9"/>
          <w:sz w:val="24"/>
        </w:rPr>
        <w:t xml:space="preserve"> </w:t>
      </w:r>
      <w:r>
        <w:rPr>
          <w:sz w:val="24"/>
        </w:rPr>
        <w:t>exist:</w:t>
      </w:r>
      <w:r>
        <w:rPr>
          <w:spacing w:val="-8"/>
          <w:sz w:val="24"/>
        </w:rPr>
        <w:t xml:space="preserve"> </w:t>
      </w:r>
      <w:r>
        <w:rPr>
          <w:sz w:val="24"/>
        </w:rPr>
        <w:t>Consequences</w:t>
      </w:r>
      <w:r>
        <w:rPr>
          <w:spacing w:val="-9"/>
          <w:sz w:val="24"/>
        </w:rPr>
        <w:t xml:space="preserve"> </w:t>
      </w:r>
      <w:r>
        <w:rPr>
          <w:sz w:val="24"/>
        </w:rPr>
        <w:t>for</w:t>
      </w:r>
      <w:r>
        <w:rPr>
          <w:spacing w:val="-8"/>
          <w:sz w:val="24"/>
        </w:rPr>
        <w:t xml:space="preserve"> </w:t>
      </w:r>
      <w:r>
        <w:rPr>
          <w:sz w:val="24"/>
        </w:rPr>
        <w:t>language description</w:t>
      </w:r>
      <w:r>
        <w:rPr>
          <w:spacing w:val="25"/>
          <w:sz w:val="24"/>
        </w:rPr>
        <w:t xml:space="preserve"> </w:t>
      </w:r>
      <w:r>
        <w:rPr>
          <w:sz w:val="24"/>
        </w:rPr>
        <w:t>and</w:t>
      </w:r>
      <w:r>
        <w:rPr>
          <w:spacing w:val="25"/>
          <w:sz w:val="24"/>
        </w:rPr>
        <w:t xml:space="preserve"> </w:t>
      </w:r>
      <w:r>
        <w:rPr>
          <w:sz w:val="24"/>
        </w:rPr>
        <w:t>typology.</w:t>
      </w:r>
      <w:r>
        <w:rPr>
          <w:spacing w:val="25"/>
          <w:sz w:val="24"/>
        </w:rPr>
        <w:t xml:space="preserve"> </w:t>
      </w:r>
      <w:r>
        <w:rPr>
          <w:i/>
          <w:sz w:val="24"/>
        </w:rPr>
        <w:t>Linguistic</w:t>
      </w:r>
      <w:r>
        <w:rPr>
          <w:i/>
          <w:spacing w:val="25"/>
          <w:sz w:val="24"/>
        </w:rPr>
        <w:t xml:space="preserve"> </w:t>
      </w:r>
      <w:r>
        <w:rPr>
          <w:i/>
          <w:sz w:val="24"/>
        </w:rPr>
        <w:t>Typology</w:t>
      </w:r>
      <w:r>
        <w:rPr>
          <w:i/>
          <w:spacing w:val="35"/>
          <w:sz w:val="24"/>
        </w:rPr>
        <w:t xml:space="preserve"> </w:t>
      </w:r>
      <w:r>
        <w:rPr>
          <w:sz w:val="24"/>
        </w:rPr>
        <w:t>11(1).</w:t>
      </w:r>
      <w:r>
        <w:rPr>
          <w:spacing w:val="26"/>
          <w:sz w:val="24"/>
        </w:rPr>
        <w:t xml:space="preserve"> </w:t>
      </w:r>
      <w:r>
        <w:rPr>
          <w:sz w:val="24"/>
        </w:rPr>
        <w:t>119–132.</w:t>
      </w:r>
      <w:r>
        <w:rPr>
          <w:spacing w:val="25"/>
          <w:sz w:val="24"/>
        </w:rPr>
        <w:t xml:space="preserve"> </w:t>
      </w:r>
      <w:r>
        <w:rPr>
          <w:sz w:val="24"/>
        </w:rPr>
        <w:t>doi:</w:t>
      </w:r>
      <w:hyperlink r:id="rId201">
        <w:r>
          <w:rPr>
            <w:rFonts w:ascii="Linux Libertine Mono" w:hAnsi="Linux Libertine Mono"/>
            <w:color w:val="0000FF"/>
            <w:sz w:val="20"/>
          </w:rPr>
          <w:t>10</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1515</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LINGTY</w:t>
        </w:r>
        <w:r>
          <w:rPr>
            <w:rFonts w:ascii="Linux Libertine Mono" w:hAnsi="Linux Libertine Mono"/>
            <w:color w:val="0000FF"/>
            <w:spacing w:val="-9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02">
        <w:r>
          <w:rPr>
            <w:rFonts w:ascii="Linux Libertine Mono" w:hAnsi="Linux Libertine Mono"/>
            <w:color w:val="0000FF"/>
            <w:sz w:val="20"/>
          </w:rPr>
          <w:t>2007.011</w:t>
        </w:r>
      </w:hyperlink>
      <w:r>
        <w:rPr>
          <w:sz w:val="24"/>
        </w:rPr>
        <w:t>.</w:t>
      </w:r>
    </w:p>
    <w:p w:rsidR="00DD7756" w:rsidRDefault="00AD1397">
      <w:pPr>
        <w:pStyle w:val="BodyText"/>
        <w:spacing w:before="117" w:line="254" w:lineRule="auto"/>
        <w:ind w:left="2038" w:right="574" w:hanging="359"/>
        <w:jc w:val="both"/>
      </w:pPr>
      <w:bookmarkStart w:id="457" w:name="_bookmark358"/>
      <w:bookmarkEnd w:id="457"/>
      <w:r>
        <w:t>Haspelmath,</w:t>
      </w:r>
      <w:r>
        <w:rPr>
          <w:spacing w:val="-12"/>
        </w:rPr>
        <w:t xml:space="preserve"> </w:t>
      </w:r>
      <w:r>
        <w:t>Martin.</w:t>
      </w:r>
      <w:r>
        <w:rPr>
          <w:spacing w:val="-11"/>
        </w:rPr>
        <w:t xml:space="preserve"> </w:t>
      </w:r>
      <w:r>
        <w:t>2010a.</w:t>
      </w:r>
      <w:r>
        <w:rPr>
          <w:spacing w:val="-11"/>
        </w:rPr>
        <w:t xml:space="preserve"> </w:t>
      </w:r>
      <w:r>
        <w:t>Comparative</w:t>
      </w:r>
      <w:r>
        <w:rPr>
          <w:spacing w:val="-11"/>
        </w:rPr>
        <w:t xml:space="preserve"> </w:t>
      </w:r>
      <w:r>
        <w:t>concepts</w:t>
      </w:r>
      <w:r>
        <w:rPr>
          <w:spacing w:val="-11"/>
        </w:rPr>
        <w:t xml:space="preserve"> </w:t>
      </w:r>
      <w:r>
        <w:t>and</w:t>
      </w:r>
      <w:r>
        <w:rPr>
          <w:spacing w:val="-11"/>
        </w:rPr>
        <w:t xml:space="preserve"> </w:t>
      </w:r>
      <w:r>
        <w:t>descriptive</w:t>
      </w:r>
      <w:r>
        <w:rPr>
          <w:spacing w:val="-11"/>
        </w:rPr>
        <w:t xml:space="preserve"> </w:t>
      </w:r>
      <w:r>
        <w:t>categories</w:t>
      </w:r>
      <w:r>
        <w:rPr>
          <w:spacing w:val="-11"/>
        </w:rPr>
        <w:t xml:space="preserve"> </w:t>
      </w:r>
      <w:r>
        <w:t>in</w:t>
      </w:r>
      <w:r>
        <w:rPr>
          <w:spacing w:val="-11"/>
        </w:rPr>
        <w:t xml:space="preserve"> </w:t>
      </w:r>
      <w:r>
        <w:t xml:space="preserve">crosslinguis- tic studies. </w:t>
      </w:r>
      <w:r>
        <w:rPr>
          <w:i/>
        </w:rPr>
        <w:t xml:space="preserve">Language </w:t>
      </w:r>
      <w:r>
        <w:t>86(3). 663–687.</w:t>
      </w:r>
      <w:r>
        <w:rPr>
          <w:spacing w:val="11"/>
        </w:rPr>
        <w:t xml:space="preserve"> </w:t>
      </w:r>
      <w:r>
        <w:t>doi:</w:t>
      </w:r>
      <w:hyperlink r:id="rId203">
        <w:r>
          <w:rPr>
            <w:rFonts w:ascii="Linux Libertine Mono" w:hAnsi="Linux Libertine Mono"/>
            <w:color w:val="0000FF"/>
            <w:sz w:val="20"/>
          </w:rPr>
          <w:t>10.1353/lan.2010.0021</w:t>
        </w:r>
      </w:hyperlink>
      <w:r>
        <w:t>.</w:t>
      </w:r>
    </w:p>
    <w:p w:rsidR="00DD7756" w:rsidRDefault="00AD1397">
      <w:pPr>
        <w:spacing w:before="117" w:line="254" w:lineRule="auto"/>
        <w:ind w:left="2038" w:right="575" w:hanging="359"/>
        <w:jc w:val="both"/>
        <w:rPr>
          <w:sz w:val="24"/>
        </w:rPr>
      </w:pPr>
      <w:bookmarkStart w:id="458" w:name="_bookmark359"/>
      <w:bookmarkEnd w:id="458"/>
      <w:r>
        <w:rPr>
          <w:sz w:val="24"/>
        </w:rPr>
        <w:t xml:space="preserve">Haspelmath, Martin. 2010b. Framework-free grammatical theory. In Bernd Heine &amp; Heiko Narrog (eds.), </w:t>
      </w:r>
      <w:r>
        <w:rPr>
          <w:i/>
          <w:sz w:val="24"/>
        </w:rPr>
        <w:t xml:space="preserve">The Oxford handbook of linguistic analysis </w:t>
      </w:r>
      <w:r>
        <w:rPr>
          <w:sz w:val="24"/>
        </w:rPr>
        <w:t>(Oxford Handbooks in Linguis- tics), 341–366. Oxford University Press. doi:</w:t>
      </w:r>
      <w:hyperlink r:id="rId204">
        <w:r>
          <w:rPr>
            <w:rFonts w:ascii="Linux Libertine Mono" w:hAnsi="Linux Libertine Mono"/>
            <w:color w:val="0000FF"/>
            <w:sz w:val="20"/>
          </w:rPr>
          <w:t>10</w:t>
        </w:r>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7"/>
            <w:sz w:val="20"/>
          </w:rPr>
          <w:t xml:space="preserve"> </w:t>
        </w:r>
        <w:r>
          <w:rPr>
            <w:rFonts w:ascii="Linux Libertine Mono" w:hAnsi="Linux Libertine Mono"/>
            <w:color w:val="0000FF"/>
            <w:sz w:val="20"/>
          </w:rPr>
          <w:t>oxfordhb</w:t>
        </w:r>
        <w:r>
          <w:rPr>
            <w:rFonts w:ascii="Linux Libertine Mono" w:hAnsi="Linux Libertine Mono"/>
            <w:color w:val="0000FF"/>
            <w:spacing w:val="-97"/>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9780199544004</w:t>
        </w:r>
        <w:r>
          <w:rPr>
            <w:rFonts w:ascii="Linux Libertine Mono" w:hAnsi="Linux Libertine Mono"/>
            <w:color w:val="0000FF"/>
            <w:spacing w:val="-97"/>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05">
        <w:r>
          <w:rPr>
            <w:rFonts w:ascii="Linux Libertine Mono" w:hAnsi="Linux Libertine Mono"/>
            <w:color w:val="0000FF"/>
            <w:sz w:val="20"/>
          </w:rPr>
          <w:t>013.0014</w:t>
        </w:r>
      </w:hyperlink>
      <w:r>
        <w:rPr>
          <w:sz w:val="24"/>
        </w:rPr>
        <w:t>.</w:t>
      </w:r>
    </w:p>
    <w:p w:rsidR="00DD7756" w:rsidRDefault="00AD1397">
      <w:pPr>
        <w:pStyle w:val="BodyText"/>
        <w:spacing w:before="115" w:line="254" w:lineRule="auto"/>
        <w:ind w:left="2038" w:right="574" w:hanging="359"/>
        <w:jc w:val="both"/>
      </w:pPr>
      <w:bookmarkStart w:id="459" w:name="_bookmark360"/>
      <w:bookmarkEnd w:id="459"/>
      <w:r>
        <w:t>Haspelmath,</w:t>
      </w:r>
      <w:r>
        <w:rPr>
          <w:spacing w:val="-13"/>
        </w:rPr>
        <w:t xml:space="preserve"> </w:t>
      </w:r>
      <w:r>
        <w:t>Martin.</w:t>
      </w:r>
      <w:r>
        <w:rPr>
          <w:spacing w:val="-12"/>
        </w:rPr>
        <w:t xml:space="preserve"> </w:t>
      </w:r>
      <w:r>
        <w:t>2010c.</w:t>
      </w:r>
      <w:r>
        <w:rPr>
          <w:spacing w:val="-12"/>
        </w:rPr>
        <w:t xml:space="preserve"> </w:t>
      </w:r>
      <w:r>
        <w:t>The</w:t>
      </w:r>
      <w:r>
        <w:rPr>
          <w:spacing w:val="-13"/>
        </w:rPr>
        <w:t xml:space="preserve"> </w:t>
      </w:r>
      <w:r>
        <w:t>interplay</w:t>
      </w:r>
      <w:r>
        <w:rPr>
          <w:spacing w:val="-12"/>
        </w:rPr>
        <w:t xml:space="preserve"> </w:t>
      </w:r>
      <w:r>
        <w:t>between</w:t>
      </w:r>
      <w:r>
        <w:rPr>
          <w:spacing w:val="-12"/>
        </w:rPr>
        <w:t xml:space="preserve"> </w:t>
      </w:r>
      <w:r>
        <w:t>comparative</w:t>
      </w:r>
      <w:r>
        <w:rPr>
          <w:spacing w:val="-13"/>
        </w:rPr>
        <w:t xml:space="preserve"> </w:t>
      </w:r>
      <w:r>
        <w:t>concepts</w:t>
      </w:r>
      <w:r>
        <w:rPr>
          <w:spacing w:val="-12"/>
        </w:rPr>
        <w:t xml:space="preserve"> </w:t>
      </w:r>
      <w:r>
        <w:t>and</w:t>
      </w:r>
      <w:r>
        <w:rPr>
          <w:spacing w:val="-12"/>
        </w:rPr>
        <w:t xml:space="preserve"> </w:t>
      </w:r>
      <w:r>
        <w:t>descriptive</w:t>
      </w:r>
      <w:r>
        <w:rPr>
          <w:spacing w:val="-14"/>
        </w:rPr>
        <w:t xml:space="preserve"> </w:t>
      </w:r>
      <w:r>
        <w:t xml:space="preserve">cat- egories (Reply to Newmeyer). </w:t>
      </w:r>
      <w:r>
        <w:rPr>
          <w:i/>
        </w:rPr>
        <w:t xml:space="preserve">Language </w:t>
      </w:r>
      <w:r>
        <w:t>86(3). 696–699.</w:t>
      </w:r>
      <w:r>
        <w:rPr>
          <w:spacing w:val="57"/>
        </w:rPr>
        <w:t xml:space="preserve"> </w:t>
      </w:r>
      <w:r>
        <w:t>doi:</w:t>
      </w:r>
      <w:hyperlink r:id="rId206">
        <w:r>
          <w:rPr>
            <w:rFonts w:ascii="Linux Libertine Mono" w:hAnsi="Linux Libertine Mono"/>
            <w:color w:val="0000FF"/>
            <w:sz w:val="20"/>
          </w:rPr>
          <w:t>10.1353/lan.2010.0021</w:t>
        </w:r>
      </w:hyperlink>
      <w:r>
        <w:t>.</w:t>
      </w:r>
    </w:p>
    <w:p w:rsidR="00DD7756" w:rsidRDefault="00AD1397">
      <w:pPr>
        <w:spacing w:before="117" w:line="254" w:lineRule="auto"/>
        <w:ind w:left="2038" w:right="577" w:hanging="359"/>
        <w:jc w:val="both"/>
        <w:rPr>
          <w:sz w:val="24"/>
        </w:rPr>
      </w:pPr>
      <w:bookmarkStart w:id="460" w:name="_bookmark361"/>
      <w:bookmarkEnd w:id="460"/>
      <w:r>
        <w:rPr>
          <w:sz w:val="24"/>
        </w:rPr>
        <w:t>Haspelmath,</w:t>
      </w:r>
      <w:r>
        <w:rPr>
          <w:spacing w:val="-18"/>
          <w:sz w:val="24"/>
        </w:rPr>
        <w:t xml:space="preserve"> </w:t>
      </w:r>
      <w:r>
        <w:rPr>
          <w:sz w:val="24"/>
        </w:rPr>
        <w:t>Martin.</w:t>
      </w:r>
      <w:r>
        <w:rPr>
          <w:spacing w:val="-17"/>
          <w:sz w:val="24"/>
        </w:rPr>
        <w:t xml:space="preserve"> </w:t>
      </w:r>
      <w:r>
        <w:rPr>
          <w:sz w:val="24"/>
        </w:rPr>
        <w:t>2012.</w:t>
      </w:r>
      <w:r>
        <w:rPr>
          <w:spacing w:val="-18"/>
          <w:sz w:val="24"/>
        </w:rPr>
        <w:t xml:space="preserve"> </w:t>
      </w:r>
      <w:r>
        <w:rPr>
          <w:sz w:val="24"/>
        </w:rPr>
        <w:t>Escaping</w:t>
      </w:r>
      <w:r>
        <w:rPr>
          <w:spacing w:val="-17"/>
          <w:sz w:val="24"/>
        </w:rPr>
        <w:t xml:space="preserve"> </w:t>
      </w:r>
      <w:r>
        <w:rPr>
          <w:sz w:val="24"/>
        </w:rPr>
        <w:t>ethnocentrism</w:t>
      </w:r>
      <w:r>
        <w:rPr>
          <w:spacing w:val="-17"/>
          <w:sz w:val="24"/>
        </w:rPr>
        <w:t xml:space="preserve"> </w:t>
      </w:r>
      <w:r>
        <w:rPr>
          <w:sz w:val="24"/>
        </w:rPr>
        <w:t>in</w:t>
      </w:r>
      <w:r>
        <w:rPr>
          <w:spacing w:val="-18"/>
          <w:sz w:val="24"/>
        </w:rPr>
        <w:t xml:space="preserve"> </w:t>
      </w:r>
      <w:r>
        <w:rPr>
          <w:sz w:val="24"/>
        </w:rPr>
        <w:t>the</w:t>
      </w:r>
      <w:r>
        <w:rPr>
          <w:spacing w:val="-17"/>
          <w:sz w:val="24"/>
        </w:rPr>
        <w:t xml:space="preserve"> </w:t>
      </w:r>
      <w:r>
        <w:rPr>
          <w:sz w:val="24"/>
        </w:rPr>
        <w:t>study</w:t>
      </w:r>
      <w:r>
        <w:rPr>
          <w:spacing w:val="-18"/>
          <w:sz w:val="24"/>
        </w:rPr>
        <w:t xml:space="preserve"> </w:t>
      </w:r>
      <w:r>
        <w:rPr>
          <w:sz w:val="24"/>
        </w:rPr>
        <w:t>of</w:t>
      </w:r>
      <w:r>
        <w:rPr>
          <w:spacing w:val="-17"/>
          <w:sz w:val="24"/>
        </w:rPr>
        <w:t xml:space="preserve"> </w:t>
      </w:r>
      <w:r>
        <w:rPr>
          <w:sz w:val="24"/>
        </w:rPr>
        <w:t>word-class</w:t>
      </w:r>
      <w:r>
        <w:rPr>
          <w:spacing w:val="-18"/>
          <w:sz w:val="24"/>
        </w:rPr>
        <w:t xml:space="preserve"> </w:t>
      </w:r>
      <w:r>
        <w:rPr>
          <w:sz w:val="24"/>
        </w:rPr>
        <w:t>universals.</w:t>
      </w:r>
      <w:r>
        <w:rPr>
          <w:spacing w:val="-21"/>
          <w:sz w:val="24"/>
        </w:rPr>
        <w:t xml:space="preserve"> </w:t>
      </w:r>
      <w:r>
        <w:rPr>
          <w:i/>
          <w:sz w:val="24"/>
        </w:rPr>
        <w:t xml:space="preserve">The- oretical Linguistics </w:t>
      </w:r>
      <w:r>
        <w:rPr>
          <w:sz w:val="24"/>
        </w:rPr>
        <w:t>38(1-2). 91–102.</w:t>
      </w:r>
      <w:r>
        <w:rPr>
          <w:spacing w:val="10"/>
          <w:sz w:val="24"/>
        </w:rPr>
        <w:t xml:space="preserve"> </w:t>
      </w:r>
      <w:r>
        <w:rPr>
          <w:sz w:val="24"/>
        </w:rPr>
        <w:t>doi:</w:t>
      </w:r>
      <w:hyperlink r:id="rId207">
        <w:r>
          <w:rPr>
            <w:rFonts w:ascii="Linux Libertine Mono" w:hAnsi="Linux Libertine Mono"/>
            <w:color w:val="0000FF"/>
            <w:sz w:val="20"/>
          </w:rPr>
          <w:t>10.1515/tl-2012-0004</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76" w:hanging="359"/>
        <w:jc w:val="both"/>
        <w:rPr>
          <w:sz w:val="24"/>
        </w:rPr>
      </w:pPr>
      <w:bookmarkStart w:id="461" w:name="_bookmark362"/>
      <w:bookmarkEnd w:id="461"/>
      <w:r>
        <w:rPr>
          <w:sz w:val="24"/>
        </w:rPr>
        <w:lastRenderedPageBreak/>
        <w:t xml:space="preserve">Haspelmath, Martin. 2017. Some principles for language names. </w:t>
      </w:r>
      <w:r>
        <w:rPr>
          <w:i/>
          <w:sz w:val="24"/>
        </w:rPr>
        <w:t xml:space="preserve">Language Documentation &amp; Conservation </w:t>
      </w:r>
      <w:r>
        <w:rPr>
          <w:sz w:val="24"/>
        </w:rPr>
        <w:t>11. 81–93. doi:</w:t>
      </w:r>
      <w:hyperlink r:id="rId208">
        <w:r>
          <w:rPr>
            <w:rFonts w:ascii="Linux Libertine Mono" w:hAnsi="Linux Libertine Mono"/>
            <w:color w:val="0000FF"/>
            <w:sz w:val="20"/>
          </w:rPr>
          <w:t>10125/24725</w:t>
        </w:r>
      </w:hyperlink>
      <w:r>
        <w:rPr>
          <w:sz w:val="24"/>
        </w:rPr>
        <w:t>.</w:t>
      </w:r>
    </w:p>
    <w:p w:rsidR="00DD7756" w:rsidRDefault="00AD1397">
      <w:pPr>
        <w:pStyle w:val="BodyText"/>
        <w:spacing w:before="118" w:line="254" w:lineRule="auto"/>
        <w:ind w:left="2038" w:right="573" w:hanging="359"/>
        <w:jc w:val="both"/>
      </w:pPr>
      <w:bookmarkStart w:id="462" w:name="_bookmark363"/>
      <w:bookmarkEnd w:id="462"/>
      <w:r>
        <w:t xml:space="preserve">Haspelmath, Martin. 2019. How comparative concepts and descriptive linguistic categories are different. In Daniël </w:t>
      </w:r>
      <w:r>
        <w:rPr>
          <w:spacing w:val="-5"/>
        </w:rPr>
        <w:t xml:space="preserve">Van </w:t>
      </w:r>
      <w:r>
        <w:t xml:space="preserve">Olmen, </w:t>
      </w:r>
      <w:r>
        <w:rPr>
          <w:spacing w:val="-3"/>
        </w:rPr>
        <w:t xml:space="preserve">Tanja </w:t>
      </w:r>
      <w:r>
        <w:t xml:space="preserve">Mortelmans &amp; Frank Brisard (eds.), </w:t>
      </w:r>
      <w:r>
        <w:rPr>
          <w:i/>
        </w:rPr>
        <w:t>Aspects of linguistic</w:t>
      </w:r>
      <w:r>
        <w:rPr>
          <w:i/>
          <w:spacing w:val="-23"/>
        </w:rPr>
        <w:t xml:space="preserve"> </w:t>
      </w:r>
      <w:r>
        <w:rPr>
          <w:i/>
        </w:rPr>
        <w:t>variation</w:t>
      </w:r>
      <w:r>
        <w:rPr>
          <w:i/>
          <w:spacing w:val="-24"/>
        </w:rPr>
        <w:t xml:space="preserve"> </w:t>
      </w:r>
      <w:r>
        <w:t>(Trends</w:t>
      </w:r>
      <w:r>
        <w:rPr>
          <w:spacing w:val="-23"/>
        </w:rPr>
        <w:t xml:space="preserve"> </w:t>
      </w:r>
      <w:r>
        <w:t>in</w:t>
      </w:r>
      <w:r>
        <w:rPr>
          <w:spacing w:val="-23"/>
        </w:rPr>
        <w:t xml:space="preserve"> </w:t>
      </w:r>
      <w:r>
        <w:t>Linguistics:</w:t>
      </w:r>
      <w:r>
        <w:rPr>
          <w:spacing w:val="-22"/>
        </w:rPr>
        <w:t xml:space="preserve"> </w:t>
      </w:r>
      <w:r>
        <w:t>Studies</w:t>
      </w:r>
      <w:r>
        <w:rPr>
          <w:spacing w:val="-23"/>
        </w:rPr>
        <w:t xml:space="preserve"> </w:t>
      </w:r>
      <w:r>
        <w:t>&amp;</w:t>
      </w:r>
      <w:r>
        <w:rPr>
          <w:spacing w:val="-22"/>
        </w:rPr>
        <w:t xml:space="preserve"> </w:t>
      </w:r>
      <w:r>
        <w:t>Monographs</w:t>
      </w:r>
      <w:r>
        <w:rPr>
          <w:spacing w:val="-23"/>
        </w:rPr>
        <w:t xml:space="preserve"> </w:t>
      </w:r>
      <w:r>
        <w:t>324).</w:t>
      </w:r>
      <w:r>
        <w:rPr>
          <w:spacing w:val="-23"/>
        </w:rPr>
        <w:t xml:space="preserve"> </w:t>
      </w:r>
      <w:r>
        <w:t>Mouton</w:t>
      </w:r>
      <w:r>
        <w:rPr>
          <w:spacing w:val="-22"/>
        </w:rPr>
        <w:t xml:space="preserve"> </w:t>
      </w:r>
      <w:r>
        <w:t>de</w:t>
      </w:r>
      <w:r>
        <w:rPr>
          <w:spacing w:val="-23"/>
        </w:rPr>
        <w:t xml:space="preserve"> </w:t>
      </w:r>
      <w:r>
        <w:t>Gruyter. doi:</w:t>
      </w:r>
      <w:hyperlink r:id="rId209">
        <w:r>
          <w:rPr>
            <w:rFonts w:ascii="Linux Libertine Mono" w:hAnsi="Linux Libertine Mono"/>
            <w:color w:val="0000FF"/>
            <w:sz w:val="20"/>
          </w:rPr>
          <w:t>10.1515/9783110607963-004</w:t>
        </w:r>
      </w:hyperlink>
      <w:r>
        <w:t>.</w:t>
      </w:r>
    </w:p>
    <w:p w:rsidR="00DD7756" w:rsidRDefault="00AD1397">
      <w:pPr>
        <w:spacing w:before="115" w:line="254" w:lineRule="auto"/>
        <w:ind w:left="2038" w:right="576" w:hanging="359"/>
        <w:jc w:val="both"/>
        <w:rPr>
          <w:sz w:val="24"/>
        </w:rPr>
      </w:pPr>
      <w:bookmarkStart w:id="463" w:name="_bookmark364"/>
      <w:bookmarkEnd w:id="463"/>
      <w:r>
        <w:rPr>
          <w:sz w:val="24"/>
        </w:rPr>
        <w:t xml:space="preserve">Hébert, Yvonne M. 1983. Noun and Verb in a Salishan language. </w:t>
      </w:r>
      <w:r>
        <w:rPr>
          <w:i/>
          <w:sz w:val="24"/>
        </w:rPr>
        <w:t xml:space="preserve">Kansas Working Papers in Linguistics </w:t>
      </w:r>
      <w:r>
        <w:rPr>
          <w:sz w:val="24"/>
        </w:rPr>
        <w:t>8(2). 31–82. doi:</w:t>
      </w:r>
      <w:hyperlink r:id="rId210">
        <w:r>
          <w:rPr>
            <w:rFonts w:ascii="Linux Libertine Mono" w:hAnsi="Linux Libertine Mono"/>
            <w:color w:val="0000FF"/>
            <w:sz w:val="20"/>
          </w:rPr>
          <w:t>10.17161/KWPL.1808.478</w:t>
        </w:r>
      </w:hyperlink>
      <w:r>
        <w:rPr>
          <w:sz w:val="24"/>
        </w:rPr>
        <w:t>.</w:t>
      </w:r>
    </w:p>
    <w:p w:rsidR="00DD7756" w:rsidRDefault="00AD1397">
      <w:pPr>
        <w:spacing w:before="117" w:line="254" w:lineRule="auto"/>
        <w:ind w:left="2038" w:right="577" w:hanging="359"/>
        <w:jc w:val="both"/>
        <w:rPr>
          <w:sz w:val="24"/>
        </w:rPr>
      </w:pPr>
      <w:bookmarkStart w:id="464" w:name="_bookmark365"/>
      <w:bookmarkEnd w:id="464"/>
      <w:r>
        <w:rPr>
          <w:sz w:val="24"/>
        </w:rPr>
        <w:t>Hengeveld,</w:t>
      </w:r>
      <w:r>
        <w:rPr>
          <w:spacing w:val="-17"/>
          <w:sz w:val="24"/>
        </w:rPr>
        <w:t xml:space="preserve"> </w:t>
      </w:r>
      <w:r>
        <w:rPr>
          <w:sz w:val="24"/>
        </w:rPr>
        <w:t>Kees.</w:t>
      </w:r>
      <w:r>
        <w:rPr>
          <w:spacing w:val="-16"/>
          <w:sz w:val="24"/>
        </w:rPr>
        <w:t xml:space="preserve"> </w:t>
      </w:r>
      <w:r>
        <w:rPr>
          <w:sz w:val="24"/>
        </w:rPr>
        <w:t>1992.</w:t>
      </w:r>
      <w:r>
        <w:rPr>
          <w:spacing w:val="-17"/>
          <w:sz w:val="24"/>
        </w:rPr>
        <w:t xml:space="preserve"> </w:t>
      </w:r>
      <w:r>
        <w:rPr>
          <w:i/>
          <w:sz w:val="24"/>
        </w:rPr>
        <w:t>Non-verbal</w:t>
      </w:r>
      <w:r>
        <w:rPr>
          <w:i/>
          <w:spacing w:val="-17"/>
          <w:sz w:val="24"/>
        </w:rPr>
        <w:t xml:space="preserve"> </w:t>
      </w:r>
      <w:r>
        <w:rPr>
          <w:i/>
          <w:sz w:val="24"/>
        </w:rPr>
        <w:t>predication:</w:t>
      </w:r>
      <w:r>
        <w:rPr>
          <w:i/>
          <w:spacing w:val="-16"/>
          <w:sz w:val="24"/>
        </w:rPr>
        <w:t xml:space="preserve"> </w:t>
      </w:r>
      <w:r>
        <w:rPr>
          <w:i/>
          <w:sz w:val="24"/>
        </w:rPr>
        <w:t>Theory,</w:t>
      </w:r>
      <w:r>
        <w:rPr>
          <w:i/>
          <w:spacing w:val="-16"/>
          <w:sz w:val="24"/>
        </w:rPr>
        <w:t xml:space="preserve"> </w:t>
      </w:r>
      <w:r>
        <w:rPr>
          <w:i/>
          <w:sz w:val="24"/>
        </w:rPr>
        <w:t>typology,</w:t>
      </w:r>
      <w:r>
        <w:rPr>
          <w:i/>
          <w:spacing w:val="-16"/>
          <w:sz w:val="24"/>
        </w:rPr>
        <w:t xml:space="preserve"> </w:t>
      </w:r>
      <w:r>
        <w:rPr>
          <w:i/>
          <w:sz w:val="24"/>
        </w:rPr>
        <w:t>diachrony</w:t>
      </w:r>
      <w:r>
        <w:rPr>
          <w:i/>
          <w:spacing w:val="-10"/>
          <w:sz w:val="24"/>
        </w:rPr>
        <w:t xml:space="preserve"> </w:t>
      </w:r>
      <w:r>
        <w:rPr>
          <w:sz w:val="24"/>
        </w:rPr>
        <w:t>(Functional</w:t>
      </w:r>
      <w:r>
        <w:rPr>
          <w:spacing w:val="-16"/>
          <w:sz w:val="24"/>
        </w:rPr>
        <w:t xml:space="preserve"> </w:t>
      </w:r>
      <w:r>
        <w:rPr>
          <w:sz w:val="24"/>
        </w:rPr>
        <w:t>Gram- mar Series 15). Mouton de Gruyter.</w:t>
      </w:r>
      <w:r>
        <w:rPr>
          <w:spacing w:val="4"/>
          <w:sz w:val="24"/>
        </w:rPr>
        <w:t xml:space="preserve"> </w:t>
      </w:r>
      <w:r>
        <w:rPr>
          <w:sz w:val="24"/>
        </w:rPr>
        <w:t>doi:</w:t>
      </w:r>
      <w:hyperlink r:id="rId211">
        <w:r>
          <w:rPr>
            <w:rFonts w:ascii="Linux Libertine Mono"/>
            <w:color w:val="0000FF"/>
            <w:sz w:val="20"/>
          </w:rPr>
          <w:t>10.1515/9783110883282</w:t>
        </w:r>
      </w:hyperlink>
      <w:r>
        <w:rPr>
          <w:sz w:val="24"/>
        </w:rPr>
        <w:t>.</w:t>
      </w:r>
    </w:p>
    <w:p w:rsidR="00DD7756" w:rsidRDefault="00AD1397">
      <w:pPr>
        <w:spacing w:before="117" w:line="254" w:lineRule="auto"/>
        <w:ind w:left="2038" w:right="577" w:hanging="359"/>
        <w:jc w:val="both"/>
        <w:rPr>
          <w:sz w:val="24"/>
        </w:rPr>
      </w:pPr>
      <w:bookmarkStart w:id="465" w:name="_bookmark366"/>
      <w:bookmarkEnd w:id="465"/>
      <w:r>
        <w:rPr>
          <w:sz w:val="24"/>
        </w:rPr>
        <w:t>Hengeveld,</w:t>
      </w:r>
      <w:r>
        <w:rPr>
          <w:spacing w:val="-8"/>
          <w:sz w:val="24"/>
        </w:rPr>
        <w:t xml:space="preserve"> </w:t>
      </w:r>
      <w:r>
        <w:rPr>
          <w:sz w:val="24"/>
        </w:rPr>
        <w:t>Kees.</w:t>
      </w:r>
      <w:r>
        <w:rPr>
          <w:spacing w:val="-8"/>
          <w:sz w:val="24"/>
        </w:rPr>
        <w:t xml:space="preserve"> </w:t>
      </w:r>
      <w:r>
        <w:rPr>
          <w:sz w:val="24"/>
        </w:rPr>
        <w:t>2007.</w:t>
      </w:r>
      <w:r>
        <w:rPr>
          <w:spacing w:val="-8"/>
          <w:sz w:val="24"/>
        </w:rPr>
        <w:t xml:space="preserve"> </w:t>
      </w:r>
      <w:r>
        <w:rPr>
          <w:sz w:val="24"/>
        </w:rPr>
        <w:t>Parts-of-speech</w:t>
      </w:r>
      <w:r>
        <w:rPr>
          <w:spacing w:val="-7"/>
          <w:sz w:val="24"/>
        </w:rPr>
        <w:t xml:space="preserve"> </w:t>
      </w:r>
      <w:r>
        <w:rPr>
          <w:sz w:val="24"/>
        </w:rPr>
        <w:t>systems</w:t>
      </w:r>
      <w:r>
        <w:rPr>
          <w:spacing w:val="-7"/>
          <w:sz w:val="24"/>
        </w:rPr>
        <w:t xml:space="preserve"> </w:t>
      </w:r>
      <w:r>
        <w:rPr>
          <w:sz w:val="24"/>
        </w:rPr>
        <w:t>and</w:t>
      </w:r>
      <w:r>
        <w:rPr>
          <w:spacing w:val="-7"/>
          <w:sz w:val="24"/>
        </w:rPr>
        <w:t xml:space="preserve"> </w:t>
      </w:r>
      <w:r>
        <w:rPr>
          <w:sz w:val="24"/>
        </w:rPr>
        <w:t>morphological</w:t>
      </w:r>
      <w:r>
        <w:rPr>
          <w:spacing w:val="-7"/>
          <w:sz w:val="24"/>
        </w:rPr>
        <w:t xml:space="preserve"> </w:t>
      </w:r>
      <w:r>
        <w:rPr>
          <w:sz w:val="24"/>
        </w:rPr>
        <w:t>types.</w:t>
      </w:r>
      <w:r>
        <w:rPr>
          <w:spacing w:val="-12"/>
          <w:sz w:val="24"/>
        </w:rPr>
        <w:t xml:space="preserve"> </w:t>
      </w:r>
      <w:r>
        <w:rPr>
          <w:i/>
          <w:spacing w:val="-3"/>
          <w:sz w:val="24"/>
        </w:rPr>
        <w:t>ACLC</w:t>
      </w:r>
      <w:r>
        <w:rPr>
          <w:i/>
          <w:spacing w:val="-7"/>
          <w:sz w:val="24"/>
        </w:rPr>
        <w:t xml:space="preserve"> </w:t>
      </w:r>
      <w:r>
        <w:rPr>
          <w:i/>
          <w:spacing w:val="-3"/>
          <w:sz w:val="24"/>
        </w:rPr>
        <w:t>Working</w:t>
      </w:r>
      <w:r>
        <w:rPr>
          <w:i/>
          <w:spacing w:val="-8"/>
          <w:sz w:val="24"/>
        </w:rPr>
        <w:t xml:space="preserve"> </w:t>
      </w:r>
      <w:r>
        <w:rPr>
          <w:i/>
          <w:sz w:val="24"/>
        </w:rPr>
        <w:t xml:space="preserve">Pa- pers </w:t>
      </w:r>
      <w:r>
        <w:rPr>
          <w:sz w:val="24"/>
        </w:rPr>
        <w:t>2(1). 34–48.</w:t>
      </w:r>
      <w:r>
        <w:rPr>
          <w:spacing w:val="5"/>
          <w:sz w:val="24"/>
        </w:rPr>
        <w:t xml:space="preserve"> </w:t>
      </w:r>
      <w:r>
        <w:rPr>
          <w:sz w:val="24"/>
        </w:rPr>
        <w:t>doi:</w:t>
      </w:r>
      <w:hyperlink r:id="rId212">
        <w:r>
          <w:rPr>
            <w:rFonts w:ascii="Linux Libertine Mono" w:hAnsi="Linux Libertine Mono"/>
            <w:color w:val="0000FF"/>
            <w:sz w:val="20"/>
          </w:rPr>
          <w:t>11245/1.270937</w:t>
        </w:r>
      </w:hyperlink>
      <w:r>
        <w:rPr>
          <w:sz w:val="24"/>
        </w:rPr>
        <w:t>.</w:t>
      </w:r>
    </w:p>
    <w:p w:rsidR="00DD7756" w:rsidRDefault="00AD1397">
      <w:pPr>
        <w:spacing w:before="117" w:line="254" w:lineRule="auto"/>
        <w:ind w:left="2038" w:right="573" w:hanging="359"/>
        <w:jc w:val="both"/>
        <w:rPr>
          <w:sz w:val="24"/>
        </w:rPr>
      </w:pPr>
      <w:bookmarkStart w:id="466" w:name="_bookmark367"/>
      <w:bookmarkEnd w:id="466"/>
      <w:r>
        <w:rPr>
          <w:sz w:val="24"/>
        </w:rPr>
        <w:t xml:space="preserve">Hengeveld, Kees. 2013. Parts-of-speech systems as a basic typological determinant. In Jan Rijkhoff &amp; Eva van Lier (eds.), </w:t>
      </w:r>
      <w:r>
        <w:rPr>
          <w:i/>
          <w:sz w:val="24"/>
        </w:rPr>
        <w:t>Flexible word classes: Typological studies of underspecified parts of speech</w:t>
      </w:r>
      <w:r>
        <w:rPr>
          <w:sz w:val="24"/>
        </w:rPr>
        <w:t>. Oxford University Press. doi:</w:t>
      </w:r>
      <w:r>
        <w:rPr>
          <w:rFonts w:ascii="Linux Libertine Mono"/>
          <w:color w:val="0000FF"/>
          <w:sz w:val="20"/>
        </w:rPr>
        <w:t>10.1093/acprof:oso/9780199668441. 003.0002</w:t>
      </w:r>
      <w:r>
        <w:rPr>
          <w:sz w:val="24"/>
        </w:rPr>
        <w:t>.</w:t>
      </w:r>
    </w:p>
    <w:p w:rsidR="00DD7756" w:rsidRDefault="00AD1397">
      <w:pPr>
        <w:spacing w:before="115" w:line="254" w:lineRule="auto"/>
        <w:ind w:left="2038" w:right="576" w:hanging="359"/>
        <w:jc w:val="both"/>
        <w:rPr>
          <w:sz w:val="24"/>
        </w:rPr>
      </w:pPr>
      <w:bookmarkStart w:id="467" w:name="_bookmark368"/>
      <w:bookmarkEnd w:id="467"/>
      <w:r>
        <w:rPr>
          <w:sz w:val="24"/>
        </w:rPr>
        <w:t xml:space="preserve">Hengeveld, Kees &amp; Eva van Lier. 2012. An implicational map of parts of speech. </w:t>
      </w:r>
      <w:r>
        <w:rPr>
          <w:i/>
          <w:sz w:val="24"/>
        </w:rPr>
        <w:t xml:space="preserve">Linguistic Discovery </w:t>
      </w:r>
      <w:r>
        <w:rPr>
          <w:sz w:val="24"/>
        </w:rPr>
        <w:t>8(1). 129–156. doi:</w:t>
      </w:r>
      <w:hyperlink r:id="rId213">
        <w:r>
          <w:rPr>
            <w:rFonts w:ascii="Linux Libertine Mono" w:hAnsi="Linux Libertine Mono"/>
            <w:color w:val="0000FF"/>
            <w:sz w:val="20"/>
          </w:rPr>
          <w:t>10.1349/ps1.1537-0852.a.348</w:t>
        </w:r>
      </w:hyperlink>
      <w:r>
        <w:rPr>
          <w:sz w:val="24"/>
        </w:rPr>
        <w:t>.</w:t>
      </w:r>
    </w:p>
    <w:p w:rsidR="00DD7756" w:rsidRDefault="00AD1397">
      <w:pPr>
        <w:spacing w:before="118"/>
        <w:ind w:left="1680"/>
        <w:jc w:val="both"/>
        <w:rPr>
          <w:sz w:val="24"/>
        </w:rPr>
      </w:pPr>
      <w:bookmarkStart w:id="468" w:name="_bookmark369"/>
      <w:bookmarkEnd w:id="468"/>
      <w:r>
        <w:rPr>
          <w:sz w:val="24"/>
        </w:rPr>
        <w:t xml:space="preserve">Hengeveld, Kees &amp; Jan Rijkhoff. 2005. Mundari as a flexible language. </w:t>
      </w:r>
      <w:r>
        <w:rPr>
          <w:i/>
          <w:sz w:val="24"/>
        </w:rPr>
        <w:t xml:space="preserve">Linguistic Typology </w:t>
      </w:r>
      <w:r>
        <w:rPr>
          <w:sz w:val="24"/>
        </w:rPr>
        <w:t>9(3).</w:t>
      </w:r>
    </w:p>
    <w:p w:rsidR="00DD7756" w:rsidRDefault="00AD1397">
      <w:pPr>
        <w:spacing w:before="15"/>
        <w:ind w:left="2038"/>
        <w:jc w:val="both"/>
        <w:rPr>
          <w:sz w:val="24"/>
        </w:rPr>
      </w:pPr>
      <w:r>
        <w:rPr>
          <w:sz w:val="24"/>
        </w:rPr>
        <w:t>406–431. doi:</w:t>
      </w:r>
      <w:hyperlink r:id="rId214">
        <w:r>
          <w:rPr>
            <w:rFonts w:ascii="Linux Libertine Mono" w:hAnsi="Linux Libertine Mono"/>
            <w:color w:val="0000FF"/>
            <w:sz w:val="20"/>
          </w:rPr>
          <w:t>10.1515/lity.2005.9.3.391</w:t>
        </w:r>
      </w:hyperlink>
      <w:r>
        <w:rPr>
          <w:sz w:val="24"/>
        </w:rPr>
        <w:t>.</w:t>
      </w:r>
    </w:p>
    <w:p w:rsidR="00DD7756" w:rsidRDefault="00AD1397">
      <w:pPr>
        <w:spacing w:before="135" w:line="254" w:lineRule="auto"/>
        <w:ind w:left="2038" w:right="571" w:hanging="359"/>
        <w:rPr>
          <w:sz w:val="24"/>
        </w:rPr>
      </w:pPr>
      <w:bookmarkStart w:id="469" w:name="_bookmark370"/>
      <w:bookmarkEnd w:id="469"/>
      <w:r>
        <w:rPr>
          <w:sz w:val="24"/>
        </w:rPr>
        <w:t xml:space="preserve">Hengeveld, Kees, Jan Rijkhoff &amp; Anna Siewierska. 2004. Parts-of-speech systems and word order. </w:t>
      </w:r>
      <w:r>
        <w:rPr>
          <w:i/>
          <w:sz w:val="24"/>
        </w:rPr>
        <w:t xml:space="preserve">Journal of Linguistics </w:t>
      </w:r>
      <w:r>
        <w:rPr>
          <w:sz w:val="24"/>
        </w:rPr>
        <w:t>40(3). 527–570. doi:</w:t>
      </w:r>
      <w:hyperlink r:id="rId215">
        <w:r>
          <w:rPr>
            <w:rFonts w:ascii="Linux Libertine Mono" w:hAnsi="Linux Libertine Mono"/>
            <w:color w:val="0000FF"/>
            <w:sz w:val="20"/>
          </w:rPr>
          <w:t>10.1017/S0022226704002762</w:t>
        </w:r>
      </w:hyperlink>
      <w:r>
        <w:rPr>
          <w:sz w:val="24"/>
        </w:rPr>
        <w:t>.</w:t>
      </w:r>
    </w:p>
    <w:p w:rsidR="00DD7756" w:rsidRDefault="00AD1397">
      <w:pPr>
        <w:spacing w:before="117" w:line="254" w:lineRule="auto"/>
        <w:ind w:left="2038" w:right="572" w:hanging="359"/>
        <w:rPr>
          <w:sz w:val="24"/>
        </w:rPr>
      </w:pPr>
      <w:bookmarkStart w:id="470" w:name="_bookmark371"/>
      <w:bookmarkEnd w:id="470"/>
      <w:r>
        <w:rPr>
          <w:sz w:val="24"/>
        </w:rPr>
        <w:t>Hengeveld,</w:t>
      </w:r>
      <w:r>
        <w:rPr>
          <w:spacing w:val="-15"/>
          <w:sz w:val="24"/>
        </w:rPr>
        <w:t xml:space="preserve"> </w:t>
      </w:r>
      <w:r>
        <w:rPr>
          <w:sz w:val="24"/>
        </w:rPr>
        <w:t>Kees</w:t>
      </w:r>
      <w:r>
        <w:rPr>
          <w:spacing w:val="-14"/>
          <w:sz w:val="24"/>
        </w:rPr>
        <w:t xml:space="preserve"> </w:t>
      </w:r>
      <w:r>
        <w:rPr>
          <w:sz w:val="24"/>
        </w:rPr>
        <w:t>&amp;</w:t>
      </w:r>
      <w:r>
        <w:rPr>
          <w:spacing w:val="-14"/>
          <w:sz w:val="24"/>
        </w:rPr>
        <w:t xml:space="preserve"> </w:t>
      </w:r>
      <w:r>
        <w:rPr>
          <w:sz w:val="24"/>
        </w:rPr>
        <w:t>Marieke</w:t>
      </w:r>
      <w:r>
        <w:rPr>
          <w:spacing w:val="-14"/>
          <w:sz w:val="24"/>
        </w:rPr>
        <w:t xml:space="preserve"> </w:t>
      </w:r>
      <w:r>
        <w:rPr>
          <w:spacing w:val="-4"/>
          <w:sz w:val="24"/>
        </w:rPr>
        <w:t>Valstar.</w:t>
      </w:r>
      <w:r>
        <w:rPr>
          <w:spacing w:val="-14"/>
          <w:sz w:val="24"/>
        </w:rPr>
        <w:t xml:space="preserve"> </w:t>
      </w:r>
      <w:r>
        <w:rPr>
          <w:sz w:val="24"/>
        </w:rPr>
        <w:t>2010.</w:t>
      </w:r>
      <w:r>
        <w:rPr>
          <w:spacing w:val="-14"/>
          <w:sz w:val="24"/>
        </w:rPr>
        <w:t xml:space="preserve"> </w:t>
      </w:r>
      <w:r>
        <w:rPr>
          <w:sz w:val="24"/>
        </w:rPr>
        <w:t>Parts-of-speech</w:t>
      </w:r>
      <w:r>
        <w:rPr>
          <w:spacing w:val="-14"/>
          <w:sz w:val="24"/>
        </w:rPr>
        <w:t xml:space="preserve"> </w:t>
      </w:r>
      <w:r>
        <w:rPr>
          <w:sz w:val="24"/>
        </w:rPr>
        <w:t>systems</w:t>
      </w:r>
      <w:r>
        <w:rPr>
          <w:spacing w:val="-14"/>
          <w:sz w:val="24"/>
        </w:rPr>
        <w:t xml:space="preserve"> </w:t>
      </w:r>
      <w:r>
        <w:rPr>
          <w:sz w:val="24"/>
        </w:rPr>
        <w:t>and</w:t>
      </w:r>
      <w:r>
        <w:rPr>
          <w:spacing w:val="-14"/>
          <w:sz w:val="24"/>
        </w:rPr>
        <w:t xml:space="preserve"> </w:t>
      </w:r>
      <w:r>
        <w:rPr>
          <w:sz w:val="24"/>
        </w:rPr>
        <w:t>lexical</w:t>
      </w:r>
      <w:r>
        <w:rPr>
          <w:spacing w:val="-14"/>
          <w:sz w:val="24"/>
        </w:rPr>
        <w:t xml:space="preserve"> </w:t>
      </w:r>
      <w:r>
        <w:rPr>
          <w:sz w:val="24"/>
        </w:rPr>
        <w:t>subclasses.</w:t>
      </w:r>
      <w:r>
        <w:rPr>
          <w:spacing w:val="-19"/>
          <w:sz w:val="24"/>
        </w:rPr>
        <w:t xml:space="preserve"> </w:t>
      </w:r>
      <w:r>
        <w:rPr>
          <w:i/>
          <w:sz w:val="24"/>
        </w:rPr>
        <w:t xml:space="preserve">Lin- guistics in Amsterdam </w:t>
      </w:r>
      <w:r>
        <w:rPr>
          <w:sz w:val="24"/>
        </w:rPr>
        <w:t>3(1). 1–24.</w:t>
      </w:r>
      <w:r>
        <w:rPr>
          <w:spacing w:val="-2"/>
          <w:sz w:val="24"/>
        </w:rPr>
        <w:t xml:space="preserve"> </w:t>
      </w:r>
      <w:r>
        <w:rPr>
          <w:sz w:val="24"/>
        </w:rPr>
        <w:t>doi:</w:t>
      </w:r>
      <w:hyperlink r:id="rId216">
        <w:r>
          <w:rPr>
            <w:rFonts w:ascii="Linux Libertine Mono" w:hAnsi="Linux Libertine Mono"/>
            <w:color w:val="0000FF"/>
            <w:sz w:val="20"/>
          </w:rPr>
          <w:t>11245/1.325466</w:t>
        </w:r>
      </w:hyperlink>
      <w:r>
        <w:rPr>
          <w:sz w:val="24"/>
        </w:rPr>
        <w:t>.</w:t>
      </w:r>
    </w:p>
    <w:p w:rsidR="00DD7756" w:rsidRDefault="00AD1397">
      <w:pPr>
        <w:spacing w:before="117" w:line="254" w:lineRule="auto"/>
        <w:ind w:left="2038" w:right="566" w:hanging="359"/>
        <w:rPr>
          <w:sz w:val="24"/>
        </w:rPr>
      </w:pPr>
      <w:bookmarkStart w:id="471" w:name="_bookmark372"/>
      <w:bookmarkEnd w:id="471"/>
      <w:r>
        <w:rPr>
          <w:sz w:val="24"/>
        </w:rPr>
        <w:t>Hieber,</w:t>
      </w:r>
      <w:r>
        <w:rPr>
          <w:spacing w:val="-18"/>
          <w:sz w:val="24"/>
        </w:rPr>
        <w:t xml:space="preserve"> </w:t>
      </w:r>
      <w:r>
        <w:rPr>
          <w:sz w:val="24"/>
        </w:rPr>
        <w:t>Daniel</w:t>
      </w:r>
      <w:r>
        <w:rPr>
          <w:spacing w:val="-17"/>
          <w:sz w:val="24"/>
        </w:rPr>
        <w:t xml:space="preserve"> </w:t>
      </w:r>
      <w:r>
        <w:rPr>
          <w:spacing w:val="-11"/>
          <w:sz w:val="24"/>
        </w:rPr>
        <w:t>W.</w:t>
      </w:r>
      <w:r>
        <w:rPr>
          <w:spacing w:val="-17"/>
          <w:sz w:val="24"/>
        </w:rPr>
        <w:t xml:space="preserve"> </w:t>
      </w:r>
      <w:r>
        <w:rPr>
          <w:sz w:val="24"/>
        </w:rPr>
        <w:t>2013.</w:t>
      </w:r>
      <w:r>
        <w:rPr>
          <w:spacing w:val="-18"/>
          <w:sz w:val="24"/>
        </w:rPr>
        <w:t xml:space="preserve"> </w:t>
      </w:r>
      <w:r>
        <w:rPr>
          <w:sz w:val="24"/>
        </w:rPr>
        <w:t>On</w:t>
      </w:r>
      <w:r>
        <w:rPr>
          <w:spacing w:val="-17"/>
          <w:sz w:val="24"/>
        </w:rPr>
        <w:t xml:space="preserve"> </w:t>
      </w:r>
      <w:r>
        <w:rPr>
          <w:sz w:val="24"/>
        </w:rPr>
        <w:t>linguistics,</w:t>
      </w:r>
      <w:r>
        <w:rPr>
          <w:spacing w:val="-17"/>
          <w:sz w:val="24"/>
        </w:rPr>
        <w:t xml:space="preserve"> </w:t>
      </w:r>
      <w:r>
        <w:rPr>
          <w:sz w:val="24"/>
        </w:rPr>
        <w:t>linguists,</w:t>
      </w:r>
      <w:r>
        <w:rPr>
          <w:spacing w:val="-17"/>
          <w:sz w:val="24"/>
        </w:rPr>
        <w:t xml:space="preserve"> </w:t>
      </w:r>
      <w:r>
        <w:rPr>
          <w:sz w:val="24"/>
        </w:rPr>
        <w:t>and</w:t>
      </w:r>
      <w:r>
        <w:rPr>
          <w:spacing w:val="-18"/>
          <w:sz w:val="24"/>
        </w:rPr>
        <w:t xml:space="preserve"> </w:t>
      </w:r>
      <w:r>
        <w:rPr>
          <w:sz w:val="24"/>
        </w:rPr>
        <w:t>our</w:t>
      </w:r>
      <w:r>
        <w:rPr>
          <w:spacing w:val="-17"/>
          <w:sz w:val="24"/>
        </w:rPr>
        <w:t xml:space="preserve"> </w:t>
      </w:r>
      <w:r>
        <w:rPr>
          <w:sz w:val="24"/>
        </w:rPr>
        <w:t>times:</w:t>
      </w:r>
      <w:r>
        <w:rPr>
          <w:spacing w:val="-17"/>
          <w:sz w:val="24"/>
        </w:rPr>
        <w:t xml:space="preserve"> </w:t>
      </w:r>
      <w:r>
        <w:rPr>
          <w:sz w:val="24"/>
        </w:rPr>
        <w:t>A</w:t>
      </w:r>
      <w:r>
        <w:rPr>
          <w:spacing w:val="-17"/>
          <w:sz w:val="24"/>
        </w:rPr>
        <w:t xml:space="preserve"> </w:t>
      </w:r>
      <w:r>
        <w:rPr>
          <w:sz w:val="24"/>
        </w:rPr>
        <w:t>linguist’s</w:t>
      </w:r>
      <w:r>
        <w:rPr>
          <w:spacing w:val="-18"/>
          <w:sz w:val="24"/>
        </w:rPr>
        <w:t xml:space="preserve"> </w:t>
      </w:r>
      <w:r>
        <w:rPr>
          <w:sz w:val="24"/>
        </w:rPr>
        <w:t>personal</w:t>
      </w:r>
      <w:r>
        <w:rPr>
          <w:spacing w:val="-17"/>
          <w:sz w:val="24"/>
        </w:rPr>
        <w:t xml:space="preserve"> </w:t>
      </w:r>
      <w:r>
        <w:rPr>
          <w:sz w:val="24"/>
        </w:rPr>
        <w:t xml:space="preserve">narrative reviewed. </w:t>
      </w:r>
      <w:r>
        <w:rPr>
          <w:i/>
          <w:sz w:val="24"/>
        </w:rPr>
        <w:t xml:space="preserve">Linguistic Typology </w:t>
      </w:r>
      <w:r>
        <w:rPr>
          <w:sz w:val="24"/>
        </w:rPr>
        <w:t>17(2). 291–321.</w:t>
      </w:r>
      <w:r>
        <w:rPr>
          <w:spacing w:val="26"/>
          <w:sz w:val="24"/>
        </w:rPr>
        <w:t xml:space="preserve"> </w:t>
      </w:r>
      <w:r>
        <w:rPr>
          <w:sz w:val="24"/>
        </w:rPr>
        <w:t>doi:</w:t>
      </w:r>
      <w:hyperlink r:id="rId217">
        <w:r>
          <w:rPr>
            <w:rFonts w:ascii="Linux Libertine Mono" w:hAnsi="Linux Libertine Mono"/>
            <w:color w:val="0000FF"/>
            <w:sz w:val="20"/>
          </w:rPr>
          <w:t>10.1515/lity-2013-0013</w:t>
        </w:r>
      </w:hyperlink>
      <w:r>
        <w:rPr>
          <w:sz w:val="24"/>
        </w:rPr>
        <w:t>.</w:t>
      </w:r>
    </w:p>
    <w:p w:rsidR="00DD7756" w:rsidRDefault="00AD1397">
      <w:pPr>
        <w:spacing w:before="118"/>
        <w:ind w:left="1680"/>
        <w:rPr>
          <w:sz w:val="24"/>
        </w:rPr>
      </w:pPr>
      <w:bookmarkStart w:id="472" w:name="_bookmark373"/>
      <w:bookmarkEnd w:id="472"/>
      <w:r>
        <w:rPr>
          <w:sz w:val="24"/>
        </w:rPr>
        <w:t xml:space="preserve">Hieber, Daniel W. 2021a. </w:t>
      </w:r>
      <w:r>
        <w:rPr>
          <w:i/>
          <w:sz w:val="24"/>
        </w:rPr>
        <w:t>Scription</w:t>
      </w:r>
      <w:r>
        <w:rPr>
          <w:sz w:val="24"/>
        </w:rPr>
        <w:t>. doi:</w:t>
      </w:r>
      <w:hyperlink r:id="rId218">
        <w:r>
          <w:rPr>
            <w:rFonts w:ascii="Linux Libertine Mono"/>
            <w:color w:val="0000FF"/>
            <w:sz w:val="20"/>
          </w:rPr>
          <w:t>10.5281/zenodo.2595548</w:t>
        </w:r>
      </w:hyperlink>
      <w:r>
        <w:rPr>
          <w:sz w:val="24"/>
        </w:rPr>
        <w:t>.</w:t>
      </w:r>
    </w:p>
    <w:p w:rsidR="00DD7756" w:rsidRDefault="00AD1397">
      <w:pPr>
        <w:spacing w:before="134" w:line="254" w:lineRule="auto"/>
        <w:ind w:left="2038" w:right="577" w:hanging="359"/>
        <w:jc w:val="both"/>
        <w:rPr>
          <w:sz w:val="24"/>
        </w:rPr>
      </w:pPr>
      <w:bookmarkStart w:id="473" w:name="_bookmark374"/>
      <w:bookmarkEnd w:id="473"/>
      <w:r>
        <w:rPr>
          <w:sz w:val="24"/>
        </w:rPr>
        <w:t xml:space="preserve">Hieber, Daniel </w:t>
      </w:r>
      <w:r>
        <w:rPr>
          <w:spacing w:val="-11"/>
          <w:sz w:val="24"/>
        </w:rPr>
        <w:t xml:space="preserve">W. </w:t>
      </w:r>
      <w:r>
        <w:rPr>
          <w:sz w:val="24"/>
        </w:rPr>
        <w:t xml:space="preserve">2021b. </w:t>
      </w:r>
      <w:r>
        <w:rPr>
          <w:i/>
          <w:sz w:val="24"/>
        </w:rPr>
        <w:t>The Data Format for Digital Linguistics (DaFoDiL)</w:t>
      </w:r>
      <w:r>
        <w:rPr>
          <w:sz w:val="24"/>
        </w:rPr>
        <w:t>. doi:</w:t>
      </w:r>
      <w:hyperlink r:id="rId219">
        <w:r>
          <w:rPr>
            <w:rFonts w:ascii="Linux Libertine Mono"/>
            <w:color w:val="0000FF"/>
            <w:sz w:val="20"/>
          </w:rPr>
          <w:t>10</w:t>
        </w:r>
        <w:r>
          <w:rPr>
            <w:rFonts w:ascii="Linux Libertine Mono"/>
            <w:color w:val="0000FF"/>
            <w:spacing w:val="-107"/>
            <w:sz w:val="20"/>
          </w:rPr>
          <w:t xml:space="preserve"> </w:t>
        </w:r>
        <w:r>
          <w:rPr>
            <w:rFonts w:ascii="Linux Libertine Mono"/>
            <w:color w:val="0000FF"/>
            <w:sz w:val="20"/>
          </w:rPr>
          <w:t>.</w:t>
        </w:r>
        <w:r>
          <w:rPr>
            <w:rFonts w:ascii="Linux Libertine Mono"/>
            <w:color w:val="0000FF"/>
            <w:spacing w:val="-107"/>
            <w:sz w:val="20"/>
          </w:rPr>
          <w:t xml:space="preserve"> </w:t>
        </w:r>
        <w:r>
          <w:rPr>
            <w:rFonts w:ascii="Linux Libertine Mono"/>
            <w:color w:val="0000FF"/>
            <w:sz w:val="20"/>
          </w:rPr>
          <w:t>5281</w:t>
        </w:r>
        <w:r>
          <w:rPr>
            <w:rFonts w:ascii="Linux Libertine Mono"/>
            <w:color w:val="0000FF"/>
            <w:spacing w:val="-106"/>
            <w:sz w:val="20"/>
          </w:rPr>
          <w:t xml:space="preserve"> </w:t>
        </w:r>
        <w:r>
          <w:rPr>
            <w:rFonts w:ascii="Linux Libertine Mono"/>
            <w:color w:val="0000FF"/>
            <w:sz w:val="20"/>
          </w:rPr>
          <w:t>/</w:t>
        </w:r>
      </w:hyperlink>
      <w:r>
        <w:rPr>
          <w:rFonts w:ascii="Linux Libertine Mono"/>
          <w:color w:val="0000FF"/>
          <w:sz w:val="20"/>
        </w:rPr>
        <w:t xml:space="preserve"> </w:t>
      </w:r>
      <w:hyperlink r:id="rId220">
        <w:r>
          <w:rPr>
            <w:rFonts w:ascii="Linux Libertine Mono"/>
            <w:color w:val="0000FF"/>
            <w:sz w:val="20"/>
          </w:rPr>
          <w:t>zenodo.1438589</w:t>
        </w:r>
      </w:hyperlink>
      <w:r>
        <w:rPr>
          <w:sz w:val="24"/>
        </w:rPr>
        <w:t>.</w:t>
      </w:r>
    </w:p>
    <w:p w:rsidR="00DD7756" w:rsidRDefault="00AD1397">
      <w:pPr>
        <w:spacing w:before="118" w:line="254" w:lineRule="auto"/>
        <w:ind w:left="2038" w:right="573" w:hanging="359"/>
        <w:jc w:val="both"/>
        <w:rPr>
          <w:sz w:val="24"/>
        </w:rPr>
      </w:pPr>
      <w:bookmarkStart w:id="474" w:name="_bookmark375"/>
      <w:bookmarkEnd w:id="474"/>
      <w:r>
        <w:rPr>
          <w:sz w:val="24"/>
        </w:rPr>
        <w:t xml:space="preserve">Hieber, Daniel W. Forthcoming. Word classes. In Carmen Jany, Marianne Mithun &amp; Keren Rice (eds.), </w:t>
      </w:r>
      <w:r>
        <w:rPr>
          <w:i/>
          <w:sz w:val="24"/>
        </w:rPr>
        <w:t xml:space="preserve">The languages and linguistics of indigenous North America: A comprehensive guide </w:t>
      </w:r>
      <w:r>
        <w:rPr>
          <w:sz w:val="24"/>
        </w:rPr>
        <w:t>(The World of Linguistics 13). Mouton de Gruyter.</w:t>
      </w:r>
    </w:p>
    <w:p w:rsidR="00DD7756" w:rsidRDefault="00AD1397">
      <w:pPr>
        <w:pStyle w:val="BodyText"/>
        <w:spacing w:before="116"/>
        <w:ind w:left="1680"/>
        <w:jc w:val="both"/>
        <w:rPr>
          <w:i/>
        </w:rPr>
      </w:pPr>
      <w:bookmarkStart w:id="475" w:name="_bookmark376"/>
      <w:bookmarkEnd w:id="475"/>
      <w:r>
        <w:t xml:space="preserve">Hopper, Paul J. &amp; Sandra A. Thompson. 1980. Transitivity in grammar and discourse. </w:t>
      </w:r>
      <w:r>
        <w:rPr>
          <w:i/>
        </w:rPr>
        <w:t>Language</w:t>
      </w:r>
    </w:p>
    <w:p w:rsidR="00DD7756" w:rsidRDefault="00AD1397">
      <w:pPr>
        <w:spacing w:before="15"/>
        <w:ind w:left="2038"/>
        <w:jc w:val="both"/>
        <w:rPr>
          <w:sz w:val="24"/>
        </w:rPr>
      </w:pPr>
      <w:r>
        <w:rPr>
          <w:sz w:val="24"/>
        </w:rPr>
        <w:t>56(2). 251. doi:</w:t>
      </w:r>
      <w:hyperlink r:id="rId221">
        <w:r>
          <w:rPr>
            <w:rFonts w:ascii="Linux Libertine Mono"/>
            <w:color w:val="0000FF"/>
            <w:sz w:val="20"/>
          </w:rPr>
          <w:t>10.2307/413757</w:t>
        </w:r>
      </w:hyperlink>
      <w:r>
        <w:rPr>
          <w:sz w:val="24"/>
        </w:rPr>
        <w:t>.</w:t>
      </w:r>
    </w:p>
    <w:p w:rsidR="00DD7756" w:rsidRDefault="00AD1397">
      <w:pPr>
        <w:pStyle w:val="BodyText"/>
        <w:spacing w:before="135" w:line="254" w:lineRule="auto"/>
        <w:ind w:left="2038" w:hanging="359"/>
      </w:pPr>
      <w:bookmarkStart w:id="476" w:name="_bookmark377"/>
      <w:bookmarkEnd w:id="476"/>
      <w:r>
        <w:t xml:space="preserve">Hopper, Paul J. &amp; Sandra A. Thompson. 1984. The discourse basis for lexical categories in Universal Grammar. </w:t>
      </w:r>
      <w:r>
        <w:rPr>
          <w:i/>
        </w:rPr>
        <w:t xml:space="preserve">Language </w:t>
      </w:r>
      <w:r>
        <w:t>60(4). 703–752. doi:</w:t>
      </w:r>
      <w:hyperlink r:id="rId222">
        <w:r>
          <w:rPr>
            <w:rFonts w:ascii="Linux Libertine Mono" w:hAnsi="Linux Libertine Mono"/>
            <w:color w:val="0000FF"/>
            <w:sz w:val="20"/>
          </w:rPr>
          <w:t>10.2307/413797</w:t>
        </w:r>
      </w:hyperlink>
      <w:r>
        <w:t>.</w:t>
      </w:r>
    </w:p>
    <w:p w:rsidR="00DD7756" w:rsidRDefault="00DD7756">
      <w:pPr>
        <w:spacing w:before="117" w:line="254" w:lineRule="auto"/>
        <w:ind w:left="2038" w:right="282" w:hanging="359"/>
        <w:rPr>
          <w:sz w:val="24"/>
        </w:rPr>
      </w:pPr>
      <w:r w:rsidRPr="00DD7756">
        <w:pict>
          <v:line id="_x0000_s1051" style="position:absolute;left:0;text-align:left;z-index:15795712;mso-position-horizontal-relative:page" from="554.1pt,33.85pt" to="554.1pt,22.55pt" strokeweight="1.75731mm">
            <w10:wrap anchorx="page"/>
          </v:line>
        </w:pict>
      </w:r>
      <w:bookmarkStart w:id="477" w:name="_bookmark378"/>
      <w:bookmarkEnd w:id="477"/>
      <w:r w:rsidR="00AD1397">
        <w:rPr>
          <w:sz w:val="24"/>
        </w:rPr>
        <w:t xml:space="preserve">Hopper, Paul J. &amp; Elizabeth Closs Traugott. 2003. </w:t>
      </w:r>
      <w:r w:rsidR="00AD1397">
        <w:rPr>
          <w:i/>
          <w:sz w:val="24"/>
        </w:rPr>
        <w:t>Grammaticalization</w:t>
      </w:r>
      <w:r w:rsidR="00AD1397">
        <w:rPr>
          <w:sz w:val="24"/>
        </w:rPr>
        <w:t>. 2nd edn. (Cambridge Textbooks in Linguistics). Cambridge University Press. doi:</w:t>
      </w:r>
      <w:hyperlink r:id="rId223">
        <w:r w:rsidR="00AD1397">
          <w:rPr>
            <w:rFonts w:ascii="Linux Libertine Mono"/>
            <w:color w:val="0000FF"/>
            <w:sz w:val="20"/>
          </w:rPr>
          <w:t>10.1017/CBO9781139165525</w:t>
        </w:r>
      </w:hyperlink>
      <w:r w:rsidR="00AD1397">
        <w:rPr>
          <w:sz w:val="24"/>
        </w:rPr>
        <w:t>.</w:t>
      </w:r>
    </w:p>
    <w:p w:rsidR="00DD7756" w:rsidRDefault="00DD7756">
      <w:pPr>
        <w:spacing w:line="254" w:lineRule="auto"/>
        <w:rPr>
          <w:sz w:val="24"/>
        </w:rPr>
        <w:sectPr w:rsidR="00DD7756">
          <w:pgSz w:w="12240" w:h="15840"/>
          <w:pgMar w:top="1380" w:right="860" w:bottom="1040" w:left="120" w:header="0" w:footer="856" w:gutter="0"/>
          <w:cols w:space="720"/>
        </w:sectPr>
      </w:pPr>
    </w:p>
    <w:p w:rsidR="00DD7756" w:rsidRDefault="00DD7756">
      <w:pPr>
        <w:pStyle w:val="BodyText"/>
        <w:spacing w:before="84"/>
        <w:ind w:left="1680"/>
        <w:jc w:val="both"/>
        <w:rPr>
          <w:rFonts w:ascii="Linux Libertine Mono" w:hAnsi="Linux Libertine Mono"/>
          <w:sz w:val="20"/>
        </w:rPr>
      </w:pPr>
      <w:r w:rsidRPr="00DD7756">
        <w:lastRenderedPageBreak/>
        <w:pict>
          <v:line id="_x0000_s1050" style="position:absolute;left:0;text-align:left;z-index:15796224;mso-position-horizontal-relative:page" from="544.5pt,17.8pt" to="544.5pt,6.45pt" strokecolor="blue" strokeweight="1.75731mm">
            <w10:wrap anchorx="page"/>
          </v:line>
        </w:pict>
      </w:r>
      <w:bookmarkStart w:id="478" w:name="_bookmark379"/>
      <w:bookmarkEnd w:id="478"/>
      <w:r w:rsidR="00AD1397">
        <w:t xml:space="preserve">Hudson, Richard. 1994. About 37% of word-tokens are nouns. </w:t>
      </w:r>
      <w:r w:rsidR="00AD1397">
        <w:rPr>
          <w:i/>
        </w:rPr>
        <w:t xml:space="preserve">Language </w:t>
      </w:r>
      <w:r w:rsidR="00AD1397">
        <w:t>70(2). 331–339. doi:</w:t>
      </w:r>
      <w:hyperlink r:id="rId224">
        <w:r w:rsidR="00AD1397">
          <w:rPr>
            <w:rFonts w:ascii="Linux Libertine Mono" w:hAnsi="Linux Libertine Mono"/>
            <w:color w:val="0000FF"/>
            <w:sz w:val="20"/>
          </w:rPr>
          <w:t>10.</w:t>
        </w:r>
      </w:hyperlink>
    </w:p>
    <w:p w:rsidR="00DD7756" w:rsidRDefault="00DD7756">
      <w:pPr>
        <w:spacing w:before="16"/>
        <w:ind w:left="2038"/>
        <w:rPr>
          <w:sz w:val="24"/>
        </w:rPr>
      </w:pPr>
      <w:hyperlink r:id="rId225">
        <w:r w:rsidR="00AD1397">
          <w:rPr>
            <w:rFonts w:ascii="Linux Libertine Mono"/>
            <w:color w:val="0000FF"/>
            <w:w w:val="105"/>
            <w:sz w:val="20"/>
          </w:rPr>
          <w:t>2307/415831</w:t>
        </w:r>
      </w:hyperlink>
      <w:r w:rsidR="00AD1397">
        <w:rPr>
          <w:w w:val="105"/>
          <w:sz w:val="24"/>
        </w:rPr>
        <w:t>.</w:t>
      </w:r>
    </w:p>
    <w:p w:rsidR="00DD7756" w:rsidRDefault="00AD1397">
      <w:pPr>
        <w:spacing w:before="134" w:line="254" w:lineRule="auto"/>
        <w:ind w:left="2038" w:right="577" w:hanging="359"/>
        <w:jc w:val="both"/>
        <w:rPr>
          <w:sz w:val="24"/>
        </w:rPr>
      </w:pPr>
      <w:bookmarkStart w:id="479" w:name="_bookmark380"/>
      <w:bookmarkEnd w:id="479"/>
      <w:r>
        <w:rPr>
          <w:sz w:val="24"/>
        </w:rPr>
        <w:t xml:space="preserve">Ide, Nancy &amp; Keith Suderman. 2005. </w:t>
      </w:r>
      <w:r>
        <w:rPr>
          <w:i/>
          <w:sz w:val="24"/>
        </w:rPr>
        <w:t>Open American National Corpus</w:t>
      </w:r>
      <w:r>
        <w:rPr>
          <w:sz w:val="24"/>
        </w:rPr>
        <w:t xml:space="preserve">. </w:t>
      </w:r>
      <w:hyperlink r:id="rId226">
        <w:r>
          <w:rPr>
            <w:rFonts w:ascii="Linux Libertine Mono"/>
            <w:color w:val="0000FF"/>
            <w:sz w:val="20"/>
          </w:rPr>
          <w:t>http://www.anc.</w:t>
        </w:r>
      </w:hyperlink>
      <w:r>
        <w:rPr>
          <w:rFonts w:ascii="Linux Libertine Mono"/>
          <w:color w:val="0000FF"/>
          <w:sz w:val="20"/>
        </w:rPr>
        <w:t xml:space="preserve"> </w:t>
      </w:r>
      <w:hyperlink r:id="rId227">
        <w:r>
          <w:rPr>
            <w:rFonts w:ascii="Linux Libertine Mono"/>
            <w:color w:val="0000FF"/>
            <w:sz w:val="20"/>
          </w:rPr>
          <w:t>org/</w:t>
        </w:r>
      </w:hyperlink>
      <w:r>
        <w:rPr>
          <w:sz w:val="24"/>
        </w:rPr>
        <w:t>.</w:t>
      </w:r>
    </w:p>
    <w:p w:rsidR="00DD7756" w:rsidRDefault="00AD1397">
      <w:pPr>
        <w:spacing w:before="118" w:line="254" w:lineRule="auto"/>
        <w:ind w:left="2038" w:right="576" w:hanging="359"/>
        <w:jc w:val="both"/>
        <w:rPr>
          <w:sz w:val="24"/>
        </w:rPr>
      </w:pPr>
      <w:bookmarkStart w:id="480" w:name="_bookmark381"/>
      <w:bookmarkEnd w:id="480"/>
      <w:r>
        <w:rPr>
          <w:sz w:val="24"/>
        </w:rPr>
        <w:t xml:space="preserve">Jacobsen, </w:t>
      </w:r>
      <w:r>
        <w:rPr>
          <w:spacing w:val="-4"/>
          <w:sz w:val="24"/>
        </w:rPr>
        <w:t xml:space="preserve">Jr., </w:t>
      </w:r>
      <w:r>
        <w:rPr>
          <w:sz w:val="24"/>
        </w:rPr>
        <w:t xml:space="preserve">William H. 1979. Noun and verb in Nootkan. In Barbara S. Efrat (ed.), </w:t>
      </w:r>
      <w:r>
        <w:rPr>
          <w:i/>
          <w:sz w:val="24"/>
        </w:rPr>
        <w:t xml:space="preserve">The Vic- toria conference on northwestern languages </w:t>
      </w:r>
      <w:r>
        <w:rPr>
          <w:sz w:val="24"/>
        </w:rPr>
        <w:t>(Heritage Record 4), 83–153. British</w:t>
      </w:r>
      <w:r>
        <w:rPr>
          <w:spacing w:val="-24"/>
          <w:sz w:val="24"/>
        </w:rPr>
        <w:t xml:space="preserve"> </w:t>
      </w:r>
      <w:r>
        <w:rPr>
          <w:sz w:val="24"/>
        </w:rPr>
        <w:t>Columbia Provincial</w:t>
      </w:r>
      <w:r>
        <w:rPr>
          <w:spacing w:val="-2"/>
          <w:sz w:val="24"/>
        </w:rPr>
        <w:t xml:space="preserve"> </w:t>
      </w:r>
      <w:r>
        <w:rPr>
          <w:sz w:val="24"/>
        </w:rPr>
        <w:t>Museum.</w:t>
      </w:r>
    </w:p>
    <w:p w:rsidR="00DD7756" w:rsidRDefault="00AD1397">
      <w:pPr>
        <w:pStyle w:val="BodyText"/>
        <w:spacing w:before="4" w:line="408" w:lineRule="exact"/>
        <w:ind w:left="1680" w:right="573"/>
        <w:jc w:val="both"/>
      </w:pPr>
      <w:bookmarkStart w:id="481" w:name="_bookmark382"/>
      <w:bookmarkEnd w:id="481"/>
      <w:r>
        <w:t>Jacobson,</w:t>
      </w:r>
      <w:r>
        <w:rPr>
          <w:spacing w:val="-8"/>
        </w:rPr>
        <w:t xml:space="preserve"> </w:t>
      </w:r>
      <w:r>
        <w:t>Steven</w:t>
      </w:r>
      <w:r>
        <w:rPr>
          <w:spacing w:val="-9"/>
        </w:rPr>
        <w:t xml:space="preserve"> </w:t>
      </w:r>
      <w:r>
        <w:t>A.</w:t>
      </w:r>
      <w:r>
        <w:rPr>
          <w:spacing w:val="-8"/>
        </w:rPr>
        <w:t xml:space="preserve"> </w:t>
      </w:r>
      <w:r>
        <w:t>2012.</w:t>
      </w:r>
      <w:r>
        <w:rPr>
          <w:spacing w:val="-9"/>
        </w:rPr>
        <w:t xml:space="preserve"> </w:t>
      </w:r>
      <w:r>
        <w:rPr>
          <w:i/>
          <w:spacing w:val="-3"/>
        </w:rPr>
        <w:t>Yup’ik</w:t>
      </w:r>
      <w:r>
        <w:rPr>
          <w:i/>
          <w:spacing w:val="-8"/>
        </w:rPr>
        <w:t xml:space="preserve"> </w:t>
      </w:r>
      <w:r>
        <w:rPr>
          <w:i/>
        </w:rPr>
        <w:t>Eskimo</w:t>
      </w:r>
      <w:r>
        <w:rPr>
          <w:i/>
          <w:spacing w:val="-8"/>
        </w:rPr>
        <w:t xml:space="preserve"> </w:t>
      </w:r>
      <w:r>
        <w:rPr>
          <w:i/>
        </w:rPr>
        <w:t>dictionary</w:t>
      </w:r>
      <w:r>
        <w:t>.</w:t>
      </w:r>
      <w:r>
        <w:rPr>
          <w:spacing w:val="-8"/>
        </w:rPr>
        <w:t xml:space="preserve"> </w:t>
      </w:r>
      <w:r>
        <w:t>2nd</w:t>
      </w:r>
      <w:r>
        <w:rPr>
          <w:spacing w:val="-8"/>
        </w:rPr>
        <w:t xml:space="preserve"> </w:t>
      </w:r>
      <w:r>
        <w:t>edn.</w:t>
      </w:r>
      <w:r>
        <w:rPr>
          <w:spacing w:val="-7"/>
        </w:rPr>
        <w:t xml:space="preserve"> </w:t>
      </w:r>
      <w:r>
        <w:t>Alaska</w:t>
      </w:r>
      <w:r>
        <w:rPr>
          <w:spacing w:val="-8"/>
        </w:rPr>
        <w:t xml:space="preserve"> </w:t>
      </w:r>
      <w:r>
        <w:t>Native</w:t>
      </w:r>
      <w:r>
        <w:rPr>
          <w:spacing w:val="-8"/>
        </w:rPr>
        <w:t xml:space="preserve"> </w:t>
      </w:r>
      <w:r>
        <w:t>Language</w:t>
      </w:r>
      <w:r>
        <w:rPr>
          <w:spacing w:val="-8"/>
        </w:rPr>
        <w:t xml:space="preserve"> </w:t>
      </w:r>
      <w:r>
        <w:t>Center.</w:t>
      </w:r>
      <w:bookmarkStart w:id="482" w:name="_bookmark383"/>
      <w:bookmarkEnd w:id="482"/>
      <w:r>
        <w:t xml:space="preserve"> Jelinek,</w:t>
      </w:r>
      <w:r>
        <w:rPr>
          <w:spacing w:val="13"/>
        </w:rPr>
        <w:t xml:space="preserve"> </w:t>
      </w:r>
      <w:r>
        <w:t>Eloise</w:t>
      </w:r>
      <w:r>
        <w:rPr>
          <w:spacing w:val="13"/>
        </w:rPr>
        <w:t xml:space="preserve"> </w:t>
      </w:r>
      <w:r>
        <w:t>&amp;</w:t>
      </w:r>
      <w:r>
        <w:rPr>
          <w:spacing w:val="13"/>
        </w:rPr>
        <w:t xml:space="preserve"> </w:t>
      </w:r>
      <w:r>
        <w:t>Richard</w:t>
      </w:r>
      <w:r>
        <w:rPr>
          <w:spacing w:val="13"/>
        </w:rPr>
        <w:t xml:space="preserve"> </w:t>
      </w:r>
      <w:r>
        <w:t>A.</w:t>
      </w:r>
      <w:r>
        <w:rPr>
          <w:spacing w:val="13"/>
        </w:rPr>
        <w:t xml:space="preserve"> </w:t>
      </w:r>
      <w:r>
        <w:t>Demers.</w:t>
      </w:r>
      <w:r>
        <w:rPr>
          <w:spacing w:val="13"/>
        </w:rPr>
        <w:t xml:space="preserve"> </w:t>
      </w:r>
      <w:r>
        <w:t>1994.</w:t>
      </w:r>
      <w:r>
        <w:rPr>
          <w:spacing w:val="13"/>
        </w:rPr>
        <w:t xml:space="preserve"> </w:t>
      </w:r>
      <w:r>
        <w:t>Predicates</w:t>
      </w:r>
      <w:r>
        <w:rPr>
          <w:spacing w:val="13"/>
        </w:rPr>
        <w:t xml:space="preserve"> </w:t>
      </w:r>
      <w:r>
        <w:t>and</w:t>
      </w:r>
      <w:r>
        <w:rPr>
          <w:spacing w:val="13"/>
        </w:rPr>
        <w:t xml:space="preserve"> </w:t>
      </w:r>
      <w:r>
        <w:t>prenominal</w:t>
      </w:r>
      <w:r>
        <w:rPr>
          <w:spacing w:val="14"/>
        </w:rPr>
        <w:t xml:space="preserve"> </w:t>
      </w:r>
      <w:r>
        <w:t>arguments</w:t>
      </w:r>
      <w:r>
        <w:rPr>
          <w:spacing w:val="13"/>
        </w:rPr>
        <w:t xml:space="preserve"> </w:t>
      </w:r>
      <w:r>
        <w:t>in</w:t>
      </w:r>
      <w:r>
        <w:rPr>
          <w:spacing w:val="13"/>
        </w:rPr>
        <w:t xml:space="preserve"> </w:t>
      </w:r>
      <w:r>
        <w:t>Straits</w:t>
      </w:r>
    </w:p>
    <w:p w:rsidR="00DD7756" w:rsidRDefault="00AD1397">
      <w:pPr>
        <w:spacing w:line="267" w:lineRule="exact"/>
        <w:ind w:left="2038"/>
        <w:jc w:val="both"/>
        <w:rPr>
          <w:sz w:val="24"/>
        </w:rPr>
      </w:pPr>
      <w:r>
        <w:rPr>
          <w:sz w:val="24"/>
        </w:rPr>
        <w:t>Salish. 70(4). 68–111. doi:</w:t>
      </w:r>
      <w:hyperlink r:id="rId228">
        <w:r>
          <w:rPr>
            <w:rFonts w:ascii="Linux Libertine Mono" w:hAnsi="Linux Libertine Mono"/>
            <w:color w:val="0000FF"/>
            <w:sz w:val="20"/>
          </w:rPr>
          <w:t>10.4324/9780203068236</w:t>
        </w:r>
      </w:hyperlink>
      <w:r>
        <w:rPr>
          <w:sz w:val="24"/>
        </w:rPr>
        <w:t>.</w:t>
      </w:r>
    </w:p>
    <w:p w:rsidR="00DD7756" w:rsidRDefault="00AD1397">
      <w:pPr>
        <w:spacing w:before="135" w:line="254" w:lineRule="auto"/>
        <w:ind w:left="2038" w:right="572" w:hanging="359"/>
        <w:jc w:val="both"/>
        <w:rPr>
          <w:sz w:val="24"/>
        </w:rPr>
      </w:pPr>
      <w:bookmarkStart w:id="483" w:name="_bookmark384"/>
      <w:bookmarkEnd w:id="483"/>
      <w:r>
        <w:rPr>
          <w:spacing w:val="-3"/>
          <w:sz w:val="24"/>
        </w:rPr>
        <w:t>Kastovsky,</w:t>
      </w:r>
      <w:r>
        <w:rPr>
          <w:spacing w:val="-6"/>
          <w:sz w:val="24"/>
        </w:rPr>
        <w:t xml:space="preserve"> </w:t>
      </w:r>
      <w:r>
        <w:rPr>
          <w:sz w:val="24"/>
        </w:rPr>
        <w:t>Dieter.</w:t>
      </w:r>
      <w:r>
        <w:rPr>
          <w:spacing w:val="-6"/>
          <w:sz w:val="24"/>
        </w:rPr>
        <w:t xml:space="preserve"> </w:t>
      </w:r>
      <w:r>
        <w:rPr>
          <w:sz w:val="24"/>
        </w:rPr>
        <w:t>1996.</w:t>
      </w:r>
      <w:r>
        <w:rPr>
          <w:spacing w:val="-6"/>
          <w:sz w:val="24"/>
        </w:rPr>
        <w:t xml:space="preserve"> </w:t>
      </w:r>
      <w:r>
        <w:rPr>
          <w:spacing w:val="-4"/>
          <w:sz w:val="24"/>
        </w:rPr>
        <w:t>Verbal</w:t>
      </w:r>
      <w:r>
        <w:rPr>
          <w:spacing w:val="-5"/>
          <w:sz w:val="24"/>
        </w:rPr>
        <w:t xml:space="preserve"> </w:t>
      </w:r>
      <w:r>
        <w:rPr>
          <w:sz w:val="24"/>
        </w:rPr>
        <w:t>derivation</w:t>
      </w:r>
      <w:r>
        <w:rPr>
          <w:spacing w:val="-6"/>
          <w:sz w:val="24"/>
        </w:rPr>
        <w:t xml:space="preserve"> </w:t>
      </w:r>
      <w:r>
        <w:rPr>
          <w:sz w:val="24"/>
        </w:rPr>
        <w:t>in</w:t>
      </w:r>
      <w:r>
        <w:rPr>
          <w:spacing w:val="-6"/>
          <w:sz w:val="24"/>
        </w:rPr>
        <w:t xml:space="preserve"> </w:t>
      </w:r>
      <w:r>
        <w:rPr>
          <w:sz w:val="24"/>
        </w:rPr>
        <w:t>English:</w:t>
      </w:r>
      <w:r>
        <w:rPr>
          <w:spacing w:val="-6"/>
          <w:sz w:val="24"/>
        </w:rPr>
        <w:t xml:space="preserve"> </w:t>
      </w:r>
      <w:r>
        <w:rPr>
          <w:sz w:val="24"/>
        </w:rPr>
        <w:t>A</w:t>
      </w:r>
      <w:r>
        <w:rPr>
          <w:spacing w:val="-5"/>
          <w:sz w:val="24"/>
        </w:rPr>
        <w:t xml:space="preserve"> </w:t>
      </w:r>
      <w:r>
        <w:rPr>
          <w:sz w:val="24"/>
        </w:rPr>
        <w:t>historical</w:t>
      </w:r>
      <w:r>
        <w:rPr>
          <w:spacing w:val="-6"/>
          <w:sz w:val="24"/>
        </w:rPr>
        <w:t xml:space="preserve"> </w:t>
      </w:r>
      <w:r>
        <w:rPr>
          <w:spacing w:val="-3"/>
          <w:sz w:val="24"/>
        </w:rPr>
        <w:t>survey,</w:t>
      </w:r>
      <w:r>
        <w:rPr>
          <w:spacing w:val="-6"/>
          <w:sz w:val="24"/>
        </w:rPr>
        <w:t xml:space="preserve"> </w:t>
      </w:r>
      <w:r>
        <w:rPr>
          <w:spacing w:val="-5"/>
          <w:sz w:val="24"/>
        </w:rPr>
        <w:t>or,</w:t>
      </w:r>
      <w:r>
        <w:rPr>
          <w:spacing w:val="-6"/>
          <w:sz w:val="24"/>
        </w:rPr>
        <w:t xml:space="preserve"> </w:t>
      </w:r>
      <w:r>
        <w:rPr>
          <w:sz w:val="24"/>
        </w:rPr>
        <w:t>much</w:t>
      </w:r>
      <w:r>
        <w:rPr>
          <w:spacing w:val="-5"/>
          <w:sz w:val="24"/>
        </w:rPr>
        <w:t xml:space="preserve"> </w:t>
      </w:r>
      <w:r>
        <w:rPr>
          <w:sz w:val="24"/>
        </w:rPr>
        <w:t>ado</w:t>
      </w:r>
      <w:r>
        <w:rPr>
          <w:spacing w:val="-5"/>
          <w:sz w:val="24"/>
        </w:rPr>
        <w:t xml:space="preserve"> </w:t>
      </w:r>
      <w:r>
        <w:rPr>
          <w:sz w:val="24"/>
        </w:rPr>
        <w:t xml:space="preserve">about nothing. In Derek Britton (ed.), </w:t>
      </w:r>
      <w:r>
        <w:rPr>
          <w:i/>
          <w:sz w:val="24"/>
        </w:rPr>
        <w:t xml:space="preserve">English historical linguistics 1994 </w:t>
      </w:r>
      <w:r>
        <w:rPr>
          <w:sz w:val="24"/>
        </w:rPr>
        <w:t>(Current Issues in Lin- guistic Theory 135), 93–118. John Benjamins.</w:t>
      </w:r>
      <w:r>
        <w:rPr>
          <w:spacing w:val="12"/>
          <w:sz w:val="24"/>
        </w:rPr>
        <w:t xml:space="preserve"> </w:t>
      </w:r>
      <w:r>
        <w:rPr>
          <w:sz w:val="24"/>
        </w:rPr>
        <w:t>doi:</w:t>
      </w:r>
      <w:hyperlink r:id="rId229">
        <w:r>
          <w:rPr>
            <w:rFonts w:ascii="Linux Libertine Mono" w:hAnsi="Linux Libertine Mono"/>
            <w:color w:val="0000FF"/>
            <w:sz w:val="20"/>
          </w:rPr>
          <w:t>10.1075/cilt.135.09kas</w:t>
        </w:r>
      </w:hyperlink>
      <w:r>
        <w:rPr>
          <w:sz w:val="24"/>
        </w:rPr>
        <w:t>.</w:t>
      </w:r>
    </w:p>
    <w:p w:rsidR="00DD7756" w:rsidRDefault="00AD1397">
      <w:pPr>
        <w:spacing w:before="116"/>
        <w:ind w:left="1680"/>
        <w:jc w:val="both"/>
        <w:rPr>
          <w:sz w:val="24"/>
        </w:rPr>
      </w:pPr>
      <w:bookmarkStart w:id="484" w:name="_bookmark385"/>
      <w:bookmarkEnd w:id="484"/>
      <w:r>
        <w:rPr>
          <w:sz w:val="24"/>
        </w:rPr>
        <w:t xml:space="preserve">Kibrik, Andrej. 2011. </w:t>
      </w:r>
      <w:r>
        <w:rPr>
          <w:i/>
          <w:sz w:val="24"/>
        </w:rPr>
        <w:t xml:space="preserve">Reference in discourse </w:t>
      </w:r>
      <w:r>
        <w:rPr>
          <w:sz w:val="24"/>
        </w:rPr>
        <w:t>(Oxford Studies in Typology &amp; Linguistic Theory).</w:t>
      </w:r>
    </w:p>
    <w:p w:rsidR="00DD7756" w:rsidRDefault="00AD1397">
      <w:pPr>
        <w:spacing w:before="15"/>
        <w:ind w:left="2038"/>
        <w:rPr>
          <w:sz w:val="24"/>
        </w:rPr>
      </w:pPr>
      <w:r>
        <w:rPr>
          <w:sz w:val="24"/>
        </w:rPr>
        <w:t>Oxford University Press. doi:</w:t>
      </w:r>
      <w:r>
        <w:rPr>
          <w:rFonts w:ascii="Linux Libertine Mono"/>
          <w:color w:val="0000FF"/>
          <w:sz w:val="20"/>
        </w:rPr>
        <w:t>10.1093/acprof:oso/9780199215805.001.0001</w:t>
      </w:r>
      <w:r>
        <w:rPr>
          <w:sz w:val="24"/>
        </w:rPr>
        <w:t>.</w:t>
      </w:r>
    </w:p>
    <w:p w:rsidR="00DD7756" w:rsidRDefault="00AD1397">
      <w:pPr>
        <w:spacing w:before="135" w:line="254" w:lineRule="auto"/>
        <w:ind w:left="2038" w:right="573" w:hanging="359"/>
        <w:jc w:val="both"/>
        <w:rPr>
          <w:sz w:val="24"/>
        </w:rPr>
      </w:pPr>
      <w:bookmarkStart w:id="485" w:name="_bookmark386"/>
      <w:bookmarkEnd w:id="485"/>
      <w:r>
        <w:rPr>
          <w:sz w:val="24"/>
        </w:rPr>
        <w:t>Kihm,</w:t>
      </w:r>
      <w:r>
        <w:rPr>
          <w:spacing w:val="-24"/>
          <w:sz w:val="24"/>
        </w:rPr>
        <w:t xml:space="preserve"> </w:t>
      </w:r>
      <w:r>
        <w:rPr>
          <w:sz w:val="24"/>
        </w:rPr>
        <w:t>Alain.</w:t>
      </w:r>
      <w:r>
        <w:rPr>
          <w:spacing w:val="-23"/>
          <w:sz w:val="24"/>
        </w:rPr>
        <w:t xml:space="preserve"> </w:t>
      </w:r>
      <w:r>
        <w:rPr>
          <w:sz w:val="24"/>
        </w:rPr>
        <w:t>2017.</w:t>
      </w:r>
      <w:r>
        <w:rPr>
          <w:spacing w:val="-24"/>
          <w:sz w:val="24"/>
        </w:rPr>
        <w:t xml:space="preserve"> </w:t>
      </w:r>
      <w:r>
        <w:rPr>
          <w:sz w:val="24"/>
        </w:rPr>
        <w:t>Categorial</w:t>
      </w:r>
      <w:r>
        <w:rPr>
          <w:spacing w:val="-23"/>
          <w:sz w:val="24"/>
        </w:rPr>
        <w:t xml:space="preserve"> </w:t>
      </w:r>
      <w:r>
        <w:rPr>
          <w:sz w:val="24"/>
        </w:rPr>
        <w:t>flexibility</w:t>
      </w:r>
      <w:r>
        <w:rPr>
          <w:spacing w:val="-24"/>
          <w:sz w:val="24"/>
        </w:rPr>
        <w:t xml:space="preserve"> </w:t>
      </w:r>
      <w:r>
        <w:rPr>
          <w:sz w:val="24"/>
        </w:rPr>
        <w:t>as</w:t>
      </w:r>
      <w:r>
        <w:rPr>
          <w:spacing w:val="-23"/>
          <w:sz w:val="24"/>
        </w:rPr>
        <w:t xml:space="preserve"> </w:t>
      </w:r>
      <w:r>
        <w:rPr>
          <w:sz w:val="24"/>
        </w:rPr>
        <w:t>an</w:t>
      </w:r>
      <w:r>
        <w:rPr>
          <w:spacing w:val="-23"/>
          <w:sz w:val="24"/>
        </w:rPr>
        <w:t xml:space="preserve"> </w:t>
      </w:r>
      <w:r>
        <w:rPr>
          <w:sz w:val="24"/>
        </w:rPr>
        <w:t>emergent</w:t>
      </w:r>
      <w:r>
        <w:rPr>
          <w:spacing w:val="-24"/>
          <w:sz w:val="24"/>
        </w:rPr>
        <w:t xml:space="preserve"> </w:t>
      </w:r>
      <w:r>
        <w:rPr>
          <w:sz w:val="24"/>
        </w:rPr>
        <w:t>phenomenon:</w:t>
      </w:r>
      <w:r>
        <w:rPr>
          <w:spacing w:val="-23"/>
          <w:sz w:val="24"/>
        </w:rPr>
        <w:t xml:space="preserve"> </w:t>
      </w:r>
      <w:r>
        <w:rPr>
          <w:sz w:val="24"/>
        </w:rPr>
        <w:t>A</w:t>
      </w:r>
      <w:r>
        <w:rPr>
          <w:spacing w:val="-24"/>
          <w:sz w:val="24"/>
        </w:rPr>
        <w:t xml:space="preserve"> </w:t>
      </w:r>
      <w:r>
        <w:rPr>
          <w:sz w:val="24"/>
        </w:rPr>
        <w:t>comparison</w:t>
      </w:r>
      <w:r>
        <w:rPr>
          <w:spacing w:val="-23"/>
          <w:sz w:val="24"/>
        </w:rPr>
        <w:t xml:space="preserve"> </w:t>
      </w:r>
      <w:r>
        <w:rPr>
          <w:sz w:val="24"/>
        </w:rPr>
        <w:t>of</w:t>
      </w:r>
      <w:r>
        <w:rPr>
          <w:spacing w:val="-23"/>
          <w:sz w:val="24"/>
        </w:rPr>
        <w:t xml:space="preserve"> </w:t>
      </w:r>
      <w:r>
        <w:rPr>
          <w:sz w:val="24"/>
        </w:rPr>
        <w:t xml:space="preserve">Arabic, </w:t>
      </w:r>
      <w:r>
        <w:rPr>
          <w:spacing w:val="-4"/>
          <w:sz w:val="24"/>
        </w:rPr>
        <w:t>Wolof,</w:t>
      </w:r>
      <w:r>
        <w:rPr>
          <w:spacing w:val="-16"/>
          <w:sz w:val="24"/>
        </w:rPr>
        <w:t xml:space="preserve"> </w:t>
      </w:r>
      <w:r>
        <w:rPr>
          <w:sz w:val="24"/>
        </w:rPr>
        <w:t>and</w:t>
      </w:r>
      <w:r>
        <w:rPr>
          <w:spacing w:val="-16"/>
          <w:sz w:val="24"/>
        </w:rPr>
        <w:t xml:space="preserve"> </w:t>
      </w:r>
      <w:r>
        <w:rPr>
          <w:sz w:val="24"/>
        </w:rPr>
        <w:t>French.</w:t>
      </w:r>
      <w:r>
        <w:rPr>
          <w:spacing w:val="-16"/>
          <w:sz w:val="24"/>
        </w:rPr>
        <w:t xml:space="preserve"> </w:t>
      </w:r>
      <w:r>
        <w:rPr>
          <w:sz w:val="24"/>
        </w:rPr>
        <w:t>In</w:t>
      </w:r>
      <w:r>
        <w:rPr>
          <w:spacing w:val="-16"/>
          <w:sz w:val="24"/>
        </w:rPr>
        <w:t xml:space="preserve"> </w:t>
      </w:r>
      <w:r>
        <w:rPr>
          <w:sz w:val="24"/>
        </w:rPr>
        <w:t>Valentina</w:t>
      </w:r>
      <w:r>
        <w:rPr>
          <w:spacing w:val="-16"/>
          <w:sz w:val="24"/>
        </w:rPr>
        <w:t xml:space="preserve"> </w:t>
      </w:r>
      <w:r>
        <w:rPr>
          <w:sz w:val="24"/>
        </w:rPr>
        <w:t>Vapnarsky</w:t>
      </w:r>
      <w:r>
        <w:rPr>
          <w:spacing w:val="-16"/>
          <w:sz w:val="24"/>
        </w:rPr>
        <w:t xml:space="preserve"> </w:t>
      </w:r>
      <w:r>
        <w:rPr>
          <w:sz w:val="24"/>
        </w:rPr>
        <w:t>&amp;</w:t>
      </w:r>
      <w:r>
        <w:rPr>
          <w:spacing w:val="-16"/>
          <w:sz w:val="24"/>
        </w:rPr>
        <w:t xml:space="preserve"> </w:t>
      </w:r>
      <w:r>
        <w:rPr>
          <w:sz w:val="24"/>
        </w:rPr>
        <w:t>Edy</w:t>
      </w:r>
      <w:r>
        <w:rPr>
          <w:spacing w:val="-16"/>
          <w:sz w:val="24"/>
        </w:rPr>
        <w:t xml:space="preserve"> </w:t>
      </w:r>
      <w:r>
        <w:rPr>
          <w:spacing w:val="-3"/>
          <w:sz w:val="24"/>
        </w:rPr>
        <w:t>Veneziano</w:t>
      </w:r>
      <w:r>
        <w:rPr>
          <w:spacing w:val="-16"/>
          <w:sz w:val="24"/>
        </w:rPr>
        <w:t xml:space="preserve"> </w:t>
      </w:r>
      <w:r>
        <w:rPr>
          <w:sz w:val="24"/>
        </w:rPr>
        <w:t>(eds.),</w:t>
      </w:r>
      <w:r>
        <w:rPr>
          <w:spacing w:val="-19"/>
          <w:sz w:val="24"/>
        </w:rPr>
        <w:t xml:space="preserve"> </w:t>
      </w:r>
      <w:r>
        <w:rPr>
          <w:i/>
          <w:sz w:val="24"/>
        </w:rPr>
        <w:t>Lexical</w:t>
      </w:r>
      <w:r>
        <w:rPr>
          <w:i/>
          <w:spacing w:val="-16"/>
          <w:sz w:val="24"/>
        </w:rPr>
        <w:t xml:space="preserve"> </w:t>
      </w:r>
      <w:r>
        <w:rPr>
          <w:i/>
          <w:sz w:val="24"/>
        </w:rPr>
        <w:t xml:space="preserve">polycategorial- ity: Cross-linguistic, cross-theoretical and language acquisition approaches </w:t>
      </w:r>
      <w:r>
        <w:rPr>
          <w:sz w:val="24"/>
        </w:rPr>
        <w:t>(Studies in</w:t>
      </w:r>
      <w:r>
        <w:rPr>
          <w:spacing w:val="-25"/>
          <w:sz w:val="24"/>
        </w:rPr>
        <w:t xml:space="preserve"> </w:t>
      </w:r>
      <w:r>
        <w:rPr>
          <w:sz w:val="24"/>
        </w:rPr>
        <w:t>Lan- guage Companion Series 182), 79–99. John Benjamins.</w:t>
      </w:r>
      <w:r>
        <w:rPr>
          <w:spacing w:val="44"/>
          <w:sz w:val="24"/>
        </w:rPr>
        <w:t xml:space="preserve"> </w:t>
      </w:r>
      <w:r>
        <w:rPr>
          <w:sz w:val="24"/>
        </w:rPr>
        <w:t>doi:</w:t>
      </w:r>
      <w:hyperlink r:id="rId230">
        <w:r>
          <w:rPr>
            <w:rFonts w:ascii="Linux Libertine Mono" w:hAnsi="Linux Libertine Mono"/>
            <w:color w:val="0000FF"/>
            <w:sz w:val="20"/>
          </w:rPr>
          <w:t>10.1075/slcs.182.04lio</w:t>
        </w:r>
      </w:hyperlink>
      <w:r>
        <w:rPr>
          <w:sz w:val="24"/>
        </w:rPr>
        <w:t>.</w:t>
      </w:r>
    </w:p>
    <w:p w:rsidR="00DD7756" w:rsidRDefault="00AD1397">
      <w:pPr>
        <w:pStyle w:val="BodyText"/>
        <w:spacing w:before="115"/>
        <w:ind w:left="1680"/>
        <w:jc w:val="both"/>
        <w:rPr>
          <w:i/>
        </w:rPr>
      </w:pPr>
      <w:bookmarkStart w:id="486" w:name="_bookmark387"/>
      <w:bookmarkEnd w:id="486"/>
      <w:r>
        <w:t xml:space="preserve">Kinkade, M. Dale. 1983. Salish evidence against the universality of ‘noun’ and </w:t>
      </w:r>
      <w:r>
        <w:rPr>
          <w:spacing w:val="-3"/>
        </w:rPr>
        <w:t>‘verb’.</w:t>
      </w:r>
      <w:r>
        <w:rPr>
          <w:spacing w:val="8"/>
        </w:rPr>
        <w:t xml:space="preserve"> </w:t>
      </w:r>
      <w:r>
        <w:rPr>
          <w:i/>
        </w:rPr>
        <w:t>Lingua</w:t>
      </w:r>
    </w:p>
    <w:p w:rsidR="00DD7756" w:rsidRDefault="00AD1397">
      <w:pPr>
        <w:spacing w:before="15"/>
        <w:ind w:left="2038"/>
        <w:rPr>
          <w:sz w:val="24"/>
        </w:rPr>
      </w:pPr>
      <w:r>
        <w:rPr>
          <w:sz w:val="24"/>
        </w:rPr>
        <w:t>60(1). 25–39. doi:</w:t>
      </w:r>
      <w:hyperlink r:id="rId231">
        <w:r>
          <w:rPr>
            <w:rFonts w:ascii="Linux Libertine Mono" w:hAnsi="Linux Libertine Mono"/>
            <w:color w:val="0000FF"/>
            <w:sz w:val="20"/>
          </w:rPr>
          <w:t>10.1016/0024-3841(83)90045-1</w:t>
        </w:r>
      </w:hyperlink>
      <w:r>
        <w:rPr>
          <w:sz w:val="24"/>
        </w:rPr>
        <w:t>.</w:t>
      </w:r>
    </w:p>
    <w:p w:rsidR="00DD7756" w:rsidRDefault="00AD1397">
      <w:pPr>
        <w:spacing w:before="135" w:line="254" w:lineRule="auto"/>
        <w:ind w:left="2038" w:hanging="359"/>
        <w:rPr>
          <w:sz w:val="24"/>
        </w:rPr>
      </w:pPr>
      <w:bookmarkStart w:id="487" w:name="_bookmark388"/>
      <w:bookmarkEnd w:id="487"/>
      <w:r>
        <w:rPr>
          <w:sz w:val="24"/>
        </w:rPr>
        <w:t xml:space="preserve">Kuipers, Aert H. 1968. The categories verb-noun and transitive-intransitive in English and Squamish. </w:t>
      </w:r>
      <w:r>
        <w:rPr>
          <w:i/>
          <w:sz w:val="24"/>
        </w:rPr>
        <w:t xml:space="preserve">Lingua </w:t>
      </w:r>
      <w:r>
        <w:rPr>
          <w:sz w:val="24"/>
        </w:rPr>
        <w:t>21. 610–626. doi:</w:t>
      </w:r>
      <w:hyperlink r:id="rId232">
        <w:r>
          <w:rPr>
            <w:rFonts w:ascii="Linux Libertine Mono" w:hAnsi="Linux Libertine Mono"/>
            <w:color w:val="0000FF"/>
            <w:sz w:val="20"/>
          </w:rPr>
          <w:t>10.1016/0024-3841(68)90080-6</w:t>
        </w:r>
      </w:hyperlink>
      <w:r>
        <w:rPr>
          <w:sz w:val="24"/>
        </w:rPr>
        <w:t>.</w:t>
      </w:r>
    </w:p>
    <w:p w:rsidR="00DD7756" w:rsidRDefault="00AD1397">
      <w:pPr>
        <w:spacing w:before="117"/>
        <w:ind w:left="1680"/>
        <w:rPr>
          <w:sz w:val="24"/>
        </w:rPr>
      </w:pPr>
      <w:bookmarkStart w:id="488" w:name="_bookmark389"/>
      <w:bookmarkEnd w:id="488"/>
      <w:r>
        <w:rPr>
          <w:sz w:val="24"/>
        </w:rPr>
        <w:t xml:space="preserve">Lakoff, George. 1987. </w:t>
      </w:r>
      <w:r>
        <w:rPr>
          <w:i/>
          <w:sz w:val="24"/>
        </w:rPr>
        <w:t>Women, fire, and dangerous things: What categories reveal about the mind</w:t>
      </w:r>
      <w:r>
        <w:rPr>
          <w:sz w:val="24"/>
        </w:rPr>
        <w:t>.</w:t>
      </w:r>
    </w:p>
    <w:p w:rsidR="00DD7756" w:rsidRDefault="00AD1397">
      <w:pPr>
        <w:pStyle w:val="BodyText"/>
        <w:spacing w:before="16"/>
        <w:ind w:left="2038"/>
      </w:pPr>
      <w:r>
        <w:t>University of Chicago Press.</w:t>
      </w:r>
    </w:p>
    <w:p w:rsidR="00DD7756" w:rsidRDefault="00AD1397">
      <w:pPr>
        <w:spacing w:before="135" w:line="254" w:lineRule="auto"/>
        <w:ind w:left="2038" w:right="574" w:hanging="359"/>
        <w:rPr>
          <w:sz w:val="24"/>
        </w:rPr>
      </w:pPr>
      <w:bookmarkStart w:id="489" w:name="_bookmark390"/>
      <w:bookmarkEnd w:id="489"/>
      <w:r>
        <w:rPr>
          <w:sz w:val="24"/>
        </w:rPr>
        <w:t xml:space="preserve">Lakoff, George &amp; Mark Johnson. 1980. </w:t>
      </w:r>
      <w:r>
        <w:rPr>
          <w:i/>
          <w:sz w:val="24"/>
        </w:rPr>
        <w:t>Metaphors we live by</w:t>
      </w:r>
      <w:r>
        <w:rPr>
          <w:sz w:val="24"/>
        </w:rPr>
        <w:t>. Chicago: University of Chicago Press.</w:t>
      </w:r>
    </w:p>
    <w:p w:rsidR="00DD7756" w:rsidRDefault="00AD1397">
      <w:pPr>
        <w:spacing w:before="117"/>
        <w:ind w:left="1680"/>
        <w:rPr>
          <w:sz w:val="24"/>
        </w:rPr>
      </w:pPr>
      <w:bookmarkStart w:id="490" w:name="_bookmark391"/>
      <w:bookmarkEnd w:id="490"/>
      <w:r>
        <w:rPr>
          <w:sz w:val="24"/>
        </w:rPr>
        <w:t xml:space="preserve">Langacker, Ronald W. 1987. Nouns and verbs. </w:t>
      </w:r>
      <w:r>
        <w:rPr>
          <w:i/>
          <w:sz w:val="24"/>
        </w:rPr>
        <w:t xml:space="preserve">Language </w:t>
      </w:r>
      <w:r>
        <w:rPr>
          <w:sz w:val="24"/>
        </w:rPr>
        <w:t>63(1). 53–94. doi:</w:t>
      </w:r>
      <w:hyperlink r:id="rId233">
        <w:r>
          <w:rPr>
            <w:rFonts w:ascii="Linux Libertine Mono" w:hAnsi="Linux Libertine Mono"/>
            <w:color w:val="0000FF"/>
            <w:sz w:val="20"/>
          </w:rPr>
          <w:t>10.2307/415384</w:t>
        </w:r>
      </w:hyperlink>
      <w:r>
        <w:rPr>
          <w:sz w:val="24"/>
        </w:rPr>
        <w:t>.</w:t>
      </w:r>
    </w:p>
    <w:p w:rsidR="00DD7756" w:rsidRDefault="00AD1397">
      <w:pPr>
        <w:spacing w:before="135" w:line="254" w:lineRule="auto"/>
        <w:ind w:left="2038" w:right="574" w:hanging="359"/>
        <w:rPr>
          <w:sz w:val="24"/>
        </w:rPr>
      </w:pPr>
      <w:bookmarkStart w:id="491" w:name="_bookmark392"/>
      <w:bookmarkEnd w:id="491"/>
      <w:r>
        <w:rPr>
          <w:sz w:val="24"/>
        </w:rPr>
        <w:t>Langacker,</w:t>
      </w:r>
      <w:r>
        <w:rPr>
          <w:spacing w:val="-17"/>
          <w:sz w:val="24"/>
        </w:rPr>
        <w:t xml:space="preserve"> </w:t>
      </w:r>
      <w:r>
        <w:rPr>
          <w:sz w:val="24"/>
        </w:rPr>
        <w:t>Ronald</w:t>
      </w:r>
      <w:r>
        <w:rPr>
          <w:spacing w:val="-16"/>
          <w:sz w:val="24"/>
        </w:rPr>
        <w:t xml:space="preserve"> </w:t>
      </w:r>
      <w:r>
        <w:rPr>
          <w:spacing w:val="-11"/>
          <w:sz w:val="24"/>
        </w:rPr>
        <w:t>W.</w:t>
      </w:r>
      <w:r>
        <w:rPr>
          <w:spacing w:val="-17"/>
          <w:sz w:val="24"/>
        </w:rPr>
        <w:t xml:space="preserve"> </w:t>
      </w:r>
      <w:r>
        <w:rPr>
          <w:sz w:val="24"/>
        </w:rPr>
        <w:t>1988.</w:t>
      </w:r>
      <w:r>
        <w:rPr>
          <w:spacing w:val="-15"/>
          <w:sz w:val="24"/>
        </w:rPr>
        <w:t xml:space="preserve"> </w:t>
      </w:r>
      <w:r>
        <w:rPr>
          <w:sz w:val="24"/>
        </w:rPr>
        <w:t>A</w:t>
      </w:r>
      <w:r>
        <w:rPr>
          <w:spacing w:val="-17"/>
          <w:sz w:val="24"/>
        </w:rPr>
        <w:t xml:space="preserve"> </w:t>
      </w:r>
      <w:r>
        <w:rPr>
          <w:sz w:val="24"/>
        </w:rPr>
        <w:t>usage-based</w:t>
      </w:r>
      <w:r>
        <w:rPr>
          <w:spacing w:val="-16"/>
          <w:sz w:val="24"/>
        </w:rPr>
        <w:t xml:space="preserve"> </w:t>
      </w:r>
      <w:r>
        <w:rPr>
          <w:sz w:val="24"/>
        </w:rPr>
        <w:t>model.</w:t>
      </w:r>
      <w:r>
        <w:rPr>
          <w:spacing w:val="-15"/>
          <w:sz w:val="24"/>
        </w:rPr>
        <w:t xml:space="preserve"> </w:t>
      </w:r>
      <w:r>
        <w:rPr>
          <w:sz w:val="24"/>
        </w:rPr>
        <w:t>In</w:t>
      </w:r>
      <w:r>
        <w:rPr>
          <w:spacing w:val="-17"/>
          <w:sz w:val="24"/>
        </w:rPr>
        <w:t xml:space="preserve"> </w:t>
      </w:r>
      <w:r>
        <w:rPr>
          <w:sz w:val="24"/>
        </w:rPr>
        <w:t>B.</w:t>
      </w:r>
      <w:r>
        <w:rPr>
          <w:spacing w:val="-15"/>
          <w:sz w:val="24"/>
        </w:rPr>
        <w:t xml:space="preserve"> </w:t>
      </w:r>
      <w:r>
        <w:rPr>
          <w:sz w:val="24"/>
        </w:rPr>
        <w:t>Rudzka-Ostyn</w:t>
      </w:r>
      <w:r>
        <w:rPr>
          <w:spacing w:val="-17"/>
          <w:sz w:val="24"/>
        </w:rPr>
        <w:t xml:space="preserve"> </w:t>
      </w:r>
      <w:r>
        <w:rPr>
          <w:sz w:val="24"/>
        </w:rPr>
        <w:t>(ed.),</w:t>
      </w:r>
      <w:r>
        <w:rPr>
          <w:spacing w:val="-18"/>
          <w:sz w:val="24"/>
        </w:rPr>
        <w:t xml:space="preserve"> </w:t>
      </w:r>
      <w:r>
        <w:rPr>
          <w:i/>
          <w:spacing w:val="-3"/>
          <w:sz w:val="24"/>
        </w:rPr>
        <w:t>Topics</w:t>
      </w:r>
      <w:r>
        <w:rPr>
          <w:i/>
          <w:spacing w:val="-16"/>
          <w:sz w:val="24"/>
        </w:rPr>
        <w:t xml:space="preserve"> </w:t>
      </w:r>
      <w:r>
        <w:rPr>
          <w:i/>
          <w:sz w:val="24"/>
        </w:rPr>
        <w:t>in</w:t>
      </w:r>
      <w:r>
        <w:rPr>
          <w:i/>
          <w:spacing w:val="-17"/>
          <w:sz w:val="24"/>
        </w:rPr>
        <w:t xml:space="preserve"> </w:t>
      </w:r>
      <w:r>
        <w:rPr>
          <w:i/>
          <w:sz w:val="24"/>
        </w:rPr>
        <w:t>cognitive linguistics</w:t>
      </w:r>
      <w:r>
        <w:rPr>
          <w:sz w:val="24"/>
        </w:rPr>
        <w:t>, 127–161. John Benjamins.</w:t>
      </w:r>
      <w:r>
        <w:rPr>
          <w:spacing w:val="5"/>
          <w:sz w:val="24"/>
        </w:rPr>
        <w:t xml:space="preserve"> </w:t>
      </w:r>
      <w:r>
        <w:rPr>
          <w:sz w:val="24"/>
        </w:rPr>
        <w:t>doi:</w:t>
      </w:r>
      <w:hyperlink r:id="rId234">
        <w:r>
          <w:rPr>
            <w:rFonts w:ascii="Linux Libertine Mono" w:hAnsi="Linux Libertine Mono"/>
            <w:color w:val="0000FF"/>
            <w:sz w:val="20"/>
          </w:rPr>
          <w:t>10.1075/cilt.50.06lan</w:t>
        </w:r>
      </w:hyperlink>
      <w:r>
        <w:rPr>
          <w:sz w:val="24"/>
        </w:rPr>
        <w:t>.</w:t>
      </w:r>
    </w:p>
    <w:p w:rsidR="00DD7756" w:rsidRDefault="00AD1397">
      <w:pPr>
        <w:spacing w:before="117" w:line="254" w:lineRule="auto"/>
        <w:ind w:left="2038" w:right="571" w:hanging="359"/>
        <w:rPr>
          <w:sz w:val="24"/>
        </w:rPr>
      </w:pPr>
      <w:bookmarkStart w:id="492" w:name="_bookmark393"/>
      <w:bookmarkEnd w:id="492"/>
      <w:r>
        <w:rPr>
          <w:sz w:val="24"/>
        </w:rPr>
        <w:t xml:space="preserve">LaPolla, Randy J. 2016. On categorization: Stick to the facts of the languages. </w:t>
      </w:r>
      <w:r>
        <w:rPr>
          <w:i/>
          <w:sz w:val="24"/>
        </w:rPr>
        <w:t xml:space="preserve">Linguistic </w:t>
      </w:r>
      <w:r>
        <w:rPr>
          <w:i/>
          <w:spacing w:val="-4"/>
          <w:sz w:val="24"/>
        </w:rPr>
        <w:t>Ty-</w:t>
      </w:r>
      <w:r>
        <w:rPr>
          <w:i/>
          <w:spacing w:val="52"/>
          <w:sz w:val="24"/>
        </w:rPr>
        <w:t xml:space="preserve"> </w:t>
      </w:r>
      <w:r>
        <w:rPr>
          <w:i/>
          <w:sz w:val="24"/>
        </w:rPr>
        <w:t xml:space="preserve">pology </w:t>
      </w:r>
      <w:r>
        <w:rPr>
          <w:sz w:val="24"/>
        </w:rPr>
        <w:t>20(2). 365–375. doi:</w:t>
      </w:r>
      <w:hyperlink r:id="rId235">
        <w:r>
          <w:rPr>
            <w:rFonts w:ascii="Linux Libertine Mono" w:hAnsi="Linux Libertine Mono"/>
            <w:color w:val="0000FF"/>
            <w:sz w:val="20"/>
          </w:rPr>
          <w:t>10.1515/lingty-2016-0011</w:t>
        </w:r>
      </w:hyperlink>
      <w:r>
        <w:rPr>
          <w:sz w:val="24"/>
        </w:rPr>
        <w:t>.</w:t>
      </w:r>
    </w:p>
    <w:p w:rsidR="00DD7756" w:rsidRDefault="00AD1397">
      <w:pPr>
        <w:spacing w:before="117" w:line="254" w:lineRule="auto"/>
        <w:ind w:left="2038" w:right="494" w:hanging="359"/>
        <w:rPr>
          <w:sz w:val="24"/>
        </w:rPr>
      </w:pPr>
      <w:bookmarkStart w:id="493" w:name="_bookmark394"/>
      <w:bookmarkEnd w:id="493"/>
      <w:r>
        <w:rPr>
          <w:sz w:val="24"/>
        </w:rPr>
        <w:t xml:space="preserve">Launey, Michel. 1994. </w:t>
      </w:r>
      <w:r>
        <w:rPr>
          <w:i/>
          <w:sz w:val="24"/>
        </w:rPr>
        <w:t xml:space="preserve">Une grammaire omniprédicative: Essai sur la morphosyntaxe du nahuatl classique </w:t>
      </w:r>
      <w:r>
        <w:rPr>
          <w:sz w:val="24"/>
        </w:rPr>
        <w:t>(Sciences du Langage). CNRS.</w:t>
      </w:r>
    </w:p>
    <w:p w:rsidR="00DD7756" w:rsidRDefault="00AD1397">
      <w:pPr>
        <w:spacing w:before="118" w:line="254" w:lineRule="auto"/>
        <w:ind w:left="2038" w:right="487" w:hanging="359"/>
        <w:rPr>
          <w:sz w:val="24"/>
        </w:rPr>
      </w:pPr>
      <w:bookmarkStart w:id="494" w:name="_bookmark395"/>
      <w:bookmarkEnd w:id="494"/>
      <w:r>
        <w:rPr>
          <w:spacing w:val="-3"/>
          <w:sz w:val="24"/>
        </w:rPr>
        <w:t xml:space="preserve">Launey, </w:t>
      </w:r>
      <w:r>
        <w:rPr>
          <w:sz w:val="24"/>
        </w:rPr>
        <w:t xml:space="preserve">Michel. 2004. The features of omnipredicativity in Classical Nahuatl. </w:t>
      </w:r>
      <w:r>
        <w:rPr>
          <w:i/>
          <w:sz w:val="24"/>
        </w:rPr>
        <w:t xml:space="preserve">STUF </w:t>
      </w:r>
      <w:r>
        <w:rPr>
          <w:sz w:val="24"/>
        </w:rPr>
        <w:t>57(1). 49– 69. doi:</w:t>
      </w:r>
      <w:hyperlink r:id="rId236">
        <w:r>
          <w:rPr>
            <w:rFonts w:ascii="Linux Libertine Mono" w:hAnsi="Linux Libertine Mono"/>
            <w:color w:val="0000FF"/>
            <w:sz w:val="20"/>
          </w:rPr>
          <w:t>10.1524/stuf.2004.57.1.49</w:t>
        </w:r>
      </w:hyperlink>
      <w:r>
        <w:rPr>
          <w:sz w:val="24"/>
        </w:rPr>
        <w:t>.</w:t>
      </w:r>
    </w:p>
    <w:p w:rsidR="00DD7756" w:rsidRDefault="00DD7756">
      <w:pPr>
        <w:spacing w:line="254" w:lineRule="auto"/>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73" w:hanging="359"/>
        <w:jc w:val="both"/>
        <w:rPr>
          <w:sz w:val="24"/>
        </w:rPr>
      </w:pPr>
      <w:bookmarkStart w:id="495" w:name="_bookmark396"/>
      <w:bookmarkEnd w:id="495"/>
      <w:r>
        <w:rPr>
          <w:sz w:val="24"/>
        </w:rPr>
        <w:lastRenderedPageBreak/>
        <w:t xml:space="preserve">Lewandowska-Tomaszczyk, Barbara. 2007. Polysemy, prototypes, and radial categories. In Dirk Geeraerts &amp; Hubert Cuyckens (eds.), </w:t>
      </w:r>
      <w:r>
        <w:rPr>
          <w:i/>
          <w:sz w:val="24"/>
        </w:rPr>
        <w:t>The Oxford handbook of cognitive linguistics</w:t>
      </w:r>
      <w:r>
        <w:rPr>
          <w:sz w:val="24"/>
        </w:rPr>
        <w:t>, 139–169. Oxford University Press. doi:</w:t>
      </w:r>
      <w:hyperlink r:id="rId237">
        <w:r>
          <w:rPr>
            <w:rFonts w:ascii="Linux Libertine Mono" w:hAnsi="Linux Libertine Mono"/>
            <w:color w:val="0000FF"/>
            <w:sz w:val="20"/>
          </w:rPr>
          <w:t>10</w:t>
        </w:r>
        <w:r>
          <w:rPr>
            <w:rFonts w:ascii="Linux Libertine Mono" w:hAnsi="Linux Libertine Mono"/>
            <w:color w:val="0000FF"/>
            <w:spacing w:val="-99"/>
            <w:sz w:val="20"/>
          </w:rPr>
          <w:t xml:space="preserve"> </w:t>
        </w:r>
        <w:r>
          <w:rPr>
            <w:rFonts w:ascii="Linux Libertine Mono" w:hAnsi="Linux Libertine Mono"/>
            <w:color w:val="0000FF"/>
            <w:sz w:val="20"/>
          </w:rPr>
          <w:t>.</w:t>
        </w:r>
        <w:r>
          <w:rPr>
            <w:rFonts w:ascii="Linux Libertine Mono" w:hAnsi="Linux Libertine Mono"/>
            <w:color w:val="0000FF"/>
            <w:spacing w:val="-99"/>
            <w:sz w:val="20"/>
          </w:rPr>
          <w:t xml:space="preserve"> </w:t>
        </w:r>
        <w:r>
          <w:rPr>
            <w:rFonts w:ascii="Linux Libertine Mono" w:hAnsi="Linux Libertine Mono"/>
            <w:color w:val="0000FF"/>
            <w:sz w:val="20"/>
          </w:rPr>
          <w:t>1093</w:t>
        </w:r>
        <w:r>
          <w:rPr>
            <w:rFonts w:ascii="Linux Libertine Mono" w:hAnsi="Linux Libertine Mono"/>
            <w:color w:val="0000FF"/>
            <w:spacing w:val="-98"/>
            <w:sz w:val="20"/>
          </w:rPr>
          <w:t xml:space="preserve"> </w:t>
        </w:r>
        <w:r>
          <w:rPr>
            <w:rFonts w:ascii="Linux Libertine Mono" w:hAnsi="Linux Libertine Mono"/>
            <w:color w:val="0000FF"/>
            <w:sz w:val="20"/>
          </w:rPr>
          <w:t>/</w:t>
        </w:r>
        <w:r>
          <w:rPr>
            <w:rFonts w:ascii="Linux Libertine Mono" w:hAnsi="Linux Libertine Mono"/>
            <w:color w:val="0000FF"/>
            <w:spacing w:val="-98"/>
            <w:sz w:val="20"/>
          </w:rPr>
          <w:t xml:space="preserve"> </w:t>
        </w:r>
        <w:r>
          <w:rPr>
            <w:rFonts w:ascii="Linux Libertine Mono" w:hAnsi="Linux Libertine Mono"/>
            <w:color w:val="0000FF"/>
            <w:spacing w:val="2"/>
            <w:sz w:val="20"/>
          </w:rPr>
          <w:t>oxfordhb/</w:t>
        </w:r>
        <w:r>
          <w:rPr>
            <w:rFonts w:ascii="Linux Libertine Mono" w:hAnsi="Linux Libertine Mono"/>
            <w:color w:val="0000FF"/>
            <w:spacing w:val="-98"/>
            <w:sz w:val="20"/>
          </w:rPr>
          <w:t xml:space="preserve"> </w:t>
        </w:r>
        <w:r>
          <w:rPr>
            <w:rFonts w:ascii="Linux Libertine Mono" w:hAnsi="Linux Libertine Mono"/>
            <w:color w:val="0000FF"/>
            <w:sz w:val="20"/>
          </w:rPr>
          <w:t>9780199738632</w:t>
        </w:r>
        <w:r>
          <w:rPr>
            <w:rFonts w:ascii="Linux Libertine Mono" w:hAnsi="Linux Libertine Mono"/>
            <w:color w:val="0000FF"/>
            <w:spacing w:val="-100"/>
            <w:sz w:val="20"/>
          </w:rPr>
          <w:t xml:space="preserve"> </w:t>
        </w:r>
        <w:r>
          <w:rPr>
            <w:rFonts w:ascii="Linux Libertine Mono" w:hAnsi="Linux Libertine Mono"/>
            <w:color w:val="0000FF"/>
            <w:sz w:val="20"/>
          </w:rPr>
          <w:t>.</w:t>
        </w:r>
        <w:r>
          <w:rPr>
            <w:rFonts w:ascii="Linux Libertine Mono" w:hAnsi="Linux Libertine Mono"/>
            <w:color w:val="0000FF"/>
            <w:spacing w:val="-98"/>
            <w:sz w:val="20"/>
          </w:rPr>
          <w:t xml:space="preserve"> </w:t>
        </w:r>
        <w:r>
          <w:rPr>
            <w:rFonts w:ascii="Linux Libertine Mono" w:hAnsi="Linux Libertine Mono"/>
            <w:color w:val="0000FF"/>
            <w:sz w:val="20"/>
          </w:rPr>
          <w:t>013</w:t>
        </w:r>
        <w:r>
          <w:rPr>
            <w:rFonts w:ascii="Linux Libertine Mono" w:hAnsi="Linux Libertine Mono"/>
            <w:color w:val="0000FF"/>
            <w:spacing w:val="-98"/>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38">
        <w:r>
          <w:rPr>
            <w:rFonts w:ascii="Linux Libertine Mono" w:hAnsi="Linux Libertine Mono"/>
            <w:color w:val="0000FF"/>
            <w:sz w:val="20"/>
          </w:rPr>
          <w:t>0006</w:t>
        </w:r>
      </w:hyperlink>
      <w:r>
        <w:rPr>
          <w:sz w:val="24"/>
        </w:rPr>
        <w:t>.</w:t>
      </w:r>
    </w:p>
    <w:p w:rsidR="00DD7756" w:rsidRDefault="00AD1397">
      <w:pPr>
        <w:spacing w:before="115" w:line="254" w:lineRule="auto"/>
        <w:ind w:left="2038" w:right="577" w:hanging="359"/>
        <w:jc w:val="both"/>
        <w:rPr>
          <w:sz w:val="24"/>
        </w:rPr>
      </w:pPr>
      <w:bookmarkStart w:id="496" w:name="_bookmark397"/>
      <w:bookmarkEnd w:id="496"/>
      <w:r>
        <w:rPr>
          <w:sz w:val="24"/>
        </w:rPr>
        <w:t xml:space="preserve">Lichtenberk, Frantisek. 1991. Semantic change and heterosemy in grammaticalization. </w:t>
      </w:r>
      <w:r>
        <w:rPr>
          <w:i/>
          <w:sz w:val="24"/>
        </w:rPr>
        <w:t xml:space="preserve">Lan- guage </w:t>
      </w:r>
      <w:r>
        <w:rPr>
          <w:sz w:val="24"/>
        </w:rPr>
        <w:t>67(3). 475–509. doi:</w:t>
      </w:r>
      <w:hyperlink r:id="rId239">
        <w:r>
          <w:rPr>
            <w:rFonts w:ascii="Linux Libertine Mono" w:hAnsi="Linux Libertine Mono"/>
            <w:color w:val="0000FF"/>
            <w:sz w:val="20"/>
          </w:rPr>
          <w:t>10.1353/lan.1991.0009</w:t>
        </w:r>
      </w:hyperlink>
      <w:r>
        <w:rPr>
          <w:sz w:val="24"/>
        </w:rPr>
        <w:t>.</w:t>
      </w:r>
    </w:p>
    <w:p w:rsidR="00DD7756" w:rsidRDefault="00AD1397">
      <w:pPr>
        <w:spacing w:before="118" w:line="254" w:lineRule="auto"/>
        <w:ind w:left="2038" w:right="577" w:hanging="359"/>
        <w:jc w:val="both"/>
        <w:rPr>
          <w:sz w:val="24"/>
        </w:rPr>
      </w:pPr>
      <w:bookmarkStart w:id="497" w:name="_bookmark398"/>
      <w:bookmarkEnd w:id="497"/>
      <w:r>
        <w:rPr>
          <w:sz w:val="24"/>
        </w:rPr>
        <w:t>van</w:t>
      </w:r>
      <w:r>
        <w:rPr>
          <w:spacing w:val="-14"/>
          <w:sz w:val="24"/>
        </w:rPr>
        <w:t xml:space="preserve"> </w:t>
      </w:r>
      <w:r>
        <w:rPr>
          <w:spacing w:val="-3"/>
          <w:sz w:val="24"/>
        </w:rPr>
        <w:t>Lier,</w:t>
      </w:r>
      <w:r>
        <w:rPr>
          <w:spacing w:val="-14"/>
          <w:sz w:val="24"/>
        </w:rPr>
        <w:t xml:space="preserve"> </w:t>
      </w:r>
      <w:r>
        <w:rPr>
          <w:sz w:val="24"/>
        </w:rPr>
        <w:t>Eva.</w:t>
      </w:r>
      <w:r>
        <w:rPr>
          <w:spacing w:val="-13"/>
          <w:sz w:val="24"/>
        </w:rPr>
        <w:t xml:space="preserve"> </w:t>
      </w:r>
      <w:r>
        <w:rPr>
          <w:sz w:val="24"/>
        </w:rPr>
        <w:t>2006.</w:t>
      </w:r>
      <w:r>
        <w:rPr>
          <w:spacing w:val="-13"/>
          <w:sz w:val="24"/>
        </w:rPr>
        <w:t xml:space="preserve"> </w:t>
      </w:r>
      <w:r>
        <w:rPr>
          <w:sz w:val="24"/>
        </w:rPr>
        <w:t>Parts-of-speech</w:t>
      </w:r>
      <w:r>
        <w:rPr>
          <w:spacing w:val="-12"/>
          <w:sz w:val="24"/>
        </w:rPr>
        <w:t xml:space="preserve"> </w:t>
      </w:r>
      <w:r>
        <w:rPr>
          <w:sz w:val="24"/>
        </w:rPr>
        <w:t>systems</w:t>
      </w:r>
      <w:r>
        <w:rPr>
          <w:spacing w:val="-13"/>
          <w:sz w:val="24"/>
        </w:rPr>
        <w:t xml:space="preserve"> </w:t>
      </w:r>
      <w:r>
        <w:rPr>
          <w:sz w:val="24"/>
        </w:rPr>
        <w:t>and</w:t>
      </w:r>
      <w:r>
        <w:rPr>
          <w:spacing w:val="-13"/>
          <w:sz w:val="24"/>
        </w:rPr>
        <w:t xml:space="preserve"> </w:t>
      </w:r>
      <w:r>
        <w:rPr>
          <w:sz w:val="24"/>
        </w:rPr>
        <w:t>dependent</w:t>
      </w:r>
      <w:r>
        <w:rPr>
          <w:spacing w:val="-13"/>
          <w:sz w:val="24"/>
        </w:rPr>
        <w:t xml:space="preserve"> </w:t>
      </w:r>
      <w:r>
        <w:rPr>
          <w:sz w:val="24"/>
        </w:rPr>
        <w:t>clauses:</w:t>
      </w:r>
      <w:r>
        <w:rPr>
          <w:spacing w:val="-12"/>
          <w:sz w:val="24"/>
        </w:rPr>
        <w:t xml:space="preserve"> </w:t>
      </w:r>
      <w:r>
        <w:rPr>
          <w:sz w:val="24"/>
        </w:rPr>
        <w:t>A</w:t>
      </w:r>
      <w:r>
        <w:rPr>
          <w:spacing w:val="-13"/>
          <w:sz w:val="24"/>
        </w:rPr>
        <w:t xml:space="preserve"> </w:t>
      </w:r>
      <w:r>
        <w:rPr>
          <w:sz w:val="24"/>
        </w:rPr>
        <w:t>typological</w:t>
      </w:r>
      <w:r>
        <w:rPr>
          <w:spacing w:val="-13"/>
          <w:sz w:val="24"/>
        </w:rPr>
        <w:t xml:space="preserve"> </w:t>
      </w:r>
      <w:r>
        <w:rPr>
          <w:spacing w:val="-3"/>
          <w:sz w:val="24"/>
        </w:rPr>
        <w:t>study.</w:t>
      </w:r>
      <w:r>
        <w:rPr>
          <w:spacing w:val="-19"/>
          <w:sz w:val="24"/>
        </w:rPr>
        <w:t xml:space="preserve"> </w:t>
      </w:r>
      <w:r>
        <w:rPr>
          <w:i/>
          <w:sz w:val="24"/>
        </w:rPr>
        <w:t xml:space="preserve">Folia Linguistica </w:t>
      </w:r>
      <w:r>
        <w:rPr>
          <w:sz w:val="24"/>
        </w:rPr>
        <w:t>40(3-4). 239–304.</w:t>
      </w:r>
      <w:r>
        <w:rPr>
          <w:spacing w:val="5"/>
          <w:sz w:val="24"/>
        </w:rPr>
        <w:t xml:space="preserve"> </w:t>
      </w:r>
      <w:r>
        <w:rPr>
          <w:sz w:val="24"/>
        </w:rPr>
        <w:t>doi:</w:t>
      </w:r>
      <w:hyperlink r:id="rId240">
        <w:r>
          <w:rPr>
            <w:rFonts w:ascii="Linux Libertine Mono" w:hAnsi="Linux Libertine Mono"/>
            <w:color w:val="0000FF"/>
            <w:sz w:val="20"/>
          </w:rPr>
          <w:t>10.1515/flin.40.3-4.239</w:t>
        </w:r>
      </w:hyperlink>
      <w:r>
        <w:rPr>
          <w:sz w:val="24"/>
        </w:rPr>
        <w:t>.</w:t>
      </w:r>
    </w:p>
    <w:p w:rsidR="00DD7756" w:rsidRDefault="00AD1397">
      <w:pPr>
        <w:spacing w:before="117" w:line="254" w:lineRule="auto"/>
        <w:ind w:left="2038" w:right="577" w:hanging="359"/>
        <w:jc w:val="both"/>
        <w:rPr>
          <w:sz w:val="24"/>
        </w:rPr>
      </w:pPr>
      <w:bookmarkStart w:id="498" w:name="_bookmark399"/>
      <w:bookmarkEnd w:id="498"/>
      <w:r>
        <w:rPr>
          <w:sz w:val="24"/>
        </w:rPr>
        <w:t>van</w:t>
      </w:r>
      <w:r>
        <w:rPr>
          <w:spacing w:val="-25"/>
          <w:sz w:val="24"/>
        </w:rPr>
        <w:t xml:space="preserve"> </w:t>
      </w:r>
      <w:r>
        <w:rPr>
          <w:spacing w:val="-3"/>
          <w:sz w:val="24"/>
        </w:rPr>
        <w:t>Lier,</w:t>
      </w:r>
      <w:r>
        <w:rPr>
          <w:spacing w:val="-25"/>
          <w:sz w:val="24"/>
        </w:rPr>
        <w:t xml:space="preserve"> </w:t>
      </w:r>
      <w:r>
        <w:rPr>
          <w:sz w:val="24"/>
        </w:rPr>
        <w:t>Eva.</w:t>
      </w:r>
      <w:r>
        <w:rPr>
          <w:spacing w:val="-24"/>
          <w:sz w:val="24"/>
        </w:rPr>
        <w:t xml:space="preserve"> </w:t>
      </w:r>
      <w:r>
        <w:rPr>
          <w:sz w:val="24"/>
        </w:rPr>
        <w:t>2012.</w:t>
      </w:r>
      <w:r>
        <w:rPr>
          <w:spacing w:val="-25"/>
          <w:sz w:val="24"/>
        </w:rPr>
        <w:t xml:space="preserve"> </w:t>
      </w:r>
      <w:r>
        <w:rPr>
          <w:sz w:val="24"/>
        </w:rPr>
        <w:t>Reconstructing</w:t>
      </w:r>
      <w:r>
        <w:rPr>
          <w:spacing w:val="-24"/>
          <w:sz w:val="24"/>
        </w:rPr>
        <w:t xml:space="preserve"> </w:t>
      </w:r>
      <w:r>
        <w:rPr>
          <w:sz w:val="24"/>
        </w:rPr>
        <w:t>multifunctionality.</w:t>
      </w:r>
      <w:r>
        <w:rPr>
          <w:spacing w:val="-28"/>
          <w:sz w:val="24"/>
        </w:rPr>
        <w:t xml:space="preserve"> </w:t>
      </w:r>
      <w:r>
        <w:rPr>
          <w:i/>
          <w:sz w:val="24"/>
        </w:rPr>
        <w:t>Theoretical</w:t>
      </w:r>
      <w:r>
        <w:rPr>
          <w:i/>
          <w:spacing w:val="-24"/>
          <w:sz w:val="24"/>
        </w:rPr>
        <w:t xml:space="preserve"> </w:t>
      </w:r>
      <w:r>
        <w:rPr>
          <w:i/>
          <w:sz w:val="24"/>
        </w:rPr>
        <w:t>Linguistics</w:t>
      </w:r>
      <w:r>
        <w:rPr>
          <w:i/>
          <w:spacing w:val="-22"/>
          <w:sz w:val="24"/>
        </w:rPr>
        <w:t xml:space="preserve"> </w:t>
      </w:r>
      <w:r>
        <w:rPr>
          <w:sz w:val="24"/>
        </w:rPr>
        <w:t>38(1-2).</w:t>
      </w:r>
      <w:r>
        <w:rPr>
          <w:spacing w:val="-24"/>
          <w:sz w:val="24"/>
        </w:rPr>
        <w:t xml:space="preserve"> </w:t>
      </w:r>
      <w:r>
        <w:rPr>
          <w:sz w:val="24"/>
        </w:rPr>
        <w:t>119–135. doi:</w:t>
      </w:r>
      <w:hyperlink r:id="rId241">
        <w:r>
          <w:rPr>
            <w:rFonts w:ascii="Linux Libertine Mono" w:hAnsi="Linux Libertine Mono"/>
            <w:color w:val="0000FF"/>
            <w:sz w:val="20"/>
          </w:rPr>
          <w:t>10.1515/tl-2012-0006</w:t>
        </w:r>
      </w:hyperlink>
      <w:r>
        <w:rPr>
          <w:sz w:val="24"/>
        </w:rPr>
        <w:t>.</w:t>
      </w:r>
    </w:p>
    <w:p w:rsidR="00DD7756" w:rsidRDefault="00AD1397">
      <w:pPr>
        <w:spacing w:before="117" w:line="254" w:lineRule="auto"/>
        <w:ind w:left="2038" w:right="577" w:hanging="359"/>
        <w:jc w:val="both"/>
        <w:rPr>
          <w:sz w:val="24"/>
        </w:rPr>
      </w:pPr>
      <w:bookmarkStart w:id="499" w:name="_bookmark400"/>
      <w:bookmarkEnd w:id="499"/>
      <w:r>
        <w:rPr>
          <w:sz w:val="24"/>
        </w:rPr>
        <w:t xml:space="preserve">van Lier, Eva. 2016. Lexical flexibility in Oceanic languages. </w:t>
      </w:r>
      <w:r>
        <w:rPr>
          <w:i/>
          <w:sz w:val="24"/>
        </w:rPr>
        <w:t xml:space="preserve">Linguistic Typology </w:t>
      </w:r>
      <w:r>
        <w:rPr>
          <w:sz w:val="24"/>
        </w:rPr>
        <w:t>20(2). 197– 232. doi:</w:t>
      </w:r>
      <w:hyperlink r:id="rId242">
        <w:r>
          <w:rPr>
            <w:rFonts w:ascii="Linux Libertine Mono" w:hAnsi="Linux Libertine Mono"/>
            <w:color w:val="0000FF"/>
            <w:sz w:val="20"/>
          </w:rPr>
          <w:t>10.1515/lingty-2016-0005</w:t>
        </w:r>
      </w:hyperlink>
      <w:r>
        <w:rPr>
          <w:sz w:val="24"/>
        </w:rPr>
        <w:t>.</w:t>
      </w:r>
    </w:p>
    <w:p w:rsidR="00DD7756" w:rsidRDefault="00AD1397">
      <w:pPr>
        <w:pStyle w:val="BodyText"/>
        <w:spacing w:before="117"/>
        <w:ind w:left="1680"/>
        <w:jc w:val="both"/>
      </w:pPr>
      <w:bookmarkStart w:id="500" w:name="_bookmark401"/>
      <w:bookmarkEnd w:id="500"/>
      <w:r>
        <w:t xml:space="preserve">van Lier, Eva. 2017. The typology of property words in Oceanic languages. </w:t>
      </w:r>
      <w:r>
        <w:rPr>
          <w:i/>
        </w:rPr>
        <w:t xml:space="preserve">Linguistics </w:t>
      </w:r>
      <w:r>
        <w:t>55(6).</w:t>
      </w:r>
    </w:p>
    <w:p w:rsidR="00DD7756" w:rsidRDefault="00AD1397">
      <w:pPr>
        <w:spacing w:before="16"/>
        <w:ind w:left="2038"/>
        <w:jc w:val="both"/>
        <w:rPr>
          <w:sz w:val="24"/>
        </w:rPr>
      </w:pPr>
      <w:r>
        <w:rPr>
          <w:sz w:val="24"/>
        </w:rPr>
        <w:t>1237–1280. doi:</w:t>
      </w:r>
      <w:hyperlink r:id="rId243">
        <w:r>
          <w:rPr>
            <w:rFonts w:ascii="Linux Libertine Mono" w:hAnsi="Linux Libertine Mono"/>
            <w:color w:val="0000FF"/>
            <w:sz w:val="20"/>
          </w:rPr>
          <w:t>10.1515/ling-2017-0027</w:t>
        </w:r>
      </w:hyperlink>
      <w:r>
        <w:rPr>
          <w:sz w:val="24"/>
        </w:rPr>
        <w:t>.</w:t>
      </w:r>
    </w:p>
    <w:p w:rsidR="00DD7756" w:rsidRDefault="00AD1397">
      <w:pPr>
        <w:spacing w:before="134" w:line="254" w:lineRule="auto"/>
        <w:ind w:left="2038" w:right="574" w:hanging="359"/>
        <w:jc w:val="both"/>
        <w:rPr>
          <w:sz w:val="24"/>
        </w:rPr>
      </w:pPr>
      <w:bookmarkStart w:id="501" w:name="_bookmark402"/>
      <w:bookmarkEnd w:id="501"/>
      <w:r>
        <w:rPr>
          <w:sz w:val="24"/>
        </w:rPr>
        <w:t>van</w:t>
      </w:r>
      <w:r>
        <w:rPr>
          <w:spacing w:val="-23"/>
          <w:sz w:val="24"/>
        </w:rPr>
        <w:t xml:space="preserve"> </w:t>
      </w:r>
      <w:r>
        <w:rPr>
          <w:spacing w:val="-3"/>
          <w:sz w:val="24"/>
        </w:rPr>
        <w:t>Lier,</w:t>
      </w:r>
      <w:r>
        <w:rPr>
          <w:spacing w:val="-23"/>
          <w:sz w:val="24"/>
        </w:rPr>
        <w:t xml:space="preserve"> </w:t>
      </w:r>
      <w:r>
        <w:rPr>
          <w:sz w:val="24"/>
        </w:rPr>
        <w:t>Eva</w:t>
      </w:r>
      <w:r>
        <w:rPr>
          <w:spacing w:val="-23"/>
          <w:sz w:val="24"/>
        </w:rPr>
        <w:t xml:space="preserve"> </w:t>
      </w:r>
      <w:r>
        <w:rPr>
          <w:sz w:val="24"/>
        </w:rPr>
        <w:t>&amp;</w:t>
      </w:r>
      <w:r>
        <w:rPr>
          <w:spacing w:val="-23"/>
          <w:sz w:val="24"/>
        </w:rPr>
        <w:t xml:space="preserve"> </w:t>
      </w:r>
      <w:r>
        <w:rPr>
          <w:sz w:val="24"/>
        </w:rPr>
        <w:t>Jan</w:t>
      </w:r>
      <w:r>
        <w:rPr>
          <w:spacing w:val="-23"/>
          <w:sz w:val="24"/>
        </w:rPr>
        <w:t xml:space="preserve"> </w:t>
      </w:r>
      <w:r>
        <w:rPr>
          <w:sz w:val="24"/>
        </w:rPr>
        <w:t>Rijkhoff.</w:t>
      </w:r>
      <w:r>
        <w:rPr>
          <w:spacing w:val="-23"/>
          <w:sz w:val="24"/>
        </w:rPr>
        <w:t xml:space="preserve"> </w:t>
      </w:r>
      <w:r>
        <w:rPr>
          <w:sz w:val="24"/>
        </w:rPr>
        <w:t>2013.</w:t>
      </w:r>
      <w:r>
        <w:rPr>
          <w:spacing w:val="-23"/>
          <w:sz w:val="24"/>
        </w:rPr>
        <w:t xml:space="preserve"> </w:t>
      </w:r>
      <w:r>
        <w:rPr>
          <w:sz w:val="24"/>
        </w:rPr>
        <w:t>Flexible</w:t>
      </w:r>
      <w:r>
        <w:rPr>
          <w:spacing w:val="-23"/>
          <w:sz w:val="24"/>
        </w:rPr>
        <w:t xml:space="preserve"> </w:t>
      </w:r>
      <w:r>
        <w:rPr>
          <w:sz w:val="24"/>
        </w:rPr>
        <w:t>word</w:t>
      </w:r>
      <w:r>
        <w:rPr>
          <w:spacing w:val="-23"/>
          <w:sz w:val="24"/>
        </w:rPr>
        <w:t xml:space="preserve"> </w:t>
      </w:r>
      <w:r>
        <w:rPr>
          <w:sz w:val="24"/>
        </w:rPr>
        <w:t>classes</w:t>
      </w:r>
      <w:r>
        <w:rPr>
          <w:spacing w:val="-23"/>
          <w:sz w:val="24"/>
        </w:rPr>
        <w:t xml:space="preserve"> </w:t>
      </w:r>
      <w:r>
        <w:rPr>
          <w:sz w:val="24"/>
        </w:rPr>
        <w:t>in</w:t>
      </w:r>
      <w:r>
        <w:rPr>
          <w:spacing w:val="-23"/>
          <w:sz w:val="24"/>
        </w:rPr>
        <w:t xml:space="preserve"> </w:t>
      </w:r>
      <w:r>
        <w:rPr>
          <w:sz w:val="24"/>
        </w:rPr>
        <w:t>linguistic</w:t>
      </w:r>
      <w:r>
        <w:rPr>
          <w:spacing w:val="-23"/>
          <w:sz w:val="24"/>
        </w:rPr>
        <w:t xml:space="preserve"> </w:t>
      </w:r>
      <w:r>
        <w:rPr>
          <w:sz w:val="24"/>
        </w:rPr>
        <w:t>typology</w:t>
      </w:r>
      <w:r>
        <w:rPr>
          <w:spacing w:val="-23"/>
          <w:sz w:val="24"/>
        </w:rPr>
        <w:t xml:space="preserve"> </w:t>
      </w:r>
      <w:r>
        <w:rPr>
          <w:sz w:val="24"/>
        </w:rPr>
        <w:t>and</w:t>
      </w:r>
      <w:r>
        <w:rPr>
          <w:spacing w:val="-23"/>
          <w:sz w:val="24"/>
        </w:rPr>
        <w:t xml:space="preserve"> </w:t>
      </w:r>
      <w:r>
        <w:rPr>
          <w:sz w:val="24"/>
        </w:rPr>
        <w:t xml:space="preserve">grammatical theory. In Jan Rijkhoff &amp; Eva van Lier (eds.), </w:t>
      </w:r>
      <w:r>
        <w:rPr>
          <w:i/>
          <w:sz w:val="24"/>
        </w:rPr>
        <w:t>Flexible word classes: Typological studies of underspecified</w:t>
      </w:r>
      <w:r>
        <w:rPr>
          <w:i/>
          <w:spacing w:val="26"/>
          <w:sz w:val="24"/>
        </w:rPr>
        <w:t xml:space="preserve"> </w:t>
      </w:r>
      <w:r>
        <w:rPr>
          <w:i/>
          <w:sz w:val="24"/>
        </w:rPr>
        <w:t>parts</w:t>
      </w:r>
      <w:r>
        <w:rPr>
          <w:i/>
          <w:spacing w:val="27"/>
          <w:sz w:val="24"/>
        </w:rPr>
        <w:t xml:space="preserve"> </w:t>
      </w:r>
      <w:r>
        <w:rPr>
          <w:i/>
          <w:sz w:val="24"/>
        </w:rPr>
        <w:t>of</w:t>
      </w:r>
      <w:r>
        <w:rPr>
          <w:i/>
          <w:spacing w:val="27"/>
          <w:sz w:val="24"/>
        </w:rPr>
        <w:t xml:space="preserve"> </w:t>
      </w:r>
      <w:r>
        <w:rPr>
          <w:i/>
          <w:sz w:val="24"/>
        </w:rPr>
        <w:t>speech</w:t>
      </w:r>
      <w:r>
        <w:rPr>
          <w:sz w:val="24"/>
        </w:rPr>
        <w:t>,</w:t>
      </w:r>
      <w:r>
        <w:rPr>
          <w:spacing w:val="27"/>
          <w:sz w:val="24"/>
        </w:rPr>
        <w:t xml:space="preserve"> </w:t>
      </w:r>
      <w:r>
        <w:rPr>
          <w:sz w:val="24"/>
        </w:rPr>
        <w:t>1–30.</w:t>
      </w:r>
      <w:r>
        <w:rPr>
          <w:spacing w:val="27"/>
          <w:sz w:val="24"/>
        </w:rPr>
        <w:t xml:space="preserve"> </w:t>
      </w:r>
      <w:r>
        <w:rPr>
          <w:sz w:val="24"/>
        </w:rPr>
        <w:t>Oxford</w:t>
      </w:r>
      <w:r>
        <w:rPr>
          <w:spacing w:val="27"/>
          <w:sz w:val="24"/>
        </w:rPr>
        <w:t xml:space="preserve"> </w:t>
      </w:r>
      <w:r>
        <w:rPr>
          <w:sz w:val="24"/>
        </w:rPr>
        <w:t>University</w:t>
      </w:r>
      <w:r>
        <w:rPr>
          <w:spacing w:val="26"/>
          <w:sz w:val="24"/>
        </w:rPr>
        <w:t xml:space="preserve"> </w:t>
      </w:r>
      <w:r>
        <w:rPr>
          <w:sz w:val="24"/>
        </w:rPr>
        <w:t>Press.</w:t>
      </w:r>
      <w:r>
        <w:rPr>
          <w:spacing w:val="27"/>
          <w:sz w:val="24"/>
        </w:rPr>
        <w:t xml:space="preserve"> </w:t>
      </w:r>
      <w:r>
        <w:rPr>
          <w:sz w:val="24"/>
        </w:rPr>
        <w:t>doi:</w:t>
      </w:r>
      <w:r>
        <w:rPr>
          <w:rFonts w:ascii="Linux Libertine Mono" w:hAnsi="Linux Libertine Mono"/>
          <w:color w:val="0000FF"/>
          <w:sz w:val="20"/>
        </w:rPr>
        <w:t>10</w:t>
      </w:r>
      <w:r>
        <w:rPr>
          <w:rFonts w:ascii="Linux Libertine Mono" w:hAnsi="Linux Libertine Mono"/>
          <w:color w:val="0000FF"/>
          <w:spacing w:val="-95"/>
          <w:sz w:val="20"/>
        </w:rPr>
        <w:t xml:space="preserve"> </w:t>
      </w:r>
      <w:r>
        <w:rPr>
          <w:rFonts w:ascii="Linux Libertine Mono" w:hAnsi="Linux Libertine Mono"/>
          <w:color w:val="0000FF"/>
          <w:sz w:val="20"/>
        </w:rPr>
        <w:t>.</w:t>
      </w:r>
      <w:r>
        <w:rPr>
          <w:rFonts w:ascii="Linux Libertine Mono" w:hAnsi="Linux Libertine Mono"/>
          <w:color w:val="0000FF"/>
          <w:spacing w:val="-96"/>
          <w:sz w:val="20"/>
        </w:rPr>
        <w:t xml:space="preserve"> </w:t>
      </w:r>
      <w:r>
        <w:rPr>
          <w:rFonts w:ascii="Linux Libertine Mono" w:hAnsi="Linux Libertine Mono"/>
          <w:color w:val="0000FF"/>
          <w:sz w:val="20"/>
        </w:rPr>
        <w:t>1093</w:t>
      </w:r>
      <w:r>
        <w:rPr>
          <w:rFonts w:ascii="Linux Libertine Mono" w:hAnsi="Linux Libertine Mono"/>
          <w:color w:val="0000FF"/>
          <w:spacing w:val="-96"/>
          <w:sz w:val="20"/>
        </w:rPr>
        <w:t xml:space="preserve"> </w:t>
      </w:r>
      <w:r>
        <w:rPr>
          <w:rFonts w:ascii="Linux Libertine Mono" w:hAnsi="Linux Libertine Mono"/>
          <w:color w:val="0000FF"/>
          <w:sz w:val="20"/>
        </w:rPr>
        <w:t>/</w:t>
      </w:r>
      <w:r>
        <w:rPr>
          <w:rFonts w:ascii="Linux Libertine Mono" w:hAnsi="Linux Libertine Mono"/>
          <w:color w:val="0000FF"/>
          <w:spacing w:val="-95"/>
          <w:sz w:val="20"/>
        </w:rPr>
        <w:t xml:space="preserve"> </w:t>
      </w:r>
      <w:r>
        <w:rPr>
          <w:rFonts w:ascii="Linux Libertine Mono" w:hAnsi="Linux Libertine Mono"/>
          <w:color w:val="0000FF"/>
          <w:sz w:val="20"/>
        </w:rPr>
        <w:t>acprof</w:t>
      </w:r>
      <w:r>
        <w:rPr>
          <w:rFonts w:ascii="Linux Libertine Mono" w:hAnsi="Linux Libertine Mono"/>
          <w:color w:val="0000FF"/>
          <w:spacing w:val="-96"/>
          <w:sz w:val="20"/>
        </w:rPr>
        <w:t xml:space="preserve"> </w:t>
      </w:r>
      <w:r>
        <w:rPr>
          <w:rFonts w:ascii="Linux Libertine Mono" w:hAnsi="Linux Libertine Mono"/>
          <w:color w:val="0000FF"/>
          <w:sz w:val="20"/>
        </w:rPr>
        <w:t>: oso/9780199668441.001.0001</w:t>
      </w:r>
      <w:r>
        <w:rPr>
          <w:sz w:val="24"/>
        </w:rPr>
        <w:t>.</w:t>
      </w:r>
    </w:p>
    <w:p w:rsidR="00DD7756" w:rsidRDefault="00AD1397">
      <w:pPr>
        <w:spacing w:before="116" w:line="254" w:lineRule="auto"/>
        <w:ind w:left="2038" w:right="573" w:hanging="359"/>
        <w:jc w:val="both"/>
        <w:rPr>
          <w:sz w:val="24"/>
        </w:rPr>
      </w:pPr>
      <w:bookmarkStart w:id="502" w:name="_bookmark403"/>
      <w:bookmarkEnd w:id="502"/>
      <w:r>
        <w:rPr>
          <w:sz w:val="24"/>
        </w:rPr>
        <w:t>Little,</w:t>
      </w:r>
      <w:r>
        <w:rPr>
          <w:spacing w:val="-22"/>
          <w:sz w:val="24"/>
        </w:rPr>
        <w:t xml:space="preserve"> </w:t>
      </w:r>
      <w:r>
        <w:rPr>
          <w:sz w:val="24"/>
        </w:rPr>
        <w:t>Caroline.</w:t>
      </w:r>
      <w:r>
        <w:rPr>
          <w:spacing w:val="-22"/>
          <w:sz w:val="24"/>
        </w:rPr>
        <w:t xml:space="preserve"> </w:t>
      </w:r>
      <w:r>
        <w:rPr>
          <w:sz w:val="24"/>
        </w:rPr>
        <w:t>2003.</w:t>
      </w:r>
      <w:r>
        <w:rPr>
          <w:spacing w:val="-22"/>
          <w:sz w:val="24"/>
        </w:rPr>
        <w:t xml:space="preserve"> </w:t>
      </w:r>
      <w:r>
        <w:rPr>
          <w:i/>
          <w:sz w:val="24"/>
        </w:rPr>
        <w:t>Caroline</w:t>
      </w:r>
      <w:r>
        <w:rPr>
          <w:i/>
          <w:spacing w:val="-22"/>
          <w:sz w:val="24"/>
        </w:rPr>
        <w:t xml:space="preserve"> </w:t>
      </w:r>
      <w:r>
        <w:rPr>
          <w:i/>
          <w:sz w:val="24"/>
        </w:rPr>
        <w:t>Little’s</w:t>
      </w:r>
      <w:r>
        <w:rPr>
          <w:i/>
          <w:spacing w:val="-22"/>
          <w:sz w:val="24"/>
        </w:rPr>
        <w:t xml:space="preserve"> </w:t>
      </w:r>
      <w:r>
        <w:rPr>
          <w:i/>
          <w:sz w:val="24"/>
        </w:rPr>
        <w:t>Nuu-chah-nulth</w:t>
      </w:r>
      <w:r>
        <w:rPr>
          <w:i/>
          <w:spacing w:val="-22"/>
          <w:sz w:val="24"/>
        </w:rPr>
        <w:t xml:space="preserve"> </w:t>
      </w:r>
      <w:r>
        <w:rPr>
          <w:i/>
          <w:sz w:val="24"/>
        </w:rPr>
        <w:t>(Ahousaht)</w:t>
      </w:r>
      <w:r>
        <w:rPr>
          <w:i/>
          <w:spacing w:val="-22"/>
          <w:sz w:val="24"/>
        </w:rPr>
        <w:t xml:space="preserve"> </w:t>
      </w:r>
      <w:r>
        <w:rPr>
          <w:i/>
          <w:sz w:val="24"/>
        </w:rPr>
        <w:t>texts</w:t>
      </w:r>
      <w:r>
        <w:rPr>
          <w:i/>
          <w:spacing w:val="-22"/>
          <w:sz w:val="24"/>
        </w:rPr>
        <w:t xml:space="preserve"> </w:t>
      </w:r>
      <w:r>
        <w:rPr>
          <w:i/>
          <w:sz w:val="24"/>
        </w:rPr>
        <w:t>with</w:t>
      </w:r>
      <w:r>
        <w:rPr>
          <w:i/>
          <w:spacing w:val="-22"/>
          <w:sz w:val="24"/>
        </w:rPr>
        <w:t xml:space="preserve"> </w:t>
      </w:r>
      <w:r>
        <w:rPr>
          <w:i/>
          <w:sz w:val="24"/>
        </w:rPr>
        <w:t>grammatical</w:t>
      </w:r>
      <w:r>
        <w:rPr>
          <w:i/>
          <w:spacing w:val="-21"/>
          <w:sz w:val="24"/>
        </w:rPr>
        <w:t xml:space="preserve"> </w:t>
      </w:r>
      <w:r>
        <w:rPr>
          <w:i/>
          <w:sz w:val="24"/>
        </w:rPr>
        <w:t>anal- ysis</w:t>
      </w:r>
      <w:r>
        <w:rPr>
          <w:sz w:val="24"/>
        </w:rPr>
        <w:t>. Toshihide Nakayama (ed.) (Endangered Languages of the Pacific Rim A2-27). Naka- nishi</w:t>
      </w:r>
      <w:r>
        <w:rPr>
          <w:spacing w:val="-2"/>
          <w:sz w:val="24"/>
        </w:rPr>
        <w:t xml:space="preserve"> </w:t>
      </w:r>
      <w:r>
        <w:rPr>
          <w:sz w:val="24"/>
        </w:rPr>
        <w:t>Press.</w:t>
      </w:r>
    </w:p>
    <w:p w:rsidR="00DD7756" w:rsidRDefault="00AD1397">
      <w:pPr>
        <w:spacing w:before="116" w:line="254" w:lineRule="auto"/>
        <w:ind w:left="2038" w:right="575" w:hanging="359"/>
        <w:jc w:val="both"/>
        <w:rPr>
          <w:sz w:val="24"/>
        </w:rPr>
      </w:pPr>
      <w:bookmarkStart w:id="503" w:name="_bookmark404"/>
      <w:bookmarkEnd w:id="503"/>
      <w:r>
        <w:rPr>
          <w:sz w:val="24"/>
        </w:rPr>
        <w:t xml:space="preserve">Lois, Ximena &amp; Valentina Vapnarsky. 2003. </w:t>
      </w:r>
      <w:r>
        <w:rPr>
          <w:i/>
          <w:sz w:val="24"/>
        </w:rPr>
        <w:t xml:space="preserve">Polyvalence of root classes in Yukatekan Mayan languages </w:t>
      </w:r>
      <w:r>
        <w:rPr>
          <w:sz w:val="24"/>
        </w:rPr>
        <w:t>(LINCOM Studies in Native American Linguistics). LINCOM Europa.</w:t>
      </w:r>
    </w:p>
    <w:p w:rsidR="00DD7756" w:rsidRDefault="00AD1397">
      <w:pPr>
        <w:spacing w:before="117" w:line="254" w:lineRule="auto"/>
        <w:ind w:left="2038" w:right="572" w:hanging="359"/>
        <w:jc w:val="both"/>
        <w:rPr>
          <w:sz w:val="24"/>
        </w:rPr>
      </w:pPr>
      <w:bookmarkStart w:id="504" w:name="_bookmark405"/>
      <w:bookmarkEnd w:id="504"/>
      <w:r>
        <w:rPr>
          <w:sz w:val="24"/>
        </w:rPr>
        <w:t xml:space="preserve">Lois, Ximena, Valentina </w:t>
      </w:r>
      <w:r>
        <w:rPr>
          <w:spacing w:val="-3"/>
          <w:sz w:val="24"/>
        </w:rPr>
        <w:t xml:space="preserve">Vapnarsky, </w:t>
      </w:r>
      <w:r>
        <w:rPr>
          <w:sz w:val="24"/>
        </w:rPr>
        <w:t>Cédric Becquey &amp; Aurore Monod Becquelin. 2017.</w:t>
      </w:r>
      <w:r>
        <w:rPr>
          <w:spacing w:val="-37"/>
          <w:sz w:val="24"/>
        </w:rPr>
        <w:t xml:space="preserve"> </w:t>
      </w:r>
      <w:r>
        <w:rPr>
          <w:sz w:val="24"/>
        </w:rPr>
        <w:t>Poly- categoriality and hybridity across Mayan languages: Action nouns and ergative splits. In</w:t>
      </w:r>
      <w:r>
        <w:rPr>
          <w:spacing w:val="-10"/>
          <w:sz w:val="24"/>
        </w:rPr>
        <w:t xml:space="preserve"> </w:t>
      </w:r>
      <w:r>
        <w:rPr>
          <w:sz w:val="24"/>
        </w:rPr>
        <w:t>Valentina</w:t>
      </w:r>
      <w:r>
        <w:rPr>
          <w:spacing w:val="-9"/>
          <w:sz w:val="24"/>
        </w:rPr>
        <w:t xml:space="preserve"> </w:t>
      </w:r>
      <w:r>
        <w:rPr>
          <w:sz w:val="24"/>
        </w:rPr>
        <w:t>Vapnarsky</w:t>
      </w:r>
      <w:r>
        <w:rPr>
          <w:spacing w:val="-10"/>
          <w:sz w:val="24"/>
        </w:rPr>
        <w:t xml:space="preserve"> </w:t>
      </w:r>
      <w:r>
        <w:rPr>
          <w:sz w:val="24"/>
        </w:rPr>
        <w:t>&amp;</w:t>
      </w:r>
      <w:r>
        <w:rPr>
          <w:spacing w:val="-9"/>
          <w:sz w:val="24"/>
        </w:rPr>
        <w:t xml:space="preserve"> </w:t>
      </w:r>
      <w:r>
        <w:rPr>
          <w:sz w:val="24"/>
        </w:rPr>
        <w:t>Edy</w:t>
      </w:r>
      <w:r>
        <w:rPr>
          <w:spacing w:val="-9"/>
          <w:sz w:val="24"/>
        </w:rPr>
        <w:t xml:space="preserve"> </w:t>
      </w:r>
      <w:r>
        <w:rPr>
          <w:spacing w:val="-3"/>
          <w:sz w:val="24"/>
        </w:rPr>
        <w:t>Veneziano</w:t>
      </w:r>
      <w:r>
        <w:rPr>
          <w:spacing w:val="-9"/>
          <w:sz w:val="24"/>
        </w:rPr>
        <w:t xml:space="preserve"> </w:t>
      </w:r>
      <w:r>
        <w:rPr>
          <w:sz w:val="24"/>
        </w:rPr>
        <w:t>(eds.),</w:t>
      </w:r>
      <w:r>
        <w:rPr>
          <w:spacing w:val="-12"/>
          <w:sz w:val="24"/>
        </w:rPr>
        <w:t xml:space="preserve"> </w:t>
      </w:r>
      <w:r>
        <w:rPr>
          <w:i/>
          <w:sz w:val="24"/>
        </w:rPr>
        <w:t>Lexical</w:t>
      </w:r>
      <w:r>
        <w:rPr>
          <w:i/>
          <w:spacing w:val="-9"/>
          <w:sz w:val="24"/>
        </w:rPr>
        <w:t xml:space="preserve"> </w:t>
      </w:r>
      <w:r>
        <w:rPr>
          <w:i/>
          <w:sz w:val="24"/>
        </w:rPr>
        <w:t>polycategoriality:</w:t>
      </w:r>
      <w:r>
        <w:rPr>
          <w:i/>
          <w:spacing w:val="-10"/>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5"/>
          <w:sz w:val="24"/>
        </w:rPr>
        <w:t xml:space="preserve"> </w:t>
      </w:r>
      <w:r>
        <w:rPr>
          <w:sz w:val="24"/>
        </w:rPr>
        <w:t>Language</w:t>
      </w:r>
      <w:r>
        <w:rPr>
          <w:spacing w:val="-16"/>
          <w:sz w:val="24"/>
        </w:rPr>
        <w:t xml:space="preserve"> </w:t>
      </w:r>
      <w:r>
        <w:rPr>
          <w:sz w:val="24"/>
        </w:rPr>
        <w:t>Companion</w:t>
      </w:r>
      <w:r>
        <w:rPr>
          <w:spacing w:val="-16"/>
          <w:sz w:val="24"/>
        </w:rPr>
        <w:t xml:space="preserve"> </w:t>
      </w:r>
      <w:r>
        <w:rPr>
          <w:sz w:val="24"/>
        </w:rPr>
        <w:t>Se- ries 182), 101–154. John Benjamins.</w:t>
      </w:r>
      <w:r>
        <w:rPr>
          <w:spacing w:val="6"/>
          <w:sz w:val="24"/>
        </w:rPr>
        <w:t xml:space="preserve"> </w:t>
      </w:r>
      <w:r>
        <w:rPr>
          <w:sz w:val="24"/>
        </w:rPr>
        <w:t>doi:</w:t>
      </w:r>
      <w:hyperlink r:id="rId244">
        <w:r>
          <w:rPr>
            <w:rFonts w:ascii="Linux Libertine Mono" w:hAnsi="Linux Libertine Mono"/>
            <w:color w:val="0000FF"/>
            <w:sz w:val="20"/>
          </w:rPr>
          <w:t>10.1075/slcs.182.05loi</w:t>
        </w:r>
      </w:hyperlink>
      <w:r>
        <w:rPr>
          <w:sz w:val="24"/>
        </w:rPr>
        <w:t>.</w:t>
      </w:r>
    </w:p>
    <w:p w:rsidR="00DD7756" w:rsidRDefault="00AD1397">
      <w:pPr>
        <w:spacing w:before="114" w:line="254" w:lineRule="auto"/>
        <w:ind w:left="2038" w:right="573" w:hanging="359"/>
        <w:jc w:val="both"/>
        <w:rPr>
          <w:sz w:val="24"/>
        </w:rPr>
      </w:pPr>
      <w:bookmarkStart w:id="505" w:name="_bookmark406"/>
      <w:bookmarkEnd w:id="505"/>
      <w:r>
        <w:rPr>
          <w:sz w:val="24"/>
        </w:rPr>
        <w:t xml:space="preserve">Louie, George. 2003. </w:t>
      </w:r>
      <w:r>
        <w:rPr>
          <w:i/>
          <w:sz w:val="24"/>
        </w:rPr>
        <w:t>George Louie’s Nuu-chah-nulth (Ahousaht) texts with grammatical anal- ysis</w:t>
      </w:r>
      <w:r>
        <w:rPr>
          <w:sz w:val="24"/>
        </w:rPr>
        <w:t>.</w:t>
      </w:r>
      <w:r>
        <w:rPr>
          <w:spacing w:val="-11"/>
          <w:sz w:val="24"/>
        </w:rPr>
        <w:t xml:space="preserve"> </w:t>
      </w:r>
      <w:r>
        <w:rPr>
          <w:sz w:val="24"/>
        </w:rPr>
        <w:t>Toshihide</w:t>
      </w:r>
      <w:r>
        <w:rPr>
          <w:spacing w:val="-11"/>
          <w:sz w:val="24"/>
        </w:rPr>
        <w:t xml:space="preserve"> </w:t>
      </w:r>
      <w:r>
        <w:rPr>
          <w:sz w:val="24"/>
        </w:rPr>
        <w:t>Nakayama</w:t>
      </w:r>
      <w:r>
        <w:rPr>
          <w:spacing w:val="-11"/>
          <w:sz w:val="24"/>
        </w:rPr>
        <w:t xml:space="preserve"> </w:t>
      </w:r>
      <w:r>
        <w:rPr>
          <w:sz w:val="24"/>
        </w:rPr>
        <w:t>(ed.)</w:t>
      </w:r>
      <w:r>
        <w:rPr>
          <w:spacing w:val="-11"/>
          <w:sz w:val="24"/>
        </w:rPr>
        <w:t xml:space="preserve"> </w:t>
      </w:r>
      <w:r>
        <w:rPr>
          <w:sz w:val="24"/>
        </w:rPr>
        <w:t>(Endangered</w:t>
      </w:r>
      <w:r>
        <w:rPr>
          <w:spacing w:val="-11"/>
          <w:sz w:val="24"/>
        </w:rPr>
        <w:t xml:space="preserve"> </w:t>
      </w:r>
      <w:r>
        <w:rPr>
          <w:sz w:val="24"/>
        </w:rPr>
        <w:t>Languages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Pacific</w:t>
      </w:r>
      <w:r>
        <w:rPr>
          <w:spacing w:val="-11"/>
          <w:sz w:val="24"/>
        </w:rPr>
        <w:t xml:space="preserve"> </w:t>
      </w:r>
      <w:r>
        <w:rPr>
          <w:sz w:val="24"/>
        </w:rPr>
        <w:t>Rim</w:t>
      </w:r>
      <w:r>
        <w:rPr>
          <w:spacing w:val="-10"/>
          <w:sz w:val="24"/>
        </w:rPr>
        <w:t xml:space="preserve"> </w:t>
      </w:r>
      <w:r>
        <w:rPr>
          <w:sz w:val="24"/>
        </w:rPr>
        <w:t>A2-028).</w:t>
      </w:r>
      <w:r>
        <w:rPr>
          <w:spacing w:val="-11"/>
          <w:sz w:val="24"/>
        </w:rPr>
        <w:t xml:space="preserve"> </w:t>
      </w:r>
      <w:r>
        <w:rPr>
          <w:sz w:val="24"/>
        </w:rPr>
        <w:t>Naka- nishi</w:t>
      </w:r>
      <w:r>
        <w:rPr>
          <w:spacing w:val="-2"/>
          <w:sz w:val="24"/>
        </w:rPr>
        <w:t xml:space="preserve"> </w:t>
      </w:r>
      <w:r>
        <w:rPr>
          <w:sz w:val="24"/>
        </w:rPr>
        <w:t>Press.</w:t>
      </w:r>
    </w:p>
    <w:p w:rsidR="00DD7756" w:rsidRDefault="00AD1397">
      <w:pPr>
        <w:pStyle w:val="BodyText"/>
        <w:spacing w:before="116"/>
        <w:ind w:left="1680"/>
        <w:jc w:val="both"/>
      </w:pPr>
      <w:bookmarkStart w:id="506" w:name="_bookmark407"/>
      <w:bookmarkEnd w:id="506"/>
      <w:r>
        <w:t>Luuk, Erkki. 2010. Nouns, verbs and flexibles: Implications for typologies of word classes.</w:t>
      </w:r>
    </w:p>
    <w:p w:rsidR="00DD7756" w:rsidRDefault="00AD1397">
      <w:pPr>
        <w:spacing w:before="15"/>
        <w:ind w:left="2038"/>
        <w:jc w:val="both"/>
        <w:rPr>
          <w:sz w:val="24"/>
        </w:rPr>
      </w:pPr>
      <w:r>
        <w:rPr>
          <w:i/>
          <w:sz w:val="24"/>
        </w:rPr>
        <w:t xml:space="preserve">Language Sciences </w:t>
      </w:r>
      <w:r>
        <w:rPr>
          <w:sz w:val="24"/>
        </w:rPr>
        <w:t>32(3). 349–365. doi:</w:t>
      </w:r>
      <w:hyperlink r:id="rId245">
        <w:r>
          <w:rPr>
            <w:rFonts w:ascii="Linux Libertine Mono" w:hAnsi="Linux Libertine Mono"/>
            <w:color w:val="0000FF"/>
            <w:sz w:val="20"/>
          </w:rPr>
          <w:t>10.1016/j.langsci.2009.02.001</w:t>
        </w:r>
      </w:hyperlink>
      <w:r>
        <w:rPr>
          <w:sz w:val="24"/>
        </w:rPr>
        <w:t>.</w:t>
      </w:r>
    </w:p>
    <w:p w:rsidR="00DD7756" w:rsidRDefault="00AD1397">
      <w:pPr>
        <w:spacing w:before="135" w:line="254" w:lineRule="auto"/>
        <w:ind w:left="2038" w:right="571" w:hanging="359"/>
        <w:rPr>
          <w:sz w:val="24"/>
        </w:rPr>
      </w:pPr>
      <w:bookmarkStart w:id="507" w:name="_bookmark408"/>
      <w:bookmarkEnd w:id="507"/>
      <w:r>
        <w:rPr>
          <w:sz w:val="24"/>
        </w:rPr>
        <w:t xml:space="preserve">Malouf, Robert P. 1999. </w:t>
      </w:r>
      <w:r>
        <w:rPr>
          <w:i/>
          <w:sz w:val="24"/>
        </w:rPr>
        <w:t xml:space="preserve">Mixed categories in the hierarchical lexicon </w:t>
      </w:r>
      <w:r>
        <w:rPr>
          <w:sz w:val="24"/>
        </w:rPr>
        <w:t>(Studies in Constraint- Based Lexicalism). CSLI Publications.</w:t>
      </w:r>
    </w:p>
    <w:p w:rsidR="00DD7756" w:rsidRDefault="00DD7756">
      <w:pPr>
        <w:spacing w:before="117" w:line="254" w:lineRule="auto"/>
        <w:ind w:left="2038" w:right="104" w:hanging="359"/>
        <w:rPr>
          <w:sz w:val="24"/>
        </w:rPr>
      </w:pPr>
      <w:r w:rsidRPr="00DD7756">
        <w:pict>
          <v:line id="_x0000_s1049" style="position:absolute;left:0;text-align:left;z-index:15796736;mso-position-horizontal-relative:page" from="565.75pt,19.45pt" to="565.75pt,8.25pt" strokeweight="1.75731mm">
            <w10:wrap anchorx="page"/>
          </v:line>
        </w:pict>
      </w:r>
      <w:bookmarkStart w:id="508" w:name="_bookmark409"/>
      <w:bookmarkEnd w:id="508"/>
      <w:r w:rsidR="00AD1397">
        <w:rPr>
          <w:sz w:val="24"/>
        </w:rPr>
        <w:t>Marchand,</w:t>
      </w:r>
      <w:r w:rsidR="00AD1397">
        <w:rPr>
          <w:spacing w:val="-27"/>
          <w:sz w:val="24"/>
        </w:rPr>
        <w:t xml:space="preserve"> </w:t>
      </w:r>
      <w:r w:rsidR="00AD1397">
        <w:rPr>
          <w:sz w:val="24"/>
        </w:rPr>
        <w:t>Haus.</w:t>
      </w:r>
      <w:r w:rsidR="00AD1397">
        <w:rPr>
          <w:spacing w:val="-26"/>
          <w:sz w:val="24"/>
        </w:rPr>
        <w:t xml:space="preserve"> </w:t>
      </w:r>
      <w:r w:rsidR="00AD1397">
        <w:rPr>
          <w:sz w:val="24"/>
        </w:rPr>
        <w:t>1969.</w:t>
      </w:r>
      <w:r w:rsidR="00AD1397">
        <w:rPr>
          <w:spacing w:val="-27"/>
          <w:sz w:val="24"/>
        </w:rPr>
        <w:t xml:space="preserve"> </w:t>
      </w:r>
      <w:r w:rsidR="00AD1397">
        <w:rPr>
          <w:i/>
          <w:sz w:val="24"/>
        </w:rPr>
        <w:t>The</w:t>
      </w:r>
      <w:r w:rsidR="00AD1397">
        <w:rPr>
          <w:i/>
          <w:spacing w:val="-26"/>
          <w:sz w:val="24"/>
        </w:rPr>
        <w:t xml:space="preserve"> </w:t>
      </w:r>
      <w:r w:rsidR="00AD1397">
        <w:rPr>
          <w:i/>
          <w:sz w:val="24"/>
        </w:rPr>
        <w:t>categories</w:t>
      </w:r>
      <w:r w:rsidR="00AD1397">
        <w:rPr>
          <w:i/>
          <w:spacing w:val="-25"/>
          <w:sz w:val="24"/>
        </w:rPr>
        <w:t xml:space="preserve"> </w:t>
      </w:r>
      <w:r w:rsidR="00AD1397">
        <w:rPr>
          <w:i/>
          <w:sz w:val="24"/>
        </w:rPr>
        <w:t>and</w:t>
      </w:r>
      <w:r w:rsidR="00AD1397">
        <w:rPr>
          <w:i/>
          <w:spacing w:val="-27"/>
          <w:sz w:val="24"/>
        </w:rPr>
        <w:t xml:space="preserve"> </w:t>
      </w:r>
      <w:r w:rsidR="00AD1397">
        <w:rPr>
          <w:i/>
          <w:sz w:val="24"/>
        </w:rPr>
        <w:t>types</w:t>
      </w:r>
      <w:r w:rsidR="00AD1397">
        <w:rPr>
          <w:i/>
          <w:spacing w:val="-26"/>
          <w:sz w:val="24"/>
        </w:rPr>
        <w:t xml:space="preserve"> </w:t>
      </w:r>
      <w:r w:rsidR="00AD1397">
        <w:rPr>
          <w:i/>
          <w:sz w:val="24"/>
        </w:rPr>
        <w:t>of</w:t>
      </w:r>
      <w:r w:rsidR="00AD1397">
        <w:rPr>
          <w:i/>
          <w:spacing w:val="-27"/>
          <w:sz w:val="24"/>
        </w:rPr>
        <w:t xml:space="preserve"> </w:t>
      </w:r>
      <w:r w:rsidR="00AD1397">
        <w:rPr>
          <w:i/>
          <w:sz w:val="24"/>
        </w:rPr>
        <w:t>present-day</w:t>
      </w:r>
      <w:r w:rsidR="00AD1397">
        <w:rPr>
          <w:i/>
          <w:spacing w:val="-26"/>
          <w:sz w:val="24"/>
        </w:rPr>
        <w:t xml:space="preserve"> </w:t>
      </w:r>
      <w:r w:rsidR="00AD1397">
        <w:rPr>
          <w:i/>
          <w:sz w:val="24"/>
        </w:rPr>
        <w:t>English</w:t>
      </w:r>
      <w:r w:rsidR="00AD1397">
        <w:rPr>
          <w:i/>
          <w:spacing w:val="-26"/>
          <w:sz w:val="24"/>
        </w:rPr>
        <w:t xml:space="preserve"> </w:t>
      </w:r>
      <w:r w:rsidR="00AD1397">
        <w:rPr>
          <w:i/>
          <w:sz w:val="24"/>
        </w:rPr>
        <w:t>word-formation:</w:t>
      </w:r>
      <w:r w:rsidR="00AD1397">
        <w:rPr>
          <w:i/>
          <w:spacing w:val="-27"/>
          <w:sz w:val="24"/>
        </w:rPr>
        <w:t xml:space="preserve"> </w:t>
      </w:r>
      <w:r w:rsidR="00AD1397">
        <w:rPr>
          <w:i/>
          <w:sz w:val="24"/>
        </w:rPr>
        <w:t>A</w:t>
      </w:r>
      <w:r w:rsidR="00AD1397">
        <w:rPr>
          <w:i/>
          <w:spacing w:val="-26"/>
          <w:sz w:val="24"/>
        </w:rPr>
        <w:t xml:space="preserve"> </w:t>
      </w:r>
      <w:r w:rsidR="00AD1397">
        <w:rPr>
          <w:i/>
          <w:sz w:val="24"/>
        </w:rPr>
        <w:t>synchronic- diachronic approach</w:t>
      </w:r>
      <w:r w:rsidR="00AD1397">
        <w:rPr>
          <w:sz w:val="24"/>
        </w:rPr>
        <w:t xml:space="preserve">. 2nd edn. </w:t>
      </w:r>
      <w:r w:rsidR="00AD1397">
        <w:rPr>
          <w:spacing w:val="-4"/>
          <w:sz w:val="24"/>
        </w:rPr>
        <w:t xml:space="preserve">Verlag </w:t>
      </w:r>
      <w:r w:rsidR="00AD1397">
        <w:rPr>
          <w:sz w:val="24"/>
        </w:rPr>
        <w:t>C.</w:t>
      </w:r>
      <w:r w:rsidR="00AD1397">
        <w:rPr>
          <w:spacing w:val="-3"/>
          <w:sz w:val="24"/>
        </w:rPr>
        <w:t xml:space="preserve"> </w:t>
      </w:r>
      <w:r w:rsidR="00AD1397">
        <w:rPr>
          <w:sz w:val="24"/>
        </w:rPr>
        <w:t>H.</w:t>
      </w:r>
    </w:p>
    <w:p w:rsidR="00DD7756" w:rsidRDefault="00AD1397">
      <w:pPr>
        <w:spacing w:before="118" w:line="254" w:lineRule="auto"/>
        <w:ind w:left="2038" w:hanging="359"/>
        <w:rPr>
          <w:sz w:val="24"/>
        </w:rPr>
      </w:pPr>
      <w:bookmarkStart w:id="509" w:name="_bookmark410"/>
      <w:bookmarkEnd w:id="509"/>
      <w:r>
        <w:rPr>
          <w:sz w:val="24"/>
        </w:rPr>
        <w:t xml:space="preserve">Matthews, Peter. 2001. </w:t>
      </w:r>
      <w:r>
        <w:rPr>
          <w:i/>
          <w:sz w:val="24"/>
        </w:rPr>
        <w:t>A short history of structural linguistics</w:t>
      </w:r>
      <w:r>
        <w:rPr>
          <w:sz w:val="24"/>
        </w:rPr>
        <w:t>. Cambridge University Press. doi:</w:t>
      </w:r>
      <w:hyperlink r:id="rId246">
        <w:r>
          <w:rPr>
            <w:rFonts w:ascii="Linux Libertine Mono"/>
            <w:color w:val="0000FF"/>
            <w:sz w:val="20"/>
          </w:rPr>
          <w:t>10.1017/CBO9780511612596</w:t>
        </w:r>
      </w:hyperlink>
      <w:r>
        <w:rPr>
          <w:sz w:val="24"/>
        </w:rPr>
        <w:t>.</w:t>
      </w:r>
    </w:p>
    <w:p w:rsidR="00DD7756" w:rsidRDefault="00DD7756">
      <w:pPr>
        <w:spacing w:line="254" w:lineRule="auto"/>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00" w:hanging="359"/>
        <w:rPr>
          <w:sz w:val="24"/>
        </w:rPr>
      </w:pPr>
      <w:bookmarkStart w:id="510" w:name="_bookmark411"/>
      <w:bookmarkEnd w:id="510"/>
      <w:r>
        <w:rPr>
          <w:sz w:val="24"/>
        </w:rPr>
        <w:lastRenderedPageBreak/>
        <w:t xml:space="preserve">Matthews, Peter H. 2014. </w:t>
      </w:r>
      <w:r>
        <w:rPr>
          <w:i/>
          <w:sz w:val="24"/>
        </w:rPr>
        <w:t>The concise Oxford dictionary of linguistics</w:t>
      </w:r>
      <w:r>
        <w:rPr>
          <w:sz w:val="24"/>
        </w:rPr>
        <w:t>. 3rd edn. Oxford Univer- sity Press. doi:</w:t>
      </w:r>
      <w:hyperlink r:id="rId247">
        <w:r>
          <w:rPr>
            <w:rFonts w:ascii="Linux Libertine Mono"/>
            <w:color w:val="0000FF"/>
            <w:sz w:val="20"/>
          </w:rPr>
          <w:t>10.1093/acref/9780199675128.001.0001</w:t>
        </w:r>
      </w:hyperlink>
      <w:r>
        <w:rPr>
          <w:sz w:val="24"/>
        </w:rPr>
        <w:t>.</w:t>
      </w:r>
    </w:p>
    <w:p w:rsidR="00DD7756" w:rsidRDefault="00AD1397">
      <w:pPr>
        <w:spacing w:before="118" w:line="254" w:lineRule="auto"/>
        <w:ind w:left="2038" w:hanging="359"/>
        <w:rPr>
          <w:sz w:val="24"/>
        </w:rPr>
      </w:pPr>
      <w:bookmarkStart w:id="511" w:name="_bookmark412"/>
      <w:bookmarkEnd w:id="511"/>
      <w:r>
        <w:rPr>
          <w:sz w:val="24"/>
        </w:rPr>
        <w:t xml:space="preserve">Mattina, Nancy J. 1996. </w:t>
      </w:r>
      <w:r>
        <w:rPr>
          <w:i/>
          <w:sz w:val="24"/>
        </w:rPr>
        <w:t>Aspect and category in Okanagan word formation</w:t>
      </w:r>
      <w:r>
        <w:rPr>
          <w:sz w:val="24"/>
        </w:rPr>
        <w:t>. Simon Fraser Uni- versity. (Ph.D. thesis).</w:t>
      </w:r>
    </w:p>
    <w:p w:rsidR="00DD7756" w:rsidRDefault="00AD1397">
      <w:pPr>
        <w:spacing w:before="117" w:line="254" w:lineRule="auto"/>
        <w:ind w:left="2038" w:right="570" w:hanging="359"/>
        <w:rPr>
          <w:sz w:val="24"/>
        </w:rPr>
      </w:pPr>
      <w:bookmarkStart w:id="512" w:name="_bookmark413"/>
      <w:bookmarkEnd w:id="512"/>
      <w:r>
        <w:rPr>
          <w:sz w:val="24"/>
        </w:rPr>
        <w:t>Mattiola,</w:t>
      </w:r>
      <w:r>
        <w:rPr>
          <w:spacing w:val="-18"/>
          <w:sz w:val="24"/>
        </w:rPr>
        <w:t xml:space="preserve"> </w:t>
      </w:r>
      <w:r>
        <w:rPr>
          <w:sz w:val="24"/>
        </w:rPr>
        <w:t>Simone.</w:t>
      </w:r>
      <w:r>
        <w:rPr>
          <w:spacing w:val="-17"/>
          <w:sz w:val="24"/>
        </w:rPr>
        <w:t xml:space="preserve"> </w:t>
      </w:r>
      <w:r>
        <w:rPr>
          <w:sz w:val="24"/>
        </w:rPr>
        <w:t>2020.</w:t>
      </w:r>
      <w:r>
        <w:rPr>
          <w:spacing w:val="-18"/>
          <w:sz w:val="24"/>
        </w:rPr>
        <w:t xml:space="preserve"> </w:t>
      </w:r>
      <w:r>
        <w:rPr>
          <w:sz w:val="24"/>
        </w:rPr>
        <w:t>Pluractionality:</w:t>
      </w:r>
      <w:r>
        <w:rPr>
          <w:spacing w:val="-17"/>
          <w:sz w:val="24"/>
        </w:rPr>
        <w:t xml:space="preserve"> </w:t>
      </w:r>
      <w:r>
        <w:rPr>
          <w:sz w:val="24"/>
        </w:rPr>
        <w:t>A</w:t>
      </w:r>
      <w:r>
        <w:rPr>
          <w:spacing w:val="-18"/>
          <w:sz w:val="24"/>
        </w:rPr>
        <w:t xml:space="preserve"> </w:t>
      </w:r>
      <w:r>
        <w:rPr>
          <w:sz w:val="24"/>
        </w:rPr>
        <w:t>cross-linguistic</w:t>
      </w:r>
      <w:r>
        <w:rPr>
          <w:spacing w:val="-17"/>
          <w:sz w:val="24"/>
        </w:rPr>
        <w:t xml:space="preserve"> </w:t>
      </w:r>
      <w:r>
        <w:rPr>
          <w:sz w:val="24"/>
        </w:rPr>
        <w:t>perspective.</w:t>
      </w:r>
      <w:r>
        <w:rPr>
          <w:spacing w:val="-20"/>
          <w:sz w:val="24"/>
        </w:rPr>
        <w:t xml:space="preserve"> </w:t>
      </w:r>
      <w:r>
        <w:rPr>
          <w:i/>
          <w:sz w:val="24"/>
        </w:rPr>
        <w:t>Language</w:t>
      </w:r>
      <w:r>
        <w:rPr>
          <w:i/>
          <w:spacing w:val="-18"/>
          <w:sz w:val="24"/>
        </w:rPr>
        <w:t xml:space="preserve"> </w:t>
      </w:r>
      <w:r>
        <w:rPr>
          <w:i/>
          <w:sz w:val="24"/>
        </w:rPr>
        <w:t>&amp;</w:t>
      </w:r>
      <w:r>
        <w:rPr>
          <w:i/>
          <w:spacing w:val="-17"/>
          <w:sz w:val="24"/>
        </w:rPr>
        <w:t xml:space="preserve"> </w:t>
      </w:r>
      <w:r>
        <w:rPr>
          <w:i/>
          <w:sz w:val="24"/>
        </w:rPr>
        <w:t xml:space="preserve">Linguistics Compass </w:t>
      </w:r>
      <w:r>
        <w:rPr>
          <w:sz w:val="24"/>
        </w:rPr>
        <w:t>14(3). 1–35.</w:t>
      </w:r>
      <w:r>
        <w:rPr>
          <w:spacing w:val="6"/>
          <w:sz w:val="24"/>
        </w:rPr>
        <w:t xml:space="preserve"> </w:t>
      </w:r>
      <w:r>
        <w:rPr>
          <w:sz w:val="24"/>
        </w:rPr>
        <w:t>doi:</w:t>
      </w:r>
      <w:hyperlink r:id="rId248">
        <w:r>
          <w:rPr>
            <w:rFonts w:ascii="Linux Libertine Mono" w:hAnsi="Linux Libertine Mono"/>
            <w:color w:val="0000FF"/>
            <w:sz w:val="20"/>
          </w:rPr>
          <w:t>10.1111/lnc3.12366</w:t>
        </w:r>
      </w:hyperlink>
      <w:r>
        <w:rPr>
          <w:sz w:val="24"/>
        </w:rPr>
        <w:t>.</w:t>
      </w:r>
    </w:p>
    <w:p w:rsidR="00DD7756" w:rsidRDefault="00AD1397">
      <w:pPr>
        <w:spacing w:before="101" w:line="288" w:lineRule="exact"/>
        <w:ind w:left="2038" w:right="572" w:hanging="359"/>
        <w:jc w:val="both"/>
        <w:rPr>
          <w:sz w:val="24"/>
        </w:rPr>
      </w:pPr>
      <w:bookmarkStart w:id="513" w:name="_bookmark414"/>
      <w:bookmarkEnd w:id="513"/>
      <w:r>
        <w:rPr>
          <w:sz w:val="24"/>
        </w:rPr>
        <w:t>McDonald,</w:t>
      </w:r>
      <w:r>
        <w:rPr>
          <w:spacing w:val="-21"/>
          <w:sz w:val="24"/>
        </w:rPr>
        <w:t xml:space="preserve"> </w:t>
      </w:r>
      <w:r>
        <w:rPr>
          <w:sz w:val="24"/>
        </w:rPr>
        <w:t>Edward.</w:t>
      </w:r>
      <w:r>
        <w:rPr>
          <w:spacing w:val="-20"/>
          <w:sz w:val="24"/>
        </w:rPr>
        <w:t xml:space="preserve"> </w:t>
      </w:r>
      <w:r>
        <w:rPr>
          <w:sz w:val="24"/>
        </w:rPr>
        <w:t>2013.</w:t>
      </w:r>
      <w:r>
        <w:rPr>
          <w:spacing w:val="-19"/>
          <w:sz w:val="24"/>
        </w:rPr>
        <w:t xml:space="preserve"> </w:t>
      </w:r>
      <w:r>
        <w:rPr>
          <w:sz w:val="24"/>
        </w:rPr>
        <w:t>The</w:t>
      </w:r>
      <w:r>
        <w:rPr>
          <w:spacing w:val="-19"/>
          <w:sz w:val="24"/>
        </w:rPr>
        <w:t xml:space="preserve"> </w:t>
      </w:r>
      <w:r>
        <w:rPr>
          <w:sz w:val="24"/>
        </w:rPr>
        <w:t>creation</w:t>
      </w:r>
      <w:r>
        <w:rPr>
          <w:spacing w:val="-20"/>
          <w:sz w:val="24"/>
        </w:rPr>
        <w:t xml:space="preserve"> </w:t>
      </w:r>
      <w:r>
        <w:rPr>
          <w:sz w:val="24"/>
        </w:rPr>
        <w:t>of</w:t>
      </w:r>
      <w:r>
        <w:rPr>
          <w:spacing w:val="-20"/>
          <w:sz w:val="24"/>
        </w:rPr>
        <w:t xml:space="preserve"> </w:t>
      </w:r>
      <w:r>
        <w:rPr>
          <w:sz w:val="24"/>
        </w:rPr>
        <w:t>‘parts</w:t>
      </w:r>
      <w:r>
        <w:rPr>
          <w:spacing w:val="-19"/>
          <w:sz w:val="24"/>
        </w:rPr>
        <w:t xml:space="preserve"> </w:t>
      </w:r>
      <w:r>
        <w:rPr>
          <w:sz w:val="24"/>
        </w:rPr>
        <w:t>of</w:t>
      </w:r>
      <w:r>
        <w:rPr>
          <w:spacing w:val="-19"/>
          <w:sz w:val="24"/>
        </w:rPr>
        <w:t xml:space="preserve"> </w:t>
      </w:r>
      <w:r>
        <w:rPr>
          <w:sz w:val="24"/>
        </w:rPr>
        <w:t>speech’</w:t>
      </w:r>
      <w:r>
        <w:rPr>
          <w:spacing w:val="-19"/>
          <w:sz w:val="24"/>
        </w:rPr>
        <w:t xml:space="preserve"> </w:t>
      </w:r>
      <w:r>
        <w:rPr>
          <w:sz w:val="24"/>
        </w:rPr>
        <w:t>for</w:t>
      </w:r>
      <w:r>
        <w:rPr>
          <w:spacing w:val="-20"/>
          <w:sz w:val="24"/>
        </w:rPr>
        <w:t xml:space="preserve"> </w:t>
      </w:r>
      <w:r>
        <w:rPr>
          <w:sz w:val="24"/>
        </w:rPr>
        <w:t>Chinese:</w:t>
      </w:r>
      <w:r>
        <w:rPr>
          <w:spacing w:val="-20"/>
          <w:sz w:val="24"/>
        </w:rPr>
        <w:t xml:space="preserve"> </w:t>
      </w:r>
      <w:r>
        <w:rPr>
          <w:sz w:val="24"/>
        </w:rPr>
        <w:t>‘Translingual</w:t>
      </w:r>
      <w:r>
        <w:rPr>
          <w:spacing w:val="-19"/>
          <w:sz w:val="24"/>
        </w:rPr>
        <w:t xml:space="preserve"> </w:t>
      </w:r>
      <w:r>
        <w:rPr>
          <w:sz w:val="24"/>
        </w:rPr>
        <w:t>practice’ across</w:t>
      </w:r>
      <w:r>
        <w:rPr>
          <w:spacing w:val="-20"/>
          <w:sz w:val="24"/>
        </w:rPr>
        <w:t xml:space="preserve"> </w:t>
      </w:r>
      <w:r>
        <w:rPr>
          <w:sz w:val="24"/>
        </w:rPr>
        <w:t>Graeco-Roman</w:t>
      </w:r>
      <w:r>
        <w:rPr>
          <w:spacing w:val="-20"/>
          <w:sz w:val="24"/>
        </w:rPr>
        <w:t xml:space="preserve"> </w:t>
      </w:r>
      <w:r>
        <w:rPr>
          <w:sz w:val="24"/>
        </w:rPr>
        <w:t>and</w:t>
      </w:r>
      <w:r>
        <w:rPr>
          <w:spacing w:val="-19"/>
          <w:sz w:val="24"/>
        </w:rPr>
        <w:t xml:space="preserve"> </w:t>
      </w:r>
      <w:r>
        <w:rPr>
          <w:sz w:val="24"/>
        </w:rPr>
        <w:t>Sinitic</w:t>
      </w:r>
      <w:r>
        <w:rPr>
          <w:spacing w:val="-20"/>
          <w:sz w:val="24"/>
        </w:rPr>
        <w:t xml:space="preserve"> </w:t>
      </w:r>
      <w:r>
        <w:rPr>
          <w:sz w:val="24"/>
        </w:rPr>
        <w:t>traditions.</w:t>
      </w:r>
      <w:r>
        <w:rPr>
          <w:spacing w:val="-22"/>
          <w:sz w:val="24"/>
        </w:rPr>
        <w:t xml:space="preserve"> </w:t>
      </w:r>
      <w:r>
        <w:rPr>
          <w:i/>
          <w:sz w:val="24"/>
        </w:rPr>
        <w:t>History</w:t>
      </w:r>
      <w:r>
        <w:rPr>
          <w:i/>
          <w:spacing w:val="-19"/>
          <w:sz w:val="24"/>
        </w:rPr>
        <w:t xml:space="preserve"> </w:t>
      </w:r>
      <w:r>
        <w:rPr>
          <w:i/>
          <w:sz w:val="24"/>
        </w:rPr>
        <w:t>&amp;</w:t>
      </w:r>
      <w:r>
        <w:rPr>
          <w:i/>
          <w:spacing w:val="-20"/>
          <w:sz w:val="24"/>
        </w:rPr>
        <w:t xml:space="preserve"> </w:t>
      </w:r>
      <w:r>
        <w:rPr>
          <w:i/>
          <w:sz w:val="24"/>
        </w:rPr>
        <w:t>Philosophy</w:t>
      </w:r>
      <w:r>
        <w:rPr>
          <w:i/>
          <w:spacing w:val="-20"/>
          <w:sz w:val="24"/>
        </w:rPr>
        <w:t xml:space="preserve"> </w:t>
      </w:r>
      <w:r>
        <w:rPr>
          <w:i/>
          <w:sz w:val="24"/>
        </w:rPr>
        <w:t>of</w:t>
      </w:r>
      <w:r>
        <w:rPr>
          <w:i/>
          <w:spacing w:val="-19"/>
          <w:sz w:val="24"/>
        </w:rPr>
        <w:t xml:space="preserve"> </w:t>
      </w:r>
      <w:r>
        <w:rPr>
          <w:i/>
          <w:sz w:val="24"/>
        </w:rPr>
        <w:t>the</w:t>
      </w:r>
      <w:r>
        <w:rPr>
          <w:i/>
          <w:spacing w:val="-20"/>
          <w:sz w:val="24"/>
        </w:rPr>
        <w:t xml:space="preserve"> </w:t>
      </w:r>
      <w:r>
        <w:rPr>
          <w:i/>
          <w:sz w:val="24"/>
        </w:rPr>
        <w:t>Language</w:t>
      </w:r>
      <w:r>
        <w:rPr>
          <w:i/>
          <w:spacing w:val="-19"/>
          <w:sz w:val="24"/>
        </w:rPr>
        <w:t xml:space="preserve"> </w:t>
      </w:r>
      <w:r>
        <w:rPr>
          <w:i/>
          <w:sz w:val="24"/>
        </w:rPr>
        <w:t>Sciences</w:t>
      </w:r>
      <w:r>
        <w:rPr>
          <w:sz w:val="24"/>
        </w:rPr>
        <w:t xml:space="preserve">. </w:t>
      </w:r>
      <w:hyperlink r:id="rId249">
        <w:r>
          <w:rPr>
            <w:rFonts w:ascii="Linux Libertine Mono" w:hAnsi="Linux Libertine Mono"/>
            <w:color w:val="0000FF"/>
            <w:spacing w:val="8"/>
            <w:w w:val="105"/>
            <w:sz w:val="20"/>
          </w:rPr>
          <w:t>https://</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hiphilangsci.</w:t>
        </w:r>
        <w:r>
          <w:rPr>
            <w:rFonts w:ascii="Linux Libertine Mono" w:hAnsi="Linux Libertine Mono"/>
            <w:color w:val="0000FF"/>
            <w:spacing w:val="-117"/>
            <w:w w:val="105"/>
            <w:sz w:val="20"/>
          </w:rPr>
          <w:t xml:space="preserve"> </w:t>
        </w:r>
        <w:r>
          <w:rPr>
            <w:rFonts w:ascii="Linux Libertine Mono" w:hAnsi="Linux Libertine Mono"/>
            <w:color w:val="0000FF"/>
            <w:spacing w:val="5"/>
            <w:w w:val="105"/>
            <w:sz w:val="20"/>
          </w:rPr>
          <w:t>net/</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2013</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w w:val="105"/>
            <w:sz w:val="20"/>
          </w:rPr>
          <w:t>06</w:t>
        </w:r>
        <w:r>
          <w:rPr>
            <w:rFonts w:ascii="Linux Libertine Mono" w:hAnsi="Linux Libertine Mono"/>
            <w:color w:val="0000FF"/>
            <w:spacing w:val="-116"/>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w w:val="105"/>
            <w:sz w:val="20"/>
          </w:rPr>
          <w:t>12</w:t>
        </w:r>
        <w:r>
          <w:rPr>
            <w:rFonts w:ascii="Linux Libertine Mono" w:hAnsi="Linux Libertine Mono"/>
            <w:color w:val="0000FF"/>
            <w:spacing w:val="-118"/>
            <w:w w:val="105"/>
            <w:sz w:val="20"/>
          </w:rPr>
          <w:t xml:space="preserve"> </w:t>
        </w:r>
        <w:r>
          <w:rPr>
            <w:rFonts w:ascii="Linux Libertine Mono" w:hAnsi="Linux Libertine Mono"/>
            <w:color w:val="0000FF"/>
            <w:w w:val="105"/>
            <w:sz w:val="20"/>
          </w:rPr>
          <w:t>/</w:t>
        </w:r>
        <w:r>
          <w:rPr>
            <w:rFonts w:ascii="Linux Libertine Mono" w:hAnsi="Linux Libertine Mono"/>
            <w:color w:val="0000FF"/>
            <w:spacing w:val="-117"/>
            <w:w w:val="105"/>
            <w:sz w:val="20"/>
          </w:rPr>
          <w:t xml:space="preserve"> </w:t>
        </w:r>
        <w:r>
          <w:rPr>
            <w:rFonts w:ascii="Linux Libertine Mono" w:hAnsi="Linux Libertine Mono"/>
            <w:color w:val="0000FF"/>
            <w:spacing w:val="5"/>
            <w:w w:val="105"/>
            <w:sz w:val="20"/>
          </w:rPr>
          <w:t>the-</w:t>
        </w:r>
        <w:r>
          <w:rPr>
            <w:rFonts w:ascii="Linux Libertine Mono" w:hAnsi="Linux Libertine Mono"/>
            <w:color w:val="0000FF"/>
            <w:spacing w:val="-109"/>
            <w:w w:val="105"/>
            <w:sz w:val="20"/>
          </w:rPr>
          <w:t xml:space="preserve"> </w:t>
        </w:r>
        <w:r>
          <w:rPr>
            <w:rFonts w:ascii="Linux Libertine Mono" w:hAnsi="Linux Libertine Mono"/>
            <w:color w:val="0000FF"/>
            <w:spacing w:val="2"/>
            <w:w w:val="105"/>
            <w:sz w:val="20"/>
          </w:rPr>
          <w:t>creation-</w:t>
        </w:r>
        <w:r>
          <w:rPr>
            <w:rFonts w:ascii="Linux Libertine Mono" w:hAnsi="Linux Libertine Mono"/>
            <w:color w:val="0000FF"/>
            <w:spacing w:val="-109"/>
            <w:w w:val="105"/>
            <w:sz w:val="20"/>
          </w:rPr>
          <w:t xml:space="preserve"> </w:t>
        </w:r>
        <w:r>
          <w:rPr>
            <w:rFonts w:ascii="Linux Libertine Mono" w:hAnsi="Linux Libertine Mono"/>
            <w:color w:val="0000FF"/>
            <w:spacing w:val="7"/>
            <w:w w:val="105"/>
            <w:sz w:val="20"/>
          </w:rPr>
          <w:t>of-</w:t>
        </w:r>
        <w:r>
          <w:rPr>
            <w:rFonts w:ascii="Linux Libertine Mono" w:hAnsi="Linux Libertine Mono"/>
            <w:color w:val="0000FF"/>
            <w:spacing w:val="-109"/>
            <w:w w:val="105"/>
            <w:sz w:val="20"/>
          </w:rPr>
          <w:t xml:space="preserve"> </w:t>
        </w:r>
        <w:r>
          <w:rPr>
            <w:rFonts w:ascii="Linux Libertine Mono" w:hAnsi="Linux Libertine Mono"/>
            <w:color w:val="0000FF"/>
            <w:spacing w:val="3"/>
            <w:w w:val="105"/>
            <w:sz w:val="20"/>
          </w:rPr>
          <w:t>parts-</w:t>
        </w:r>
        <w:r>
          <w:rPr>
            <w:rFonts w:ascii="Linux Libertine Mono" w:hAnsi="Linux Libertine Mono"/>
            <w:color w:val="0000FF"/>
            <w:spacing w:val="-109"/>
            <w:w w:val="105"/>
            <w:sz w:val="20"/>
          </w:rPr>
          <w:t xml:space="preserve"> </w:t>
        </w:r>
        <w:r>
          <w:rPr>
            <w:rFonts w:ascii="Linux Libertine Mono" w:hAnsi="Linux Libertine Mono"/>
            <w:color w:val="0000FF"/>
            <w:spacing w:val="7"/>
            <w:w w:val="105"/>
            <w:sz w:val="20"/>
          </w:rPr>
          <w:t>of-</w:t>
        </w:r>
      </w:hyperlink>
      <w:r>
        <w:rPr>
          <w:rFonts w:ascii="Linux Libertine Mono" w:hAnsi="Linux Libertine Mono"/>
          <w:color w:val="0000FF"/>
          <w:spacing w:val="7"/>
          <w:w w:val="105"/>
          <w:sz w:val="20"/>
        </w:rPr>
        <w:t xml:space="preserve"> </w:t>
      </w:r>
      <w:hyperlink r:id="rId250">
        <w:r>
          <w:rPr>
            <w:rFonts w:ascii="Linux Libertine Mono" w:hAnsi="Linux Libertine Mono"/>
            <w:color w:val="0000FF"/>
            <w:w w:val="105"/>
            <w:sz w:val="20"/>
          </w:rPr>
          <w:t>speech</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for</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chinese</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translingual</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practice</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across</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graeco</w:t>
        </w:r>
        <w:r>
          <w:rPr>
            <w:rFonts w:ascii="Linux Libertine Mono" w:hAnsi="Linux Libertine Mono"/>
            <w:color w:val="0000FF"/>
            <w:spacing w:val="-109"/>
            <w:w w:val="105"/>
            <w:sz w:val="20"/>
          </w:rPr>
          <w:t xml:space="preserve"> </w:t>
        </w:r>
        <w:r>
          <w:rPr>
            <w:rFonts w:ascii="Linux Libertine Mono" w:hAnsi="Linux Libertine Mono"/>
            <w:color w:val="0000FF"/>
            <w:w w:val="105"/>
            <w:sz w:val="20"/>
          </w:rPr>
          <w:t>-</w:t>
        </w:r>
        <w:r>
          <w:rPr>
            <w:rFonts w:ascii="Linux Libertine Mono" w:hAnsi="Linux Libertine Mono"/>
            <w:color w:val="0000FF"/>
            <w:spacing w:val="-101"/>
            <w:w w:val="105"/>
            <w:sz w:val="20"/>
          </w:rPr>
          <w:t xml:space="preserve"> </w:t>
        </w:r>
        <w:r>
          <w:rPr>
            <w:rFonts w:ascii="Linux Libertine Mono" w:hAnsi="Linux Libertine Mono"/>
            <w:color w:val="0000FF"/>
            <w:w w:val="105"/>
            <w:sz w:val="20"/>
          </w:rPr>
          <w:t>roman</w:t>
        </w:r>
        <w:r>
          <w:rPr>
            <w:rFonts w:ascii="Linux Libertine Mono" w:hAnsi="Linux Libertine Mono"/>
            <w:color w:val="0000FF"/>
            <w:spacing w:val="-110"/>
            <w:w w:val="105"/>
            <w:sz w:val="20"/>
          </w:rPr>
          <w:t xml:space="preserve"> </w:t>
        </w:r>
        <w:r>
          <w:rPr>
            <w:rFonts w:ascii="Linux Libertine Mono" w:hAnsi="Linux Libertine Mono"/>
            <w:color w:val="0000FF"/>
            <w:w w:val="105"/>
            <w:sz w:val="20"/>
          </w:rPr>
          <w:t>-</w:t>
        </w:r>
      </w:hyperlink>
      <w:r>
        <w:rPr>
          <w:rFonts w:ascii="Linux Libertine Mono" w:hAnsi="Linux Libertine Mono"/>
          <w:color w:val="0000FF"/>
          <w:w w:val="105"/>
          <w:sz w:val="20"/>
        </w:rPr>
        <w:t xml:space="preserve"> </w:t>
      </w:r>
      <w:hyperlink r:id="rId251">
        <w:r>
          <w:rPr>
            <w:rFonts w:ascii="Linux Libertine Mono" w:hAnsi="Linux Libertine Mono"/>
            <w:color w:val="0000FF"/>
            <w:w w:val="105"/>
            <w:sz w:val="20"/>
          </w:rPr>
          <w:t>and-sinitic-traditions/</w:t>
        </w:r>
      </w:hyperlink>
      <w:r>
        <w:rPr>
          <w:w w:val="105"/>
          <w:sz w:val="24"/>
        </w:rPr>
        <w:t>.</w:t>
      </w:r>
    </w:p>
    <w:p w:rsidR="00DD7756" w:rsidRDefault="00DD7756">
      <w:pPr>
        <w:spacing w:before="140" w:line="254" w:lineRule="auto"/>
        <w:ind w:left="2038" w:right="563" w:hanging="359"/>
        <w:jc w:val="both"/>
        <w:rPr>
          <w:sz w:val="24"/>
        </w:rPr>
      </w:pPr>
      <w:r w:rsidRPr="00DD7756">
        <w:pict>
          <v:line id="_x0000_s1048" style="position:absolute;left:0;text-align:left;z-index:15797248;mso-position-horizontal-relative:page" from="543.1pt,49.45pt" to="543.1pt,38.15pt" strokecolor="blue" strokeweight="1.75731mm">
            <w10:wrap anchorx="page"/>
          </v:line>
        </w:pict>
      </w:r>
      <w:bookmarkStart w:id="514" w:name="_bookmark415"/>
      <w:bookmarkEnd w:id="514"/>
      <w:r w:rsidR="00AD1397">
        <w:rPr>
          <w:sz w:val="24"/>
        </w:rPr>
        <w:t>McGinnis-Archibald,</w:t>
      </w:r>
      <w:r w:rsidR="00AD1397">
        <w:rPr>
          <w:spacing w:val="-18"/>
          <w:sz w:val="24"/>
        </w:rPr>
        <w:t xml:space="preserve"> </w:t>
      </w:r>
      <w:r w:rsidR="00AD1397">
        <w:rPr>
          <w:sz w:val="24"/>
        </w:rPr>
        <w:t>Martha.</w:t>
      </w:r>
      <w:r w:rsidR="00AD1397">
        <w:rPr>
          <w:spacing w:val="-17"/>
          <w:sz w:val="24"/>
        </w:rPr>
        <w:t xml:space="preserve"> </w:t>
      </w:r>
      <w:r w:rsidR="00AD1397">
        <w:rPr>
          <w:sz w:val="24"/>
        </w:rPr>
        <w:t>2016.</w:t>
      </w:r>
      <w:r w:rsidR="00AD1397">
        <w:rPr>
          <w:spacing w:val="-17"/>
          <w:sz w:val="24"/>
        </w:rPr>
        <w:t xml:space="preserve"> </w:t>
      </w:r>
      <w:r w:rsidR="00AD1397">
        <w:rPr>
          <w:sz w:val="24"/>
        </w:rPr>
        <w:t>Distributed</w:t>
      </w:r>
      <w:r w:rsidR="00AD1397">
        <w:rPr>
          <w:spacing w:val="-17"/>
          <w:sz w:val="24"/>
        </w:rPr>
        <w:t xml:space="preserve"> </w:t>
      </w:r>
      <w:r w:rsidR="00AD1397">
        <w:rPr>
          <w:sz w:val="24"/>
        </w:rPr>
        <w:t>Morphology.</w:t>
      </w:r>
      <w:r w:rsidR="00AD1397">
        <w:rPr>
          <w:spacing w:val="-17"/>
          <w:sz w:val="24"/>
        </w:rPr>
        <w:t xml:space="preserve"> </w:t>
      </w:r>
      <w:r w:rsidR="00AD1397">
        <w:rPr>
          <w:sz w:val="24"/>
        </w:rPr>
        <w:t>In</w:t>
      </w:r>
      <w:r w:rsidR="00AD1397">
        <w:rPr>
          <w:spacing w:val="-18"/>
          <w:sz w:val="24"/>
        </w:rPr>
        <w:t xml:space="preserve"> </w:t>
      </w:r>
      <w:r w:rsidR="00AD1397">
        <w:rPr>
          <w:sz w:val="24"/>
        </w:rPr>
        <w:t>Andrew</w:t>
      </w:r>
      <w:r w:rsidR="00AD1397">
        <w:rPr>
          <w:spacing w:val="-17"/>
          <w:sz w:val="24"/>
        </w:rPr>
        <w:t xml:space="preserve"> </w:t>
      </w:r>
      <w:r w:rsidR="00AD1397">
        <w:rPr>
          <w:sz w:val="24"/>
        </w:rPr>
        <w:t>Hippisley</w:t>
      </w:r>
      <w:r w:rsidR="00AD1397">
        <w:rPr>
          <w:spacing w:val="-18"/>
          <w:sz w:val="24"/>
        </w:rPr>
        <w:t xml:space="preserve"> </w:t>
      </w:r>
      <w:r w:rsidR="00AD1397">
        <w:rPr>
          <w:sz w:val="24"/>
        </w:rPr>
        <w:t>&amp;</w:t>
      </w:r>
      <w:r w:rsidR="00AD1397">
        <w:rPr>
          <w:spacing w:val="-17"/>
          <w:sz w:val="24"/>
        </w:rPr>
        <w:t xml:space="preserve"> </w:t>
      </w:r>
      <w:r w:rsidR="00AD1397">
        <w:rPr>
          <w:sz w:val="24"/>
        </w:rPr>
        <w:t>Gregory Stump</w:t>
      </w:r>
      <w:r w:rsidR="00AD1397">
        <w:rPr>
          <w:spacing w:val="-24"/>
          <w:sz w:val="24"/>
        </w:rPr>
        <w:t xml:space="preserve"> </w:t>
      </w:r>
      <w:r w:rsidR="00AD1397">
        <w:rPr>
          <w:sz w:val="24"/>
        </w:rPr>
        <w:t>(eds.),</w:t>
      </w:r>
      <w:r w:rsidR="00AD1397">
        <w:rPr>
          <w:spacing w:val="-23"/>
          <w:sz w:val="24"/>
        </w:rPr>
        <w:t xml:space="preserve"> </w:t>
      </w:r>
      <w:r w:rsidR="00AD1397">
        <w:rPr>
          <w:i/>
          <w:sz w:val="24"/>
        </w:rPr>
        <w:t>The</w:t>
      </w:r>
      <w:r w:rsidR="00AD1397">
        <w:rPr>
          <w:i/>
          <w:spacing w:val="-23"/>
          <w:sz w:val="24"/>
        </w:rPr>
        <w:t xml:space="preserve"> </w:t>
      </w:r>
      <w:r w:rsidR="00AD1397">
        <w:rPr>
          <w:i/>
          <w:sz w:val="24"/>
        </w:rPr>
        <w:t>Cambridge</w:t>
      </w:r>
      <w:r w:rsidR="00AD1397">
        <w:rPr>
          <w:i/>
          <w:spacing w:val="-23"/>
          <w:sz w:val="24"/>
        </w:rPr>
        <w:t xml:space="preserve"> </w:t>
      </w:r>
      <w:r w:rsidR="00AD1397">
        <w:rPr>
          <w:i/>
          <w:sz w:val="24"/>
        </w:rPr>
        <w:t>handbook</w:t>
      </w:r>
      <w:r w:rsidR="00AD1397">
        <w:rPr>
          <w:i/>
          <w:spacing w:val="-23"/>
          <w:sz w:val="24"/>
        </w:rPr>
        <w:t xml:space="preserve"> </w:t>
      </w:r>
      <w:r w:rsidR="00AD1397">
        <w:rPr>
          <w:i/>
          <w:sz w:val="24"/>
        </w:rPr>
        <w:t>of</w:t>
      </w:r>
      <w:r w:rsidR="00AD1397">
        <w:rPr>
          <w:i/>
          <w:spacing w:val="-23"/>
          <w:sz w:val="24"/>
        </w:rPr>
        <w:t xml:space="preserve"> </w:t>
      </w:r>
      <w:r w:rsidR="00AD1397">
        <w:rPr>
          <w:i/>
          <w:sz w:val="24"/>
        </w:rPr>
        <w:t>morphology</w:t>
      </w:r>
      <w:r w:rsidR="00AD1397">
        <w:rPr>
          <w:i/>
          <w:spacing w:val="-14"/>
          <w:sz w:val="24"/>
        </w:rPr>
        <w:t xml:space="preserve"> </w:t>
      </w:r>
      <w:r w:rsidR="00AD1397">
        <w:rPr>
          <w:sz w:val="24"/>
        </w:rPr>
        <w:t>(Cambridge</w:t>
      </w:r>
      <w:r w:rsidR="00AD1397">
        <w:rPr>
          <w:spacing w:val="-23"/>
          <w:sz w:val="24"/>
        </w:rPr>
        <w:t xml:space="preserve"> </w:t>
      </w:r>
      <w:r w:rsidR="00AD1397">
        <w:rPr>
          <w:sz w:val="24"/>
        </w:rPr>
        <w:t>Handbooks</w:t>
      </w:r>
      <w:r w:rsidR="00AD1397">
        <w:rPr>
          <w:spacing w:val="-23"/>
          <w:sz w:val="24"/>
        </w:rPr>
        <w:t xml:space="preserve"> </w:t>
      </w:r>
      <w:r w:rsidR="00AD1397">
        <w:rPr>
          <w:sz w:val="24"/>
        </w:rPr>
        <w:t>in</w:t>
      </w:r>
      <w:r w:rsidR="00AD1397">
        <w:rPr>
          <w:spacing w:val="-23"/>
          <w:sz w:val="24"/>
        </w:rPr>
        <w:t xml:space="preserve"> </w:t>
      </w:r>
      <w:r w:rsidR="00AD1397">
        <w:rPr>
          <w:sz w:val="24"/>
        </w:rPr>
        <w:t>Language &amp;</w:t>
      </w:r>
      <w:r w:rsidR="00AD1397">
        <w:rPr>
          <w:spacing w:val="-10"/>
          <w:sz w:val="24"/>
        </w:rPr>
        <w:t xml:space="preserve"> </w:t>
      </w:r>
      <w:r w:rsidR="00AD1397">
        <w:rPr>
          <w:sz w:val="24"/>
        </w:rPr>
        <w:t>Linguistics).</w:t>
      </w:r>
      <w:r w:rsidR="00AD1397">
        <w:rPr>
          <w:spacing w:val="-9"/>
          <w:sz w:val="24"/>
        </w:rPr>
        <w:t xml:space="preserve"> </w:t>
      </w:r>
      <w:r w:rsidR="00AD1397">
        <w:rPr>
          <w:sz w:val="24"/>
        </w:rPr>
        <w:t>Cambridge:</w:t>
      </w:r>
      <w:r w:rsidR="00AD1397">
        <w:rPr>
          <w:spacing w:val="-9"/>
          <w:sz w:val="24"/>
        </w:rPr>
        <w:t xml:space="preserve"> </w:t>
      </w:r>
      <w:r w:rsidR="00AD1397">
        <w:rPr>
          <w:sz w:val="24"/>
        </w:rPr>
        <w:t>Cambridge</w:t>
      </w:r>
      <w:r w:rsidR="00AD1397">
        <w:rPr>
          <w:spacing w:val="-9"/>
          <w:sz w:val="24"/>
        </w:rPr>
        <w:t xml:space="preserve"> </w:t>
      </w:r>
      <w:r w:rsidR="00AD1397">
        <w:rPr>
          <w:sz w:val="24"/>
        </w:rPr>
        <w:t>University</w:t>
      </w:r>
      <w:r w:rsidR="00AD1397">
        <w:rPr>
          <w:spacing w:val="-9"/>
          <w:sz w:val="24"/>
        </w:rPr>
        <w:t xml:space="preserve"> </w:t>
      </w:r>
      <w:r w:rsidR="00AD1397">
        <w:rPr>
          <w:sz w:val="24"/>
        </w:rPr>
        <w:t>Press.</w:t>
      </w:r>
      <w:r w:rsidR="00AD1397">
        <w:rPr>
          <w:spacing w:val="-9"/>
          <w:sz w:val="24"/>
        </w:rPr>
        <w:t xml:space="preserve"> </w:t>
      </w:r>
      <w:r w:rsidR="00AD1397">
        <w:rPr>
          <w:sz w:val="24"/>
        </w:rPr>
        <w:t>doi:</w:t>
      </w:r>
      <w:hyperlink r:id="rId252">
        <w:r w:rsidR="00AD1397">
          <w:rPr>
            <w:rFonts w:ascii="Linux Libertine Mono"/>
            <w:color w:val="0000FF"/>
            <w:sz w:val="20"/>
          </w:rPr>
          <w:t>10.1017/9781139814720.</w:t>
        </w:r>
      </w:hyperlink>
      <w:r w:rsidR="00AD1397">
        <w:rPr>
          <w:rFonts w:ascii="Linux Libertine Mono"/>
          <w:color w:val="0000FF"/>
          <w:sz w:val="20"/>
        </w:rPr>
        <w:t xml:space="preserve"> </w:t>
      </w:r>
      <w:hyperlink r:id="rId253">
        <w:r w:rsidR="00AD1397">
          <w:rPr>
            <w:rFonts w:ascii="Linux Libertine Mono"/>
            <w:color w:val="0000FF"/>
            <w:sz w:val="20"/>
          </w:rPr>
          <w:t>015</w:t>
        </w:r>
      </w:hyperlink>
      <w:r w:rsidR="00AD1397">
        <w:rPr>
          <w:sz w:val="24"/>
        </w:rPr>
        <w:t>.</w:t>
      </w:r>
    </w:p>
    <w:p w:rsidR="00DD7756" w:rsidRDefault="00AD1397">
      <w:pPr>
        <w:spacing w:before="115" w:line="254" w:lineRule="auto"/>
        <w:ind w:left="2038" w:right="573" w:hanging="359"/>
        <w:jc w:val="both"/>
        <w:rPr>
          <w:sz w:val="24"/>
        </w:rPr>
      </w:pPr>
      <w:bookmarkStart w:id="515" w:name="_bookmark416"/>
      <w:bookmarkEnd w:id="515"/>
      <w:r>
        <w:rPr>
          <w:sz w:val="24"/>
        </w:rPr>
        <w:t>McGregor,</w:t>
      </w:r>
      <w:r>
        <w:rPr>
          <w:spacing w:val="-5"/>
          <w:sz w:val="24"/>
        </w:rPr>
        <w:t xml:space="preserve"> </w:t>
      </w:r>
      <w:r>
        <w:rPr>
          <w:sz w:val="24"/>
        </w:rPr>
        <w:t>William</w:t>
      </w:r>
      <w:r>
        <w:rPr>
          <w:spacing w:val="-5"/>
          <w:sz w:val="24"/>
        </w:rPr>
        <w:t xml:space="preserve"> </w:t>
      </w:r>
      <w:r>
        <w:rPr>
          <w:sz w:val="24"/>
        </w:rPr>
        <w:t>B.</w:t>
      </w:r>
      <w:r>
        <w:rPr>
          <w:spacing w:val="-5"/>
          <w:sz w:val="24"/>
        </w:rPr>
        <w:t xml:space="preserve"> </w:t>
      </w:r>
      <w:r>
        <w:rPr>
          <w:sz w:val="24"/>
        </w:rPr>
        <w:t>2013.</w:t>
      </w:r>
      <w:r>
        <w:rPr>
          <w:spacing w:val="-4"/>
          <w:sz w:val="24"/>
        </w:rPr>
        <w:t xml:space="preserve"> </w:t>
      </w:r>
      <w:r>
        <w:rPr>
          <w:sz w:val="24"/>
        </w:rPr>
        <w:t>Lexical</w:t>
      </w:r>
      <w:r>
        <w:rPr>
          <w:spacing w:val="-5"/>
          <w:sz w:val="24"/>
        </w:rPr>
        <w:t xml:space="preserve"> </w:t>
      </w:r>
      <w:r>
        <w:rPr>
          <w:sz w:val="24"/>
        </w:rPr>
        <w:t>categories</w:t>
      </w:r>
      <w:r>
        <w:rPr>
          <w:spacing w:val="-5"/>
          <w:sz w:val="24"/>
        </w:rPr>
        <w:t xml:space="preserve"> </w:t>
      </w:r>
      <w:r>
        <w:rPr>
          <w:sz w:val="24"/>
        </w:rPr>
        <w:t>in</w:t>
      </w:r>
      <w:r>
        <w:rPr>
          <w:spacing w:val="-5"/>
          <w:sz w:val="24"/>
        </w:rPr>
        <w:t xml:space="preserve"> </w:t>
      </w:r>
      <w:r>
        <w:rPr>
          <w:sz w:val="24"/>
        </w:rPr>
        <w:t>Gooniyandi,</w:t>
      </w:r>
      <w:r>
        <w:rPr>
          <w:spacing w:val="-5"/>
          <w:sz w:val="24"/>
        </w:rPr>
        <w:t xml:space="preserve"> </w:t>
      </w:r>
      <w:r>
        <w:rPr>
          <w:sz w:val="24"/>
        </w:rPr>
        <w:t>Kimberley,</w:t>
      </w:r>
      <w:r>
        <w:rPr>
          <w:spacing w:val="-5"/>
          <w:sz w:val="24"/>
        </w:rPr>
        <w:t xml:space="preserve"> </w:t>
      </w:r>
      <w:r>
        <w:rPr>
          <w:spacing w:val="-3"/>
          <w:sz w:val="24"/>
        </w:rPr>
        <w:t>Western</w:t>
      </w:r>
      <w:r>
        <w:rPr>
          <w:spacing w:val="-5"/>
          <w:sz w:val="24"/>
        </w:rPr>
        <w:t xml:space="preserve"> </w:t>
      </w:r>
      <w:r>
        <w:rPr>
          <w:sz w:val="24"/>
        </w:rPr>
        <w:t xml:space="preserve">Australia. In Jan Rijkhoff &amp; Eva van Lier (eds.), </w:t>
      </w:r>
      <w:r>
        <w:rPr>
          <w:i/>
          <w:sz w:val="24"/>
        </w:rPr>
        <w:t>Flexible word classes: Typological studies of under- specified parts of speech</w:t>
      </w:r>
      <w:r>
        <w:rPr>
          <w:sz w:val="24"/>
        </w:rPr>
        <w:t>, 221–246. Oxford University Press. doi:</w:t>
      </w:r>
      <w:r>
        <w:rPr>
          <w:rFonts w:ascii="Linux Libertine Mono" w:hAnsi="Linux Libertine Mono"/>
          <w:color w:val="0000FF"/>
          <w:sz w:val="20"/>
        </w:rPr>
        <w:t>10.1093/acprof:oso/ 9780199668441.003.0008</w:t>
      </w:r>
      <w:r>
        <w:rPr>
          <w:sz w:val="24"/>
        </w:rPr>
        <w:t>.</w:t>
      </w:r>
    </w:p>
    <w:p w:rsidR="00DD7756" w:rsidRDefault="00DD7756">
      <w:pPr>
        <w:pStyle w:val="BodyText"/>
        <w:spacing w:before="115"/>
        <w:ind w:left="1680"/>
        <w:jc w:val="both"/>
        <w:rPr>
          <w:rFonts w:ascii="Linux Libertine Mono" w:hAnsi="Linux Libertine Mono"/>
          <w:sz w:val="20"/>
        </w:rPr>
      </w:pPr>
      <w:r w:rsidRPr="00DD7756">
        <w:pict>
          <v:line id="_x0000_s1047" style="position:absolute;left:0;text-align:left;z-index:15797760;mso-position-horizontal-relative:page" from="550.05pt,19.35pt" to="550.05pt,8pt" strokecolor="blue" strokeweight="1.75731mm">
            <w10:wrap anchorx="page"/>
          </v:line>
        </w:pict>
      </w:r>
      <w:bookmarkStart w:id="516" w:name="_bookmark417"/>
      <w:bookmarkEnd w:id="516"/>
      <w:r w:rsidR="00AD1397">
        <w:t xml:space="preserve">Mithun, Marianne. 1984. The evolution of noun incorporation. </w:t>
      </w:r>
      <w:r w:rsidR="00AD1397">
        <w:rPr>
          <w:i/>
        </w:rPr>
        <w:t xml:space="preserve">Language </w:t>
      </w:r>
      <w:r w:rsidR="00AD1397">
        <w:t>60(4). 847–894. doi:</w:t>
      </w:r>
      <w:hyperlink r:id="rId254">
        <w:r w:rsidR="00AD1397">
          <w:rPr>
            <w:rFonts w:ascii="Linux Libertine Mono" w:hAnsi="Linux Libertine Mono"/>
            <w:color w:val="0000FF"/>
            <w:sz w:val="20"/>
          </w:rPr>
          <w:t>10.</w:t>
        </w:r>
      </w:hyperlink>
    </w:p>
    <w:p w:rsidR="00DD7756" w:rsidRDefault="00DD7756">
      <w:pPr>
        <w:spacing w:before="16"/>
        <w:ind w:left="2038"/>
        <w:rPr>
          <w:sz w:val="24"/>
        </w:rPr>
      </w:pPr>
      <w:hyperlink r:id="rId255">
        <w:r w:rsidR="00AD1397">
          <w:rPr>
            <w:rFonts w:ascii="Linux Libertine Mono"/>
            <w:color w:val="0000FF"/>
            <w:w w:val="105"/>
            <w:sz w:val="20"/>
          </w:rPr>
          <w:t>1353/lan.1984.0038</w:t>
        </w:r>
      </w:hyperlink>
      <w:r w:rsidR="00AD1397">
        <w:rPr>
          <w:w w:val="105"/>
          <w:sz w:val="24"/>
        </w:rPr>
        <w:t>.</w:t>
      </w:r>
    </w:p>
    <w:p w:rsidR="00DD7756" w:rsidRDefault="00AD1397">
      <w:pPr>
        <w:spacing w:before="134" w:line="254" w:lineRule="auto"/>
        <w:ind w:left="2038" w:right="574" w:hanging="359"/>
        <w:jc w:val="both"/>
        <w:rPr>
          <w:sz w:val="24"/>
        </w:rPr>
      </w:pPr>
      <w:bookmarkStart w:id="517" w:name="_bookmark418"/>
      <w:bookmarkEnd w:id="517"/>
      <w:r>
        <w:rPr>
          <w:sz w:val="24"/>
        </w:rPr>
        <w:t>Mithun,</w:t>
      </w:r>
      <w:r>
        <w:rPr>
          <w:spacing w:val="-9"/>
          <w:sz w:val="24"/>
        </w:rPr>
        <w:t xml:space="preserve"> </w:t>
      </w:r>
      <w:r>
        <w:rPr>
          <w:sz w:val="24"/>
        </w:rPr>
        <w:t>Marianne.</w:t>
      </w:r>
      <w:r>
        <w:rPr>
          <w:spacing w:val="-9"/>
          <w:sz w:val="24"/>
        </w:rPr>
        <w:t xml:space="preserve"> </w:t>
      </w:r>
      <w:r>
        <w:rPr>
          <w:sz w:val="24"/>
        </w:rPr>
        <w:t>1988.</w:t>
      </w:r>
      <w:r>
        <w:rPr>
          <w:spacing w:val="-8"/>
          <w:sz w:val="24"/>
        </w:rPr>
        <w:t xml:space="preserve"> </w:t>
      </w:r>
      <w:r>
        <w:rPr>
          <w:sz w:val="24"/>
        </w:rPr>
        <w:t>Lexical</w:t>
      </w:r>
      <w:r>
        <w:rPr>
          <w:spacing w:val="-9"/>
          <w:sz w:val="24"/>
        </w:rPr>
        <w:t xml:space="preserve"> </w:t>
      </w:r>
      <w:r>
        <w:rPr>
          <w:sz w:val="24"/>
        </w:rPr>
        <w:t>categories</w:t>
      </w:r>
      <w:r>
        <w:rPr>
          <w:spacing w:val="-8"/>
          <w:sz w:val="24"/>
        </w:rPr>
        <w:t xml:space="preserve"> </w:t>
      </w:r>
      <w:r>
        <w:rPr>
          <w:sz w:val="24"/>
        </w:rPr>
        <w:t>and</w:t>
      </w:r>
      <w:r>
        <w:rPr>
          <w:spacing w:val="-8"/>
          <w:sz w:val="24"/>
        </w:rPr>
        <w:t xml:space="preserve"> </w:t>
      </w:r>
      <w:r>
        <w:rPr>
          <w:sz w:val="24"/>
        </w:rPr>
        <w:t>the</w:t>
      </w:r>
      <w:r>
        <w:rPr>
          <w:spacing w:val="-8"/>
          <w:sz w:val="24"/>
        </w:rPr>
        <w:t xml:space="preserve"> </w:t>
      </w:r>
      <w:r>
        <w:rPr>
          <w:sz w:val="24"/>
        </w:rPr>
        <w:t>evolution</w:t>
      </w:r>
      <w:r>
        <w:rPr>
          <w:spacing w:val="-9"/>
          <w:sz w:val="24"/>
        </w:rPr>
        <w:t xml:space="preserve"> </w:t>
      </w:r>
      <w:r>
        <w:rPr>
          <w:sz w:val="24"/>
        </w:rPr>
        <w:t>of</w:t>
      </w:r>
      <w:r>
        <w:rPr>
          <w:spacing w:val="-9"/>
          <w:sz w:val="24"/>
        </w:rPr>
        <w:t xml:space="preserve"> </w:t>
      </w:r>
      <w:r>
        <w:rPr>
          <w:sz w:val="24"/>
        </w:rPr>
        <w:t>number</w:t>
      </w:r>
      <w:r>
        <w:rPr>
          <w:spacing w:val="-8"/>
          <w:sz w:val="24"/>
        </w:rPr>
        <w:t xml:space="preserve"> </w:t>
      </w:r>
      <w:r>
        <w:rPr>
          <w:sz w:val="24"/>
        </w:rPr>
        <w:t>marking.</w:t>
      </w:r>
      <w:r>
        <w:rPr>
          <w:spacing w:val="-8"/>
          <w:sz w:val="24"/>
        </w:rPr>
        <w:t xml:space="preserve"> </w:t>
      </w:r>
      <w:r>
        <w:rPr>
          <w:sz w:val="24"/>
        </w:rPr>
        <w:t>In</w:t>
      </w:r>
      <w:r>
        <w:rPr>
          <w:spacing w:val="-8"/>
          <w:sz w:val="24"/>
        </w:rPr>
        <w:t xml:space="preserve"> </w:t>
      </w:r>
      <w:r>
        <w:rPr>
          <w:sz w:val="24"/>
        </w:rPr>
        <w:t xml:space="preserve">Michael Hammond &amp; Michael Noonan (eds.), </w:t>
      </w:r>
      <w:r>
        <w:rPr>
          <w:i/>
          <w:sz w:val="24"/>
        </w:rPr>
        <w:t>Theoretical morphology: Approaches in modern lin- guistics</w:t>
      </w:r>
      <w:r>
        <w:rPr>
          <w:sz w:val="24"/>
        </w:rPr>
        <w:t>, 211–234. Academic</w:t>
      </w:r>
      <w:r>
        <w:rPr>
          <w:spacing w:val="-4"/>
          <w:sz w:val="24"/>
        </w:rPr>
        <w:t xml:space="preserve"> </w:t>
      </w:r>
      <w:r>
        <w:rPr>
          <w:sz w:val="24"/>
        </w:rPr>
        <w:t>Press.</w:t>
      </w:r>
    </w:p>
    <w:p w:rsidR="00DD7756" w:rsidRDefault="00AD1397">
      <w:pPr>
        <w:spacing w:before="117" w:line="254" w:lineRule="auto"/>
        <w:ind w:left="2038" w:right="573" w:hanging="359"/>
        <w:jc w:val="both"/>
        <w:rPr>
          <w:sz w:val="24"/>
        </w:rPr>
      </w:pPr>
      <w:bookmarkStart w:id="518" w:name="_bookmark419"/>
      <w:bookmarkEnd w:id="518"/>
      <w:r>
        <w:rPr>
          <w:sz w:val="24"/>
        </w:rPr>
        <w:t xml:space="preserve">Mithun, Marianne. 1997. Lexical affixes and morphological typology. In Joan Bybee, John Haiman &amp; Sandra A. Thompson (eds.), </w:t>
      </w:r>
      <w:r>
        <w:rPr>
          <w:i/>
          <w:sz w:val="24"/>
        </w:rPr>
        <w:t>Essays on language function and language type: Dedicated to t. givón</w:t>
      </w:r>
      <w:r>
        <w:rPr>
          <w:sz w:val="24"/>
        </w:rPr>
        <w:t>, 357–372. John Benjamins. doi:</w:t>
      </w:r>
      <w:hyperlink r:id="rId256">
        <w:r>
          <w:rPr>
            <w:rFonts w:ascii="Linux Libertine Mono" w:hAnsi="Linux Libertine Mono"/>
            <w:color w:val="0000FF"/>
            <w:sz w:val="20"/>
          </w:rPr>
          <w:t>10.1075/z.82.20mit</w:t>
        </w:r>
      </w:hyperlink>
      <w:r>
        <w:rPr>
          <w:sz w:val="24"/>
        </w:rPr>
        <w:t>.</w:t>
      </w:r>
    </w:p>
    <w:p w:rsidR="00DD7756" w:rsidRDefault="00AD1397">
      <w:pPr>
        <w:spacing w:before="116" w:line="254" w:lineRule="auto"/>
        <w:ind w:left="2038" w:right="577" w:hanging="359"/>
        <w:jc w:val="both"/>
        <w:rPr>
          <w:sz w:val="24"/>
        </w:rPr>
      </w:pPr>
      <w:bookmarkStart w:id="519" w:name="_bookmark420"/>
      <w:bookmarkEnd w:id="519"/>
      <w:r>
        <w:rPr>
          <w:sz w:val="24"/>
        </w:rPr>
        <w:t xml:space="preserve">Mithun, Marianne. 1999. </w:t>
      </w:r>
      <w:r>
        <w:rPr>
          <w:i/>
          <w:sz w:val="24"/>
        </w:rPr>
        <w:t xml:space="preserve">The languages of Native North America </w:t>
      </w:r>
      <w:r>
        <w:rPr>
          <w:sz w:val="24"/>
        </w:rPr>
        <w:t>(Cambridge Language Sur- veys). Cambridge University Press.</w:t>
      </w:r>
    </w:p>
    <w:p w:rsidR="00DD7756" w:rsidRDefault="00AD1397">
      <w:pPr>
        <w:spacing w:before="117" w:line="254" w:lineRule="auto"/>
        <w:ind w:left="2038" w:right="574" w:hanging="359"/>
        <w:jc w:val="both"/>
        <w:rPr>
          <w:sz w:val="24"/>
        </w:rPr>
      </w:pPr>
      <w:bookmarkStart w:id="520" w:name="_bookmark421"/>
      <w:bookmarkEnd w:id="520"/>
      <w:r>
        <w:rPr>
          <w:sz w:val="24"/>
        </w:rPr>
        <w:t>Mithun, Marianne. 2000. Noun and verb in Iroquoian: Multicategorisation from multiple</w:t>
      </w:r>
      <w:r>
        <w:rPr>
          <w:spacing w:val="-37"/>
          <w:sz w:val="24"/>
        </w:rPr>
        <w:t xml:space="preserve"> </w:t>
      </w:r>
      <w:r>
        <w:rPr>
          <w:sz w:val="24"/>
        </w:rPr>
        <w:t>cri- teria.</w:t>
      </w:r>
      <w:r>
        <w:rPr>
          <w:spacing w:val="-19"/>
          <w:sz w:val="24"/>
        </w:rPr>
        <w:t xml:space="preserve"> </w:t>
      </w:r>
      <w:r>
        <w:rPr>
          <w:sz w:val="24"/>
        </w:rPr>
        <w:t>In</w:t>
      </w:r>
      <w:r>
        <w:rPr>
          <w:spacing w:val="-19"/>
          <w:sz w:val="24"/>
        </w:rPr>
        <w:t xml:space="preserve"> </w:t>
      </w:r>
      <w:r>
        <w:rPr>
          <w:sz w:val="24"/>
        </w:rPr>
        <w:t>Petra</w:t>
      </w:r>
      <w:r>
        <w:rPr>
          <w:spacing w:val="-18"/>
          <w:sz w:val="24"/>
        </w:rPr>
        <w:t xml:space="preserve"> </w:t>
      </w:r>
      <w:r>
        <w:rPr>
          <w:sz w:val="24"/>
        </w:rPr>
        <w:t>M.</w:t>
      </w:r>
      <w:r>
        <w:rPr>
          <w:spacing w:val="-19"/>
          <w:sz w:val="24"/>
        </w:rPr>
        <w:t xml:space="preserve"> </w:t>
      </w:r>
      <w:r>
        <w:rPr>
          <w:spacing w:val="-4"/>
          <w:sz w:val="24"/>
        </w:rPr>
        <w:t>Vogel</w:t>
      </w:r>
      <w:r>
        <w:rPr>
          <w:spacing w:val="-18"/>
          <w:sz w:val="24"/>
        </w:rPr>
        <w:t xml:space="preserve"> </w:t>
      </w:r>
      <w:r>
        <w:rPr>
          <w:sz w:val="24"/>
        </w:rPr>
        <w:t>&amp;</w:t>
      </w:r>
      <w:r>
        <w:rPr>
          <w:spacing w:val="-19"/>
          <w:sz w:val="24"/>
        </w:rPr>
        <w:t xml:space="preserve"> </w:t>
      </w:r>
      <w:r>
        <w:rPr>
          <w:sz w:val="24"/>
        </w:rPr>
        <w:t>Bernard</w:t>
      </w:r>
      <w:r>
        <w:rPr>
          <w:spacing w:val="-18"/>
          <w:sz w:val="24"/>
        </w:rPr>
        <w:t xml:space="preserve"> </w:t>
      </w:r>
      <w:r>
        <w:rPr>
          <w:sz w:val="24"/>
        </w:rPr>
        <w:t>Comrie</w:t>
      </w:r>
      <w:r>
        <w:rPr>
          <w:spacing w:val="-19"/>
          <w:sz w:val="24"/>
        </w:rPr>
        <w:t xml:space="preserve"> </w:t>
      </w:r>
      <w:r>
        <w:rPr>
          <w:sz w:val="24"/>
        </w:rPr>
        <w:t>(eds.),</w:t>
      </w:r>
      <w:r>
        <w:rPr>
          <w:spacing w:val="-19"/>
          <w:sz w:val="24"/>
        </w:rPr>
        <w:t xml:space="preserve"> </w:t>
      </w:r>
      <w:r>
        <w:rPr>
          <w:i/>
          <w:sz w:val="24"/>
        </w:rPr>
        <w:t>Approaches</w:t>
      </w:r>
      <w:r>
        <w:rPr>
          <w:i/>
          <w:spacing w:val="-19"/>
          <w:sz w:val="24"/>
        </w:rPr>
        <w:t xml:space="preserve"> </w:t>
      </w:r>
      <w:r>
        <w:rPr>
          <w:i/>
          <w:sz w:val="24"/>
        </w:rPr>
        <w:t>to</w:t>
      </w:r>
      <w:r>
        <w:rPr>
          <w:i/>
          <w:spacing w:val="-18"/>
          <w:sz w:val="24"/>
        </w:rPr>
        <w:t xml:space="preserve"> </w:t>
      </w:r>
      <w:r>
        <w:rPr>
          <w:i/>
          <w:sz w:val="24"/>
        </w:rPr>
        <w:t>the</w:t>
      </w:r>
      <w:r>
        <w:rPr>
          <w:i/>
          <w:spacing w:val="-19"/>
          <w:sz w:val="24"/>
        </w:rPr>
        <w:t xml:space="preserve"> </w:t>
      </w:r>
      <w:r>
        <w:rPr>
          <w:i/>
          <w:sz w:val="24"/>
        </w:rPr>
        <w:t>typology</w:t>
      </w:r>
      <w:r>
        <w:rPr>
          <w:i/>
          <w:spacing w:val="-19"/>
          <w:sz w:val="24"/>
        </w:rPr>
        <w:t xml:space="preserve"> </w:t>
      </w:r>
      <w:r>
        <w:rPr>
          <w:i/>
          <w:sz w:val="24"/>
        </w:rPr>
        <w:t>of</w:t>
      </w:r>
      <w:r>
        <w:rPr>
          <w:i/>
          <w:spacing w:val="-18"/>
          <w:sz w:val="24"/>
        </w:rPr>
        <w:t xml:space="preserve"> </w:t>
      </w:r>
      <w:r>
        <w:rPr>
          <w:i/>
          <w:sz w:val="24"/>
        </w:rPr>
        <w:t>word</w:t>
      </w:r>
      <w:r>
        <w:rPr>
          <w:i/>
          <w:spacing w:val="-19"/>
          <w:sz w:val="24"/>
        </w:rPr>
        <w:t xml:space="preserve"> </w:t>
      </w:r>
      <w:r>
        <w:rPr>
          <w:i/>
          <w:sz w:val="24"/>
        </w:rPr>
        <w:t>classes</w:t>
      </w:r>
      <w:r>
        <w:rPr>
          <w:sz w:val="24"/>
        </w:rPr>
        <w:t>, 397–420. Mouton de Gruyter.</w:t>
      </w:r>
      <w:r>
        <w:rPr>
          <w:spacing w:val="5"/>
          <w:sz w:val="24"/>
        </w:rPr>
        <w:t xml:space="preserve"> </w:t>
      </w:r>
      <w:r>
        <w:rPr>
          <w:sz w:val="24"/>
        </w:rPr>
        <w:t>doi:</w:t>
      </w:r>
      <w:hyperlink r:id="rId257">
        <w:r>
          <w:rPr>
            <w:rFonts w:ascii="Linux Libertine Mono" w:hAnsi="Linux Libertine Mono"/>
            <w:color w:val="0000FF"/>
            <w:sz w:val="20"/>
          </w:rPr>
          <w:t>10.1515/9783110806120.397</w:t>
        </w:r>
      </w:hyperlink>
      <w:r>
        <w:rPr>
          <w:sz w:val="24"/>
        </w:rPr>
        <w:t>.</w:t>
      </w:r>
    </w:p>
    <w:p w:rsidR="00DD7756" w:rsidRDefault="00AD1397">
      <w:pPr>
        <w:pStyle w:val="BodyText"/>
        <w:spacing w:before="116"/>
        <w:ind w:left="1680"/>
        <w:jc w:val="both"/>
      </w:pPr>
      <w:bookmarkStart w:id="521" w:name="_bookmark422"/>
      <w:bookmarkEnd w:id="521"/>
      <w:r>
        <w:t xml:space="preserve">Mithun, Marianne. 2008. The extension of dependency beyond the sentence. </w:t>
      </w:r>
      <w:r>
        <w:rPr>
          <w:i/>
        </w:rPr>
        <w:t xml:space="preserve">Language </w:t>
      </w:r>
      <w:r>
        <w:t>84(1).</w:t>
      </w:r>
    </w:p>
    <w:p w:rsidR="00DD7756" w:rsidRDefault="00AD1397">
      <w:pPr>
        <w:spacing w:before="15"/>
        <w:ind w:left="2038"/>
        <w:rPr>
          <w:sz w:val="24"/>
        </w:rPr>
      </w:pPr>
      <w:r>
        <w:rPr>
          <w:sz w:val="24"/>
        </w:rPr>
        <w:t>69–119. doi:</w:t>
      </w:r>
      <w:hyperlink r:id="rId258">
        <w:r>
          <w:rPr>
            <w:rFonts w:ascii="Linux Libertine Mono" w:hAnsi="Linux Libertine Mono"/>
            <w:color w:val="0000FF"/>
            <w:sz w:val="20"/>
          </w:rPr>
          <w:t>10.1353/lan.2008.0054</w:t>
        </w:r>
      </w:hyperlink>
      <w:r>
        <w:rPr>
          <w:sz w:val="24"/>
        </w:rPr>
        <w:t>.</w:t>
      </w:r>
    </w:p>
    <w:p w:rsidR="00DD7756" w:rsidRDefault="00AD1397">
      <w:pPr>
        <w:spacing w:before="135" w:line="254" w:lineRule="auto"/>
        <w:ind w:left="2038" w:right="574" w:hanging="359"/>
        <w:jc w:val="both"/>
        <w:rPr>
          <w:sz w:val="24"/>
        </w:rPr>
      </w:pPr>
      <w:bookmarkStart w:id="522" w:name="_bookmark423"/>
      <w:bookmarkEnd w:id="522"/>
      <w:r>
        <w:rPr>
          <w:sz w:val="24"/>
        </w:rPr>
        <w:t>Mithun,</w:t>
      </w:r>
      <w:r>
        <w:rPr>
          <w:spacing w:val="-17"/>
          <w:sz w:val="24"/>
        </w:rPr>
        <w:t xml:space="preserve"> </w:t>
      </w:r>
      <w:r>
        <w:rPr>
          <w:sz w:val="24"/>
        </w:rPr>
        <w:t>Marianne.</w:t>
      </w:r>
      <w:r>
        <w:rPr>
          <w:spacing w:val="-16"/>
          <w:sz w:val="24"/>
        </w:rPr>
        <w:t xml:space="preserve"> </w:t>
      </w:r>
      <w:r>
        <w:rPr>
          <w:sz w:val="24"/>
        </w:rPr>
        <w:t>2017.</w:t>
      </w:r>
      <w:r>
        <w:rPr>
          <w:spacing w:val="-16"/>
          <w:sz w:val="24"/>
        </w:rPr>
        <w:t xml:space="preserve"> </w:t>
      </w:r>
      <w:r>
        <w:rPr>
          <w:sz w:val="24"/>
        </w:rPr>
        <w:t>Polycategoriality</w:t>
      </w:r>
      <w:r>
        <w:rPr>
          <w:spacing w:val="-16"/>
          <w:sz w:val="24"/>
        </w:rPr>
        <w:t xml:space="preserve"> </w:t>
      </w:r>
      <w:r>
        <w:rPr>
          <w:sz w:val="24"/>
        </w:rPr>
        <w:t>and</w:t>
      </w:r>
      <w:r>
        <w:rPr>
          <w:spacing w:val="-16"/>
          <w:sz w:val="24"/>
        </w:rPr>
        <w:t xml:space="preserve"> </w:t>
      </w:r>
      <w:r>
        <w:rPr>
          <w:sz w:val="24"/>
        </w:rPr>
        <w:t>zero</w:t>
      </w:r>
      <w:r>
        <w:rPr>
          <w:spacing w:val="-16"/>
          <w:sz w:val="24"/>
        </w:rPr>
        <w:t xml:space="preserve"> </w:t>
      </w:r>
      <w:r>
        <w:rPr>
          <w:sz w:val="24"/>
        </w:rPr>
        <w:t>derivation:</w:t>
      </w:r>
      <w:r>
        <w:rPr>
          <w:spacing w:val="-16"/>
          <w:sz w:val="24"/>
        </w:rPr>
        <w:t xml:space="preserve"> </w:t>
      </w:r>
      <w:r>
        <w:rPr>
          <w:sz w:val="24"/>
        </w:rPr>
        <w:t>Insights</w:t>
      </w:r>
      <w:r>
        <w:rPr>
          <w:spacing w:val="-17"/>
          <w:sz w:val="24"/>
        </w:rPr>
        <w:t xml:space="preserve"> </w:t>
      </w:r>
      <w:r>
        <w:rPr>
          <w:sz w:val="24"/>
        </w:rPr>
        <w:t>from</w:t>
      </w:r>
      <w:r>
        <w:rPr>
          <w:spacing w:val="-16"/>
          <w:sz w:val="24"/>
        </w:rPr>
        <w:t xml:space="preserve"> </w:t>
      </w:r>
      <w:r>
        <w:rPr>
          <w:sz w:val="24"/>
        </w:rPr>
        <w:t>Central</w:t>
      </w:r>
      <w:r>
        <w:rPr>
          <w:spacing w:val="-16"/>
          <w:sz w:val="24"/>
        </w:rPr>
        <w:t xml:space="preserve"> </w:t>
      </w:r>
      <w:r>
        <w:rPr>
          <w:sz w:val="24"/>
        </w:rPr>
        <w:t xml:space="preserve">Alaskan </w:t>
      </w:r>
      <w:r>
        <w:rPr>
          <w:spacing w:val="-3"/>
          <w:sz w:val="24"/>
        </w:rPr>
        <w:t xml:space="preserve">Yup’ik </w:t>
      </w:r>
      <w:r>
        <w:rPr>
          <w:sz w:val="24"/>
        </w:rPr>
        <w:t xml:space="preserve">Eskimo. In Valentina Vapnarsky &amp; Edy </w:t>
      </w:r>
      <w:r>
        <w:rPr>
          <w:spacing w:val="-3"/>
          <w:sz w:val="24"/>
        </w:rPr>
        <w:t xml:space="preserve">Veneziano </w:t>
      </w:r>
      <w:r>
        <w:rPr>
          <w:sz w:val="24"/>
        </w:rPr>
        <w:t xml:space="preserve">(eds.), </w:t>
      </w:r>
      <w:r>
        <w:rPr>
          <w:i/>
          <w:sz w:val="24"/>
        </w:rPr>
        <w:t>Lexical</w:t>
      </w:r>
      <w:r>
        <w:rPr>
          <w:i/>
          <w:spacing w:val="-27"/>
          <w:sz w:val="24"/>
        </w:rPr>
        <w:t xml:space="preserve"> </w:t>
      </w:r>
      <w:r>
        <w:rPr>
          <w:i/>
          <w:sz w:val="24"/>
        </w:rPr>
        <w:t>polycategoriality: Cross-linguistic,</w:t>
      </w:r>
      <w:r>
        <w:rPr>
          <w:i/>
          <w:spacing w:val="-20"/>
          <w:sz w:val="24"/>
        </w:rPr>
        <w:t xml:space="preserve"> </w:t>
      </w:r>
      <w:r>
        <w:rPr>
          <w:i/>
          <w:sz w:val="24"/>
        </w:rPr>
        <w:t>cross-theoretical</w:t>
      </w:r>
      <w:r>
        <w:rPr>
          <w:i/>
          <w:spacing w:val="-19"/>
          <w:sz w:val="24"/>
        </w:rPr>
        <w:t xml:space="preserve"> </w:t>
      </w:r>
      <w:r>
        <w:rPr>
          <w:i/>
          <w:sz w:val="24"/>
        </w:rPr>
        <w:t>and</w:t>
      </w:r>
      <w:r>
        <w:rPr>
          <w:i/>
          <w:spacing w:val="-20"/>
          <w:sz w:val="24"/>
        </w:rPr>
        <w:t xml:space="preserve"> </w:t>
      </w:r>
      <w:r>
        <w:rPr>
          <w:i/>
          <w:sz w:val="24"/>
        </w:rPr>
        <w:t>language</w:t>
      </w:r>
      <w:r>
        <w:rPr>
          <w:i/>
          <w:spacing w:val="-19"/>
          <w:sz w:val="24"/>
        </w:rPr>
        <w:t xml:space="preserve"> </w:t>
      </w:r>
      <w:r>
        <w:rPr>
          <w:i/>
          <w:sz w:val="24"/>
        </w:rPr>
        <w:t>acquisition</w:t>
      </w:r>
      <w:r>
        <w:rPr>
          <w:i/>
          <w:spacing w:val="-19"/>
          <w:sz w:val="24"/>
        </w:rPr>
        <w:t xml:space="preserve"> </w:t>
      </w:r>
      <w:r>
        <w:rPr>
          <w:i/>
          <w:sz w:val="24"/>
        </w:rPr>
        <w:t>approaches</w:t>
      </w:r>
      <w:r>
        <w:rPr>
          <w:i/>
          <w:spacing w:val="-17"/>
          <w:sz w:val="24"/>
        </w:rPr>
        <w:t xml:space="preserve"> </w:t>
      </w:r>
      <w:r>
        <w:rPr>
          <w:sz w:val="24"/>
        </w:rPr>
        <w:t>(Studies</w:t>
      </w:r>
      <w:r>
        <w:rPr>
          <w:spacing w:val="-19"/>
          <w:sz w:val="24"/>
        </w:rPr>
        <w:t xml:space="preserve"> </w:t>
      </w:r>
      <w:r>
        <w:rPr>
          <w:sz w:val="24"/>
        </w:rPr>
        <w:t>in</w:t>
      </w:r>
      <w:r>
        <w:rPr>
          <w:spacing w:val="-20"/>
          <w:sz w:val="24"/>
        </w:rPr>
        <w:t xml:space="preserve"> </w:t>
      </w:r>
      <w:r>
        <w:rPr>
          <w:sz w:val="24"/>
        </w:rPr>
        <w:t>Language Companion Series 182), 155–176. John Benjamins.</w:t>
      </w:r>
      <w:r>
        <w:rPr>
          <w:spacing w:val="31"/>
          <w:sz w:val="24"/>
        </w:rPr>
        <w:t xml:space="preserve"> </w:t>
      </w:r>
      <w:r>
        <w:rPr>
          <w:sz w:val="24"/>
        </w:rPr>
        <w:t>doi:</w:t>
      </w:r>
      <w:hyperlink r:id="rId259">
        <w:r>
          <w:rPr>
            <w:rFonts w:ascii="Linux Libertine Mono" w:hAnsi="Linux Libertine Mono"/>
            <w:color w:val="0000FF"/>
            <w:sz w:val="20"/>
          </w:rPr>
          <w:t>10.1075/slcs.182.06mit</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77" w:hanging="359"/>
        <w:jc w:val="both"/>
        <w:rPr>
          <w:sz w:val="24"/>
        </w:rPr>
      </w:pPr>
      <w:bookmarkStart w:id="523" w:name="_bookmark424"/>
      <w:bookmarkEnd w:id="523"/>
      <w:r>
        <w:rPr>
          <w:sz w:val="24"/>
        </w:rPr>
        <w:lastRenderedPageBreak/>
        <w:t xml:space="preserve">Mithun, Marianne. 2019. Categorial shift: Foundations, extensions, and consequences. </w:t>
      </w:r>
      <w:r>
        <w:rPr>
          <w:i/>
          <w:sz w:val="24"/>
        </w:rPr>
        <w:t xml:space="preserve">Lan- guage Sciences </w:t>
      </w:r>
      <w:r>
        <w:rPr>
          <w:sz w:val="24"/>
        </w:rPr>
        <w:t>73. 10–31. doi:</w:t>
      </w:r>
      <w:hyperlink r:id="rId260">
        <w:r>
          <w:rPr>
            <w:rFonts w:ascii="Linux Libertine Mono" w:hAnsi="Linux Libertine Mono"/>
            <w:color w:val="0000FF"/>
            <w:sz w:val="20"/>
          </w:rPr>
          <w:t>10.1016/j.langsci.2018.08.014</w:t>
        </w:r>
      </w:hyperlink>
      <w:r>
        <w:rPr>
          <w:sz w:val="24"/>
        </w:rPr>
        <w:t>.</w:t>
      </w:r>
    </w:p>
    <w:p w:rsidR="00DD7756" w:rsidRDefault="00AD1397">
      <w:pPr>
        <w:spacing w:before="118" w:line="254" w:lineRule="auto"/>
        <w:ind w:left="2038" w:right="576" w:hanging="359"/>
        <w:jc w:val="both"/>
        <w:rPr>
          <w:sz w:val="24"/>
        </w:rPr>
      </w:pPr>
      <w:bookmarkStart w:id="524" w:name="_bookmark425"/>
      <w:bookmarkEnd w:id="524"/>
      <w:r>
        <w:rPr>
          <w:sz w:val="24"/>
        </w:rPr>
        <w:t>Montler,</w:t>
      </w:r>
      <w:r>
        <w:rPr>
          <w:spacing w:val="-26"/>
          <w:sz w:val="24"/>
        </w:rPr>
        <w:t xml:space="preserve"> </w:t>
      </w:r>
      <w:r>
        <w:rPr>
          <w:sz w:val="24"/>
        </w:rPr>
        <w:t>Timothy.</w:t>
      </w:r>
      <w:r>
        <w:rPr>
          <w:spacing w:val="-25"/>
          <w:sz w:val="24"/>
        </w:rPr>
        <w:t xml:space="preserve"> </w:t>
      </w:r>
      <w:r>
        <w:rPr>
          <w:sz w:val="24"/>
        </w:rPr>
        <w:t>2003.</w:t>
      </w:r>
      <w:r>
        <w:rPr>
          <w:spacing w:val="-25"/>
          <w:sz w:val="24"/>
        </w:rPr>
        <w:t xml:space="preserve"> </w:t>
      </w:r>
      <w:r>
        <w:rPr>
          <w:sz w:val="24"/>
        </w:rPr>
        <w:t>Auxiliaries</w:t>
      </w:r>
      <w:r>
        <w:rPr>
          <w:spacing w:val="-25"/>
          <w:sz w:val="24"/>
        </w:rPr>
        <w:t xml:space="preserve"> </w:t>
      </w:r>
      <w:r>
        <w:rPr>
          <w:sz w:val="24"/>
        </w:rPr>
        <w:t>and</w:t>
      </w:r>
      <w:r>
        <w:rPr>
          <w:spacing w:val="-25"/>
          <w:sz w:val="24"/>
        </w:rPr>
        <w:t xml:space="preserve"> </w:t>
      </w:r>
      <w:r>
        <w:rPr>
          <w:sz w:val="24"/>
        </w:rPr>
        <w:t>other</w:t>
      </w:r>
      <w:r>
        <w:rPr>
          <w:spacing w:val="-25"/>
          <w:sz w:val="24"/>
        </w:rPr>
        <w:t xml:space="preserve"> </w:t>
      </w:r>
      <w:r>
        <w:rPr>
          <w:sz w:val="24"/>
        </w:rPr>
        <w:t>categories</w:t>
      </w:r>
      <w:r>
        <w:rPr>
          <w:spacing w:val="-25"/>
          <w:sz w:val="24"/>
        </w:rPr>
        <w:t xml:space="preserve"> </w:t>
      </w:r>
      <w:r>
        <w:rPr>
          <w:sz w:val="24"/>
        </w:rPr>
        <w:t>in</w:t>
      </w:r>
      <w:r>
        <w:rPr>
          <w:spacing w:val="-25"/>
          <w:sz w:val="24"/>
        </w:rPr>
        <w:t xml:space="preserve"> </w:t>
      </w:r>
      <w:r>
        <w:rPr>
          <w:sz w:val="24"/>
        </w:rPr>
        <w:t>Straits</w:t>
      </w:r>
      <w:r>
        <w:rPr>
          <w:spacing w:val="-25"/>
          <w:sz w:val="24"/>
        </w:rPr>
        <w:t xml:space="preserve"> </w:t>
      </w:r>
      <w:r>
        <w:rPr>
          <w:sz w:val="24"/>
        </w:rPr>
        <w:t>Salishan.</w:t>
      </w:r>
      <w:r>
        <w:rPr>
          <w:spacing w:val="-28"/>
          <w:sz w:val="24"/>
        </w:rPr>
        <w:t xml:space="preserve"> </w:t>
      </w:r>
      <w:r>
        <w:rPr>
          <w:i/>
          <w:sz w:val="24"/>
        </w:rPr>
        <w:t>International</w:t>
      </w:r>
      <w:r>
        <w:rPr>
          <w:i/>
          <w:spacing w:val="-25"/>
          <w:sz w:val="24"/>
        </w:rPr>
        <w:t xml:space="preserve"> </w:t>
      </w:r>
      <w:r>
        <w:rPr>
          <w:i/>
          <w:sz w:val="24"/>
        </w:rPr>
        <w:t xml:space="preserve">Jour- nal of American Linguistics </w:t>
      </w:r>
      <w:r>
        <w:rPr>
          <w:sz w:val="24"/>
        </w:rPr>
        <w:t>69(2). 103–134.</w:t>
      </w:r>
      <w:r>
        <w:rPr>
          <w:spacing w:val="2"/>
          <w:sz w:val="24"/>
        </w:rPr>
        <w:t xml:space="preserve"> </w:t>
      </w:r>
      <w:r>
        <w:rPr>
          <w:sz w:val="24"/>
        </w:rPr>
        <w:t>doi:</w:t>
      </w:r>
      <w:hyperlink r:id="rId261">
        <w:r>
          <w:rPr>
            <w:rFonts w:ascii="Linux Libertine Mono" w:hAnsi="Linux Libertine Mono"/>
            <w:color w:val="0000FF"/>
            <w:sz w:val="20"/>
          </w:rPr>
          <w:t>10.1086/379680</w:t>
        </w:r>
      </w:hyperlink>
      <w:r>
        <w:rPr>
          <w:sz w:val="24"/>
        </w:rPr>
        <w:t>.</w:t>
      </w:r>
    </w:p>
    <w:p w:rsidR="00DD7756" w:rsidRDefault="00DD7756">
      <w:pPr>
        <w:spacing w:before="117" w:line="254" w:lineRule="auto"/>
        <w:ind w:left="2038" w:right="556" w:hanging="359"/>
        <w:jc w:val="both"/>
        <w:rPr>
          <w:sz w:val="24"/>
        </w:rPr>
      </w:pPr>
      <w:r w:rsidRPr="00DD7756">
        <w:pict>
          <v:line id="_x0000_s1046" style="position:absolute;left:0;text-align:left;z-index:15798272;mso-position-horizontal-relative:page" from="543.55pt,19.45pt" to="543.55pt,8.25pt" strokeweight="1.75731mm">
            <w10:wrap anchorx="page"/>
          </v:line>
        </w:pict>
      </w:r>
      <w:bookmarkStart w:id="525" w:name="_bookmark426"/>
      <w:bookmarkEnd w:id="525"/>
      <w:r w:rsidR="00AD1397">
        <w:rPr>
          <w:sz w:val="24"/>
        </w:rPr>
        <w:t>Morgan,</w:t>
      </w:r>
      <w:r w:rsidR="00AD1397">
        <w:rPr>
          <w:spacing w:val="-25"/>
          <w:sz w:val="24"/>
        </w:rPr>
        <w:t xml:space="preserve"> </w:t>
      </w:r>
      <w:r w:rsidR="00AD1397">
        <w:rPr>
          <w:sz w:val="24"/>
        </w:rPr>
        <w:t>Lawrence.</w:t>
      </w:r>
      <w:r w:rsidR="00AD1397">
        <w:rPr>
          <w:spacing w:val="-24"/>
          <w:sz w:val="24"/>
        </w:rPr>
        <w:t xml:space="preserve"> </w:t>
      </w:r>
      <w:r w:rsidR="00AD1397">
        <w:rPr>
          <w:sz w:val="24"/>
        </w:rPr>
        <w:t>1991.</w:t>
      </w:r>
      <w:r w:rsidR="00AD1397">
        <w:rPr>
          <w:spacing w:val="-25"/>
          <w:sz w:val="24"/>
        </w:rPr>
        <w:t xml:space="preserve"> </w:t>
      </w:r>
      <w:r w:rsidR="00AD1397">
        <w:rPr>
          <w:i/>
          <w:sz w:val="24"/>
        </w:rPr>
        <w:t>A</w:t>
      </w:r>
      <w:r w:rsidR="00AD1397">
        <w:rPr>
          <w:i/>
          <w:spacing w:val="-24"/>
          <w:sz w:val="24"/>
        </w:rPr>
        <w:t xml:space="preserve"> </w:t>
      </w:r>
      <w:r w:rsidR="00AD1397">
        <w:rPr>
          <w:i/>
          <w:sz w:val="24"/>
        </w:rPr>
        <w:t>description</w:t>
      </w:r>
      <w:r w:rsidR="00AD1397">
        <w:rPr>
          <w:i/>
          <w:spacing w:val="-24"/>
          <w:sz w:val="24"/>
        </w:rPr>
        <w:t xml:space="preserve"> </w:t>
      </w:r>
      <w:r w:rsidR="00AD1397">
        <w:rPr>
          <w:i/>
          <w:sz w:val="24"/>
        </w:rPr>
        <w:t>of</w:t>
      </w:r>
      <w:r w:rsidR="00AD1397">
        <w:rPr>
          <w:i/>
          <w:spacing w:val="-25"/>
          <w:sz w:val="24"/>
        </w:rPr>
        <w:t xml:space="preserve"> </w:t>
      </w:r>
      <w:r w:rsidR="00AD1397">
        <w:rPr>
          <w:i/>
          <w:sz w:val="24"/>
        </w:rPr>
        <w:t>the</w:t>
      </w:r>
      <w:r w:rsidR="00AD1397">
        <w:rPr>
          <w:i/>
          <w:spacing w:val="-23"/>
          <w:sz w:val="24"/>
        </w:rPr>
        <w:t xml:space="preserve"> </w:t>
      </w:r>
      <w:r w:rsidR="00AD1397">
        <w:rPr>
          <w:i/>
          <w:sz w:val="24"/>
        </w:rPr>
        <w:t>Kutenai</w:t>
      </w:r>
      <w:r w:rsidR="00AD1397">
        <w:rPr>
          <w:i/>
          <w:spacing w:val="-24"/>
          <w:sz w:val="24"/>
        </w:rPr>
        <w:t xml:space="preserve"> </w:t>
      </w:r>
      <w:r w:rsidR="00AD1397">
        <w:rPr>
          <w:i/>
          <w:sz w:val="24"/>
        </w:rPr>
        <w:t>language</w:t>
      </w:r>
      <w:r w:rsidR="00AD1397">
        <w:rPr>
          <w:sz w:val="24"/>
        </w:rPr>
        <w:t>.</w:t>
      </w:r>
      <w:r w:rsidR="00AD1397">
        <w:rPr>
          <w:spacing w:val="-23"/>
          <w:sz w:val="24"/>
        </w:rPr>
        <w:t xml:space="preserve"> </w:t>
      </w:r>
      <w:r w:rsidR="00AD1397">
        <w:rPr>
          <w:sz w:val="24"/>
        </w:rPr>
        <w:t>University</w:t>
      </w:r>
      <w:r w:rsidR="00AD1397">
        <w:rPr>
          <w:spacing w:val="-24"/>
          <w:sz w:val="24"/>
        </w:rPr>
        <w:t xml:space="preserve"> </w:t>
      </w:r>
      <w:r w:rsidR="00AD1397">
        <w:rPr>
          <w:sz w:val="24"/>
        </w:rPr>
        <w:t>of</w:t>
      </w:r>
      <w:r w:rsidR="00AD1397">
        <w:rPr>
          <w:spacing w:val="-25"/>
          <w:sz w:val="24"/>
        </w:rPr>
        <w:t xml:space="preserve"> </w:t>
      </w:r>
      <w:r w:rsidR="00AD1397">
        <w:rPr>
          <w:sz w:val="24"/>
        </w:rPr>
        <w:t>California,</w:t>
      </w:r>
      <w:r w:rsidR="00AD1397">
        <w:rPr>
          <w:spacing w:val="-24"/>
          <w:sz w:val="24"/>
        </w:rPr>
        <w:t xml:space="preserve"> </w:t>
      </w:r>
      <w:r w:rsidR="00AD1397">
        <w:rPr>
          <w:sz w:val="24"/>
        </w:rPr>
        <w:t xml:space="preserve">Berke- </w:t>
      </w:r>
      <w:r w:rsidR="00AD1397">
        <w:rPr>
          <w:spacing w:val="-5"/>
          <w:sz w:val="24"/>
        </w:rPr>
        <w:t xml:space="preserve">ley. </w:t>
      </w:r>
      <w:r w:rsidR="00AD1397">
        <w:rPr>
          <w:sz w:val="24"/>
        </w:rPr>
        <w:t>(Ph.D. thesis).</w:t>
      </w:r>
      <w:r w:rsidR="00AD1397">
        <w:rPr>
          <w:spacing w:val="22"/>
          <w:sz w:val="24"/>
        </w:rPr>
        <w:t xml:space="preserve"> </w:t>
      </w:r>
      <w:hyperlink r:id="rId262">
        <w:r w:rsidR="00AD1397">
          <w:rPr>
            <w:rFonts w:ascii="Linux Libertine Mono"/>
            <w:color w:val="0000FF"/>
            <w:sz w:val="20"/>
          </w:rPr>
          <w:t>https://escholarship.org/uc/item/0f76g7f2</w:t>
        </w:r>
      </w:hyperlink>
      <w:r w:rsidR="00AD1397">
        <w:rPr>
          <w:sz w:val="24"/>
        </w:rPr>
        <w:t>.</w:t>
      </w:r>
    </w:p>
    <w:p w:rsidR="00DD7756" w:rsidRDefault="00AD1397">
      <w:pPr>
        <w:spacing w:before="117" w:line="254" w:lineRule="auto"/>
        <w:ind w:left="2038" w:right="576" w:hanging="359"/>
        <w:jc w:val="both"/>
        <w:rPr>
          <w:sz w:val="24"/>
        </w:rPr>
      </w:pPr>
      <w:bookmarkStart w:id="526" w:name="_bookmark427"/>
      <w:bookmarkEnd w:id="526"/>
      <w:r>
        <w:rPr>
          <w:sz w:val="24"/>
        </w:rPr>
        <w:t xml:space="preserve">Mosel, Ulrike &amp; Even Hovdhaugen. 1992. </w:t>
      </w:r>
      <w:r>
        <w:rPr>
          <w:i/>
          <w:sz w:val="24"/>
        </w:rPr>
        <w:t>Samoan reference grammar</w:t>
      </w:r>
      <w:r>
        <w:rPr>
          <w:sz w:val="24"/>
        </w:rPr>
        <w:t>. Scandanavian Univer- sity Press.</w:t>
      </w:r>
    </w:p>
    <w:p w:rsidR="00DD7756" w:rsidRDefault="00AD1397">
      <w:pPr>
        <w:spacing w:before="117" w:line="254" w:lineRule="auto"/>
        <w:ind w:left="2038" w:right="577" w:hanging="359"/>
        <w:jc w:val="both"/>
        <w:rPr>
          <w:sz w:val="24"/>
        </w:rPr>
      </w:pPr>
      <w:bookmarkStart w:id="527" w:name="_bookmark428"/>
      <w:bookmarkEnd w:id="527"/>
      <w:r>
        <w:rPr>
          <w:sz w:val="24"/>
        </w:rPr>
        <w:t xml:space="preserve">Nakayama, Toshihide. 2001. </w:t>
      </w:r>
      <w:r>
        <w:rPr>
          <w:i/>
          <w:sz w:val="24"/>
        </w:rPr>
        <w:t xml:space="preserve">Nuuchahnulth (Nootka) morphosyntax </w:t>
      </w:r>
      <w:r>
        <w:rPr>
          <w:sz w:val="24"/>
        </w:rPr>
        <w:t>(University of California Publications in Linguistics 134). University of California Press.</w:t>
      </w:r>
    </w:p>
    <w:p w:rsidR="00DD7756" w:rsidRDefault="00AD1397">
      <w:pPr>
        <w:pStyle w:val="BodyText"/>
        <w:spacing w:before="118" w:line="254" w:lineRule="auto"/>
        <w:ind w:left="2038" w:right="573" w:hanging="359"/>
        <w:jc w:val="both"/>
      </w:pPr>
      <w:bookmarkStart w:id="528" w:name="_bookmark429"/>
      <w:bookmarkEnd w:id="528"/>
      <w:r>
        <w:rPr>
          <w:spacing w:val="-3"/>
        </w:rPr>
        <w:t>Newmeyer,</w:t>
      </w:r>
      <w:r>
        <w:rPr>
          <w:spacing w:val="-8"/>
        </w:rPr>
        <w:t xml:space="preserve"> </w:t>
      </w:r>
      <w:r>
        <w:t>Frederick</w:t>
      </w:r>
      <w:r>
        <w:rPr>
          <w:spacing w:val="-8"/>
        </w:rPr>
        <w:t xml:space="preserve"> </w:t>
      </w:r>
      <w:r>
        <w:t>J.</w:t>
      </w:r>
      <w:r>
        <w:rPr>
          <w:spacing w:val="-7"/>
        </w:rPr>
        <w:t xml:space="preserve"> </w:t>
      </w:r>
      <w:r>
        <w:t>2010.</w:t>
      </w:r>
      <w:r>
        <w:rPr>
          <w:spacing w:val="-8"/>
        </w:rPr>
        <w:t xml:space="preserve"> </w:t>
      </w:r>
      <w:r>
        <w:t>On</w:t>
      </w:r>
      <w:r>
        <w:rPr>
          <w:spacing w:val="-8"/>
        </w:rPr>
        <w:t xml:space="preserve"> </w:t>
      </w:r>
      <w:r>
        <w:t>comparative</w:t>
      </w:r>
      <w:r>
        <w:rPr>
          <w:spacing w:val="-7"/>
        </w:rPr>
        <w:t xml:space="preserve"> </w:t>
      </w:r>
      <w:r>
        <w:t>concepts</w:t>
      </w:r>
      <w:r>
        <w:rPr>
          <w:spacing w:val="-8"/>
        </w:rPr>
        <w:t xml:space="preserve"> </w:t>
      </w:r>
      <w:r>
        <w:t>and</w:t>
      </w:r>
      <w:r>
        <w:rPr>
          <w:spacing w:val="-8"/>
        </w:rPr>
        <w:t xml:space="preserve"> </w:t>
      </w:r>
      <w:r>
        <w:t>descriptive</w:t>
      </w:r>
      <w:r>
        <w:rPr>
          <w:spacing w:val="-7"/>
        </w:rPr>
        <w:t xml:space="preserve"> </w:t>
      </w:r>
      <w:r>
        <w:t>categories:</w:t>
      </w:r>
      <w:r>
        <w:rPr>
          <w:spacing w:val="-8"/>
        </w:rPr>
        <w:t xml:space="preserve"> </w:t>
      </w:r>
      <w:r>
        <w:t>A</w:t>
      </w:r>
      <w:r>
        <w:rPr>
          <w:spacing w:val="-7"/>
        </w:rPr>
        <w:t xml:space="preserve"> </w:t>
      </w:r>
      <w:r>
        <w:t>reply</w:t>
      </w:r>
      <w:r>
        <w:rPr>
          <w:spacing w:val="-8"/>
        </w:rPr>
        <w:t xml:space="preserve"> </w:t>
      </w:r>
      <w:r>
        <w:t xml:space="preserve">to Haspelmath. </w:t>
      </w:r>
      <w:r>
        <w:rPr>
          <w:i/>
        </w:rPr>
        <w:t xml:space="preserve">Language </w:t>
      </w:r>
      <w:r>
        <w:t>86(3). 688–695.</w:t>
      </w:r>
      <w:r>
        <w:rPr>
          <w:spacing w:val="11"/>
        </w:rPr>
        <w:t xml:space="preserve"> </w:t>
      </w:r>
      <w:r>
        <w:t>doi:</w:t>
      </w:r>
      <w:hyperlink r:id="rId263">
        <w:r>
          <w:rPr>
            <w:rFonts w:ascii="Linux Libertine Mono" w:hAnsi="Linux Libertine Mono"/>
            <w:color w:val="0000FF"/>
            <w:sz w:val="20"/>
          </w:rPr>
          <w:t>10.1353/lan.2010.0000</w:t>
        </w:r>
      </w:hyperlink>
      <w:r>
        <w:t>.</w:t>
      </w:r>
    </w:p>
    <w:p w:rsidR="00DD7756" w:rsidRDefault="00AD1397">
      <w:pPr>
        <w:spacing w:before="117" w:line="254" w:lineRule="auto"/>
        <w:ind w:left="2038" w:right="575" w:hanging="359"/>
        <w:jc w:val="both"/>
        <w:rPr>
          <w:sz w:val="24"/>
        </w:rPr>
      </w:pPr>
      <w:bookmarkStart w:id="529" w:name="_bookmark430"/>
      <w:bookmarkEnd w:id="529"/>
      <w:r>
        <w:rPr>
          <w:sz w:val="24"/>
        </w:rPr>
        <w:t xml:space="preserve">Nikolaeva, Irina &amp; Andrew Spencer. 2020. </w:t>
      </w:r>
      <w:r>
        <w:rPr>
          <w:i/>
          <w:sz w:val="24"/>
        </w:rPr>
        <w:t xml:space="preserve">Mixed categories: The morphosyntax of noun mod- ification </w:t>
      </w:r>
      <w:r>
        <w:rPr>
          <w:sz w:val="24"/>
        </w:rPr>
        <w:t>(Cambridge Studies in Linguistics). Cambridge University Press. doi:</w:t>
      </w:r>
      <w:hyperlink r:id="rId264">
        <w:r>
          <w:rPr>
            <w:rFonts w:ascii="Linux Libertine Mono"/>
            <w:color w:val="0000FF"/>
            <w:sz w:val="20"/>
          </w:rPr>
          <w:t>10.1017/</w:t>
        </w:r>
      </w:hyperlink>
      <w:r>
        <w:rPr>
          <w:rFonts w:ascii="Linux Libertine Mono"/>
          <w:color w:val="0000FF"/>
          <w:sz w:val="20"/>
        </w:rPr>
        <w:t xml:space="preserve"> </w:t>
      </w:r>
      <w:hyperlink r:id="rId265">
        <w:r>
          <w:rPr>
            <w:rFonts w:ascii="Linux Libertine Mono"/>
            <w:color w:val="0000FF"/>
            <w:sz w:val="20"/>
          </w:rPr>
          <w:t>9781108233903</w:t>
        </w:r>
      </w:hyperlink>
      <w:r>
        <w:rPr>
          <w:sz w:val="24"/>
        </w:rPr>
        <w:t>.</w:t>
      </w:r>
    </w:p>
    <w:p w:rsidR="00DD7756" w:rsidRDefault="00AD1397">
      <w:pPr>
        <w:spacing w:before="116" w:line="254" w:lineRule="auto"/>
        <w:ind w:left="2038" w:right="572" w:hanging="359"/>
        <w:jc w:val="both"/>
        <w:rPr>
          <w:sz w:val="24"/>
        </w:rPr>
      </w:pPr>
      <w:bookmarkStart w:id="530" w:name="_bookmark431"/>
      <w:bookmarkEnd w:id="530"/>
      <w:r>
        <w:rPr>
          <w:sz w:val="24"/>
        </w:rPr>
        <w:t>Palmer, Bill. 2017. Categorial flexibility as an artefact of the analysis: Pronouns, articles,</w:t>
      </w:r>
      <w:r>
        <w:rPr>
          <w:spacing w:val="-17"/>
          <w:sz w:val="24"/>
        </w:rPr>
        <w:t xml:space="preserve"> </w:t>
      </w:r>
      <w:r>
        <w:rPr>
          <w:sz w:val="24"/>
        </w:rPr>
        <w:t xml:space="preserve">and the DP in Hoava and Standard Fijian. </w:t>
      </w:r>
      <w:r>
        <w:rPr>
          <w:i/>
          <w:sz w:val="24"/>
        </w:rPr>
        <w:t xml:space="preserve">Studies in Language </w:t>
      </w:r>
      <w:r>
        <w:rPr>
          <w:sz w:val="24"/>
        </w:rPr>
        <w:t>41(2). 408–444. doi:</w:t>
      </w:r>
      <w:hyperlink r:id="rId266">
        <w:r>
          <w:rPr>
            <w:rFonts w:ascii="Linux Libertine Mono" w:hAnsi="Linux Libertine Mono"/>
            <w:color w:val="0000FF"/>
            <w:sz w:val="20"/>
          </w:rPr>
          <w:t>10.1075/</w:t>
        </w:r>
      </w:hyperlink>
      <w:r>
        <w:rPr>
          <w:rFonts w:ascii="Linux Libertine Mono" w:hAnsi="Linux Libertine Mono"/>
          <w:color w:val="0000FF"/>
          <w:sz w:val="20"/>
        </w:rPr>
        <w:t xml:space="preserve"> </w:t>
      </w:r>
      <w:hyperlink r:id="rId267">
        <w:r>
          <w:rPr>
            <w:rFonts w:ascii="Linux Libertine Mono" w:hAnsi="Linux Libertine Mono"/>
            <w:color w:val="0000FF"/>
            <w:sz w:val="20"/>
          </w:rPr>
          <w:t>sl.41.2.05pal</w:t>
        </w:r>
      </w:hyperlink>
      <w:r>
        <w:rPr>
          <w:sz w:val="24"/>
        </w:rPr>
        <w:t>.</w:t>
      </w:r>
    </w:p>
    <w:p w:rsidR="00DD7756" w:rsidRDefault="00AD1397">
      <w:pPr>
        <w:spacing w:before="116" w:line="254" w:lineRule="auto"/>
        <w:ind w:left="2038" w:right="574" w:hanging="359"/>
        <w:jc w:val="both"/>
        <w:rPr>
          <w:sz w:val="24"/>
        </w:rPr>
      </w:pPr>
      <w:bookmarkStart w:id="531" w:name="_bookmark432"/>
      <w:bookmarkEnd w:id="531"/>
      <w:r>
        <w:rPr>
          <w:sz w:val="24"/>
        </w:rPr>
        <w:t>Panther, Klaus-Uwe &amp; Linda L. Thornburg. 2007. Metonymy. In Dirk Geeraerts &amp; Hubert Cuyckens</w:t>
      </w:r>
      <w:r>
        <w:rPr>
          <w:spacing w:val="-7"/>
          <w:sz w:val="24"/>
        </w:rPr>
        <w:t xml:space="preserve"> </w:t>
      </w:r>
      <w:r>
        <w:rPr>
          <w:sz w:val="24"/>
        </w:rPr>
        <w:t>(eds.),</w:t>
      </w:r>
      <w:r>
        <w:rPr>
          <w:spacing w:val="-7"/>
          <w:sz w:val="24"/>
        </w:rPr>
        <w:t xml:space="preserve"> </w:t>
      </w:r>
      <w:r>
        <w:rPr>
          <w:i/>
          <w:sz w:val="24"/>
        </w:rPr>
        <w:t>The</w:t>
      </w:r>
      <w:r>
        <w:rPr>
          <w:i/>
          <w:spacing w:val="-6"/>
          <w:sz w:val="24"/>
        </w:rPr>
        <w:t xml:space="preserve"> </w:t>
      </w:r>
      <w:r>
        <w:rPr>
          <w:i/>
          <w:sz w:val="24"/>
        </w:rPr>
        <w:t>Oxford</w:t>
      </w:r>
      <w:r>
        <w:rPr>
          <w:i/>
          <w:spacing w:val="-6"/>
          <w:sz w:val="24"/>
        </w:rPr>
        <w:t xml:space="preserve"> </w:t>
      </w:r>
      <w:r>
        <w:rPr>
          <w:i/>
          <w:sz w:val="24"/>
        </w:rPr>
        <w:t>handbook</w:t>
      </w:r>
      <w:r>
        <w:rPr>
          <w:i/>
          <w:spacing w:val="-6"/>
          <w:sz w:val="24"/>
        </w:rPr>
        <w:t xml:space="preserve"> </w:t>
      </w:r>
      <w:r>
        <w:rPr>
          <w:i/>
          <w:sz w:val="24"/>
        </w:rPr>
        <w:t>of</w:t>
      </w:r>
      <w:r>
        <w:rPr>
          <w:i/>
          <w:spacing w:val="-7"/>
          <w:sz w:val="24"/>
        </w:rPr>
        <w:t xml:space="preserve"> </w:t>
      </w:r>
      <w:r>
        <w:rPr>
          <w:i/>
          <w:sz w:val="24"/>
        </w:rPr>
        <w:t>cognitive</w:t>
      </w:r>
      <w:r>
        <w:rPr>
          <w:i/>
          <w:spacing w:val="-6"/>
          <w:sz w:val="24"/>
        </w:rPr>
        <w:t xml:space="preserve"> </w:t>
      </w:r>
      <w:r>
        <w:rPr>
          <w:i/>
          <w:sz w:val="24"/>
        </w:rPr>
        <w:t>linguistics</w:t>
      </w:r>
      <w:r>
        <w:rPr>
          <w:sz w:val="24"/>
        </w:rPr>
        <w:t>,</w:t>
      </w:r>
      <w:r>
        <w:rPr>
          <w:spacing w:val="-6"/>
          <w:sz w:val="24"/>
        </w:rPr>
        <w:t xml:space="preserve"> </w:t>
      </w:r>
      <w:r>
        <w:rPr>
          <w:sz w:val="24"/>
        </w:rPr>
        <w:t>236–263.</w:t>
      </w:r>
      <w:r>
        <w:rPr>
          <w:spacing w:val="-6"/>
          <w:sz w:val="24"/>
        </w:rPr>
        <w:t xml:space="preserve"> </w:t>
      </w:r>
      <w:r>
        <w:rPr>
          <w:sz w:val="24"/>
        </w:rPr>
        <w:t>Oxford</w:t>
      </w:r>
      <w:r>
        <w:rPr>
          <w:spacing w:val="-6"/>
          <w:sz w:val="24"/>
        </w:rPr>
        <w:t xml:space="preserve"> </w:t>
      </w:r>
      <w:r>
        <w:rPr>
          <w:sz w:val="24"/>
        </w:rPr>
        <w:t>University Press.</w:t>
      </w:r>
    </w:p>
    <w:p w:rsidR="00DD7756" w:rsidRDefault="00AD1397">
      <w:pPr>
        <w:spacing w:before="116" w:line="254" w:lineRule="auto"/>
        <w:ind w:left="2038" w:right="577" w:hanging="359"/>
        <w:jc w:val="both"/>
        <w:rPr>
          <w:sz w:val="24"/>
        </w:rPr>
      </w:pPr>
      <w:bookmarkStart w:id="532" w:name="_bookmark433"/>
      <w:bookmarkEnd w:id="532"/>
      <w:r>
        <w:rPr>
          <w:sz w:val="24"/>
        </w:rPr>
        <w:t xml:space="preserve">Payne, Thomas E. 1997. </w:t>
      </w:r>
      <w:r>
        <w:rPr>
          <w:i/>
          <w:sz w:val="24"/>
        </w:rPr>
        <w:t>Describing morphosyntax: A guide for field linguists</w:t>
      </w:r>
      <w:r>
        <w:rPr>
          <w:sz w:val="24"/>
        </w:rPr>
        <w:t>. Cambridge Uni- versity Press. doi:</w:t>
      </w:r>
      <w:hyperlink r:id="rId268">
        <w:r>
          <w:rPr>
            <w:rFonts w:ascii="Linux Libertine Mono"/>
            <w:color w:val="0000FF"/>
            <w:sz w:val="20"/>
          </w:rPr>
          <w:t>10.1017/CBO9780511805066</w:t>
        </w:r>
      </w:hyperlink>
      <w:r>
        <w:rPr>
          <w:sz w:val="24"/>
        </w:rPr>
        <w:t>.</w:t>
      </w:r>
    </w:p>
    <w:p w:rsidR="00DD7756" w:rsidRDefault="00AD1397">
      <w:pPr>
        <w:spacing w:before="118" w:line="254" w:lineRule="auto"/>
        <w:ind w:left="2038" w:right="572" w:hanging="359"/>
        <w:jc w:val="both"/>
        <w:rPr>
          <w:sz w:val="24"/>
        </w:rPr>
      </w:pPr>
      <w:bookmarkStart w:id="533" w:name="_bookmark434"/>
      <w:bookmarkEnd w:id="533"/>
      <w:r>
        <w:rPr>
          <w:sz w:val="24"/>
        </w:rPr>
        <w:t xml:space="preserve">Pfeiler, Barbara. 2017. The acquisition of action nouns in Yucatec Maya. In Valentina </w:t>
      </w:r>
      <w:r>
        <w:rPr>
          <w:spacing w:val="-4"/>
          <w:sz w:val="24"/>
        </w:rPr>
        <w:t xml:space="preserve">Vap- </w:t>
      </w:r>
      <w:r>
        <w:rPr>
          <w:sz w:val="24"/>
        </w:rPr>
        <w:t xml:space="preserve">narsky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443–</w:t>
      </w:r>
    </w:p>
    <w:p w:rsidR="00DD7756" w:rsidRDefault="00AD1397">
      <w:pPr>
        <w:spacing w:line="270" w:lineRule="exact"/>
        <w:ind w:left="2038"/>
        <w:jc w:val="both"/>
        <w:rPr>
          <w:sz w:val="24"/>
        </w:rPr>
      </w:pPr>
      <w:r>
        <w:rPr>
          <w:sz w:val="24"/>
        </w:rPr>
        <w:t>466. John Benjamins. doi:</w:t>
      </w:r>
      <w:hyperlink r:id="rId269">
        <w:r>
          <w:rPr>
            <w:rFonts w:ascii="Linux Libertine Mono"/>
            <w:color w:val="0000FF"/>
            <w:sz w:val="20"/>
          </w:rPr>
          <w:t>10.1075/slcs.182.15pfe</w:t>
        </w:r>
      </w:hyperlink>
      <w:r>
        <w:rPr>
          <w:sz w:val="24"/>
        </w:rPr>
        <w:t>.</w:t>
      </w:r>
    </w:p>
    <w:p w:rsidR="00DD7756" w:rsidRDefault="00AD1397">
      <w:pPr>
        <w:spacing w:before="134" w:line="254" w:lineRule="auto"/>
        <w:ind w:left="2038" w:right="577" w:hanging="359"/>
        <w:jc w:val="both"/>
        <w:rPr>
          <w:sz w:val="24"/>
        </w:rPr>
      </w:pPr>
      <w:bookmarkStart w:id="534" w:name="_bookmark435"/>
      <w:bookmarkEnd w:id="534"/>
      <w:r>
        <w:rPr>
          <w:sz w:val="24"/>
        </w:rPr>
        <w:t>Plag,</w:t>
      </w:r>
      <w:r>
        <w:rPr>
          <w:spacing w:val="-15"/>
          <w:sz w:val="24"/>
        </w:rPr>
        <w:t xml:space="preserve"> </w:t>
      </w:r>
      <w:r>
        <w:rPr>
          <w:sz w:val="24"/>
        </w:rPr>
        <w:t>Ingo.</w:t>
      </w:r>
      <w:r>
        <w:rPr>
          <w:spacing w:val="-16"/>
          <w:sz w:val="24"/>
        </w:rPr>
        <w:t xml:space="preserve"> </w:t>
      </w:r>
      <w:r>
        <w:rPr>
          <w:sz w:val="24"/>
        </w:rPr>
        <w:t>2003.</w:t>
      </w:r>
      <w:r>
        <w:rPr>
          <w:spacing w:val="-16"/>
          <w:sz w:val="24"/>
        </w:rPr>
        <w:t xml:space="preserve"> </w:t>
      </w:r>
      <w:r>
        <w:rPr>
          <w:i/>
          <w:sz w:val="24"/>
        </w:rPr>
        <w:t>Word-formation</w:t>
      </w:r>
      <w:r>
        <w:rPr>
          <w:i/>
          <w:spacing w:val="-15"/>
          <w:sz w:val="24"/>
        </w:rPr>
        <w:t xml:space="preserve"> </w:t>
      </w:r>
      <w:r>
        <w:rPr>
          <w:i/>
          <w:sz w:val="24"/>
        </w:rPr>
        <w:t>in</w:t>
      </w:r>
      <w:r>
        <w:rPr>
          <w:i/>
          <w:spacing w:val="-16"/>
          <w:sz w:val="24"/>
        </w:rPr>
        <w:t xml:space="preserve"> </w:t>
      </w:r>
      <w:r>
        <w:rPr>
          <w:i/>
          <w:sz w:val="24"/>
        </w:rPr>
        <w:t>English</w:t>
      </w:r>
      <w:r>
        <w:rPr>
          <w:i/>
          <w:spacing w:val="-14"/>
          <w:sz w:val="24"/>
        </w:rPr>
        <w:t xml:space="preserve"> </w:t>
      </w:r>
      <w:r>
        <w:rPr>
          <w:sz w:val="24"/>
        </w:rPr>
        <w:t>(Cambridge</w:t>
      </w:r>
      <w:r>
        <w:rPr>
          <w:spacing w:val="-16"/>
          <w:sz w:val="24"/>
        </w:rPr>
        <w:t xml:space="preserve"> </w:t>
      </w:r>
      <w:r>
        <w:rPr>
          <w:sz w:val="24"/>
        </w:rPr>
        <w:t>Textbooks</w:t>
      </w:r>
      <w:r>
        <w:rPr>
          <w:spacing w:val="-15"/>
          <w:sz w:val="24"/>
        </w:rPr>
        <w:t xml:space="preserve"> </w:t>
      </w:r>
      <w:r>
        <w:rPr>
          <w:sz w:val="24"/>
        </w:rPr>
        <w:t>in</w:t>
      </w:r>
      <w:r>
        <w:rPr>
          <w:spacing w:val="-14"/>
          <w:sz w:val="24"/>
        </w:rPr>
        <w:t xml:space="preserve"> </w:t>
      </w:r>
      <w:r>
        <w:rPr>
          <w:sz w:val="24"/>
        </w:rPr>
        <w:t>Linguistics).</w:t>
      </w:r>
      <w:r>
        <w:rPr>
          <w:spacing w:val="-15"/>
          <w:sz w:val="24"/>
        </w:rPr>
        <w:t xml:space="preserve"> </w:t>
      </w:r>
      <w:r>
        <w:rPr>
          <w:sz w:val="24"/>
        </w:rPr>
        <w:t>Cambridge University Press. doi:</w:t>
      </w:r>
      <w:hyperlink r:id="rId270">
        <w:r>
          <w:rPr>
            <w:rFonts w:ascii="Linux Libertine Mono"/>
            <w:color w:val="0000FF"/>
            <w:sz w:val="20"/>
          </w:rPr>
          <w:t>10.1017/9781316771402</w:t>
        </w:r>
      </w:hyperlink>
      <w:r>
        <w:rPr>
          <w:sz w:val="24"/>
        </w:rPr>
        <w:t>.</w:t>
      </w:r>
    </w:p>
    <w:p w:rsidR="00DD7756" w:rsidRDefault="00AD1397">
      <w:pPr>
        <w:spacing w:before="118" w:line="254" w:lineRule="auto"/>
        <w:ind w:left="2038" w:right="574" w:hanging="359"/>
        <w:jc w:val="both"/>
        <w:rPr>
          <w:sz w:val="24"/>
        </w:rPr>
      </w:pPr>
      <w:bookmarkStart w:id="535" w:name="_bookmark436"/>
      <w:bookmarkEnd w:id="535"/>
      <w:r>
        <w:rPr>
          <w:sz w:val="24"/>
        </w:rPr>
        <w:t xml:space="preserve">Plank, Frans (ed.). 2016. </w:t>
      </w:r>
      <w:r>
        <w:rPr>
          <w:i/>
          <w:sz w:val="24"/>
        </w:rPr>
        <w:t xml:space="preserve">Linguistic Typology </w:t>
      </w:r>
      <w:r>
        <w:rPr>
          <w:sz w:val="24"/>
        </w:rPr>
        <w:t xml:space="preserve">20(2): </w:t>
      </w:r>
      <w:r>
        <w:rPr>
          <w:i/>
          <w:sz w:val="24"/>
        </w:rPr>
        <w:t>Of categories: Language-particular – com- parative – universal</w:t>
      </w:r>
      <w:r>
        <w:rPr>
          <w:sz w:val="24"/>
        </w:rPr>
        <w:t>.</w:t>
      </w:r>
    </w:p>
    <w:p w:rsidR="00DD7756" w:rsidRDefault="00AD1397">
      <w:pPr>
        <w:spacing w:before="117" w:line="254" w:lineRule="auto"/>
        <w:ind w:left="2038" w:right="573" w:hanging="359"/>
        <w:jc w:val="both"/>
        <w:rPr>
          <w:sz w:val="24"/>
        </w:rPr>
      </w:pPr>
      <w:bookmarkStart w:id="536" w:name="_bookmark437"/>
      <w:bookmarkEnd w:id="536"/>
      <w:r>
        <w:rPr>
          <w:sz w:val="24"/>
        </w:rPr>
        <w:t>Polinsky,</w:t>
      </w:r>
      <w:r>
        <w:rPr>
          <w:spacing w:val="-5"/>
          <w:sz w:val="24"/>
        </w:rPr>
        <w:t xml:space="preserve"> </w:t>
      </w:r>
      <w:r>
        <w:rPr>
          <w:sz w:val="24"/>
        </w:rPr>
        <w:t>Maria</w:t>
      </w:r>
      <w:r>
        <w:rPr>
          <w:spacing w:val="-4"/>
          <w:sz w:val="24"/>
        </w:rPr>
        <w:t xml:space="preserve"> </w:t>
      </w:r>
      <w:r>
        <w:rPr>
          <w:sz w:val="24"/>
        </w:rPr>
        <w:t>&amp;</w:t>
      </w:r>
      <w:r>
        <w:rPr>
          <w:spacing w:val="-4"/>
          <w:sz w:val="24"/>
        </w:rPr>
        <w:t xml:space="preserve"> </w:t>
      </w:r>
      <w:r>
        <w:rPr>
          <w:sz w:val="24"/>
        </w:rPr>
        <w:t>Lilla</w:t>
      </w:r>
      <w:r>
        <w:rPr>
          <w:spacing w:val="-4"/>
          <w:sz w:val="24"/>
        </w:rPr>
        <w:t xml:space="preserve"> </w:t>
      </w:r>
      <w:r>
        <w:rPr>
          <w:sz w:val="24"/>
        </w:rPr>
        <w:t>Magyar.</w:t>
      </w:r>
      <w:r>
        <w:rPr>
          <w:spacing w:val="-5"/>
          <w:sz w:val="24"/>
        </w:rPr>
        <w:t xml:space="preserve"> </w:t>
      </w:r>
      <w:r>
        <w:rPr>
          <w:sz w:val="24"/>
        </w:rPr>
        <w:t>2020.</w:t>
      </w:r>
      <w:r>
        <w:rPr>
          <w:spacing w:val="-4"/>
          <w:sz w:val="24"/>
        </w:rPr>
        <w:t xml:space="preserve"> </w:t>
      </w:r>
      <w:r>
        <w:rPr>
          <w:sz w:val="24"/>
        </w:rPr>
        <w:t>Headedness</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lexicon:</w:t>
      </w:r>
      <w:r>
        <w:rPr>
          <w:spacing w:val="-4"/>
          <w:sz w:val="24"/>
        </w:rPr>
        <w:t xml:space="preserve"> </w:t>
      </w:r>
      <w:r>
        <w:rPr>
          <w:sz w:val="24"/>
        </w:rPr>
        <w:t>The</w:t>
      </w:r>
      <w:r>
        <w:rPr>
          <w:spacing w:val="-4"/>
          <w:sz w:val="24"/>
        </w:rPr>
        <w:t xml:space="preserve"> </w:t>
      </w:r>
      <w:r>
        <w:rPr>
          <w:sz w:val="24"/>
        </w:rPr>
        <w:t>case</w:t>
      </w:r>
      <w:r>
        <w:rPr>
          <w:spacing w:val="-4"/>
          <w:sz w:val="24"/>
        </w:rPr>
        <w:t xml:space="preserve"> </w:t>
      </w:r>
      <w:r>
        <w:rPr>
          <w:sz w:val="24"/>
        </w:rPr>
        <w:t>of</w:t>
      </w:r>
      <w:r>
        <w:rPr>
          <w:spacing w:val="-5"/>
          <w:sz w:val="24"/>
        </w:rPr>
        <w:t xml:space="preserve"> </w:t>
      </w:r>
      <w:r>
        <w:rPr>
          <w:sz w:val="24"/>
        </w:rPr>
        <w:t xml:space="preserve">verb-to-noun ratios. </w:t>
      </w:r>
      <w:r>
        <w:rPr>
          <w:i/>
          <w:sz w:val="24"/>
        </w:rPr>
        <w:t xml:space="preserve">Languages </w:t>
      </w:r>
      <w:r>
        <w:rPr>
          <w:sz w:val="24"/>
        </w:rPr>
        <w:t>5(1). 1–25.</w:t>
      </w:r>
      <w:r>
        <w:rPr>
          <w:spacing w:val="10"/>
          <w:sz w:val="24"/>
        </w:rPr>
        <w:t xml:space="preserve"> </w:t>
      </w:r>
      <w:r>
        <w:rPr>
          <w:sz w:val="24"/>
        </w:rPr>
        <w:t>doi:</w:t>
      </w:r>
      <w:hyperlink r:id="rId271">
        <w:r>
          <w:rPr>
            <w:rFonts w:ascii="Linux Libertine Mono" w:hAnsi="Linux Libertine Mono"/>
            <w:color w:val="0000FF"/>
            <w:sz w:val="20"/>
          </w:rPr>
          <w:t>10.3390/languages5010009</w:t>
        </w:r>
      </w:hyperlink>
      <w:r>
        <w:rPr>
          <w:sz w:val="24"/>
        </w:rPr>
        <w:t>.</w:t>
      </w:r>
    </w:p>
    <w:p w:rsidR="00DD7756" w:rsidRDefault="00AD1397">
      <w:pPr>
        <w:spacing w:before="117" w:line="254" w:lineRule="auto"/>
        <w:ind w:left="2038" w:right="577" w:hanging="359"/>
        <w:jc w:val="both"/>
        <w:rPr>
          <w:sz w:val="24"/>
        </w:rPr>
      </w:pPr>
      <w:bookmarkStart w:id="537" w:name="_bookmark438"/>
      <w:bookmarkEnd w:id="537"/>
      <w:r>
        <w:rPr>
          <w:sz w:val="24"/>
        </w:rPr>
        <w:t xml:space="preserve">Pustejovsky, James. 1991. The generative lexicon. </w:t>
      </w:r>
      <w:r>
        <w:rPr>
          <w:i/>
          <w:sz w:val="24"/>
        </w:rPr>
        <w:t xml:space="preserve">Computational Linguistics </w:t>
      </w:r>
      <w:r>
        <w:rPr>
          <w:sz w:val="24"/>
        </w:rPr>
        <w:t>17(4). 409–441. doi:</w:t>
      </w:r>
      <w:hyperlink r:id="rId272">
        <w:r>
          <w:rPr>
            <w:rFonts w:ascii="Linux Libertine Mono" w:hAnsi="Linux Libertine Mono"/>
            <w:color w:val="0000FF"/>
            <w:sz w:val="20"/>
          </w:rPr>
          <w:t>10.5555/176321.176324</w:t>
        </w:r>
      </w:hyperlink>
      <w:r>
        <w:rPr>
          <w:sz w:val="24"/>
        </w:rPr>
        <w:t>.</w:t>
      </w:r>
    </w:p>
    <w:p w:rsidR="00DD7756" w:rsidRDefault="00AD1397">
      <w:pPr>
        <w:spacing w:before="118" w:line="254" w:lineRule="auto"/>
        <w:ind w:left="2038" w:right="576" w:hanging="359"/>
        <w:jc w:val="both"/>
        <w:rPr>
          <w:sz w:val="24"/>
        </w:rPr>
      </w:pPr>
      <w:bookmarkStart w:id="538" w:name="_bookmark439"/>
      <w:bookmarkEnd w:id="538"/>
      <w:r>
        <w:rPr>
          <w:sz w:val="24"/>
        </w:rPr>
        <w:t>Pustet,</w:t>
      </w:r>
      <w:r>
        <w:rPr>
          <w:spacing w:val="-9"/>
          <w:sz w:val="24"/>
        </w:rPr>
        <w:t xml:space="preserve"> </w:t>
      </w:r>
      <w:r>
        <w:rPr>
          <w:sz w:val="24"/>
        </w:rPr>
        <w:t>Regina.</w:t>
      </w:r>
      <w:r>
        <w:rPr>
          <w:spacing w:val="-9"/>
          <w:sz w:val="24"/>
        </w:rPr>
        <w:t xml:space="preserve"> </w:t>
      </w:r>
      <w:r>
        <w:rPr>
          <w:sz w:val="24"/>
        </w:rPr>
        <w:t>2003.</w:t>
      </w:r>
      <w:r>
        <w:rPr>
          <w:spacing w:val="-10"/>
          <w:sz w:val="24"/>
        </w:rPr>
        <w:t xml:space="preserve"> </w:t>
      </w:r>
      <w:r>
        <w:rPr>
          <w:i/>
          <w:sz w:val="24"/>
        </w:rPr>
        <w:t>Copulas:</w:t>
      </w:r>
      <w:r>
        <w:rPr>
          <w:i/>
          <w:spacing w:val="-9"/>
          <w:sz w:val="24"/>
        </w:rPr>
        <w:t xml:space="preserve"> </w:t>
      </w:r>
      <w:r>
        <w:rPr>
          <w:i/>
          <w:sz w:val="24"/>
        </w:rPr>
        <w:t>Universals</w:t>
      </w:r>
      <w:r>
        <w:rPr>
          <w:i/>
          <w:spacing w:val="-9"/>
          <w:sz w:val="24"/>
        </w:rPr>
        <w:t xml:space="preserve"> </w:t>
      </w:r>
      <w:r>
        <w:rPr>
          <w:i/>
          <w:sz w:val="24"/>
        </w:rPr>
        <w:t>in</w:t>
      </w:r>
      <w:r>
        <w:rPr>
          <w:i/>
          <w:spacing w:val="-9"/>
          <w:sz w:val="24"/>
        </w:rPr>
        <w:t xml:space="preserve"> </w:t>
      </w:r>
      <w:r>
        <w:rPr>
          <w:i/>
          <w:sz w:val="24"/>
        </w:rPr>
        <w:t>the</w:t>
      </w:r>
      <w:r>
        <w:rPr>
          <w:i/>
          <w:spacing w:val="-8"/>
          <w:sz w:val="24"/>
        </w:rPr>
        <w:t xml:space="preserve"> </w:t>
      </w:r>
      <w:r>
        <w:rPr>
          <w:i/>
          <w:sz w:val="24"/>
        </w:rPr>
        <w:t>categorization</w:t>
      </w:r>
      <w:r>
        <w:rPr>
          <w:i/>
          <w:spacing w:val="-9"/>
          <w:sz w:val="24"/>
        </w:rPr>
        <w:t xml:space="preserve"> </w:t>
      </w:r>
      <w:r>
        <w:rPr>
          <w:i/>
          <w:sz w:val="24"/>
        </w:rPr>
        <w:t>of</w:t>
      </w:r>
      <w:r>
        <w:rPr>
          <w:i/>
          <w:spacing w:val="-9"/>
          <w:sz w:val="24"/>
        </w:rPr>
        <w:t xml:space="preserve"> </w:t>
      </w:r>
      <w:r>
        <w:rPr>
          <w:i/>
          <w:sz w:val="24"/>
        </w:rPr>
        <w:t>the</w:t>
      </w:r>
      <w:r>
        <w:rPr>
          <w:i/>
          <w:spacing w:val="-9"/>
          <w:sz w:val="24"/>
        </w:rPr>
        <w:t xml:space="preserve"> </w:t>
      </w:r>
      <w:r>
        <w:rPr>
          <w:i/>
          <w:sz w:val="24"/>
        </w:rPr>
        <w:t>lexicon</w:t>
      </w:r>
      <w:r>
        <w:rPr>
          <w:i/>
          <w:spacing w:val="-12"/>
          <w:sz w:val="24"/>
        </w:rPr>
        <w:t xml:space="preserve"> </w:t>
      </w:r>
      <w:r>
        <w:rPr>
          <w:sz w:val="24"/>
        </w:rPr>
        <w:t>(Oxford</w:t>
      </w:r>
      <w:r>
        <w:rPr>
          <w:spacing w:val="-9"/>
          <w:sz w:val="24"/>
        </w:rPr>
        <w:t xml:space="preserve"> </w:t>
      </w:r>
      <w:r>
        <w:rPr>
          <w:sz w:val="24"/>
        </w:rPr>
        <w:t>Studies</w:t>
      </w:r>
      <w:r>
        <w:rPr>
          <w:spacing w:val="-9"/>
          <w:sz w:val="24"/>
        </w:rPr>
        <w:t xml:space="preserve"> </w:t>
      </w:r>
      <w:r>
        <w:rPr>
          <w:sz w:val="24"/>
        </w:rPr>
        <w:t xml:space="preserve">in Typology &amp; Linguistic Theory). Oxford University Press. </w:t>
      </w:r>
      <w:r>
        <w:rPr>
          <w:spacing w:val="4"/>
          <w:sz w:val="24"/>
        </w:rPr>
        <w:t>doi:</w:t>
      </w:r>
      <w:r>
        <w:rPr>
          <w:rFonts w:ascii="Linux Libertine Mono"/>
          <w:color w:val="0000FF"/>
          <w:spacing w:val="4"/>
          <w:sz w:val="20"/>
        </w:rPr>
        <w:t xml:space="preserve">10.1093/acprof:oso/ </w:t>
      </w:r>
      <w:r>
        <w:rPr>
          <w:rFonts w:ascii="Linux Libertine Mono"/>
          <w:color w:val="0000FF"/>
          <w:sz w:val="20"/>
        </w:rPr>
        <w:t>9780199258505.001.0001</w:t>
      </w:r>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ind w:left="1680"/>
        <w:jc w:val="both"/>
        <w:rPr>
          <w:i/>
          <w:sz w:val="24"/>
        </w:rPr>
      </w:pPr>
      <w:bookmarkStart w:id="539" w:name="_bookmark440"/>
      <w:bookmarkEnd w:id="539"/>
      <w:r>
        <w:rPr>
          <w:sz w:val="24"/>
        </w:rPr>
        <w:lastRenderedPageBreak/>
        <w:t xml:space="preserve">Rauh, Gisa. 2010. </w:t>
      </w:r>
      <w:r>
        <w:rPr>
          <w:i/>
          <w:sz w:val="24"/>
        </w:rPr>
        <w:t>Syntactic categories: Their identification and description in linguistic theories</w:t>
      </w:r>
    </w:p>
    <w:p w:rsidR="00DD7756" w:rsidRDefault="00AD1397">
      <w:pPr>
        <w:pStyle w:val="BodyText"/>
        <w:spacing w:before="16"/>
        <w:ind w:left="2038"/>
        <w:jc w:val="both"/>
      </w:pPr>
      <w:r>
        <w:t>(Oxford Surveys in Syntax &amp; Morphology 7). Oxford University Press.</w:t>
      </w:r>
    </w:p>
    <w:p w:rsidR="00DD7756" w:rsidRDefault="00AD1397">
      <w:pPr>
        <w:spacing w:before="134" w:line="254" w:lineRule="auto"/>
        <w:ind w:left="2038" w:right="573" w:hanging="359"/>
        <w:jc w:val="both"/>
        <w:rPr>
          <w:sz w:val="24"/>
        </w:rPr>
      </w:pPr>
      <w:bookmarkStart w:id="540" w:name="_bookmark441"/>
      <w:bookmarkEnd w:id="540"/>
      <w:r>
        <w:rPr>
          <w:sz w:val="24"/>
        </w:rPr>
        <w:t>Rijkhoff,</w:t>
      </w:r>
      <w:r>
        <w:rPr>
          <w:spacing w:val="-7"/>
          <w:sz w:val="24"/>
        </w:rPr>
        <w:t xml:space="preserve"> </w:t>
      </w:r>
      <w:r>
        <w:rPr>
          <w:sz w:val="24"/>
        </w:rPr>
        <w:t>Jan.</w:t>
      </w:r>
      <w:r>
        <w:rPr>
          <w:spacing w:val="-6"/>
          <w:sz w:val="24"/>
        </w:rPr>
        <w:t xml:space="preserve"> </w:t>
      </w:r>
      <w:r>
        <w:rPr>
          <w:sz w:val="24"/>
        </w:rPr>
        <w:t>2000.</w:t>
      </w:r>
      <w:r>
        <w:rPr>
          <w:spacing w:val="-7"/>
          <w:sz w:val="24"/>
        </w:rPr>
        <w:t xml:space="preserve"> </w:t>
      </w:r>
      <w:r>
        <w:rPr>
          <w:sz w:val="24"/>
        </w:rPr>
        <w:t>When</w:t>
      </w:r>
      <w:r>
        <w:rPr>
          <w:spacing w:val="-6"/>
          <w:sz w:val="24"/>
        </w:rPr>
        <w:t xml:space="preserve"> </w:t>
      </w:r>
      <w:r>
        <w:rPr>
          <w:sz w:val="24"/>
        </w:rPr>
        <w:t>can</w:t>
      </w:r>
      <w:r>
        <w:rPr>
          <w:spacing w:val="-6"/>
          <w:sz w:val="24"/>
        </w:rPr>
        <w:t xml:space="preserve"> </w:t>
      </w:r>
      <w:r>
        <w:rPr>
          <w:sz w:val="24"/>
        </w:rPr>
        <w:t>a</w:t>
      </w:r>
      <w:r>
        <w:rPr>
          <w:spacing w:val="-7"/>
          <w:sz w:val="24"/>
        </w:rPr>
        <w:t xml:space="preserve"> </w:t>
      </w:r>
      <w:r>
        <w:rPr>
          <w:sz w:val="24"/>
        </w:rPr>
        <w:t>language</w:t>
      </w:r>
      <w:r>
        <w:rPr>
          <w:spacing w:val="-6"/>
          <w:sz w:val="24"/>
        </w:rPr>
        <w:t xml:space="preserve"> </w:t>
      </w:r>
      <w:r>
        <w:rPr>
          <w:sz w:val="24"/>
        </w:rPr>
        <w:t>have</w:t>
      </w:r>
      <w:r>
        <w:rPr>
          <w:spacing w:val="-7"/>
          <w:sz w:val="24"/>
        </w:rPr>
        <w:t xml:space="preserve"> </w:t>
      </w:r>
      <w:r>
        <w:rPr>
          <w:sz w:val="24"/>
        </w:rPr>
        <w:t>adjectives?:</w:t>
      </w:r>
      <w:r>
        <w:rPr>
          <w:spacing w:val="-6"/>
          <w:sz w:val="24"/>
        </w:rPr>
        <w:t xml:space="preserve"> </w:t>
      </w:r>
      <w:r>
        <w:rPr>
          <w:sz w:val="24"/>
        </w:rPr>
        <w:t>An</w:t>
      </w:r>
      <w:r>
        <w:rPr>
          <w:spacing w:val="-6"/>
          <w:sz w:val="24"/>
        </w:rPr>
        <w:t xml:space="preserve"> </w:t>
      </w:r>
      <w:r>
        <w:rPr>
          <w:sz w:val="24"/>
        </w:rPr>
        <w:t>implicational</w:t>
      </w:r>
      <w:r>
        <w:rPr>
          <w:spacing w:val="-7"/>
          <w:sz w:val="24"/>
        </w:rPr>
        <w:t xml:space="preserve"> </w:t>
      </w:r>
      <w:r>
        <w:rPr>
          <w:sz w:val="24"/>
        </w:rPr>
        <w:t>universal.</w:t>
      </w:r>
      <w:r>
        <w:rPr>
          <w:spacing w:val="-6"/>
          <w:sz w:val="24"/>
        </w:rPr>
        <w:t xml:space="preserve"> </w:t>
      </w:r>
      <w:r>
        <w:rPr>
          <w:sz w:val="24"/>
        </w:rPr>
        <w:t>In</w:t>
      </w:r>
      <w:r>
        <w:rPr>
          <w:spacing w:val="-7"/>
          <w:sz w:val="24"/>
        </w:rPr>
        <w:t xml:space="preserve"> </w:t>
      </w:r>
      <w:r>
        <w:rPr>
          <w:sz w:val="24"/>
        </w:rPr>
        <w:t xml:space="preserve">Pe- tra M. </w:t>
      </w:r>
      <w:r>
        <w:rPr>
          <w:spacing w:val="-4"/>
          <w:sz w:val="24"/>
        </w:rPr>
        <w:t xml:space="preserve">Vogel </w:t>
      </w:r>
      <w:r>
        <w:rPr>
          <w:sz w:val="24"/>
        </w:rPr>
        <w:t xml:space="preserve">&amp; Bernard Comrie (eds.), </w:t>
      </w:r>
      <w:r>
        <w:rPr>
          <w:i/>
          <w:sz w:val="24"/>
        </w:rPr>
        <w:t>Approaches to the typology of word classes</w:t>
      </w:r>
      <w:r>
        <w:rPr>
          <w:i/>
          <w:spacing w:val="-42"/>
          <w:sz w:val="24"/>
        </w:rPr>
        <w:t xml:space="preserve"> </w:t>
      </w:r>
      <w:r>
        <w:rPr>
          <w:sz w:val="24"/>
        </w:rPr>
        <w:t xml:space="preserve">(Empiri- cal Approaches to Language Typology 23), 217–258. Mouton de Gruyter. </w:t>
      </w:r>
      <w:r>
        <w:rPr>
          <w:spacing w:val="2"/>
          <w:sz w:val="24"/>
        </w:rPr>
        <w:t>doi:</w:t>
      </w:r>
      <w:hyperlink r:id="rId273">
        <w:r>
          <w:rPr>
            <w:rFonts w:ascii="Linux Libertine Mono" w:hAnsi="Linux Libertine Mono"/>
            <w:color w:val="0000FF"/>
            <w:spacing w:val="2"/>
            <w:sz w:val="20"/>
          </w:rPr>
          <w:t>10.1515/</w:t>
        </w:r>
      </w:hyperlink>
      <w:r>
        <w:rPr>
          <w:rFonts w:ascii="Linux Libertine Mono" w:hAnsi="Linux Libertine Mono"/>
          <w:color w:val="0000FF"/>
          <w:spacing w:val="2"/>
          <w:sz w:val="20"/>
        </w:rPr>
        <w:t xml:space="preserve"> </w:t>
      </w:r>
      <w:hyperlink r:id="rId274">
        <w:r>
          <w:rPr>
            <w:rFonts w:ascii="Linux Libertine Mono" w:hAnsi="Linux Libertine Mono"/>
            <w:color w:val="0000FF"/>
            <w:sz w:val="20"/>
          </w:rPr>
          <w:t>9783110806120.217</w:t>
        </w:r>
      </w:hyperlink>
      <w:r>
        <w:rPr>
          <w:sz w:val="24"/>
        </w:rPr>
        <w:t>.</w:t>
      </w:r>
    </w:p>
    <w:p w:rsidR="00DD7756" w:rsidRDefault="00AD1397">
      <w:pPr>
        <w:spacing w:before="115" w:line="254" w:lineRule="auto"/>
        <w:ind w:left="2038" w:right="577" w:hanging="359"/>
        <w:jc w:val="both"/>
        <w:rPr>
          <w:sz w:val="24"/>
        </w:rPr>
      </w:pPr>
      <w:bookmarkStart w:id="541" w:name="_bookmark442"/>
      <w:bookmarkEnd w:id="541"/>
      <w:r>
        <w:rPr>
          <w:sz w:val="24"/>
        </w:rPr>
        <w:t xml:space="preserve">Rijkhoff, Jan. 2002. Verbs and nouns from a cross-linguistic perspective. </w:t>
      </w:r>
      <w:r>
        <w:rPr>
          <w:i/>
          <w:sz w:val="24"/>
        </w:rPr>
        <w:t xml:space="preserve">Italian Journal of Linguistics </w:t>
      </w:r>
      <w:r>
        <w:rPr>
          <w:sz w:val="24"/>
        </w:rPr>
        <w:t>14(1). 115–147.</w:t>
      </w:r>
    </w:p>
    <w:p w:rsidR="00DD7756" w:rsidRDefault="00AD1397">
      <w:pPr>
        <w:spacing w:before="118"/>
        <w:ind w:left="1680"/>
        <w:jc w:val="both"/>
        <w:rPr>
          <w:i/>
          <w:sz w:val="24"/>
        </w:rPr>
      </w:pPr>
      <w:bookmarkStart w:id="542" w:name="_bookmark443"/>
      <w:bookmarkEnd w:id="542"/>
      <w:r>
        <w:rPr>
          <w:sz w:val="24"/>
        </w:rPr>
        <w:t xml:space="preserve">Rijkhoff, Jan. 2003. When can a language have nouns and verbs? </w:t>
      </w:r>
      <w:r>
        <w:rPr>
          <w:i/>
          <w:sz w:val="24"/>
        </w:rPr>
        <w:t>Acta Linguistica Hafniensia</w:t>
      </w:r>
    </w:p>
    <w:p w:rsidR="00DD7756" w:rsidRDefault="00AD1397">
      <w:pPr>
        <w:spacing w:before="15"/>
        <w:ind w:left="2038"/>
        <w:rPr>
          <w:sz w:val="24"/>
        </w:rPr>
      </w:pPr>
      <w:r>
        <w:rPr>
          <w:sz w:val="24"/>
        </w:rPr>
        <w:t>35(1). 7–38. doi:</w:t>
      </w:r>
      <w:hyperlink r:id="rId275">
        <w:r>
          <w:rPr>
            <w:rFonts w:ascii="Linux Libertine Mono" w:hAnsi="Linux Libertine Mono"/>
            <w:color w:val="0000FF"/>
            <w:sz w:val="20"/>
          </w:rPr>
          <w:t>10.1080/03740463.2003.10416072</w:t>
        </w:r>
      </w:hyperlink>
      <w:r>
        <w:rPr>
          <w:sz w:val="24"/>
        </w:rPr>
        <w:t>.</w:t>
      </w:r>
    </w:p>
    <w:p w:rsidR="00DD7756" w:rsidRDefault="00AD1397">
      <w:pPr>
        <w:spacing w:before="135"/>
        <w:ind w:left="1680"/>
        <w:jc w:val="both"/>
        <w:rPr>
          <w:rFonts w:ascii="Linux Libertine Mono" w:hAnsi="Linux Libertine Mono"/>
          <w:sz w:val="20"/>
        </w:rPr>
      </w:pPr>
      <w:bookmarkStart w:id="543" w:name="_bookmark444"/>
      <w:bookmarkEnd w:id="543"/>
      <w:r>
        <w:rPr>
          <w:sz w:val="24"/>
        </w:rPr>
        <w:t xml:space="preserve">Rijkhoff, Jan. 2007. </w:t>
      </w:r>
      <w:r>
        <w:rPr>
          <w:spacing w:val="-6"/>
          <w:sz w:val="24"/>
        </w:rPr>
        <w:t xml:space="preserve">Word </w:t>
      </w:r>
      <w:r>
        <w:rPr>
          <w:sz w:val="24"/>
        </w:rPr>
        <w:t xml:space="preserve">classes. </w:t>
      </w:r>
      <w:r>
        <w:rPr>
          <w:i/>
          <w:sz w:val="24"/>
        </w:rPr>
        <w:t xml:space="preserve">Language &amp; Linguistics Compass </w:t>
      </w:r>
      <w:r>
        <w:rPr>
          <w:sz w:val="24"/>
        </w:rPr>
        <w:t>1(6). 709–726. doi:</w:t>
      </w:r>
      <w:hyperlink r:id="rId276">
        <w:r>
          <w:rPr>
            <w:rFonts w:ascii="Linux Libertine Mono" w:hAnsi="Linux Libertine Mono"/>
            <w:color w:val="0000FF"/>
            <w:sz w:val="20"/>
          </w:rPr>
          <w:t>10</w:t>
        </w:r>
        <w:r>
          <w:rPr>
            <w:rFonts w:ascii="Linux Libertine Mono" w:hAnsi="Linux Libertine Mono"/>
            <w:color w:val="0000FF"/>
            <w:spacing w:val="-85"/>
            <w:sz w:val="20"/>
          </w:rPr>
          <w:t xml:space="preserve"> </w:t>
        </w:r>
        <w:r>
          <w:rPr>
            <w:rFonts w:ascii="Linux Libertine Mono" w:hAnsi="Linux Libertine Mono"/>
            <w:color w:val="0000FF"/>
            <w:sz w:val="20"/>
          </w:rPr>
          <w:t>.</w:t>
        </w:r>
      </w:hyperlink>
    </w:p>
    <w:p w:rsidR="00DD7756" w:rsidRDefault="00DD7756">
      <w:pPr>
        <w:spacing w:before="15"/>
        <w:ind w:left="2038"/>
        <w:rPr>
          <w:sz w:val="24"/>
        </w:rPr>
      </w:pPr>
      <w:hyperlink r:id="rId277">
        <w:r w:rsidR="00AD1397">
          <w:rPr>
            <w:rFonts w:ascii="Linux Libertine Mono"/>
            <w:color w:val="0000FF"/>
            <w:w w:val="105"/>
            <w:sz w:val="20"/>
          </w:rPr>
          <w:t>1111/j.1749-818x.2007.00030.xWord</w:t>
        </w:r>
      </w:hyperlink>
      <w:r w:rsidR="00AD1397">
        <w:rPr>
          <w:w w:val="105"/>
          <w:sz w:val="24"/>
        </w:rPr>
        <w:t>.</w:t>
      </w:r>
    </w:p>
    <w:p w:rsidR="00DD7756" w:rsidRDefault="00AD1397">
      <w:pPr>
        <w:spacing w:before="135"/>
        <w:ind w:left="1680"/>
        <w:rPr>
          <w:i/>
          <w:sz w:val="24"/>
        </w:rPr>
      </w:pPr>
      <w:bookmarkStart w:id="544" w:name="_bookmark445"/>
      <w:bookmarkEnd w:id="544"/>
      <w:r>
        <w:rPr>
          <w:sz w:val="24"/>
        </w:rPr>
        <w:t xml:space="preserve">Rijkhoff, Jan &amp; Eva van Lier (eds.). 2013. </w:t>
      </w:r>
      <w:r>
        <w:rPr>
          <w:i/>
          <w:sz w:val="24"/>
        </w:rPr>
        <w:t>Flexible word classes: Typological studies of underspeci-</w:t>
      </w:r>
    </w:p>
    <w:p w:rsidR="00DD7756" w:rsidRDefault="00DD7756">
      <w:pPr>
        <w:spacing w:before="15" w:line="254" w:lineRule="auto"/>
        <w:ind w:left="2038"/>
        <w:rPr>
          <w:sz w:val="24"/>
        </w:rPr>
      </w:pPr>
      <w:r w:rsidRPr="00DD7756">
        <w:pict>
          <v:line id="_x0000_s1045" style="position:absolute;left:0;text-align:left;z-index:15798784;mso-position-horizontal-relative:page" from="558.65pt,14.3pt" to="558.65pt,3.1pt" strokecolor="blue" strokeweight="1.75731mm">
            <w10:wrap anchorx="page"/>
          </v:line>
        </w:pict>
      </w:r>
      <w:r w:rsidR="00AD1397">
        <w:rPr>
          <w:i/>
          <w:sz w:val="24"/>
        </w:rPr>
        <w:t>fied parts of speech</w:t>
      </w:r>
      <w:r w:rsidR="00AD1397">
        <w:rPr>
          <w:sz w:val="24"/>
        </w:rPr>
        <w:t>. Oxford University Press. doi:</w:t>
      </w:r>
      <w:r w:rsidR="00AD1397">
        <w:rPr>
          <w:rFonts w:ascii="Linux Libertine Mono"/>
          <w:color w:val="0000FF"/>
          <w:sz w:val="20"/>
        </w:rPr>
        <w:t>10.1093/acprof:oso/9780199668441. 001.0001</w:t>
      </w:r>
      <w:r w:rsidR="00AD1397">
        <w:rPr>
          <w:sz w:val="24"/>
        </w:rPr>
        <w:t>.</w:t>
      </w:r>
    </w:p>
    <w:p w:rsidR="00DD7756" w:rsidRDefault="00AD1397">
      <w:pPr>
        <w:spacing w:before="117" w:line="254" w:lineRule="auto"/>
        <w:ind w:left="2038" w:right="557" w:hanging="359"/>
        <w:rPr>
          <w:sz w:val="24"/>
        </w:rPr>
      </w:pPr>
      <w:bookmarkStart w:id="545" w:name="_bookmark446"/>
      <w:bookmarkEnd w:id="545"/>
      <w:r>
        <w:rPr>
          <w:sz w:val="24"/>
        </w:rPr>
        <w:t xml:space="preserve">Robert, Stéphane (ed.). 2003. </w:t>
      </w:r>
      <w:r>
        <w:rPr>
          <w:i/>
          <w:sz w:val="24"/>
        </w:rPr>
        <w:t xml:space="preserve">Perspectives synchroniques sur la grammaticalisation </w:t>
      </w:r>
      <w:r>
        <w:rPr>
          <w:sz w:val="24"/>
        </w:rPr>
        <w:t>(Afrique et Langage 5). Peeters.</w:t>
      </w:r>
    </w:p>
    <w:p w:rsidR="00DD7756" w:rsidRDefault="00AD1397">
      <w:pPr>
        <w:pStyle w:val="BodyText"/>
        <w:spacing w:before="118"/>
        <w:ind w:left="1680"/>
        <w:rPr>
          <w:rFonts w:ascii="Linux Libertine Mono" w:hAnsi="Linux Libertine Mono"/>
          <w:sz w:val="20"/>
        </w:rPr>
      </w:pPr>
      <w:bookmarkStart w:id="546" w:name="_bookmark447"/>
      <w:bookmarkEnd w:id="546"/>
      <w:r>
        <w:t xml:space="preserve">Robins, R. H. 1968. Basic sentence structures in Sundanese. </w:t>
      </w:r>
      <w:r>
        <w:rPr>
          <w:i/>
        </w:rPr>
        <w:t xml:space="preserve">Lingua </w:t>
      </w:r>
      <w:r>
        <w:t>21(C). 351–358. doi:</w:t>
      </w:r>
      <w:hyperlink r:id="rId278">
        <w:r>
          <w:rPr>
            <w:rFonts w:ascii="Linux Libertine Mono" w:hAnsi="Linux Libertine Mono"/>
            <w:color w:val="0000FF"/>
            <w:sz w:val="20"/>
          </w:rPr>
          <w:t>10.</w:t>
        </w:r>
      </w:hyperlink>
    </w:p>
    <w:p w:rsidR="00DD7756" w:rsidRDefault="00DD7756">
      <w:pPr>
        <w:spacing w:before="15"/>
        <w:ind w:left="2038"/>
        <w:rPr>
          <w:sz w:val="24"/>
        </w:rPr>
      </w:pPr>
      <w:hyperlink r:id="rId279">
        <w:r w:rsidR="00AD1397">
          <w:rPr>
            <w:rFonts w:ascii="Linux Libertine Mono"/>
            <w:color w:val="0000FF"/>
            <w:w w:val="105"/>
            <w:sz w:val="20"/>
          </w:rPr>
          <w:t>1016/0024-3841(68)90061-2</w:t>
        </w:r>
      </w:hyperlink>
      <w:r w:rsidR="00AD1397">
        <w:rPr>
          <w:w w:val="105"/>
          <w:sz w:val="24"/>
        </w:rPr>
        <w:t>.</w:t>
      </w:r>
    </w:p>
    <w:p w:rsidR="00DD7756" w:rsidRDefault="00AD1397">
      <w:pPr>
        <w:spacing w:before="135" w:line="254" w:lineRule="auto"/>
        <w:ind w:left="2038" w:right="572" w:hanging="359"/>
        <w:rPr>
          <w:sz w:val="24"/>
        </w:rPr>
      </w:pPr>
      <w:bookmarkStart w:id="547" w:name="_bookmark448"/>
      <w:bookmarkEnd w:id="547"/>
      <w:r>
        <w:rPr>
          <w:sz w:val="24"/>
        </w:rPr>
        <w:t>Rogers,</w:t>
      </w:r>
      <w:r>
        <w:rPr>
          <w:spacing w:val="-14"/>
          <w:sz w:val="24"/>
        </w:rPr>
        <w:t xml:space="preserve"> </w:t>
      </w:r>
      <w:r>
        <w:rPr>
          <w:sz w:val="24"/>
        </w:rPr>
        <w:t>Phillip.</w:t>
      </w:r>
      <w:r>
        <w:rPr>
          <w:spacing w:val="-14"/>
          <w:sz w:val="24"/>
        </w:rPr>
        <w:t xml:space="preserve"> </w:t>
      </w:r>
      <w:r>
        <w:rPr>
          <w:sz w:val="24"/>
        </w:rPr>
        <w:t>2016.</w:t>
      </w:r>
      <w:r>
        <w:rPr>
          <w:spacing w:val="-14"/>
          <w:sz w:val="24"/>
        </w:rPr>
        <w:t xml:space="preserve"> </w:t>
      </w:r>
      <w:r>
        <w:rPr>
          <w:i/>
          <w:sz w:val="24"/>
        </w:rPr>
        <w:t>Illustrating</w:t>
      </w:r>
      <w:r>
        <w:rPr>
          <w:i/>
          <w:spacing w:val="-14"/>
          <w:sz w:val="24"/>
        </w:rPr>
        <w:t xml:space="preserve"> </w:t>
      </w:r>
      <w:r>
        <w:rPr>
          <w:i/>
          <w:sz w:val="24"/>
        </w:rPr>
        <w:t>the</w:t>
      </w:r>
      <w:r>
        <w:rPr>
          <w:i/>
          <w:spacing w:val="-14"/>
          <w:sz w:val="24"/>
        </w:rPr>
        <w:t xml:space="preserve"> </w:t>
      </w:r>
      <w:r>
        <w:rPr>
          <w:i/>
          <w:sz w:val="24"/>
        </w:rPr>
        <w:t>prototype</w:t>
      </w:r>
      <w:r>
        <w:rPr>
          <w:i/>
          <w:spacing w:val="-13"/>
          <w:sz w:val="24"/>
        </w:rPr>
        <w:t xml:space="preserve"> </w:t>
      </w:r>
      <w:r>
        <w:rPr>
          <w:i/>
          <w:sz w:val="24"/>
        </w:rPr>
        <w:t>structures</w:t>
      </w:r>
      <w:r>
        <w:rPr>
          <w:i/>
          <w:spacing w:val="-14"/>
          <w:sz w:val="24"/>
        </w:rPr>
        <w:t xml:space="preserve"> </w:t>
      </w:r>
      <w:r>
        <w:rPr>
          <w:i/>
          <w:sz w:val="24"/>
        </w:rPr>
        <w:t>of</w:t>
      </w:r>
      <w:r>
        <w:rPr>
          <w:i/>
          <w:spacing w:val="-13"/>
          <w:sz w:val="24"/>
        </w:rPr>
        <w:t xml:space="preserve"> </w:t>
      </w:r>
      <w:r>
        <w:rPr>
          <w:i/>
          <w:sz w:val="24"/>
        </w:rPr>
        <w:t>parts</w:t>
      </w:r>
      <w:r>
        <w:rPr>
          <w:i/>
          <w:spacing w:val="-14"/>
          <w:sz w:val="24"/>
        </w:rPr>
        <w:t xml:space="preserve"> </w:t>
      </w:r>
      <w:r>
        <w:rPr>
          <w:i/>
          <w:sz w:val="24"/>
        </w:rPr>
        <w:t>of</w:t>
      </w:r>
      <w:r>
        <w:rPr>
          <w:i/>
          <w:spacing w:val="-14"/>
          <w:sz w:val="24"/>
        </w:rPr>
        <w:t xml:space="preserve"> </w:t>
      </w:r>
      <w:r>
        <w:rPr>
          <w:i/>
          <w:sz w:val="24"/>
        </w:rPr>
        <w:t>speech:</w:t>
      </w:r>
      <w:r>
        <w:rPr>
          <w:i/>
          <w:spacing w:val="-13"/>
          <w:sz w:val="24"/>
        </w:rPr>
        <w:t xml:space="preserve"> </w:t>
      </w:r>
      <w:r>
        <w:rPr>
          <w:i/>
          <w:sz w:val="24"/>
        </w:rPr>
        <w:t>A</w:t>
      </w:r>
      <w:r>
        <w:rPr>
          <w:i/>
          <w:spacing w:val="-14"/>
          <w:sz w:val="24"/>
        </w:rPr>
        <w:t xml:space="preserve"> </w:t>
      </w:r>
      <w:r>
        <w:rPr>
          <w:i/>
          <w:sz w:val="24"/>
        </w:rPr>
        <w:t>multidimensional scaling analysis</w:t>
      </w:r>
      <w:r>
        <w:rPr>
          <w:sz w:val="24"/>
        </w:rPr>
        <w:t>. University of New Mexico. (M.A.</w:t>
      </w:r>
      <w:r>
        <w:rPr>
          <w:spacing w:val="-11"/>
          <w:sz w:val="24"/>
        </w:rPr>
        <w:t xml:space="preserve"> </w:t>
      </w:r>
      <w:r>
        <w:rPr>
          <w:sz w:val="24"/>
        </w:rPr>
        <w:t>thesis).</w:t>
      </w:r>
    </w:p>
    <w:p w:rsidR="00DD7756" w:rsidRDefault="00AD1397">
      <w:pPr>
        <w:spacing w:before="117"/>
        <w:ind w:left="1680"/>
        <w:rPr>
          <w:rFonts w:ascii="Linux Libertine Mono" w:hAnsi="Linux Libertine Mono"/>
          <w:sz w:val="20"/>
        </w:rPr>
      </w:pPr>
      <w:bookmarkStart w:id="548" w:name="_bookmark449"/>
      <w:bookmarkEnd w:id="548"/>
      <w:r>
        <w:rPr>
          <w:sz w:val="24"/>
        </w:rPr>
        <w:t xml:space="preserve">Rosch, Eleanor. 1973. Natural categories. </w:t>
      </w:r>
      <w:r>
        <w:rPr>
          <w:i/>
          <w:sz w:val="24"/>
        </w:rPr>
        <w:t xml:space="preserve">Cognitive Psychology </w:t>
      </w:r>
      <w:r>
        <w:rPr>
          <w:sz w:val="24"/>
        </w:rPr>
        <w:t>4. 328–350. doi:</w:t>
      </w:r>
      <w:hyperlink r:id="rId280">
        <w:r>
          <w:rPr>
            <w:rFonts w:ascii="Linux Libertine Mono" w:hAnsi="Linux Libertine Mono"/>
            <w:color w:val="0000FF"/>
            <w:sz w:val="20"/>
          </w:rPr>
          <w:t>10 . 1016</w:t>
        </w:r>
        <w:r>
          <w:rPr>
            <w:rFonts w:ascii="Linux Libertine Mono" w:hAnsi="Linux Libertine Mono"/>
            <w:color w:val="0000FF"/>
            <w:spacing w:val="-92"/>
            <w:sz w:val="20"/>
          </w:rPr>
          <w:t xml:space="preserve"> </w:t>
        </w:r>
        <w:r>
          <w:rPr>
            <w:rFonts w:ascii="Linux Libertine Mono" w:hAnsi="Linux Libertine Mono"/>
            <w:color w:val="0000FF"/>
            <w:sz w:val="20"/>
          </w:rPr>
          <w:t>/</w:t>
        </w:r>
      </w:hyperlink>
    </w:p>
    <w:p w:rsidR="00DD7756" w:rsidRDefault="00DD7756">
      <w:pPr>
        <w:spacing w:before="15"/>
        <w:ind w:left="2038"/>
        <w:rPr>
          <w:sz w:val="24"/>
        </w:rPr>
      </w:pPr>
      <w:hyperlink r:id="rId281">
        <w:r w:rsidR="00AD1397">
          <w:rPr>
            <w:rFonts w:ascii="Linux Libertine Mono"/>
            <w:color w:val="0000FF"/>
            <w:w w:val="105"/>
            <w:sz w:val="20"/>
          </w:rPr>
          <w:t>0010-0285(73)90017-0</w:t>
        </w:r>
      </w:hyperlink>
      <w:r w:rsidR="00AD1397">
        <w:rPr>
          <w:w w:val="105"/>
          <w:sz w:val="24"/>
        </w:rPr>
        <w:t>.</w:t>
      </w:r>
    </w:p>
    <w:p w:rsidR="00DD7756" w:rsidRDefault="00AD1397">
      <w:pPr>
        <w:spacing w:before="135" w:line="254" w:lineRule="auto"/>
        <w:ind w:left="2038" w:right="576" w:hanging="359"/>
        <w:jc w:val="both"/>
        <w:rPr>
          <w:sz w:val="24"/>
        </w:rPr>
      </w:pPr>
      <w:bookmarkStart w:id="549" w:name="_bookmark450"/>
      <w:bookmarkEnd w:id="549"/>
      <w:r>
        <w:rPr>
          <w:sz w:val="24"/>
        </w:rPr>
        <w:t>Rosch,</w:t>
      </w:r>
      <w:r>
        <w:rPr>
          <w:spacing w:val="-14"/>
          <w:sz w:val="24"/>
        </w:rPr>
        <w:t xml:space="preserve"> </w:t>
      </w:r>
      <w:r>
        <w:rPr>
          <w:sz w:val="24"/>
        </w:rPr>
        <w:t>Eleanor.</w:t>
      </w:r>
      <w:r>
        <w:rPr>
          <w:spacing w:val="-14"/>
          <w:sz w:val="24"/>
        </w:rPr>
        <w:t xml:space="preserve"> </w:t>
      </w:r>
      <w:r>
        <w:rPr>
          <w:sz w:val="24"/>
        </w:rPr>
        <w:t>1975.</w:t>
      </w:r>
      <w:r>
        <w:rPr>
          <w:spacing w:val="-14"/>
          <w:sz w:val="24"/>
        </w:rPr>
        <w:t xml:space="preserve"> </w:t>
      </w:r>
      <w:r>
        <w:rPr>
          <w:sz w:val="24"/>
        </w:rPr>
        <w:t>Cognitive</w:t>
      </w:r>
      <w:r>
        <w:rPr>
          <w:spacing w:val="-14"/>
          <w:sz w:val="24"/>
        </w:rPr>
        <w:t xml:space="preserve"> </w:t>
      </w:r>
      <w:r>
        <w:rPr>
          <w:sz w:val="24"/>
        </w:rPr>
        <w:t>representations</w:t>
      </w:r>
      <w:r>
        <w:rPr>
          <w:spacing w:val="-14"/>
          <w:sz w:val="24"/>
        </w:rPr>
        <w:t xml:space="preserve"> </w:t>
      </w:r>
      <w:r>
        <w:rPr>
          <w:sz w:val="24"/>
        </w:rPr>
        <w:t>of</w:t>
      </w:r>
      <w:r>
        <w:rPr>
          <w:spacing w:val="-14"/>
          <w:sz w:val="24"/>
        </w:rPr>
        <w:t xml:space="preserve"> </w:t>
      </w:r>
      <w:r>
        <w:rPr>
          <w:sz w:val="24"/>
        </w:rPr>
        <w:t>semantic</w:t>
      </w:r>
      <w:r>
        <w:rPr>
          <w:spacing w:val="-14"/>
          <w:sz w:val="24"/>
        </w:rPr>
        <w:t xml:space="preserve"> </w:t>
      </w:r>
      <w:r>
        <w:rPr>
          <w:sz w:val="24"/>
        </w:rPr>
        <w:t>categories.</w:t>
      </w:r>
      <w:r>
        <w:rPr>
          <w:spacing w:val="-17"/>
          <w:sz w:val="24"/>
        </w:rPr>
        <w:t xml:space="preserve"> </w:t>
      </w:r>
      <w:r>
        <w:rPr>
          <w:i/>
          <w:sz w:val="24"/>
        </w:rPr>
        <w:t>Journal</w:t>
      </w:r>
      <w:r>
        <w:rPr>
          <w:i/>
          <w:spacing w:val="-14"/>
          <w:sz w:val="24"/>
        </w:rPr>
        <w:t xml:space="preserve"> </w:t>
      </w:r>
      <w:r>
        <w:rPr>
          <w:i/>
          <w:sz w:val="24"/>
        </w:rPr>
        <w:t>of</w:t>
      </w:r>
      <w:r>
        <w:rPr>
          <w:i/>
          <w:spacing w:val="-14"/>
          <w:sz w:val="24"/>
        </w:rPr>
        <w:t xml:space="preserve"> </w:t>
      </w:r>
      <w:r>
        <w:rPr>
          <w:i/>
          <w:sz w:val="24"/>
        </w:rPr>
        <w:t xml:space="preserve">Experimen- tal Psychology: General </w:t>
      </w:r>
      <w:r>
        <w:rPr>
          <w:sz w:val="24"/>
        </w:rPr>
        <w:t>104(3). 192–233.</w:t>
      </w:r>
      <w:r>
        <w:rPr>
          <w:spacing w:val="37"/>
          <w:sz w:val="24"/>
        </w:rPr>
        <w:t xml:space="preserve"> </w:t>
      </w:r>
      <w:r>
        <w:rPr>
          <w:sz w:val="24"/>
        </w:rPr>
        <w:t>doi:</w:t>
      </w:r>
      <w:hyperlink r:id="rId282">
        <w:r>
          <w:rPr>
            <w:rFonts w:ascii="Linux Libertine Mono" w:hAnsi="Linux Libertine Mono"/>
            <w:color w:val="0000FF"/>
            <w:sz w:val="20"/>
          </w:rPr>
          <w:t>10.1037/0096-3445.104.3.192</w:t>
        </w:r>
      </w:hyperlink>
      <w:r>
        <w:rPr>
          <w:sz w:val="24"/>
        </w:rPr>
        <w:t>.</w:t>
      </w:r>
    </w:p>
    <w:p w:rsidR="00DD7756" w:rsidRDefault="00AD1397">
      <w:pPr>
        <w:spacing w:before="118" w:line="254" w:lineRule="auto"/>
        <w:ind w:left="2038" w:right="577" w:hanging="359"/>
        <w:jc w:val="both"/>
        <w:rPr>
          <w:sz w:val="24"/>
        </w:rPr>
      </w:pPr>
      <w:bookmarkStart w:id="550" w:name="_bookmark451"/>
      <w:bookmarkEnd w:id="550"/>
      <w:r>
        <w:rPr>
          <w:sz w:val="24"/>
        </w:rPr>
        <w:t>Rosch,</w:t>
      </w:r>
      <w:r>
        <w:rPr>
          <w:spacing w:val="-6"/>
          <w:sz w:val="24"/>
        </w:rPr>
        <w:t xml:space="preserve"> </w:t>
      </w:r>
      <w:r>
        <w:rPr>
          <w:sz w:val="24"/>
        </w:rPr>
        <w:t>Eleanor.</w:t>
      </w:r>
      <w:r>
        <w:rPr>
          <w:spacing w:val="-6"/>
          <w:sz w:val="24"/>
        </w:rPr>
        <w:t xml:space="preserve"> </w:t>
      </w:r>
      <w:r>
        <w:rPr>
          <w:sz w:val="24"/>
        </w:rPr>
        <w:t>1978.</w:t>
      </w:r>
      <w:r>
        <w:rPr>
          <w:spacing w:val="-5"/>
          <w:sz w:val="24"/>
        </w:rPr>
        <w:t xml:space="preserve"> </w:t>
      </w:r>
      <w:r>
        <w:rPr>
          <w:sz w:val="24"/>
        </w:rPr>
        <w:t>Principles</w:t>
      </w:r>
      <w:r>
        <w:rPr>
          <w:spacing w:val="-6"/>
          <w:sz w:val="24"/>
        </w:rPr>
        <w:t xml:space="preserve"> </w:t>
      </w:r>
      <w:r>
        <w:rPr>
          <w:sz w:val="24"/>
        </w:rPr>
        <w:t>of</w:t>
      </w:r>
      <w:r>
        <w:rPr>
          <w:spacing w:val="-6"/>
          <w:sz w:val="24"/>
        </w:rPr>
        <w:t xml:space="preserve"> </w:t>
      </w:r>
      <w:r>
        <w:rPr>
          <w:sz w:val="24"/>
        </w:rPr>
        <w:t>categorization.</w:t>
      </w:r>
      <w:r>
        <w:rPr>
          <w:spacing w:val="-5"/>
          <w:sz w:val="24"/>
        </w:rPr>
        <w:t xml:space="preserve"> </w:t>
      </w:r>
      <w:r>
        <w:rPr>
          <w:sz w:val="24"/>
        </w:rPr>
        <w:t>In</w:t>
      </w:r>
      <w:r>
        <w:rPr>
          <w:spacing w:val="-6"/>
          <w:sz w:val="24"/>
        </w:rPr>
        <w:t xml:space="preserve"> </w:t>
      </w:r>
      <w:r>
        <w:rPr>
          <w:sz w:val="24"/>
        </w:rPr>
        <w:t>Eleanor</w:t>
      </w:r>
      <w:r>
        <w:rPr>
          <w:spacing w:val="-6"/>
          <w:sz w:val="24"/>
        </w:rPr>
        <w:t xml:space="preserve"> </w:t>
      </w:r>
      <w:r>
        <w:rPr>
          <w:sz w:val="24"/>
        </w:rPr>
        <w:t>Rosch</w:t>
      </w:r>
      <w:r>
        <w:rPr>
          <w:spacing w:val="-5"/>
          <w:sz w:val="24"/>
        </w:rPr>
        <w:t xml:space="preserve"> </w:t>
      </w:r>
      <w:r>
        <w:rPr>
          <w:sz w:val="24"/>
        </w:rPr>
        <w:t>&amp;</w:t>
      </w:r>
      <w:r>
        <w:rPr>
          <w:spacing w:val="-6"/>
          <w:sz w:val="24"/>
        </w:rPr>
        <w:t xml:space="preserve"> </w:t>
      </w:r>
      <w:r>
        <w:rPr>
          <w:sz w:val="24"/>
        </w:rPr>
        <w:t>B.</w:t>
      </w:r>
      <w:r>
        <w:rPr>
          <w:spacing w:val="-6"/>
          <w:sz w:val="24"/>
        </w:rPr>
        <w:t xml:space="preserve"> </w:t>
      </w:r>
      <w:r>
        <w:rPr>
          <w:sz w:val="24"/>
        </w:rPr>
        <w:t>B.</w:t>
      </w:r>
      <w:r>
        <w:rPr>
          <w:spacing w:val="-5"/>
          <w:sz w:val="24"/>
        </w:rPr>
        <w:t xml:space="preserve"> </w:t>
      </w:r>
      <w:r>
        <w:rPr>
          <w:sz w:val="24"/>
        </w:rPr>
        <w:t>Lloyd</w:t>
      </w:r>
      <w:r>
        <w:rPr>
          <w:spacing w:val="-6"/>
          <w:sz w:val="24"/>
        </w:rPr>
        <w:t xml:space="preserve"> </w:t>
      </w:r>
      <w:r>
        <w:rPr>
          <w:sz w:val="24"/>
        </w:rPr>
        <w:t>(eds.),</w:t>
      </w:r>
      <w:r>
        <w:rPr>
          <w:spacing w:val="-9"/>
          <w:sz w:val="24"/>
        </w:rPr>
        <w:t xml:space="preserve"> </w:t>
      </w:r>
      <w:r>
        <w:rPr>
          <w:i/>
          <w:sz w:val="24"/>
        </w:rPr>
        <w:t>Cog- nition and categorization</w:t>
      </w:r>
      <w:r>
        <w:rPr>
          <w:sz w:val="24"/>
        </w:rPr>
        <w:t>. Lawrence</w:t>
      </w:r>
      <w:r>
        <w:rPr>
          <w:spacing w:val="-6"/>
          <w:sz w:val="24"/>
        </w:rPr>
        <w:t xml:space="preserve"> </w:t>
      </w:r>
      <w:r>
        <w:rPr>
          <w:sz w:val="24"/>
        </w:rPr>
        <w:t>Erlbaum.</w:t>
      </w:r>
    </w:p>
    <w:p w:rsidR="00DD7756" w:rsidRDefault="00AD1397">
      <w:pPr>
        <w:spacing w:before="117" w:line="254" w:lineRule="auto"/>
        <w:ind w:left="2038" w:right="573" w:hanging="359"/>
        <w:jc w:val="both"/>
        <w:rPr>
          <w:sz w:val="24"/>
        </w:rPr>
      </w:pPr>
      <w:bookmarkStart w:id="551" w:name="_bookmark452"/>
      <w:bookmarkEnd w:id="551"/>
      <w:r>
        <w:rPr>
          <w:sz w:val="24"/>
        </w:rPr>
        <w:t xml:space="preserve">Rosch, Eleanor H. 1973. On the internal structure of perceptual and semantic categories. In </w:t>
      </w:r>
      <w:r>
        <w:rPr>
          <w:i/>
          <w:sz w:val="24"/>
        </w:rPr>
        <w:t>Cognitive development and the acquisition of language</w:t>
      </w:r>
      <w:r>
        <w:rPr>
          <w:sz w:val="24"/>
        </w:rPr>
        <w:t>, 111–144. Academic Press. doi:</w:t>
      </w:r>
      <w:hyperlink r:id="rId283">
        <w:r>
          <w:rPr>
            <w:rFonts w:ascii="Linux Libertine Mono" w:hAnsi="Linux Libertine Mono"/>
            <w:color w:val="0000FF"/>
            <w:sz w:val="20"/>
          </w:rPr>
          <w:t>10.</w:t>
        </w:r>
      </w:hyperlink>
      <w:r>
        <w:rPr>
          <w:rFonts w:ascii="Linux Libertine Mono" w:hAnsi="Linux Libertine Mono"/>
          <w:color w:val="0000FF"/>
          <w:sz w:val="20"/>
        </w:rPr>
        <w:t xml:space="preserve"> </w:t>
      </w:r>
      <w:hyperlink r:id="rId284">
        <w:r>
          <w:rPr>
            <w:rFonts w:ascii="Linux Libertine Mono" w:hAnsi="Linux Libertine Mono"/>
            <w:color w:val="0000FF"/>
            <w:sz w:val="20"/>
          </w:rPr>
          <w:t>1016/b978-0-12-505850-6.50010-4</w:t>
        </w:r>
      </w:hyperlink>
      <w:r>
        <w:rPr>
          <w:sz w:val="24"/>
        </w:rPr>
        <w:t>.</w:t>
      </w:r>
    </w:p>
    <w:p w:rsidR="00DD7756" w:rsidRDefault="00AD1397">
      <w:pPr>
        <w:spacing w:before="116" w:line="254" w:lineRule="auto"/>
        <w:ind w:left="2038" w:right="573" w:hanging="359"/>
        <w:jc w:val="both"/>
        <w:rPr>
          <w:sz w:val="24"/>
        </w:rPr>
      </w:pPr>
      <w:bookmarkStart w:id="552" w:name="_bookmark453"/>
      <w:bookmarkEnd w:id="552"/>
      <w:r>
        <w:rPr>
          <w:sz w:val="24"/>
        </w:rPr>
        <w:t xml:space="preserve">Rosch, Eleanor H., Carolyn B. Mervis, </w:t>
      </w:r>
      <w:r>
        <w:rPr>
          <w:spacing w:val="-3"/>
          <w:sz w:val="24"/>
        </w:rPr>
        <w:t xml:space="preserve">Wayne </w:t>
      </w:r>
      <w:r>
        <w:rPr>
          <w:spacing w:val="-4"/>
          <w:sz w:val="24"/>
        </w:rPr>
        <w:t xml:space="preserve">D. </w:t>
      </w:r>
      <w:r>
        <w:rPr>
          <w:spacing w:val="-3"/>
          <w:sz w:val="24"/>
        </w:rPr>
        <w:t xml:space="preserve">Gray, </w:t>
      </w:r>
      <w:r>
        <w:rPr>
          <w:sz w:val="24"/>
        </w:rPr>
        <w:t>David M. Johnson &amp; Penny Boyes- Braem.</w:t>
      </w:r>
      <w:r>
        <w:rPr>
          <w:spacing w:val="-9"/>
          <w:sz w:val="24"/>
        </w:rPr>
        <w:t xml:space="preserve"> </w:t>
      </w:r>
      <w:r>
        <w:rPr>
          <w:sz w:val="24"/>
        </w:rPr>
        <w:t>1976.</w:t>
      </w:r>
      <w:r>
        <w:rPr>
          <w:spacing w:val="-9"/>
          <w:sz w:val="24"/>
        </w:rPr>
        <w:t xml:space="preserve"> </w:t>
      </w:r>
      <w:r>
        <w:rPr>
          <w:sz w:val="24"/>
        </w:rPr>
        <w:t>Basic</w:t>
      </w:r>
      <w:r>
        <w:rPr>
          <w:spacing w:val="-8"/>
          <w:sz w:val="24"/>
        </w:rPr>
        <w:t xml:space="preserve"> </w:t>
      </w:r>
      <w:r>
        <w:rPr>
          <w:sz w:val="24"/>
        </w:rPr>
        <w:t>objects</w:t>
      </w:r>
      <w:r>
        <w:rPr>
          <w:spacing w:val="-9"/>
          <w:sz w:val="24"/>
        </w:rPr>
        <w:t xml:space="preserve"> </w:t>
      </w:r>
      <w:r>
        <w:rPr>
          <w:sz w:val="24"/>
        </w:rPr>
        <w:t>in</w:t>
      </w:r>
      <w:r>
        <w:rPr>
          <w:spacing w:val="-9"/>
          <w:sz w:val="24"/>
        </w:rPr>
        <w:t xml:space="preserve"> </w:t>
      </w:r>
      <w:r>
        <w:rPr>
          <w:sz w:val="24"/>
        </w:rPr>
        <w:t>natural</w:t>
      </w:r>
      <w:r>
        <w:rPr>
          <w:spacing w:val="-8"/>
          <w:sz w:val="24"/>
        </w:rPr>
        <w:t xml:space="preserve"> </w:t>
      </w:r>
      <w:r>
        <w:rPr>
          <w:sz w:val="24"/>
        </w:rPr>
        <w:t>categories.</w:t>
      </w:r>
      <w:r>
        <w:rPr>
          <w:spacing w:val="-10"/>
          <w:sz w:val="24"/>
        </w:rPr>
        <w:t xml:space="preserve"> </w:t>
      </w:r>
      <w:r>
        <w:rPr>
          <w:i/>
          <w:sz w:val="24"/>
        </w:rPr>
        <w:t>Cognitive</w:t>
      </w:r>
      <w:r>
        <w:rPr>
          <w:i/>
          <w:spacing w:val="-8"/>
          <w:sz w:val="24"/>
        </w:rPr>
        <w:t xml:space="preserve"> </w:t>
      </w:r>
      <w:r>
        <w:rPr>
          <w:i/>
          <w:sz w:val="24"/>
        </w:rPr>
        <w:t>Psychology</w:t>
      </w:r>
      <w:r>
        <w:rPr>
          <w:i/>
          <w:spacing w:val="1"/>
          <w:sz w:val="24"/>
        </w:rPr>
        <w:t xml:space="preserve"> </w:t>
      </w:r>
      <w:r>
        <w:rPr>
          <w:sz w:val="24"/>
        </w:rPr>
        <w:t>8.</w:t>
      </w:r>
      <w:r>
        <w:rPr>
          <w:spacing w:val="-9"/>
          <w:sz w:val="24"/>
        </w:rPr>
        <w:t xml:space="preserve"> </w:t>
      </w:r>
      <w:r>
        <w:rPr>
          <w:sz w:val="24"/>
        </w:rPr>
        <w:t>382–439.</w:t>
      </w:r>
      <w:r>
        <w:rPr>
          <w:spacing w:val="-9"/>
          <w:sz w:val="24"/>
        </w:rPr>
        <w:t xml:space="preserve"> </w:t>
      </w:r>
      <w:r>
        <w:rPr>
          <w:sz w:val="24"/>
        </w:rPr>
        <w:t>doi:</w:t>
      </w:r>
      <w:hyperlink r:id="rId285">
        <w:r>
          <w:rPr>
            <w:rFonts w:ascii="Linux Libertine Mono" w:hAnsi="Linux Libertine Mono"/>
            <w:color w:val="0000FF"/>
            <w:sz w:val="20"/>
          </w:rPr>
          <w:t>10.</w:t>
        </w:r>
      </w:hyperlink>
      <w:r>
        <w:rPr>
          <w:rFonts w:ascii="Linux Libertine Mono" w:hAnsi="Linux Libertine Mono"/>
          <w:color w:val="0000FF"/>
          <w:sz w:val="20"/>
        </w:rPr>
        <w:t xml:space="preserve"> </w:t>
      </w:r>
      <w:hyperlink r:id="rId286">
        <w:r>
          <w:rPr>
            <w:rFonts w:ascii="Linux Libertine Mono" w:hAnsi="Linux Libertine Mono"/>
            <w:color w:val="0000FF"/>
            <w:sz w:val="20"/>
          </w:rPr>
          <w:t>1016/B978-0-12-505850-6.50010-4</w:t>
        </w:r>
      </w:hyperlink>
      <w:r>
        <w:rPr>
          <w:sz w:val="24"/>
        </w:rPr>
        <w:t>.</w:t>
      </w:r>
    </w:p>
    <w:p w:rsidR="00DD7756" w:rsidRDefault="00AD1397">
      <w:pPr>
        <w:spacing w:before="116" w:line="254" w:lineRule="auto"/>
        <w:ind w:left="2038" w:right="574" w:hanging="359"/>
        <w:jc w:val="both"/>
        <w:rPr>
          <w:sz w:val="24"/>
        </w:rPr>
      </w:pPr>
      <w:bookmarkStart w:id="553" w:name="_bookmark454"/>
      <w:bookmarkEnd w:id="553"/>
      <w:r>
        <w:rPr>
          <w:sz w:val="24"/>
        </w:rPr>
        <w:t>Rosch,</w:t>
      </w:r>
      <w:r>
        <w:rPr>
          <w:spacing w:val="-12"/>
          <w:sz w:val="24"/>
        </w:rPr>
        <w:t xml:space="preserve"> </w:t>
      </w:r>
      <w:r>
        <w:rPr>
          <w:sz w:val="24"/>
        </w:rPr>
        <w:t>Eleanor</w:t>
      </w:r>
      <w:r>
        <w:rPr>
          <w:spacing w:val="-11"/>
          <w:sz w:val="24"/>
        </w:rPr>
        <w:t xml:space="preserve"> </w:t>
      </w:r>
      <w:r>
        <w:rPr>
          <w:sz w:val="24"/>
        </w:rPr>
        <w:t>&amp;</w:t>
      </w:r>
      <w:r>
        <w:rPr>
          <w:spacing w:val="-12"/>
          <w:sz w:val="24"/>
        </w:rPr>
        <w:t xml:space="preserve"> </w:t>
      </w:r>
      <w:r>
        <w:rPr>
          <w:sz w:val="24"/>
        </w:rPr>
        <w:t>Carolyn</w:t>
      </w:r>
      <w:r>
        <w:rPr>
          <w:spacing w:val="-11"/>
          <w:sz w:val="24"/>
        </w:rPr>
        <w:t xml:space="preserve"> </w:t>
      </w:r>
      <w:r>
        <w:rPr>
          <w:sz w:val="24"/>
        </w:rPr>
        <w:t>B.</w:t>
      </w:r>
      <w:r>
        <w:rPr>
          <w:spacing w:val="-12"/>
          <w:sz w:val="24"/>
        </w:rPr>
        <w:t xml:space="preserve"> </w:t>
      </w:r>
      <w:r>
        <w:rPr>
          <w:sz w:val="24"/>
        </w:rPr>
        <w:t>Mervis.</w:t>
      </w:r>
      <w:r>
        <w:rPr>
          <w:spacing w:val="-11"/>
          <w:sz w:val="24"/>
        </w:rPr>
        <w:t xml:space="preserve"> </w:t>
      </w:r>
      <w:r>
        <w:rPr>
          <w:sz w:val="24"/>
        </w:rPr>
        <w:t>1975.</w:t>
      </w:r>
      <w:r>
        <w:rPr>
          <w:spacing w:val="-12"/>
          <w:sz w:val="24"/>
        </w:rPr>
        <w:t xml:space="preserve"> </w:t>
      </w:r>
      <w:r>
        <w:rPr>
          <w:sz w:val="24"/>
        </w:rPr>
        <w:t>Family</w:t>
      </w:r>
      <w:r>
        <w:rPr>
          <w:spacing w:val="-11"/>
          <w:sz w:val="24"/>
        </w:rPr>
        <w:t xml:space="preserve"> </w:t>
      </w:r>
      <w:r>
        <w:rPr>
          <w:sz w:val="24"/>
        </w:rPr>
        <w:t>resemblances:</w:t>
      </w:r>
      <w:r>
        <w:rPr>
          <w:spacing w:val="-11"/>
          <w:sz w:val="24"/>
        </w:rPr>
        <w:t xml:space="preserve"> </w:t>
      </w:r>
      <w:r>
        <w:rPr>
          <w:sz w:val="24"/>
        </w:rPr>
        <w:t>Studies</w:t>
      </w:r>
      <w:r>
        <w:rPr>
          <w:spacing w:val="-12"/>
          <w:sz w:val="24"/>
        </w:rPr>
        <w:t xml:space="preserve"> </w:t>
      </w:r>
      <w:r>
        <w:rPr>
          <w:sz w:val="24"/>
        </w:rPr>
        <w:t>in</w:t>
      </w:r>
      <w:r>
        <w:rPr>
          <w:spacing w:val="-11"/>
          <w:sz w:val="24"/>
        </w:rPr>
        <w:t xml:space="preserve"> </w:t>
      </w:r>
      <w:r>
        <w:rPr>
          <w:sz w:val="24"/>
        </w:rPr>
        <w:t>the</w:t>
      </w:r>
      <w:r>
        <w:rPr>
          <w:spacing w:val="-12"/>
          <w:sz w:val="24"/>
        </w:rPr>
        <w:t xml:space="preserve"> </w:t>
      </w:r>
      <w:r>
        <w:rPr>
          <w:sz w:val="24"/>
        </w:rPr>
        <w:t>internal</w:t>
      </w:r>
      <w:r>
        <w:rPr>
          <w:spacing w:val="-11"/>
          <w:sz w:val="24"/>
        </w:rPr>
        <w:t xml:space="preserve"> </w:t>
      </w:r>
      <w:r>
        <w:rPr>
          <w:sz w:val="24"/>
        </w:rPr>
        <w:t xml:space="preserve">struc- ture of categories. </w:t>
      </w:r>
      <w:r>
        <w:rPr>
          <w:i/>
          <w:sz w:val="24"/>
        </w:rPr>
        <w:t xml:space="preserve">Cognitive Psychology </w:t>
      </w:r>
      <w:r>
        <w:rPr>
          <w:sz w:val="24"/>
        </w:rPr>
        <w:t xml:space="preserve">7(4). 573–605. </w:t>
      </w:r>
      <w:r>
        <w:rPr>
          <w:spacing w:val="4"/>
          <w:sz w:val="24"/>
        </w:rPr>
        <w:t>doi:</w:t>
      </w:r>
      <w:hyperlink r:id="rId287">
        <w:r>
          <w:rPr>
            <w:rFonts w:ascii="Linux Libertine Mono" w:hAnsi="Linux Libertine Mono"/>
            <w:color w:val="0000FF"/>
            <w:spacing w:val="4"/>
            <w:sz w:val="20"/>
          </w:rPr>
          <w:t xml:space="preserve">10.1016/0010- </w:t>
        </w:r>
        <w:r>
          <w:rPr>
            <w:rFonts w:ascii="Linux Libertine Mono" w:hAnsi="Linux Libertine Mono"/>
            <w:color w:val="0000FF"/>
            <w:sz w:val="20"/>
          </w:rPr>
          <w:t>0285(75)</w:t>
        </w:r>
      </w:hyperlink>
      <w:r>
        <w:rPr>
          <w:rFonts w:ascii="Linux Libertine Mono" w:hAnsi="Linux Libertine Mono"/>
          <w:color w:val="0000FF"/>
          <w:sz w:val="20"/>
        </w:rPr>
        <w:t xml:space="preserve"> </w:t>
      </w:r>
      <w:hyperlink r:id="rId288">
        <w:r>
          <w:rPr>
            <w:rFonts w:ascii="Linux Libertine Mono" w:hAnsi="Linux Libertine Mono"/>
            <w:color w:val="0000FF"/>
            <w:sz w:val="20"/>
          </w:rPr>
          <w:t>90024-9</w:t>
        </w:r>
      </w:hyperlink>
      <w:r>
        <w:rPr>
          <w:sz w:val="24"/>
        </w:rPr>
        <w:t>.</w:t>
      </w:r>
    </w:p>
    <w:p w:rsidR="00DD7756" w:rsidRDefault="00AD1397">
      <w:pPr>
        <w:spacing w:before="116" w:line="254" w:lineRule="auto"/>
        <w:ind w:left="2038" w:right="576" w:hanging="359"/>
        <w:jc w:val="both"/>
        <w:rPr>
          <w:sz w:val="24"/>
        </w:rPr>
      </w:pPr>
      <w:bookmarkStart w:id="554" w:name="_bookmark455"/>
      <w:bookmarkEnd w:id="554"/>
      <w:r>
        <w:rPr>
          <w:sz w:val="24"/>
        </w:rPr>
        <w:t>Ross,</w:t>
      </w:r>
      <w:r>
        <w:rPr>
          <w:spacing w:val="-9"/>
          <w:sz w:val="24"/>
        </w:rPr>
        <w:t xml:space="preserve"> </w:t>
      </w:r>
      <w:r>
        <w:rPr>
          <w:sz w:val="24"/>
        </w:rPr>
        <w:t>John</w:t>
      </w:r>
      <w:r>
        <w:rPr>
          <w:spacing w:val="-8"/>
          <w:sz w:val="24"/>
        </w:rPr>
        <w:t xml:space="preserve"> </w:t>
      </w:r>
      <w:r>
        <w:rPr>
          <w:sz w:val="24"/>
        </w:rPr>
        <w:t>Robert.</w:t>
      </w:r>
      <w:r>
        <w:rPr>
          <w:spacing w:val="-8"/>
          <w:sz w:val="24"/>
        </w:rPr>
        <w:t xml:space="preserve"> </w:t>
      </w:r>
      <w:r>
        <w:rPr>
          <w:sz w:val="24"/>
        </w:rPr>
        <w:t>1972.</w:t>
      </w:r>
      <w:r>
        <w:rPr>
          <w:spacing w:val="-9"/>
          <w:sz w:val="24"/>
        </w:rPr>
        <w:t xml:space="preserve"> </w:t>
      </w:r>
      <w:r>
        <w:rPr>
          <w:sz w:val="24"/>
        </w:rPr>
        <w:t>The</w:t>
      </w:r>
      <w:r>
        <w:rPr>
          <w:spacing w:val="-8"/>
          <w:sz w:val="24"/>
        </w:rPr>
        <w:t xml:space="preserve"> </w:t>
      </w:r>
      <w:r>
        <w:rPr>
          <w:sz w:val="24"/>
        </w:rPr>
        <w:t>category</w:t>
      </w:r>
      <w:r>
        <w:rPr>
          <w:spacing w:val="-8"/>
          <w:sz w:val="24"/>
        </w:rPr>
        <w:t xml:space="preserve"> </w:t>
      </w:r>
      <w:r>
        <w:rPr>
          <w:sz w:val="24"/>
        </w:rPr>
        <w:t>squish:</w:t>
      </w:r>
      <w:r>
        <w:rPr>
          <w:spacing w:val="-9"/>
          <w:sz w:val="24"/>
        </w:rPr>
        <w:t xml:space="preserve"> </w:t>
      </w:r>
      <w:r>
        <w:rPr>
          <w:sz w:val="24"/>
        </w:rPr>
        <w:t>Endstation</w:t>
      </w:r>
      <w:r>
        <w:rPr>
          <w:spacing w:val="-8"/>
          <w:sz w:val="24"/>
        </w:rPr>
        <w:t xml:space="preserve"> </w:t>
      </w:r>
      <w:r>
        <w:rPr>
          <w:sz w:val="24"/>
        </w:rPr>
        <w:t>Hauptwort.</w:t>
      </w:r>
      <w:r>
        <w:rPr>
          <w:spacing w:val="-11"/>
          <w:sz w:val="24"/>
        </w:rPr>
        <w:t xml:space="preserve"> </w:t>
      </w:r>
      <w:r>
        <w:rPr>
          <w:i/>
          <w:sz w:val="24"/>
        </w:rPr>
        <w:t>Chicago</w:t>
      </w:r>
      <w:r>
        <w:rPr>
          <w:i/>
          <w:spacing w:val="-8"/>
          <w:sz w:val="24"/>
        </w:rPr>
        <w:t xml:space="preserve"> </w:t>
      </w:r>
      <w:r>
        <w:rPr>
          <w:i/>
          <w:sz w:val="24"/>
        </w:rPr>
        <w:t>Linguistic</w:t>
      </w:r>
      <w:r>
        <w:rPr>
          <w:i/>
          <w:spacing w:val="-9"/>
          <w:sz w:val="24"/>
        </w:rPr>
        <w:t xml:space="preserve"> </w:t>
      </w:r>
      <w:r>
        <w:rPr>
          <w:i/>
          <w:sz w:val="24"/>
        </w:rPr>
        <w:t xml:space="preserve">Soci- ety </w:t>
      </w:r>
      <w:r>
        <w:rPr>
          <w:sz w:val="24"/>
        </w:rPr>
        <w:t>8.</w:t>
      </w:r>
      <w:r>
        <w:rPr>
          <w:spacing w:val="8"/>
          <w:sz w:val="24"/>
        </w:rPr>
        <w:t xml:space="preserve"> </w:t>
      </w:r>
      <w:r>
        <w:rPr>
          <w:sz w:val="24"/>
        </w:rPr>
        <w:t>316–328.</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74" w:hanging="359"/>
        <w:jc w:val="both"/>
        <w:rPr>
          <w:sz w:val="24"/>
        </w:rPr>
      </w:pPr>
      <w:bookmarkStart w:id="555" w:name="_bookmark456"/>
      <w:bookmarkEnd w:id="555"/>
      <w:r>
        <w:rPr>
          <w:sz w:val="24"/>
        </w:rPr>
        <w:lastRenderedPageBreak/>
        <w:t xml:space="preserve">Sadock, Jerrold M. 1999. The nominalist theory of Eskimo: A case study in scientific self- deception. </w:t>
      </w:r>
      <w:r>
        <w:rPr>
          <w:i/>
          <w:sz w:val="24"/>
        </w:rPr>
        <w:t xml:space="preserve">International Journal of American Linguistics </w:t>
      </w:r>
      <w:r>
        <w:rPr>
          <w:sz w:val="24"/>
        </w:rPr>
        <w:t>65(4). 383–406. doi:</w:t>
      </w:r>
      <w:hyperlink r:id="rId289">
        <w:r>
          <w:rPr>
            <w:rFonts w:ascii="Linux Libertine Mono" w:hAnsi="Linux Libertine Mono"/>
            <w:color w:val="0000FF"/>
            <w:sz w:val="20"/>
          </w:rPr>
          <w:t>10 . 1086</w:t>
        </w:r>
        <w:r>
          <w:rPr>
            <w:rFonts w:ascii="Linux Libertine Mono" w:hAnsi="Linux Libertine Mono"/>
            <w:color w:val="0000FF"/>
            <w:spacing w:val="-106"/>
            <w:sz w:val="20"/>
          </w:rPr>
          <w:t xml:space="preserve"> </w:t>
        </w:r>
        <w:r>
          <w:rPr>
            <w:rFonts w:ascii="Linux Libertine Mono" w:hAnsi="Linux Libertine Mono"/>
            <w:color w:val="0000FF"/>
            <w:sz w:val="20"/>
          </w:rPr>
          <w:t>/</w:t>
        </w:r>
      </w:hyperlink>
      <w:r>
        <w:rPr>
          <w:rFonts w:ascii="Linux Libertine Mono" w:hAnsi="Linux Libertine Mono"/>
          <w:color w:val="0000FF"/>
          <w:sz w:val="20"/>
        </w:rPr>
        <w:t xml:space="preserve"> </w:t>
      </w:r>
      <w:hyperlink r:id="rId290">
        <w:r>
          <w:rPr>
            <w:rFonts w:ascii="Linux Libertine Mono" w:hAnsi="Linux Libertine Mono"/>
            <w:color w:val="0000FF"/>
            <w:sz w:val="20"/>
          </w:rPr>
          <w:t>466400</w:t>
        </w:r>
      </w:hyperlink>
      <w:r>
        <w:rPr>
          <w:sz w:val="24"/>
        </w:rPr>
        <w:t>.</w:t>
      </w:r>
    </w:p>
    <w:p w:rsidR="00DD7756" w:rsidRDefault="00AD1397">
      <w:pPr>
        <w:spacing w:before="116"/>
        <w:ind w:left="1680"/>
        <w:jc w:val="both"/>
        <w:rPr>
          <w:sz w:val="24"/>
        </w:rPr>
      </w:pPr>
      <w:bookmarkStart w:id="556" w:name="_bookmark457"/>
      <w:bookmarkEnd w:id="556"/>
      <w:r>
        <w:rPr>
          <w:sz w:val="24"/>
        </w:rPr>
        <w:t xml:space="preserve">Sapir, Edward. 1921. </w:t>
      </w:r>
      <w:r>
        <w:rPr>
          <w:i/>
          <w:sz w:val="24"/>
        </w:rPr>
        <w:t>Language: An introduction to the study of speech</w:t>
      </w:r>
      <w:r>
        <w:rPr>
          <w:sz w:val="24"/>
        </w:rPr>
        <w:t>. Harcourt Brace.</w:t>
      </w:r>
    </w:p>
    <w:p w:rsidR="00DD7756" w:rsidRDefault="00AD1397">
      <w:pPr>
        <w:spacing w:before="135" w:line="254" w:lineRule="auto"/>
        <w:ind w:left="2038" w:right="577" w:hanging="359"/>
        <w:jc w:val="both"/>
        <w:rPr>
          <w:sz w:val="24"/>
        </w:rPr>
      </w:pPr>
      <w:bookmarkStart w:id="557" w:name="_bookmark458"/>
      <w:bookmarkEnd w:id="557"/>
      <w:r>
        <w:rPr>
          <w:sz w:val="24"/>
        </w:rPr>
        <w:t>Sasse,</w:t>
      </w:r>
      <w:r>
        <w:rPr>
          <w:spacing w:val="-19"/>
          <w:sz w:val="24"/>
        </w:rPr>
        <w:t xml:space="preserve"> </w:t>
      </w:r>
      <w:r>
        <w:rPr>
          <w:sz w:val="24"/>
        </w:rPr>
        <w:t>Hans</w:t>
      </w:r>
      <w:r>
        <w:rPr>
          <w:spacing w:val="-19"/>
          <w:sz w:val="24"/>
        </w:rPr>
        <w:t xml:space="preserve"> </w:t>
      </w:r>
      <w:r>
        <w:rPr>
          <w:sz w:val="24"/>
        </w:rPr>
        <w:t>Jürgen.</w:t>
      </w:r>
      <w:r>
        <w:rPr>
          <w:spacing w:val="-18"/>
          <w:sz w:val="24"/>
        </w:rPr>
        <w:t xml:space="preserve"> </w:t>
      </w:r>
      <w:r>
        <w:rPr>
          <w:sz w:val="24"/>
        </w:rPr>
        <w:t>1988.</w:t>
      </w:r>
      <w:r>
        <w:rPr>
          <w:spacing w:val="-19"/>
          <w:sz w:val="24"/>
        </w:rPr>
        <w:t xml:space="preserve"> </w:t>
      </w:r>
      <w:r>
        <w:rPr>
          <w:sz w:val="24"/>
        </w:rPr>
        <w:t>Der</w:t>
      </w:r>
      <w:r>
        <w:rPr>
          <w:spacing w:val="-19"/>
          <w:sz w:val="24"/>
        </w:rPr>
        <w:t xml:space="preserve"> </w:t>
      </w:r>
      <w:r>
        <w:rPr>
          <w:sz w:val="24"/>
        </w:rPr>
        <w:t>irokesische</w:t>
      </w:r>
      <w:r>
        <w:rPr>
          <w:spacing w:val="-18"/>
          <w:sz w:val="24"/>
        </w:rPr>
        <w:t xml:space="preserve"> </w:t>
      </w:r>
      <w:r>
        <w:rPr>
          <w:sz w:val="24"/>
        </w:rPr>
        <w:t>Sprachtyp.</w:t>
      </w:r>
      <w:r>
        <w:rPr>
          <w:spacing w:val="-20"/>
          <w:sz w:val="24"/>
        </w:rPr>
        <w:t xml:space="preserve"> </w:t>
      </w:r>
      <w:r>
        <w:rPr>
          <w:i/>
          <w:sz w:val="24"/>
        </w:rPr>
        <w:t>Zeitschrift</w:t>
      </w:r>
      <w:r>
        <w:rPr>
          <w:i/>
          <w:spacing w:val="-18"/>
          <w:sz w:val="24"/>
        </w:rPr>
        <w:t xml:space="preserve"> </w:t>
      </w:r>
      <w:r>
        <w:rPr>
          <w:i/>
          <w:sz w:val="24"/>
        </w:rPr>
        <w:t>für</w:t>
      </w:r>
      <w:r>
        <w:rPr>
          <w:i/>
          <w:spacing w:val="-19"/>
          <w:sz w:val="24"/>
        </w:rPr>
        <w:t xml:space="preserve"> </w:t>
      </w:r>
      <w:r>
        <w:rPr>
          <w:i/>
          <w:sz w:val="24"/>
        </w:rPr>
        <w:t>Sprachwissenschaft</w:t>
      </w:r>
      <w:r>
        <w:rPr>
          <w:i/>
          <w:spacing w:val="-8"/>
          <w:sz w:val="24"/>
        </w:rPr>
        <w:t xml:space="preserve"> </w:t>
      </w:r>
      <w:r>
        <w:rPr>
          <w:sz w:val="24"/>
        </w:rPr>
        <w:t>7.</w:t>
      </w:r>
      <w:r>
        <w:rPr>
          <w:spacing w:val="-18"/>
          <w:sz w:val="24"/>
        </w:rPr>
        <w:t xml:space="preserve"> </w:t>
      </w:r>
      <w:r>
        <w:rPr>
          <w:sz w:val="24"/>
        </w:rPr>
        <w:t>173– 213. doi:</w:t>
      </w:r>
      <w:hyperlink r:id="rId291">
        <w:r>
          <w:rPr>
            <w:rFonts w:ascii="Linux Libertine Mono" w:hAnsi="Linux Libertine Mono"/>
            <w:color w:val="0000FF"/>
            <w:sz w:val="20"/>
          </w:rPr>
          <w:t>10.1515/ZFSW.1988.7.2.173</w:t>
        </w:r>
      </w:hyperlink>
      <w:r>
        <w:rPr>
          <w:sz w:val="24"/>
        </w:rPr>
        <w:t>.</w:t>
      </w:r>
    </w:p>
    <w:p w:rsidR="00DD7756" w:rsidRDefault="00AD1397">
      <w:pPr>
        <w:spacing w:before="118" w:line="254" w:lineRule="auto"/>
        <w:ind w:left="2038" w:right="573" w:hanging="359"/>
        <w:jc w:val="both"/>
        <w:rPr>
          <w:sz w:val="24"/>
        </w:rPr>
      </w:pPr>
      <w:bookmarkStart w:id="558" w:name="_bookmark459"/>
      <w:bookmarkEnd w:id="558"/>
      <w:r>
        <w:rPr>
          <w:sz w:val="24"/>
        </w:rPr>
        <w:t xml:space="preserve">Schachter, Paul &amp; Timothy Shopen. 2007. Parts-of-speech systems. In Timothy Shopen (ed.), </w:t>
      </w:r>
      <w:r>
        <w:rPr>
          <w:i/>
          <w:sz w:val="24"/>
        </w:rPr>
        <w:t>Language</w:t>
      </w:r>
      <w:r>
        <w:rPr>
          <w:i/>
          <w:spacing w:val="-5"/>
          <w:sz w:val="24"/>
        </w:rPr>
        <w:t xml:space="preserve"> </w:t>
      </w:r>
      <w:r>
        <w:rPr>
          <w:i/>
          <w:sz w:val="24"/>
        </w:rPr>
        <w:t>typology</w:t>
      </w:r>
      <w:r>
        <w:rPr>
          <w:i/>
          <w:spacing w:val="-5"/>
          <w:sz w:val="24"/>
        </w:rPr>
        <w:t xml:space="preserve"> </w:t>
      </w:r>
      <w:r>
        <w:rPr>
          <w:i/>
          <w:sz w:val="24"/>
        </w:rPr>
        <w:t>and</w:t>
      </w:r>
      <w:r>
        <w:rPr>
          <w:i/>
          <w:spacing w:val="-4"/>
          <w:sz w:val="24"/>
        </w:rPr>
        <w:t xml:space="preserve"> </w:t>
      </w:r>
      <w:r>
        <w:rPr>
          <w:i/>
          <w:sz w:val="24"/>
        </w:rPr>
        <w:t>syntactic</w:t>
      </w:r>
      <w:r>
        <w:rPr>
          <w:i/>
          <w:spacing w:val="-5"/>
          <w:sz w:val="24"/>
        </w:rPr>
        <w:t xml:space="preserve"> </w:t>
      </w:r>
      <w:r>
        <w:rPr>
          <w:i/>
          <w:sz w:val="24"/>
        </w:rPr>
        <w:t>description,</w:t>
      </w:r>
      <w:r>
        <w:rPr>
          <w:i/>
          <w:spacing w:val="-4"/>
          <w:sz w:val="24"/>
        </w:rPr>
        <w:t xml:space="preserve"> </w:t>
      </w:r>
      <w:r>
        <w:rPr>
          <w:i/>
          <w:spacing w:val="-5"/>
          <w:sz w:val="24"/>
        </w:rPr>
        <w:t xml:space="preserve">Vol. </w:t>
      </w:r>
      <w:r>
        <w:rPr>
          <w:i/>
          <w:sz w:val="24"/>
        </w:rPr>
        <w:t>1:</w:t>
      </w:r>
      <w:r>
        <w:rPr>
          <w:i/>
          <w:spacing w:val="-4"/>
          <w:sz w:val="24"/>
        </w:rPr>
        <w:t xml:space="preserve"> </w:t>
      </w:r>
      <w:r>
        <w:rPr>
          <w:i/>
          <w:sz w:val="24"/>
        </w:rPr>
        <w:t>Clause</w:t>
      </w:r>
      <w:r>
        <w:rPr>
          <w:i/>
          <w:spacing w:val="-5"/>
          <w:sz w:val="24"/>
        </w:rPr>
        <w:t xml:space="preserve"> </w:t>
      </w:r>
      <w:r>
        <w:rPr>
          <w:i/>
          <w:sz w:val="24"/>
        </w:rPr>
        <w:t>structure</w:t>
      </w:r>
      <w:r>
        <w:rPr>
          <w:sz w:val="24"/>
        </w:rPr>
        <w:t>,</w:t>
      </w:r>
      <w:r>
        <w:rPr>
          <w:spacing w:val="-5"/>
          <w:sz w:val="24"/>
        </w:rPr>
        <w:t xml:space="preserve"> </w:t>
      </w:r>
      <w:r>
        <w:rPr>
          <w:sz w:val="24"/>
        </w:rPr>
        <w:t>2nd</w:t>
      </w:r>
      <w:r>
        <w:rPr>
          <w:spacing w:val="-4"/>
          <w:sz w:val="24"/>
        </w:rPr>
        <w:t xml:space="preserve"> </w:t>
      </w:r>
      <w:r>
        <w:rPr>
          <w:sz w:val="24"/>
        </w:rPr>
        <w:t>edn.,</w:t>
      </w:r>
      <w:r>
        <w:rPr>
          <w:spacing w:val="-5"/>
          <w:sz w:val="24"/>
        </w:rPr>
        <w:t xml:space="preserve"> </w:t>
      </w:r>
      <w:r>
        <w:rPr>
          <w:sz w:val="24"/>
        </w:rPr>
        <w:t>1–60.</w:t>
      </w:r>
      <w:r>
        <w:rPr>
          <w:spacing w:val="-4"/>
          <w:sz w:val="24"/>
        </w:rPr>
        <w:t xml:space="preserve"> </w:t>
      </w:r>
      <w:r>
        <w:rPr>
          <w:sz w:val="24"/>
        </w:rPr>
        <w:t>Cam- bridge University Press.</w:t>
      </w:r>
      <w:r>
        <w:rPr>
          <w:spacing w:val="5"/>
          <w:sz w:val="24"/>
        </w:rPr>
        <w:t xml:space="preserve"> </w:t>
      </w:r>
      <w:r>
        <w:rPr>
          <w:sz w:val="24"/>
        </w:rPr>
        <w:t>doi:</w:t>
      </w:r>
      <w:hyperlink r:id="rId292">
        <w:r>
          <w:rPr>
            <w:rFonts w:ascii="Linux Libertine Mono" w:hAnsi="Linux Libertine Mono"/>
            <w:color w:val="0000FF"/>
            <w:sz w:val="20"/>
          </w:rPr>
          <w:t>10.1017/CBO9780511619427.001</w:t>
        </w:r>
      </w:hyperlink>
      <w:r>
        <w:rPr>
          <w:sz w:val="24"/>
        </w:rPr>
        <w:t>.</w:t>
      </w:r>
    </w:p>
    <w:p w:rsidR="00DD7756" w:rsidRDefault="00AD1397">
      <w:pPr>
        <w:spacing w:before="116" w:line="254" w:lineRule="auto"/>
        <w:ind w:left="2038" w:right="577" w:hanging="359"/>
        <w:jc w:val="both"/>
        <w:rPr>
          <w:sz w:val="24"/>
        </w:rPr>
      </w:pPr>
      <w:bookmarkStart w:id="559" w:name="_bookmark460"/>
      <w:bookmarkEnd w:id="559"/>
      <w:r>
        <w:rPr>
          <w:sz w:val="24"/>
        </w:rPr>
        <w:t>Searle,</w:t>
      </w:r>
      <w:r>
        <w:rPr>
          <w:spacing w:val="-15"/>
          <w:sz w:val="24"/>
        </w:rPr>
        <w:t xml:space="preserve"> </w:t>
      </w:r>
      <w:r>
        <w:rPr>
          <w:sz w:val="24"/>
        </w:rPr>
        <w:t>John</w:t>
      </w:r>
      <w:r>
        <w:rPr>
          <w:spacing w:val="-15"/>
          <w:sz w:val="24"/>
        </w:rPr>
        <w:t xml:space="preserve"> </w:t>
      </w:r>
      <w:r>
        <w:rPr>
          <w:sz w:val="24"/>
        </w:rPr>
        <w:t>R.</w:t>
      </w:r>
      <w:r>
        <w:rPr>
          <w:spacing w:val="-14"/>
          <w:sz w:val="24"/>
        </w:rPr>
        <w:t xml:space="preserve"> </w:t>
      </w:r>
      <w:r>
        <w:rPr>
          <w:sz w:val="24"/>
        </w:rPr>
        <w:t>1969.</w:t>
      </w:r>
      <w:r>
        <w:rPr>
          <w:spacing w:val="-16"/>
          <w:sz w:val="24"/>
        </w:rPr>
        <w:t xml:space="preserve"> </w:t>
      </w:r>
      <w:r>
        <w:rPr>
          <w:i/>
          <w:sz w:val="24"/>
        </w:rPr>
        <w:t>Speech</w:t>
      </w:r>
      <w:r>
        <w:rPr>
          <w:i/>
          <w:spacing w:val="-14"/>
          <w:sz w:val="24"/>
        </w:rPr>
        <w:t xml:space="preserve"> </w:t>
      </w:r>
      <w:r>
        <w:rPr>
          <w:i/>
          <w:sz w:val="24"/>
        </w:rPr>
        <w:t>acts:</w:t>
      </w:r>
      <w:r>
        <w:rPr>
          <w:i/>
          <w:spacing w:val="-15"/>
          <w:sz w:val="24"/>
        </w:rPr>
        <w:t xml:space="preserve"> </w:t>
      </w:r>
      <w:r>
        <w:rPr>
          <w:i/>
          <w:spacing w:val="-6"/>
          <w:sz w:val="24"/>
        </w:rPr>
        <w:t>An</w:t>
      </w:r>
      <w:r>
        <w:rPr>
          <w:i/>
          <w:spacing w:val="-14"/>
          <w:sz w:val="24"/>
        </w:rPr>
        <w:t xml:space="preserve"> </w:t>
      </w:r>
      <w:r>
        <w:rPr>
          <w:i/>
          <w:sz w:val="24"/>
        </w:rPr>
        <w:t>essay</w:t>
      </w:r>
      <w:r>
        <w:rPr>
          <w:i/>
          <w:spacing w:val="-15"/>
          <w:sz w:val="24"/>
        </w:rPr>
        <w:t xml:space="preserve"> </w:t>
      </w:r>
      <w:r>
        <w:rPr>
          <w:i/>
          <w:sz w:val="24"/>
        </w:rPr>
        <w:t>in</w:t>
      </w:r>
      <w:r>
        <w:rPr>
          <w:i/>
          <w:spacing w:val="-14"/>
          <w:sz w:val="24"/>
        </w:rPr>
        <w:t xml:space="preserve"> </w:t>
      </w:r>
      <w:r>
        <w:rPr>
          <w:i/>
          <w:sz w:val="24"/>
        </w:rPr>
        <w:t>the</w:t>
      </w:r>
      <w:r>
        <w:rPr>
          <w:i/>
          <w:spacing w:val="-15"/>
          <w:sz w:val="24"/>
        </w:rPr>
        <w:t xml:space="preserve"> </w:t>
      </w:r>
      <w:r>
        <w:rPr>
          <w:i/>
          <w:sz w:val="24"/>
        </w:rPr>
        <w:t>philosophy</w:t>
      </w:r>
      <w:r>
        <w:rPr>
          <w:i/>
          <w:spacing w:val="-14"/>
          <w:sz w:val="24"/>
        </w:rPr>
        <w:t xml:space="preserve"> </w:t>
      </w:r>
      <w:r>
        <w:rPr>
          <w:i/>
          <w:sz w:val="24"/>
        </w:rPr>
        <w:t>of</w:t>
      </w:r>
      <w:r>
        <w:rPr>
          <w:i/>
          <w:spacing w:val="-15"/>
          <w:sz w:val="24"/>
        </w:rPr>
        <w:t xml:space="preserve"> </w:t>
      </w:r>
      <w:r>
        <w:rPr>
          <w:i/>
          <w:sz w:val="24"/>
        </w:rPr>
        <w:t>language</w:t>
      </w:r>
      <w:r>
        <w:rPr>
          <w:sz w:val="24"/>
        </w:rPr>
        <w:t>.</w:t>
      </w:r>
      <w:r>
        <w:rPr>
          <w:spacing w:val="-14"/>
          <w:sz w:val="24"/>
        </w:rPr>
        <w:t xml:space="preserve"> </w:t>
      </w:r>
      <w:r>
        <w:rPr>
          <w:sz w:val="24"/>
        </w:rPr>
        <w:t>Cambridge</w:t>
      </w:r>
      <w:r>
        <w:rPr>
          <w:spacing w:val="-15"/>
          <w:sz w:val="24"/>
        </w:rPr>
        <w:t xml:space="preserve"> </w:t>
      </w:r>
      <w:r>
        <w:rPr>
          <w:sz w:val="24"/>
        </w:rPr>
        <w:t>University Press.</w:t>
      </w:r>
    </w:p>
    <w:p w:rsidR="00DD7756" w:rsidRDefault="00AD1397">
      <w:pPr>
        <w:spacing w:before="117" w:line="254" w:lineRule="auto"/>
        <w:ind w:left="2038" w:right="576" w:hanging="359"/>
        <w:jc w:val="both"/>
        <w:rPr>
          <w:sz w:val="24"/>
        </w:rPr>
      </w:pPr>
      <w:bookmarkStart w:id="560" w:name="_bookmark461"/>
      <w:bookmarkEnd w:id="560"/>
      <w:r>
        <w:rPr>
          <w:sz w:val="24"/>
        </w:rPr>
        <w:t>Shannon,</w:t>
      </w:r>
      <w:r>
        <w:rPr>
          <w:spacing w:val="-19"/>
          <w:sz w:val="24"/>
        </w:rPr>
        <w:t xml:space="preserve"> </w:t>
      </w:r>
      <w:r>
        <w:rPr>
          <w:sz w:val="24"/>
        </w:rPr>
        <w:t>Claude</w:t>
      </w:r>
      <w:r>
        <w:rPr>
          <w:spacing w:val="-18"/>
          <w:sz w:val="24"/>
        </w:rPr>
        <w:t xml:space="preserve"> </w:t>
      </w:r>
      <w:r>
        <w:rPr>
          <w:sz w:val="24"/>
        </w:rPr>
        <w:t>E.</w:t>
      </w:r>
      <w:r>
        <w:rPr>
          <w:spacing w:val="-19"/>
          <w:sz w:val="24"/>
        </w:rPr>
        <w:t xml:space="preserve"> </w:t>
      </w:r>
      <w:r>
        <w:rPr>
          <w:sz w:val="24"/>
        </w:rPr>
        <w:t>1948.</w:t>
      </w:r>
      <w:r>
        <w:rPr>
          <w:spacing w:val="-18"/>
          <w:sz w:val="24"/>
        </w:rPr>
        <w:t xml:space="preserve"> </w:t>
      </w:r>
      <w:r>
        <w:rPr>
          <w:sz w:val="24"/>
        </w:rPr>
        <w:t>A</w:t>
      </w:r>
      <w:r>
        <w:rPr>
          <w:spacing w:val="-18"/>
          <w:sz w:val="24"/>
        </w:rPr>
        <w:t xml:space="preserve"> </w:t>
      </w:r>
      <w:r>
        <w:rPr>
          <w:sz w:val="24"/>
        </w:rPr>
        <w:t>mathematical</w:t>
      </w:r>
      <w:r>
        <w:rPr>
          <w:spacing w:val="-19"/>
          <w:sz w:val="24"/>
        </w:rPr>
        <w:t xml:space="preserve"> </w:t>
      </w:r>
      <w:r>
        <w:rPr>
          <w:sz w:val="24"/>
        </w:rPr>
        <w:t>theory</w:t>
      </w:r>
      <w:r>
        <w:rPr>
          <w:spacing w:val="-18"/>
          <w:sz w:val="24"/>
        </w:rPr>
        <w:t xml:space="preserve"> </w:t>
      </w:r>
      <w:r>
        <w:rPr>
          <w:sz w:val="24"/>
        </w:rPr>
        <w:t>of</w:t>
      </w:r>
      <w:r>
        <w:rPr>
          <w:spacing w:val="-18"/>
          <w:sz w:val="24"/>
        </w:rPr>
        <w:t xml:space="preserve"> </w:t>
      </w:r>
      <w:r>
        <w:rPr>
          <w:sz w:val="24"/>
        </w:rPr>
        <w:t>communication.</w:t>
      </w:r>
      <w:r>
        <w:rPr>
          <w:spacing w:val="-21"/>
          <w:sz w:val="24"/>
        </w:rPr>
        <w:t xml:space="preserve"> </w:t>
      </w:r>
      <w:r>
        <w:rPr>
          <w:i/>
          <w:sz w:val="24"/>
        </w:rPr>
        <w:t>The</w:t>
      </w:r>
      <w:r>
        <w:rPr>
          <w:i/>
          <w:spacing w:val="-19"/>
          <w:sz w:val="24"/>
        </w:rPr>
        <w:t xml:space="preserve"> </w:t>
      </w:r>
      <w:r>
        <w:rPr>
          <w:i/>
          <w:sz w:val="24"/>
        </w:rPr>
        <w:t>Bell</w:t>
      </w:r>
      <w:r>
        <w:rPr>
          <w:i/>
          <w:spacing w:val="-18"/>
          <w:sz w:val="24"/>
        </w:rPr>
        <w:t xml:space="preserve"> </w:t>
      </w:r>
      <w:r>
        <w:rPr>
          <w:i/>
          <w:sz w:val="24"/>
        </w:rPr>
        <w:t>System</w:t>
      </w:r>
      <w:r>
        <w:rPr>
          <w:i/>
          <w:spacing w:val="-19"/>
          <w:sz w:val="24"/>
        </w:rPr>
        <w:t xml:space="preserve"> </w:t>
      </w:r>
      <w:r>
        <w:rPr>
          <w:i/>
          <w:sz w:val="24"/>
        </w:rPr>
        <w:t xml:space="preserve">Technical Journal </w:t>
      </w:r>
      <w:r>
        <w:rPr>
          <w:sz w:val="24"/>
        </w:rPr>
        <w:t>27(3). 379–423.</w:t>
      </w:r>
      <w:r>
        <w:rPr>
          <w:spacing w:val="25"/>
          <w:sz w:val="24"/>
        </w:rPr>
        <w:t xml:space="preserve"> </w:t>
      </w:r>
      <w:r>
        <w:rPr>
          <w:sz w:val="24"/>
        </w:rPr>
        <w:t>doi:</w:t>
      </w:r>
      <w:hyperlink r:id="rId293">
        <w:r>
          <w:rPr>
            <w:rFonts w:ascii="Linux Libertine Mono" w:hAnsi="Linux Libertine Mono"/>
            <w:color w:val="0000FF"/>
            <w:sz w:val="20"/>
          </w:rPr>
          <w:t>10.1002/j.1538-7305.1948.tb01338.x</w:t>
        </w:r>
      </w:hyperlink>
      <w:r>
        <w:rPr>
          <w:sz w:val="24"/>
        </w:rPr>
        <w:t>.</w:t>
      </w:r>
    </w:p>
    <w:p w:rsidR="00DD7756" w:rsidRDefault="00AD1397">
      <w:pPr>
        <w:spacing w:before="117" w:line="254" w:lineRule="auto"/>
        <w:ind w:left="2038" w:right="576" w:hanging="359"/>
        <w:jc w:val="both"/>
        <w:rPr>
          <w:sz w:val="24"/>
        </w:rPr>
      </w:pPr>
      <w:bookmarkStart w:id="561" w:name="_bookmark462"/>
      <w:bookmarkEnd w:id="561"/>
      <w:r>
        <w:rPr>
          <w:sz w:val="24"/>
        </w:rPr>
        <w:t>Shannon,</w:t>
      </w:r>
      <w:r>
        <w:rPr>
          <w:spacing w:val="-16"/>
          <w:sz w:val="24"/>
        </w:rPr>
        <w:t xml:space="preserve"> </w:t>
      </w:r>
      <w:r>
        <w:rPr>
          <w:sz w:val="24"/>
        </w:rPr>
        <w:t>Claude</w:t>
      </w:r>
      <w:r>
        <w:rPr>
          <w:spacing w:val="-16"/>
          <w:sz w:val="24"/>
        </w:rPr>
        <w:t xml:space="preserve"> </w:t>
      </w:r>
      <w:r>
        <w:rPr>
          <w:sz w:val="24"/>
        </w:rPr>
        <w:t>E.</w:t>
      </w:r>
      <w:r>
        <w:rPr>
          <w:spacing w:val="-15"/>
          <w:sz w:val="24"/>
        </w:rPr>
        <w:t xml:space="preserve"> </w:t>
      </w:r>
      <w:r>
        <w:rPr>
          <w:sz w:val="24"/>
        </w:rPr>
        <w:t>1951.</w:t>
      </w:r>
      <w:r>
        <w:rPr>
          <w:spacing w:val="-16"/>
          <w:sz w:val="24"/>
        </w:rPr>
        <w:t xml:space="preserve"> </w:t>
      </w:r>
      <w:r>
        <w:rPr>
          <w:sz w:val="24"/>
        </w:rPr>
        <w:t>Prediction</w:t>
      </w:r>
      <w:r>
        <w:rPr>
          <w:spacing w:val="-15"/>
          <w:sz w:val="24"/>
        </w:rPr>
        <w:t xml:space="preserve"> </w:t>
      </w:r>
      <w:r>
        <w:rPr>
          <w:sz w:val="24"/>
        </w:rPr>
        <w:t>and</w:t>
      </w:r>
      <w:r>
        <w:rPr>
          <w:spacing w:val="-16"/>
          <w:sz w:val="24"/>
        </w:rPr>
        <w:t xml:space="preserve"> </w:t>
      </w:r>
      <w:r>
        <w:rPr>
          <w:sz w:val="24"/>
        </w:rPr>
        <w:t>entropy</w:t>
      </w:r>
      <w:r>
        <w:rPr>
          <w:spacing w:val="-15"/>
          <w:sz w:val="24"/>
        </w:rPr>
        <w:t xml:space="preserve"> </w:t>
      </w:r>
      <w:r>
        <w:rPr>
          <w:sz w:val="24"/>
        </w:rPr>
        <w:t>of</w:t>
      </w:r>
      <w:r>
        <w:rPr>
          <w:spacing w:val="-16"/>
          <w:sz w:val="24"/>
        </w:rPr>
        <w:t xml:space="preserve"> </w:t>
      </w:r>
      <w:r>
        <w:rPr>
          <w:sz w:val="24"/>
        </w:rPr>
        <w:t>printed</w:t>
      </w:r>
      <w:r>
        <w:rPr>
          <w:spacing w:val="-15"/>
          <w:sz w:val="24"/>
        </w:rPr>
        <w:t xml:space="preserve"> </w:t>
      </w:r>
      <w:r>
        <w:rPr>
          <w:sz w:val="24"/>
        </w:rPr>
        <w:t>English.</w:t>
      </w:r>
      <w:r>
        <w:rPr>
          <w:spacing w:val="-18"/>
          <w:sz w:val="24"/>
        </w:rPr>
        <w:t xml:space="preserve"> </w:t>
      </w:r>
      <w:r>
        <w:rPr>
          <w:i/>
          <w:sz w:val="24"/>
        </w:rPr>
        <w:t>The</w:t>
      </w:r>
      <w:r>
        <w:rPr>
          <w:i/>
          <w:spacing w:val="-16"/>
          <w:sz w:val="24"/>
        </w:rPr>
        <w:t xml:space="preserve"> </w:t>
      </w:r>
      <w:r>
        <w:rPr>
          <w:i/>
          <w:sz w:val="24"/>
        </w:rPr>
        <w:t>Bell</w:t>
      </w:r>
      <w:r>
        <w:rPr>
          <w:i/>
          <w:spacing w:val="-15"/>
          <w:sz w:val="24"/>
        </w:rPr>
        <w:t xml:space="preserve"> </w:t>
      </w:r>
      <w:r>
        <w:rPr>
          <w:i/>
          <w:sz w:val="24"/>
        </w:rPr>
        <w:t>System</w:t>
      </w:r>
      <w:r>
        <w:rPr>
          <w:i/>
          <w:spacing w:val="-16"/>
          <w:sz w:val="24"/>
        </w:rPr>
        <w:t xml:space="preserve"> </w:t>
      </w:r>
      <w:r>
        <w:rPr>
          <w:i/>
          <w:sz w:val="24"/>
        </w:rPr>
        <w:t xml:space="preserve">Technical Journal </w:t>
      </w:r>
      <w:r>
        <w:rPr>
          <w:sz w:val="24"/>
        </w:rPr>
        <w:t>30(1). 50–64.</w:t>
      </w:r>
      <w:r>
        <w:rPr>
          <w:spacing w:val="23"/>
          <w:sz w:val="24"/>
        </w:rPr>
        <w:t xml:space="preserve"> </w:t>
      </w:r>
      <w:r>
        <w:rPr>
          <w:sz w:val="24"/>
        </w:rPr>
        <w:t>doi:</w:t>
      </w:r>
      <w:hyperlink r:id="rId294">
        <w:r>
          <w:rPr>
            <w:rFonts w:ascii="Linux Libertine Mono" w:hAnsi="Linux Libertine Mono"/>
            <w:color w:val="0000FF"/>
            <w:sz w:val="20"/>
          </w:rPr>
          <w:t>10.1002/j.1538-7305.1951.tb01366.x</w:t>
        </w:r>
      </w:hyperlink>
      <w:r>
        <w:rPr>
          <w:sz w:val="24"/>
        </w:rPr>
        <w:t>.</w:t>
      </w:r>
    </w:p>
    <w:p w:rsidR="00DD7756" w:rsidRDefault="00AD1397">
      <w:pPr>
        <w:spacing w:before="118" w:line="254" w:lineRule="auto"/>
        <w:ind w:left="2038" w:right="574" w:hanging="359"/>
        <w:jc w:val="both"/>
        <w:rPr>
          <w:sz w:val="24"/>
        </w:rPr>
      </w:pPr>
      <w:bookmarkStart w:id="562" w:name="_bookmark463"/>
      <w:bookmarkEnd w:id="562"/>
      <w:r>
        <w:rPr>
          <w:sz w:val="24"/>
        </w:rPr>
        <w:t xml:space="preserve">Siddiqi, Daniel. 2018. Distributed Morphology. In Jenny Audring &amp; Francesca Masini (eds.), </w:t>
      </w:r>
      <w:r>
        <w:rPr>
          <w:i/>
          <w:sz w:val="24"/>
        </w:rPr>
        <w:t>The</w:t>
      </w:r>
      <w:r>
        <w:rPr>
          <w:i/>
          <w:spacing w:val="-18"/>
          <w:sz w:val="24"/>
        </w:rPr>
        <w:t xml:space="preserve"> </w:t>
      </w:r>
      <w:r>
        <w:rPr>
          <w:i/>
          <w:sz w:val="24"/>
        </w:rPr>
        <w:t>Oxford</w:t>
      </w:r>
      <w:r>
        <w:rPr>
          <w:i/>
          <w:spacing w:val="-18"/>
          <w:sz w:val="24"/>
        </w:rPr>
        <w:t xml:space="preserve"> </w:t>
      </w:r>
      <w:r>
        <w:rPr>
          <w:i/>
          <w:sz w:val="24"/>
        </w:rPr>
        <w:t>handbook</w:t>
      </w:r>
      <w:r>
        <w:rPr>
          <w:i/>
          <w:spacing w:val="-17"/>
          <w:sz w:val="24"/>
        </w:rPr>
        <w:t xml:space="preserve"> </w:t>
      </w:r>
      <w:r>
        <w:rPr>
          <w:i/>
          <w:sz w:val="24"/>
        </w:rPr>
        <w:t>of</w:t>
      </w:r>
      <w:r>
        <w:rPr>
          <w:i/>
          <w:spacing w:val="-18"/>
          <w:sz w:val="24"/>
        </w:rPr>
        <w:t xml:space="preserve"> </w:t>
      </w:r>
      <w:r>
        <w:rPr>
          <w:i/>
          <w:sz w:val="24"/>
        </w:rPr>
        <w:t>morphological</w:t>
      </w:r>
      <w:r>
        <w:rPr>
          <w:i/>
          <w:spacing w:val="-17"/>
          <w:sz w:val="24"/>
        </w:rPr>
        <w:t xml:space="preserve"> </w:t>
      </w:r>
      <w:r>
        <w:rPr>
          <w:i/>
          <w:sz w:val="24"/>
        </w:rPr>
        <w:t>theory</w:t>
      </w:r>
      <w:r>
        <w:rPr>
          <w:i/>
          <w:spacing w:val="-9"/>
          <w:sz w:val="24"/>
        </w:rPr>
        <w:t xml:space="preserve"> </w:t>
      </w:r>
      <w:r>
        <w:rPr>
          <w:sz w:val="24"/>
        </w:rPr>
        <w:t>(Oxford</w:t>
      </w:r>
      <w:r>
        <w:rPr>
          <w:spacing w:val="-18"/>
          <w:sz w:val="24"/>
        </w:rPr>
        <w:t xml:space="preserve"> </w:t>
      </w:r>
      <w:r>
        <w:rPr>
          <w:sz w:val="24"/>
        </w:rPr>
        <w:t>Handbooks</w:t>
      </w:r>
      <w:r>
        <w:rPr>
          <w:spacing w:val="-18"/>
          <w:sz w:val="24"/>
        </w:rPr>
        <w:t xml:space="preserve"> </w:t>
      </w:r>
      <w:r>
        <w:rPr>
          <w:sz w:val="24"/>
        </w:rPr>
        <w:t>in</w:t>
      </w:r>
      <w:r>
        <w:rPr>
          <w:spacing w:val="-17"/>
          <w:sz w:val="24"/>
        </w:rPr>
        <w:t xml:space="preserve"> </w:t>
      </w:r>
      <w:r>
        <w:rPr>
          <w:sz w:val="24"/>
        </w:rPr>
        <w:t>Linguistics),</w:t>
      </w:r>
      <w:r>
        <w:rPr>
          <w:spacing w:val="-18"/>
          <w:sz w:val="24"/>
        </w:rPr>
        <w:t xml:space="preserve"> </w:t>
      </w:r>
      <w:r>
        <w:rPr>
          <w:sz w:val="24"/>
        </w:rPr>
        <w:t>143–165. Oxford University Press.</w:t>
      </w:r>
      <w:r>
        <w:rPr>
          <w:spacing w:val="22"/>
          <w:sz w:val="24"/>
        </w:rPr>
        <w:t xml:space="preserve"> </w:t>
      </w:r>
      <w:r>
        <w:rPr>
          <w:sz w:val="24"/>
        </w:rPr>
        <w:t>doi:</w:t>
      </w:r>
      <w:hyperlink r:id="rId295">
        <w:r>
          <w:rPr>
            <w:rFonts w:ascii="Linux Libertine Mono" w:hAnsi="Linux Libertine Mono"/>
            <w:color w:val="0000FF"/>
            <w:sz w:val="20"/>
          </w:rPr>
          <w:t>10.1093/oxfordhb/9780199668984.013.15</w:t>
        </w:r>
      </w:hyperlink>
      <w:r>
        <w:rPr>
          <w:sz w:val="24"/>
        </w:rPr>
        <w:t>.</w:t>
      </w:r>
    </w:p>
    <w:p w:rsidR="00DD7756" w:rsidRDefault="00AD1397">
      <w:pPr>
        <w:spacing w:before="116" w:line="254" w:lineRule="auto"/>
        <w:ind w:left="2038" w:right="576" w:hanging="359"/>
        <w:jc w:val="both"/>
        <w:rPr>
          <w:sz w:val="24"/>
        </w:rPr>
      </w:pPr>
      <w:bookmarkStart w:id="563" w:name="_bookmark464"/>
      <w:bookmarkEnd w:id="563"/>
      <w:r>
        <w:rPr>
          <w:sz w:val="24"/>
        </w:rPr>
        <w:t>Simon,</w:t>
      </w:r>
      <w:r>
        <w:rPr>
          <w:spacing w:val="-21"/>
          <w:sz w:val="24"/>
        </w:rPr>
        <w:t xml:space="preserve"> </w:t>
      </w:r>
      <w:r>
        <w:rPr>
          <w:spacing w:val="-5"/>
          <w:sz w:val="24"/>
        </w:rPr>
        <w:t>Walter.</w:t>
      </w:r>
      <w:r>
        <w:rPr>
          <w:spacing w:val="-21"/>
          <w:sz w:val="24"/>
        </w:rPr>
        <w:t xml:space="preserve"> </w:t>
      </w:r>
      <w:r>
        <w:rPr>
          <w:sz w:val="24"/>
        </w:rPr>
        <w:t>1937.</w:t>
      </w:r>
      <w:r>
        <w:rPr>
          <w:spacing w:val="-20"/>
          <w:sz w:val="24"/>
        </w:rPr>
        <w:t xml:space="preserve"> </w:t>
      </w:r>
      <w:r>
        <w:rPr>
          <w:sz w:val="24"/>
        </w:rPr>
        <w:t>Has</w:t>
      </w:r>
      <w:r>
        <w:rPr>
          <w:spacing w:val="-20"/>
          <w:sz w:val="24"/>
        </w:rPr>
        <w:t xml:space="preserve"> </w:t>
      </w:r>
      <w:r>
        <w:rPr>
          <w:sz w:val="24"/>
        </w:rPr>
        <w:t>the</w:t>
      </w:r>
      <w:r>
        <w:rPr>
          <w:spacing w:val="-21"/>
          <w:sz w:val="24"/>
        </w:rPr>
        <w:t xml:space="preserve"> </w:t>
      </w:r>
      <w:r>
        <w:rPr>
          <w:sz w:val="24"/>
        </w:rPr>
        <w:t>Chinese</w:t>
      </w:r>
      <w:r>
        <w:rPr>
          <w:spacing w:val="-20"/>
          <w:sz w:val="24"/>
        </w:rPr>
        <w:t xml:space="preserve"> </w:t>
      </w:r>
      <w:r>
        <w:rPr>
          <w:sz w:val="24"/>
        </w:rPr>
        <w:t>language</w:t>
      </w:r>
      <w:r>
        <w:rPr>
          <w:spacing w:val="-21"/>
          <w:sz w:val="24"/>
        </w:rPr>
        <w:t xml:space="preserve"> </w:t>
      </w:r>
      <w:r>
        <w:rPr>
          <w:sz w:val="24"/>
        </w:rPr>
        <w:t>parts</w:t>
      </w:r>
      <w:r>
        <w:rPr>
          <w:spacing w:val="-20"/>
          <w:sz w:val="24"/>
        </w:rPr>
        <w:t xml:space="preserve"> </w:t>
      </w:r>
      <w:r>
        <w:rPr>
          <w:sz w:val="24"/>
        </w:rPr>
        <w:t>of</w:t>
      </w:r>
      <w:r>
        <w:rPr>
          <w:spacing w:val="-20"/>
          <w:sz w:val="24"/>
        </w:rPr>
        <w:t xml:space="preserve"> </w:t>
      </w:r>
      <w:r>
        <w:rPr>
          <w:sz w:val="24"/>
        </w:rPr>
        <w:t>speech?</w:t>
      </w:r>
      <w:r>
        <w:rPr>
          <w:spacing w:val="-23"/>
          <w:sz w:val="24"/>
        </w:rPr>
        <w:t xml:space="preserve"> </w:t>
      </w:r>
      <w:r>
        <w:rPr>
          <w:i/>
          <w:sz w:val="24"/>
        </w:rPr>
        <w:t>Transactions</w:t>
      </w:r>
      <w:r>
        <w:rPr>
          <w:i/>
          <w:spacing w:val="-21"/>
          <w:sz w:val="24"/>
        </w:rPr>
        <w:t xml:space="preserve"> </w:t>
      </w:r>
      <w:r>
        <w:rPr>
          <w:i/>
          <w:sz w:val="24"/>
        </w:rPr>
        <w:t>of</w:t>
      </w:r>
      <w:r>
        <w:rPr>
          <w:i/>
          <w:spacing w:val="-20"/>
          <w:sz w:val="24"/>
        </w:rPr>
        <w:t xml:space="preserve"> </w:t>
      </w:r>
      <w:r>
        <w:rPr>
          <w:i/>
          <w:sz w:val="24"/>
        </w:rPr>
        <w:t>the</w:t>
      </w:r>
      <w:r>
        <w:rPr>
          <w:i/>
          <w:spacing w:val="-20"/>
          <w:sz w:val="24"/>
        </w:rPr>
        <w:t xml:space="preserve"> </w:t>
      </w:r>
      <w:r>
        <w:rPr>
          <w:i/>
          <w:sz w:val="24"/>
        </w:rPr>
        <w:t xml:space="preserve">Philological Society </w:t>
      </w:r>
      <w:r>
        <w:rPr>
          <w:sz w:val="24"/>
        </w:rPr>
        <w:t>36(1). 99–119.</w:t>
      </w:r>
      <w:r>
        <w:rPr>
          <w:spacing w:val="24"/>
          <w:sz w:val="24"/>
        </w:rPr>
        <w:t xml:space="preserve"> </w:t>
      </w:r>
      <w:r>
        <w:rPr>
          <w:sz w:val="24"/>
        </w:rPr>
        <w:t>doi:</w:t>
      </w:r>
      <w:hyperlink r:id="rId296">
        <w:r>
          <w:rPr>
            <w:rFonts w:ascii="Linux Libertine Mono" w:hAnsi="Linux Libertine Mono"/>
            <w:color w:val="0000FF"/>
            <w:sz w:val="20"/>
          </w:rPr>
          <w:t>10.1111/j.1467-968X.1937.tb00675.x</w:t>
        </w:r>
      </w:hyperlink>
      <w:r>
        <w:rPr>
          <w:sz w:val="24"/>
        </w:rPr>
        <w:t>.</w:t>
      </w:r>
    </w:p>
    <w:p w:rsidR="00DD7756" w:rsidRDefault="00AD1397">
      <w:pPr>
        <w:spacing w:before="117" w:line="254" w:lineRule="auto"/>
        <w:ind w:left="2038" w:right="575" w:hanging="359"/>
        <w:jc w:val="both"/>
        <w:rPr>
          <w:sz w:val="24"/>
        </w:rPr>
      </w:pPr>
      <w:bookmarkStart w:id="564" w:name="_bookmark465"/>
      <w:bookmarkEnd w:id="564"/>
      <w:r>
        <w:rPr>
          <w:sz w:val="24"/>
        </w:rPr>
        <w:t>Simone,</w:t>
      </w:r>
      <w:r>
        <w:rPr>
          <w:spacing w:val="-9"/>
          <w:sz w:val="24"/>
        </w:rPr>
        <w:t xml:space="preserve"> </w:t>
      </w:r>
      <w:r>
        <w:rPr>
          <w:sz w:val="24"/>
        </w:rPr>
        <w:t>Raffaele</w:t>
      </w:r>
      <w:r>
        <w:rPr>
          <w:spacing w:val="-8"/>
          <w:sz w:val="24"/>
        </w:rPr>
        <w:t xml:space="preserve"> </w:t>
      </w:r>
      <w:r>
        <w:rPr>
          <w:sz w:val="24"/>
        </w:rPr>
        <w:t>&amp;</w:t>
      </w:r>
      <w:r>
        <w:rPr>
          <w:spacing w:val="-9"/>
          <w:sz w:val="24"/>
        </w:rPr>
        <w:t xml:space="preserve"> </w:t>
      </w:r>
      <w:r>
        <w:rPr>
          <w:sz w:val="24"/>
        </w:rPr>
        <w:t>Francesca</w:t>
      </w:r>
      <w:r>
        <w:rPr>
          <w:spacing w:val="-8"/>
          <w:sz w:val="24"/>
        </w:rPr>
        <w:t xml:space="preserve"> </w:t>
      </w:r>
      <w:r>
        <w:rPr>
          <w:sz w:val="24"/>
        </w:rPr>
        <w:t>Masini</w:t>
      </w:r>
      <w:r>
        <w:rPr>
          <w:spacing w:val="-8"/>
          <w:sz w:val="24"/>
        </w:rPr>
        <w:t xml:space="preserve"> </w:t>
      </w:r>
      <w:r>
        <w:rPr>
          <w:sz w:val="24"/>
        </w:rPr>
        <w:t>(eds.).</w:t>
      </w:r>
      <w:r>
        <w:rPr>
          <w:spacing w:val="-9"/>
          <w:sz w:val="24"/>
        </w:rPr>
        <w:t xml:space="preserve"> </w:t>
      </w:r>
      <w:r>
        <w:rPr>
          <w:sz w:val="24"/>
        </w:rPr>
        <w:t>2014.</w:t>
      </w:r>
      <w:r>
        <w:rPr>
          <w:spacing w:val="-9"/>
          <w:sz w:val="24"/>
        </w:rPr>
        <w:t xml:space="preserve"> </w:t>
      </w:r>
      <w:r>
        <w:rPr>
          <w:i/>
          <w:spacing w:val="-5"/>
          <w:sz w:val="24"/>
        </w:rPr>
        <w:t>Word</w:t>
      </w:r>
      <w:r>
        <w:rPr>
          <w:i/>
          <w:spacing w:val="-8"/>
          <w:sz w:val="24"/>
        </w:rPr>
        <w:t xml:space="preserve"> </w:t>
      </w:r>
      <w:r>
        <w:rPr>
          <w:i/>
          <w:sz w:val="24"/>
        </w:rPr>
        <w:t>classes:</w:t>
      </w:r>
      <w:r>
        <w:rPr>
          <w:i/>
          <w:spacing w:val="-9"/>
          <w:sz w:val="24"/>
        </w:rPr>
        <w:t xml:space="preserve"> </w:t>
      </w:r>
      <w:r>
        <w:rPr>
          <w:i/>
          <w:sz w:val="24"/>
        </w:rPr>
        <w:t>Nature,</w:t>
      </w:r>
      <w:r>
        <w:rPr>
          <w:i/>
          <w:spacing w:val="-8"/>
          <w:sz w:val="24"/>
        </w:rPr>
        <w:t xml:space="preserve"> </w:t>
      </w:r>
      <w:r>
        <w:rPr>
          <w:i/>
          <w:sz w:val="24"/>
        </w:rPr>
        <w:t>typology</w:t>
      </w:r>
      <w:r>
        <w:rPr>
          <w:i/>
          <w:spacing w:val="-8"/>
          <w:sz w:val="24"/>
        </w:rPr>
        <w:t xml:space="preserve"> </w:t>
      </w:r>
      <w:r>
        <w:rPr>
          <w:i/>
          <w:sz w:val="24"/>
        </w:rPr>
        <w:t>and</w:t>
      </w:r>
      <w:r>
        <w:rPr>
          <w:i/>
          <w:spacing w:val="-9"/>
          <w:sz w:val="24"/>
        </w:rPr>
        <w:t xml:space="preserve"> </w:t>
      </w:r>
      <w:r>
        <w:rPr>
          <w:i/>
          <w:sz w:val="24"/>
        </w:rPr>
        <w:t xml:space="preserve">represen- tations </w:t>
      </w:r>
      <w:r>
        <w:rPr>
          <w:sz w:val="24"/>
        </w:rPr>
        <w:t xml:space="preserve">(Current Issues in Linguistic Theory 332). John Benjamins. </w:t>
      </w:r>
      <w:r>
        <w:rPr>
          <w:spacing w:val="2"/>
          <w:sz w:val="24"/>
        </w:rPr>
        <w:t>doi:</w:t>
      </w:r>
      <w:hyperlink r:id="rId297">
        <w:r>
          <w:rPr>
            <w:rFonts w:ascii="Linux Libertine Mono"/>
            <w:color w:val="0000FF"/>
            <w:spacing w:val="2"/>
            <w:sz w:val="20"/>
          </w:rPr>
          <w:t>10.1075/cilt.</w:t>
        </w:r>
      </w:hyperlink>
      <w:r>
        <w:rPr>
          <w:rFonts w:ascii="Linux Libertine Mono"/>
          <w:color w:val="0000FF"/>
          <w:spacing w:val="2"/>
          <w:sz w:val="20"/>
        </w:rPr>
        <w:t xml:space="preserve"> </w:t>
      </w:r>
      <w:hyperlink r:id="rId298">
        <w:r>
          <w:rPr>
            <w:rFonts w:ascii="Linux Libertine Mono"/>
            <w:color w:val="0000FF"/>
            <w:sz w:val="20"/>
          </w:rPr>
          <w:t>332</w:t>
        </w:r>
      </w:hyperlink>
      <w:r>
        <w:rPr>
          <w:sz w:val="24"/>
        </w:rPr>
        <w:t>.</w:t>
      </w:r>
    </w:p>
    <w:p w:rsidR="00DD7756" w:rsidRDefault="00AD1397">
      <w:pPr>
        <w:spacing w:before="116" w:line="254" w:lineRule="auto"/>
        <w:ind w:left="2038" w:right="577" w:hanging="359"/>
        <w:jc w:val="both"/>
        <w:rPr>
          <w:sz w:val="24"/>
        </w:rPr>
      </w:pPr>
      <w:bookmarkStart w:id="565" w:name="_bookmark466"/>
      <w:bookmarkEnd w:id="565"/>
      <w:r>
        <w:rPr>
          <w:sz w:val="24"/>
        </w:rPr>
        <w:t xml:space="preserve">Song, Jae Jung. 2001. </w:t>
      </w:r>
      <w:r>
        <w:rPr>
          <w:i/>
          <w:sz w:val="24"/>
        </w:rPr>
        <w:t xml:space="preserve">Linguistic typology: Morphology and syntax </w:t>
      </w:r>
      <w:r>
        <w:rPr>
          <w:sz w:val="24"/>
        </w:rPr>
        <w:t>(Longman Linguistics Li- brary). Routledge. doi:</w:t>
      </w:r>
      <w:hyperlink r:id="rId299">
        <w:r>
          <w:rPr>
            <w:rFonts w:ascii="Linux Libertine Mono"/>
            <w:color w:val="0000FF"/>
            <w:sz w:val="20"/>
          </w:rPr>
          <w:t>10.4324/9781315840628</w:t>
        </w:r>
      </w:hyperlink>
      <w:r>
        <w:rPr>
          <w:sz w:val="24"/>
        </w:rPr>
        <w:t>.</w:t>
      </w:r>
    </w:p>
    <w:p w:rsidR="00DD7756" w:rsidRDefault="00AD1397">
      <w:pPr>
        <w:pStyle w:val="BodyText"/>
        <w:spacing w:before="117" w:line="254" w:lineRule="auto"/>
        <w:ind w:left="2038" w:right="575" w:hanging="359"/>
        <w:jc w:val="both"/>
      </w:pPr>
      <w:bookmarkStart w:id="566" w:name="_bookmark467"/>
      <w:bookmarkEnd w:id="566"/>
      <w:r>
        <w:t>Song,</w:t>
      </w:r>
      <w:r>
        <w:rPr>
          <w:spacing w:val="-16"/>
        </w:rPr>
        <w:t xml:space="preserve"> </w:t>
      </w:r>
      <w:r>
        <w:t>Jae</w:t>
      </w:r>
      <w:r>
        <w:rPr>
          <w:spacing w:val="-15"/>
        </w:rPr>
        <w:t xml:space="preserve"> </w:t>
      </w:r>
      <w:r>
        <w:t>Jung.</w:t>
      </w:r>
      <w:r>
        <w:rPr>
          <w:spacing w:val="-15"/>
        </w:rPr>
        <w:t xml:space="preserve"> </w:t>
      </w:r>
      <w:r>
        <w:t>2018.</w:t>
      </w:r>
      <w:r>
        <w:rPr>
          <w:spacing w:val="-17"/>
        </w:rPr>
        <w:t xml:space="preserve"> </w:t>
      </w:r>
      <w:r>
        <w:rPr>
          <w:i/>
        </w:rPr>
        <w:t>Linguistic</w:t>
      </w:r>
      <w:r>
        <w:rPr>
          <w:i/>
          <w:spacing w:val="-15"/>
        </w:rPr>
        <w:t xml:space="preserve"> </w:t>
      </w:r>
      <w:r>
        <w:rPr>
          <w:i/>
        </w:rPr>
        <w:t>typology</w:t>
      </w:r>
      <w:r>
        <w:rPr>
          <w:i/>
          <w:spacing w:val="-6"/>
        </w:rPr>
        <w:t xml:space="preserve"> </w:t>
      </w:r>
      <w:r>
        <w:t>(Oxford</w:t>
      </w:r>
      <w:r>
        <w:rPr>
          <w:spacing w:val="-15"/>
        </w:rPr>
        <w:t xml:space="preserve"> </w:t>
      </w:r>
      <w:r>
        <w:t>Textbooks</w:t>
      </w:r>
      <w:r>
        <w:rPr>
          <w:spacing w:val="-16"/>
        </w:rPr>
        <w:t xml:space="preserve"> </w:t>
      </w:r>
      <w:r>
        <w:t>in</w:t>
      </w:r>
      <w:r>
        <w:rPr>
          <w:spacing w:val="-15"/>
        </w:rPr>
        <w:t xml:space="preserve"> </w:t>
      </w:r>
      <w:r>
        <w:t>Linguistics).</w:t>
      </w:r>
      <w:r>
        <w:rPr>
          <w:spacing w:val="-15"/>
        </w:rPr>
        <w:t xml:space="preserve"> </w:t>
      </w:r>
      <w:r>
        <w:t>Oxford</w:t>
      </w:r>
      <w:r>
        <w:rPr>
          <w:spacing w:val="-16"/>
        </w:rPr>
        <w:t xml:space="preserve"> </w:t>
      </w:r>
      <w:r>
        <w:t>University Press.</w:t>
      </w:r>
    </w:p>
    <w:p w:rsidR="00DD7756" w:rsidRDefault="00AD1397">
      <w:pPr>
        <w:spacing w:before="118"/>
        <w:ind w:left="1680"/>
        <w:jc w:val="both"/>
        <w:rPr>
          <w:sz w:val="24"/>
        </w:rPr>
      </w:pPr>
      <w:bookmarkStart w:id="567" w:name="_bookmark468"/>
      <w:bookmarkEnd w:id="567"/>
      <w:r>
        <w:rPr>
          <w:sz w:val="24"/>
        </w:rPr>
        <w:t xml:space="preserve">Stassen, Leon. 1997. </w:t>
      </w:r>
      <w:r>
        <w:rPr>
          <w:i/>
          <w:sz w:val="24"/>
        </w:rPr>
        <w:t xml:space="preserve">Intransitive predication </w:t>
      </w:r>
      <w:r>
        <w:rPr>
          <w:sz w:val="24"/>
        </w:rPr>
        <w:t>(Oxford Studies in Typology &amp; Linguistic Theory).</w:t>
      </w:r>
    </w:p>
    <w:p w:rsidR="00DD7756" w:rsidRDefault="00AD1397">
      <w:pPr>
        <w:pStyle w:val="BodyText"/>
        <w:spacing w:before="15"/>
        <w:ind w:left="2038"/>
        <w:jc w:val="both"/>
      </w:pPr>
      <w:r>
        <w:t>Clarendon Press.</w:t>
      </w:r>
    </w:p>
    <w:p w:rsidR="00DD7756" w:rsidRDefault="00AD1397">
      <w:pPr>
        <w:spacing w:before="135" w:line="254" w:lineRule="auto"/>
        <w:ind w:left="2038" w:right="576" w:hanging="359"/>
        <w:jc w:val="both"/>
        <w:rPr>
          <w:sz w:val="24"/>
        </w:rPr>
      </w:pPr>
      <w:bookmarkStart w:id="568" w:name="_bookmark469"/>
      <w:bookmarkEnd w:id="568"/>
      <w:r>
        <w:rPr>
          <w:sz w:val="24"/>
        </w:rPr>
        <w:t>Stassen,</w:t>
      </w:r>
      <w:r>
        <w:rPr>
          <w:spacing w:val="-9"/>
          <w:sz w:val="24"/>
        </w:rPr>
        <w:t xml:space="preserve"> </w:t>
      </w:r>
      <w:r>
        <w:rPr>
          <w:sz w:val="24"/>
        </w:rPr>
        <w:t>Leon.</w:t>
      </w:r>
      <w:r>
        <w:rPr>
          <w:spacing w:val="-8"/>
          <w:sz w:val="24"/>
        </w:rPr>
        <w:t xml:space="preserve"> </w:t>
      </w:r>
      <w:r>
        <w:rPr>
          <w:sz w:val="24"/>
        </w:rPr>
        <w:t>2011.</w:t>
      </w:r>
      <w:r>
        <w:rPr>
          <w:spacing w:val="-7"/>
          <w:sz w:val="24"/>
        </w:rPr>
        <w:t xml:space="preserve"> </w:t>
      </w:r>
      <w:r>
        <w:rPr>
          <w:sz w:val="24"/>
        </w:rPr>
        <w:t>The</w:t>
      </w:r>
      <w:r>
        <w:rPr>
          <w:spacing w:val="-8"/>
          <w:sz w:val="24"/>
        </w:rPr>
        <w:t xml:space="preserve"> </w:t>
      </w:r>
      <w:r>
        <w:rPr>
          <w:sz w:val="24"/>
        </w:rPr>
        <w:t>problem</w:t>
      </w:r>
      <w:r>
        <w:rPr>
          <w:spacing w:val="-8"/>
          <w:sz w:val="24"/>
        </w:rPr>
        <w:t xml:space="preserve"> </w:t>
      </w:r>
      <w:r>
        <w:rPr>
          <w:sz w:val="24"/>
        </w:rPr>
        <w:t>of</w:t>
      </w:r>
      <w:r>
        <w:rPr>
          <w:spacing w:val="-8"/>
          <w:sz w:val="24"/>
        </w:rPr>
        <w:t xml:space="preserve"> </w:t>
      </w:r>
      <w:r>
        <w:rPr>
          <w:sz w:val="24"/>
        </w:rPr>
        <w:t>cross-linguistic</w:t>
      </w:r>
      <w:r>
        <w:rPr>
          <w:spacing w:val="-9"/>
          <w:sz w:val="24"/>
        </w:rPr>
        <w:t xml:space="preserve"> </w:t>
      </w:r>
      <w:r>
        <w:rPr>
          <w:sz w:val="24"/>
        </w:rPr>
        <w:t>identification.</w:t>
      </w:r>
      <w:r>
        <w:rPr>
          <w:spacing w:val="-7"/>
          <w:sz w:val="24"/>
        </w:rPr>
        <w:t xml:space="preserve"> </w:t>
      </w:r>
      <w:r>
        <w:rPr>
          <w:sz w:val="24"/>
        </w:rPr>
        <w:t>In</w:t>
      </w:r>
      <w:r>
        <w:rPr>
          <w:spacing w:val="-8"/>
          <w:sz w:val="24"/>
        </w:rPr>
        <w:t xml:space="preserve"> </w:t>
      </w:r>
      <w:r>
        <w:rPr>
          <w:sz w:val="24"/>
        </w:rPr>
        <w:t>Jae</w:t>
      </w:r>
      <w:r>
        <w:rPr>
          <w:spacing w:val="-7"/>
          <w:sz w:val="24"/>
        </w:rPr>
        <w:t xml:space="preserve"> </w:t>
      </w:r>
      <w:r>
        <w:rPr>
          <w:sz w:val="24"/>
        </w:rPr>
        <w:t>Jung</w:t>
      </w:r>
      <w:r>
        <w:rPr>
          <w:spacing w:val="-9"/>
          <w:sz w:val="24"/>
        </w:rPr>
        <w:t xml:space="preserve"> </w:t>
      </w:r>
      <w:r>
        <w:rPr>
          <w:sz w:val="24"/>
        </w:rPr>
        <w:t>Song</w:t>
      </w:r>
      <w:r>
        <w:rPr>
          <w:spacing w:val="-8"/>
          <w:sz w:val="24"/>
        </w:rPr>
        <w:t xml:space="preserve"> </w:t>
      </w:r>
      <w:r>
        <w:rPr>
          <w:sz w:val="24"/>
        </w:rPr>
        <w:t>(ed.),</w:t>
      </w:r>
      <w:r>
        <w:rPr>
          <w:spacing w:val="-10"/>
          <w:sz w:val="24"/>
        </w:rPr>
        <w:t xml:space="preserve"> </w:t>
      </w:r>
      <w:r>
        <w:rPr>
          <w:i/>
          <w:sz w:val="24"/>
        </w:rPr>
        <w:t xml:space="preserve">The Oxford handbook of linguistic typology </w:t>
      </w:r>
      <w:r>
        <w:rPr>
          <w:sz w:val="24"/>
        </w:rPr>
        <w:t>(Oxford Handbooks in Linguistics), 90–99.</w:t>
      </w:r>
      <w:r>
        <w:rPr>
          <w:spacing w:val="-27"/>
          <w:sz w:val="24"/>
        </w:rPr>
        <w:t xml:space="preserve"> </w:t>
      </w:r>
      <w:r>
        <w:rPr>
          <w:sz w:val="24"/>
        </w:rPr>
        <w:t>Oxford University Press.</w:t>
      </w:r>
      <w:r>
        <w:rPr>
          <w:spacing w:val="11"/>
          <w:sz w:val="24"/>
        </w:rPr>
        <w:t xml:space="preserve"> </w:t>
      </w:r>
      <w:r>
        <w:rPr>
          <w:sz w:val="24"/>
        </w:rPr>
        <w:t>doi:</w:t>
      </w:r>
      <w:hyperlink r:id="rId300">
        <w:r>
          <w:rPr>
            <w:rFonts w:ascii="Linux Libertine Mono" w:hAnsi="Linux Libertine Mono"/>
            <w:color w:val="0000FF"/>
            <w:sz w:val="20"/>
          </w:rPr>
          <w:t>10.1093/oxfordhb/9780199281251.013.0006</w:t>
        </w:r>
      </w:hyperlink>
      <w:r>
        <w:rPr>
          <w:sz w:val="24"/>
        </w:rPr>
        <w:t>.</w:t>
      </w:r>
    </w:p>
    <w:p w:rsidR="00DD7756" w:rsidRDefault="00AD1397">
      <w:pPr>
        <w:spacing w:before="4" w:line="408" w:lineRule="exact"/>
        <w:ind w:left="1680" w:right="577"/>
        <w:jc w:val="both"/>
        <w:rPr>
          <w:sz w:val="24"/>
        </w:rPr>
      </w:pPr>
      <w:bookmarkStart w:id="569" w:name="_bookmark471"/>
      <w:bookmarkEnd w:id="569"/>
      <w:r>
        <w:rPr>
          <w:sz w:val="24"/>
        </w:rPr>
        <w:t xml:space="preserve">Stevick, Robert D. 1968. </w:t>
      </w:r>
      <w:r>
        <w:rPr>
          <w:i/>
          <w:sz w:val="24"/>
        </w:rPr>
        <w:t>English and its history: The evolution of a language</w:t>
      </w:r>
      <w:r>
        <w:rPr>
          <w:sz w:val="24"/>
        </w:rPr>
        <w:t>. Allyn &amp; Bacon.</w:t>
      </w:r>
      <w:bookmarkStart w:id="570" w:name="_bookmark470"/>
      <w:bookmarkEnd w:id="570"/>
      <w:r>
        <w:rPr>
          <w:sz w:val="24"/>
        </w:rPr>
        <w:t xml:space="preserve"> Suárez, Jorge A. 1983. </w:t>
      </w:r>
      <w:r>
        <w:rPr>
          <w:i/>
          <w:sz w:val="24"/>
        </w:rPr>
        <w:t xml:space="preserve">The Mesoamerican Indian languages </w:t>
      </w:r>
      <w:r>
        <w:rPr>
          <w:sz w:val="24"/>
        </w:rPr>
        <w:t>(Cambridge Language Surveys).</w:t>
      </w:r>
    </w:p>
    <w:p w:rsidR="00DD7756" w:rsidRDefault="00AD1397">
      <w:pPr>
        <w:spacing w:line="267" w:lineRule="exact"/>
        <w:ind w:left="2038"/>
        <w:jc w:val="both"/>
        <w:rPr>
          <w:sz w:val="24"/>
        </w:rPr>
      </w:pPr>
      <w:r>
        <w:rPr>
          <w:sz w:val="24"/>
        </w:rPr>
        <w:t>Cambridge University Press. doi:</w:t>
      </w:r>
      <w:hyperlink r:id="rId301">
        <w:r>
          <w:rPr>
            <w:rFonts w:ascii="Linux Libertine Mono"/>
            <w:color w:val="0000FF"/>
            <w:sz w:val="20"/>
          </w:rPr>
          <w:t>10.1017/CBO9780511554445</w:t>
        </w:r>
      </w:hyperlink>
      <w:r>
        <w:rPr>
          <w:sz w:val="24"/>
        </w:rPr>
        <w:t>.</w:t>
      </w:r>
    </w:p>
    <w:p w:rsidR="00DD7756" w:rsidRDefault="00DD7756">
      <w:pPr>
        <w:spacing w:before="135" w:line="254" w:lineRule="auto"/>
        <w:ind w:left="2038" w:right="526" w:hanging="359"/>
        <w:jc w:val="both"/>
        <w:rPr>
          <w:sz w:val="24"/>
        </w:rPr>
      </w:pPr>
      <w:r w:rsidRPr="00DD7756">
        <w:pict>
          <v:line id="_x0000_s1044" style="position:absolute;left:0;text-align:left;z-index:15799296;mso-position-horizontal-relative:page" from="545.05pt,34.75pt" to="545.05pt,23.45pt" strokeweight="1.75731mm">
            <w10:wrap anchorx="page"/>
          </v:line>
        </w:pict>
      </w:r>
      <w:bookmarkStart w:id="571" w:name="_bookmark472"/>
      <w:bookmarkEnd w:id="571"/>
      <w:r w:rsidR="00AD1397">
        <w:rPr>
          <w:sz w:val="24"/>
        </w:rPr>
        <w:t xml:space="preserve">Sun, Linlin. 2020. </w:t>
      </w:r>
      <w:r w:rsidR="00AD1397">
        <w:rPr>
          <w:i/>
          <w:sz w:val="24"/>
        </w:rPr>
        <w:t xml:space="preserve">Flexibility in the parts-of-speech system of Classical Chinese </w:t>
      </w:r>
      <w:r w:rsidR="00AD1397">
        <w:rPr>
          <w:sz w:val="24"/>
        </w:rPr>
        <w:t>(Trends in Lin- guistics:</w:t>
      </w:r>
      <w:r w:rsidR="00AD1397">
        <w:rPr>
          <w:spacing w:val="-14"/>
          <w:sz w:val="24"/>
        </w:rPr>
        <w:t xml:space="preserve"> </w:t>
      </w:r>
      <w:r w:rsidR="00AD1397">
        <w:rPr>
          <w:sz w:val="24"/>
        </w:rPr>
        <w:t>Studies</w:t>
      </w:r>
      <w:r w:rsidR="00AD1397">
        <w:rPr>
          <w:spacing w:val="-14"/>
          <w:sz w:val="24"/>
        </w:rPr>
        <w:t xml:space="preserve"> </w:t>
      </w:r>
      <w:r w:rsidR="00AD1397">
        <w:rPr>
          <w:sz w:val="24"/>
        </w:rPr>
        <w:t>&amp;</w:t>
      </w:r>
      <w:r w:rsidR="00AD1397">
        <w:rPr>
          <w:spacing w:val="-13"/>
          <w:sz w:val="24"/>
        </w:rPr>
        <w:t xml:space="preserve"> </w:t>
      </w:r>
      <w:r w:rsidR="00AD1397">
        <w:rPr>
          <w:sz w:val="24"/>
        </w:rPr>
        <w:t>Monographs</w:t>
      </w:r>
      <w:r w:rsidR="00AD1397">
        <w:rPr>
          <w:spacing w:val="-14"/>
          <w:sz w:val="24"/>
        </w:rPr>
        <w:t xml:space="preserve"> </w:t>
      </w:r>
      <w:r w:rsidR="00AD1397">
        <w:rPr>
          <w:sz w:val="24"/>
        </w:rPr>
        <w:t>334).</w:t>
      </w:r>
      <w:r w:rsidR="00AD1397">
        <w:rPr>
          <w:spacing w:val="-14"/>
          <w:sz w:val="24"/>
        </w:rPr>
        <w:t xml:space="preserve"> </w:t>
      </w:r>
      <w:r w:rsidR="00AD1397">
        <w:rPr>
          <w:sz w:val="24"/>
        </w:rPr>
        <w:t>Mouton</w:t>
      </w:r>
      <w:r w:rsidR="00AD1397">
        <w:rPr>
          <w:spacing w:val="-14"/>
          <w:sz w:val="24"/>
        </w:rPr>
        <w:t xml:space="preserve"> </w:t>
      </w:r>
      <w:r w:rsidR="00AD1397">
        <w:rPr>
          <w:sz w:val="24"/>
        </w:rPr>
        <w:t>de</w:t>
      </w:r>
      <w:r w:rsidR="00AD1397">
        <w:rPr>
          <w:spacing w:val="-14"/>
          <w:sz w:val="24"/>
        </w:rPr>
        <w:t xml:space="preserve"> </w:t>
      </w:r>
      <w:r w:rsidR="00AD1397">
        <w:rPr>
          <w:sz w:val="24"/>
        </w:rPr>
        <w:t>Gruyter.</w:t>
      </w:r>
      <w:r w:rsidR="00AD1397">
        <w:rPr>
          <w:spacing w:val="-14"/>
          <w:sz w:val="24"/>
        </w:rPr>
        <w:t xml:space="preserve"> </w:t>
      </w:r>
      <w:r w:rsidR="00AD1397">
        <w:rPr>
          <w:sz w:val="24"/>
        </w:rPr>
        <w:t>doi:</w:t>
      </w:r>
      <w:hyperlink r:id="rId302">
        <w:r w:rsidR="00AD1397">
          <w:rPr>
            <w:rFonts w:ascii="Linux Libertine Mono"/>
            <w:color w:val="0000FF"/>
            <w:sz w:val="20"/>
          </w:rPr>
          <w:t>10.1515/9783110660791</w:t>
        </w:r>
      </w:hyperlink>
      <w:r w:rsidR="00AD1397">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DD7756">
      <w:pPr>
        <w:pStyle w:val="BodyText"/>
        <w:spacing w:before="84" w:line="254" w:lineRule="auto"/>
        <w:ind w:left="2038" w:right="483" w:hanging="359"/>
      </w:pPr>
      <w:r>
        <w:lastRenderedPageBreak/>
        <w:pict>
          <v:line id="_x0000_s1043" style="position:absolute;left:0;text-align:left;z-index:15799808;mso-position-horizontal-relative:page" from="546.8pt,32.2pt" to="546.8pt,20.9pt" strokeweight="1.75731mm">
            <w10:wrap anchorx="page"/>
          </v:line>
        </w:pict>
      </w:r>
      <w:bookmarkStart w:id="572" w:name="_bookmark473"/>
      <w:bookmarkEnd w:id="572"/>
      <w:r w:rsidR="00AD1397">
        <w:t>Swadesh,</w:t>
      </w:r>
      <w:r w:rsidR="00AD1397">
        <w:rPr>
          <w:spacing w:val="-25"/>
        </w:rPr>
        <w:t xml:space="preserve"> </w:t>
      </w:r>
      <w:r w:rsidR="00AD1397">
        <w:t>Morris.</w:t>
      </w:r>
      <w:r w:rsidR="00AD1397">
        <w:rPr>
          <w:spacing w:val="-23"/>
        </w:rPr>
        <w:t xml:space="preserve"> </w:t>
      </w:r>
      <w:r w:rsidR="00AD1397">
        <w:t>1939a.</w:t>
      </w:r>
      <w:r w:rsidR="00AD1397">
        <w:rPr>
          <w:spacing w:val="-24"/>
        </w:rPr>
        <w:t xml:space="preserve"> </w:t>
      </w:r>
      <w:r w:rsidR="00AD1397">
        <w:rPr>
          <w:i/>
        </w:rPr>
        <w:t>Chitimacha-English</w:t>
      </w:r>
      <w:r w:rsidR="00AD1397">
        <w:rPr>
          <w:i/>
          <w:spacing w:val="-23"/>
        </w:rPr>
        <w:t xml:space="preserve"> </w:t>
      </w:r>
      <w:r w:rsidR="00AD1397">
        <w:rPr>
          <w:i/>
        </w:rPr>
        <w:t>dictionary</w:t>
      </w:r>
      <w:r w:rsidR="00AD1397">
        <w:rPr>
          <w:i/>
          <w:spacing w:val="-24"/>
        </w:rPr>
        <w:t xml:space="preserve"> </w:t>
      </w:r>
      <w:r w:rsidR="00AD1397">
        <w:rPr>
          <w:i/>
        </w:rPr>
        <w:t>(Copy</w:t>
      </w:r>
      <w:r w:rsidR="00AD1397">
        <w:rPr>
          <w:i/>
          <w:spacing w:val="-24"/>
        </w:rPr>
        <w:t xml:space="preserve"> </w:t>
      </w:r>
      <w:r w:rsidR="00AD1397">
        <w:rPr>
          <w:i/>
        </w:rPr>
        <w:t>1)</w:t>
      </w:r>
      <w:r w:rsidR="00AD1397">
        <w:rPr>
          <w:i/>
          <w:spacing w:val="-21"/>
        </w:rPr>
        <w:t xml:space="preserve"> </w:t>
      </w:r>
      <w:r w:rsidR="00AD1397">
        <w:t>(American</w:t>
      </w:r>
      <w:r w:rsidR="00AD1397">
        <w:rPr>
          <w:spacing w:val="-24"/>
        </w:rPr>
        <w:t xml:space="preserve"> </w:t>
      </w:r>
      <w:r w:rsidR="00AD1397">
        <w:t>Council</w:t>
      </w:r>
      <w:r w:rsidR="00AD1397">
        <w:rPr>
          <w:spacing w:val="-24"/>
        </w:rPr>
        <w:t xml:space="preserve"> </w:t>
      </w:r>
      <w:r w:rsidR="00AD1397">
        <w:t>of</w:t>
      </w:r>
      <w:r w:rsidR="00AD1397">
        <w:rPr>
          <w:spacing w:val="-24"/>
        </w:rPr>
        <w:t xml:space="preserve"> </w:t>
      </w:r>
      <w:r w:rsidR="00AD1397">
        <w:t>Learned Societies</w:t>
      </w:r>
      <w:r w:rsidR="00AD1397">
        <w:rPr>
          <w:spacing w:val="-24"/>
        </w:rPr>
        <w:t xml:space="preserve"> </w:t>
      </w:r>
      <w:r w:rsidR="00AD1397">
        <w:t>Committee</w:t>
      </w:r>
      <w:r w:rsidR="00AD1397">
        <w:rPr>
          <w:spacing w:val="-24"/>
        </w:rPr>
        <w:t xml:space="preserve"> </w:t>
      </w:r>
      <w:r w:rsidR="00AD1397">
        <w:t>on</w:t>
      </w:r>
      <w:r w:rsidR="00AD1397">
        <w:rPr>
          <w:spacing w:val="-24"/>
        </w:rPr>
        <w:t xml:space="preserve"> </w:t>
      </w:r>
      <w:r w:rsidR="00AD1397">
        <w:t>Native</w:t>
      </w:r>
      <w:r w:rsidR="00AD1397">
        <w:rPr>
          <w:spacing w:val="-24"/>
        </w:rPr>
        <w:t xml:space="preserve"> </w:t>
      </w:r>
      <w:r w:rsidR="00AD1397">
        <w:t>American</w:t>
      </w:r>
      <w:r w:rsidR="00AD1397">
        <w:rPr>
          <w:spacing w:val="-25"/>
        </w:rPr>
        <w:t xml:space="preserve"> </w:t>
      </w:r>
      <w:r w:rsidR="00AD1397">
        <w:t>Languages</w:t>
      </w:r>
      <w:r w:rsidR="00AD1397">
        <w:rPr>
          <w:spacing w:val="-24"/>
        </w:rPr>
        <w:t xml:space="preserve"> </w:t>
      </w:r>
      <w:r w:rsidR="00AD1397">
        <w:t>Mss.497.3</w:t>
      </w:r>
      <w:r w:rsidR="00AD1397">
        <w:rPr>
          <w:spacing w:val="-24"/>
        </w:rPr>
        <w:t xml:space="preserve"> </w:t>
      </w:r>
      <w:r w:rsidR="00AD1397">
        <w:t>B63c</w:t>
      </w:r>
      <w:r w:rsidR="00AD1397">
        <w:rPr>
          <w:spacing w:val="-24"/>
        </w:rPr>
        <w:t xml:space="preserve"> </w:t>
      </w:r>
      <w:r w:rsidR="00AD1397">
        <w:t>G6.5).</w:t>
      </w:r>
      <w:r w:rsidR="00AD1397">
        <w:rPr>
          <w:spacing w:val="-24"/>
        </w:rPr>
        <w:t xml:space="preserve"> </w:t>
      </w:r>
      <w:r w:rsidR="00AD1397">
        <w:t>American</w:t>
      </w:r>
      <w:r w:rsidR="00AD1397">
        <w:rPr>
          <w:spacing w:val="-24"/>
        </w:rPr>
        <w:t xml:space="preserve"> </w:t>
      </w:r>
      <w:r w:rsidR="00AD1397">
        <w:t>Philo- sophical Society</w:t>
      </w:r>
      <w:r w:rsidR="00AD1397">
        <w:rPr>
          <w:spacing w:val="-3"/>
        </w:rPr>
        <w:t xml:space="preserve"> </w:t>
      </w:r>
      <w:r w:rsidR="00AD1397">
        <w:t>Library.</w:t>
      </w:r>
    </w:p>
    <w:p w:rsidR="00DD7756" w:rsidRDefault="00AD1397">
      <w:pPr>
        <w:spacing w:before="116"/>
        <w:ind w:left="1680"/>
        <w:rPr>
          <w:i/>
          <w:sz w:val="24"/>
        </w:rPr>
      </w:pPr>
      <w:bookmarkStart w:id="573" w:name="_bookmark474"/>
      <w:bookmarkEnd w:id="573"/>
      <w:r>
        <w:rPr>
          <w:sz w:val="24"/>
        </w:rPr>
        <w:t xml:space="preserve">Swadesh, Morris. 1939b. Nootka internal syntax. </w:t>
      </w:r>
      <w:r>
        <w:rPr>
          <w:i/>
          <w:sz w:val="24"/>
        </w:rPr>
        <w:t>International Journal of American Linguistics</w:t>
      </w:r>
    </w:p>
    <w:p w:rsidR="00DD7756" w:rsidRDefault="00AD1397">
      <w:pPr>
        <w:spacing w:before="16"/>
        <w:ind w:left="2038"/>
        <w:rPr>
          <w:sz w:val="24"/>
        </w:rPr>
      </w:pPr>
      <w:r>
        <w:rPr>
          <w:sz w:val="24"/>
        </w:rPr>
        <w:t>9(2). 77–102. doi:</w:t>
      </w:r>
      <w:hyperlink r:id="rId303">
        <w:r>
          <w:rPr>
            <w:rFonts w:ascii="Linux Libertine Mono" w:hAnsi="Linux Libertine Mono"/>
            <w:color w:val="0000FF"/>
            <w:sz w:val="20"/>
          </w:rPr>
          <w:t>10.1086/463820</w:t>
        </w:r>
      </w:hyperlink>
      <w:r>
        <w:rPr>
          <w:sz w:val="24"/>
        </w:rPr>
        <w:t>.</w:t>
      </w:r>
    </w:p>
    <w:p w:rsidR="00DD7756" w:rsidRDefault="00AD1397">
      <w:pPr>
        <w:spacing w:before="134"/>
        <w:ind w:left="1680"/>
        <w:rPr>
          <w:sz w:val="24"/>
        </w:rPr>
      </w:pPr>
      <w:bookmarkStart w:id="574" w:name="_bookmark475"/>
      <w:bookmarkEnd w:id="574"/>
      <w:r>
        <w:rPr>
          <w:sz w:val="24"/>
        </w:rPr>
        <w:t xml:space="preserve">Taylor, John R. 2003. </w:t>
      </w:r>
      <w:r>
        <w:rPr>
          <w:i/>
          <w:sz w:val="24"/>
        </w:rPr>
        <w:t>Linguistic categorization</w:t>
      </w:r>
      <w:r>
        <w:rPr>
          <w:sz w:val="24"/>
        </w:rPr>
        <w:t>. 3rd edn. (Oxford Textbooks in Linguistics).</w:t>
      </w:r>
    </w:p>
    <w:p w:rsidR="00DD7756" w:rsidRDefault="00AD1397">
      <w:pPr>
        <w:pStyle w:val="BodyText"/>
        <w:spacing w:before="16"/>
        <w:ind w:left="2038"/>
      </w:pPr>
      <w:r>
        <w:t>Oxford University Press.</w:t>
      </w:r>
    </w:p>
    <w:p w:rsidR="00DD7756" w:rsidRDefault="00AD1397">
      <w:pPr>
        <w:spacing w:before="135" w:line="254" w:lineRule="auto"/>
        <w:ind w:left="2038" w:right="578" w:hanging="359"/>
        <w:jc w:val="both"/>
        <w:rPr>
          <w:sz w:val="24"/>
        </w:rPr>
      </w:pPr>
      <w:bookmarkStart w:id="575" w:name="_bookmark476"/>
      <w:bookmarkEnd w:id="575"/>
      <w:r>
        <w:rPr>
          <w:sz w:val="24"/>
        </w:rPr>
        <w:t>Thalbitzer,</w:t>
      </w:r>
      <w:r>
        <w:rPr>
          <w:spacing w:val="-24"/>
          <w:sz w:val="24"/>
        </w:rPr>
        <w:t xml:space="preserve"> </w:t>
      </w:r>
      <w:r>
        <w:rPr>
          <w:sz w:val="24"/>
        </w:rPr>
        <w:t>William.</w:t>
      </w:r>
      <w:r>
        <w:rPr>
          <w:spacing w:val="-24"/>
          <w:sz w:val="24"/>
        </w:rPr>
        <w:t xml:space="preserve"> </w:t>
      </w:r>
      <w:r>
        <w:rPr>
          <w:sz w:val="24"/>
        </w:rPr>
        <w:t>1922.</w:t>
      </w:r>
      <w:r>
        <w:rPr>
          <w:spacing w:val="-24"/>
          <w:sz w:val="24"/>
        </w:rPr>
        <w:t xml:space="preserve"> </w:t>
      </w:r>
      <w:r>
        <w:rPr>
          <w:sz w:val="24"/>
        </w:rPr>
        <w:t>Eskimo.</w:t>
      </w:r>
      <w:r>
        <w:rPr>
          <w:spacing w:val="-24"/>
          <w:sz w:val="24"/>
        </w:rPr>
        <w:t xml:space="preserve"> </w:t>
      </w:r>
      <w:r>
        <w:rPr>
          <w:sz w:val="24"/>
        </w:rPr>
        <w:t>In</w:t>
      </w:r>
      <w:r>
        <w:rPr>
          <w:spacing w:val="-24"/>
          <w:sz w:val="24"/>
        </w:rPr>
        <w:t xml:space="preserve"> </w:t>
      </w:r>
      <w:r>
        <w:rPr>
          <w:sz w:val="24"/>
        </w:rPr>
        <w:t>Franz</w:t>
      </w:r>
      <w:r>
        <w:rPr>
          <w:spacing w:val="-24"/>
          <w:sz w:val="24"/>
        </w:rPr>
        <w:t xml:space="preserve"> </w:t>
      </w:r>
      <w:r>
        <w:rPr>
          <w:sz w:val="24"/>
        </w:rPr>
        <w:t>Boas</w:t>
      </w:r>
      <w:r>
        <w:rPr>
          <w:spacing w:val="-24"/>
          <w:sz w:val="24"/>
        </w:rPr>
        <w:t xml:space="preserve"> </w:t>
      </w:r>
      <w:r>
        <w:rPr>
          <w:sz w:val="24"/>
        </w:rPr>
        <w:t>(ed.),</w:t>
      </w:r>
      <w:r>
        <w:rPr>
          <w:spacing w:val="-25"/>
          <w:sz w:val="24"/>
        </w:rPr>
        <w:t xml:space="preserve"> </w:t>
      </w:r>
      <w:r>
        <w:rPr>
          <w:i/>
          <w:sz w:val="24"/>
        </w:rPr>
        <w:t>Handbook</w:t>
      </w:r>
      <w:r>
        <w:rPr>
          <w:i/>
          <w:spacing w:val="-24"/>
          <w:sz w:val="24"/>
        </w:rPr>
        <w:t xml:space="preserve"> </w:t>
      </w:r>
      <w:r>
        <w:rPr>
          <w:i/>
          <w:sz w:val="24"/>
        </w:rPr>
        <w:t>of</w:t>
      </w:r>
      <w:r>
        <w:rPr>
          <w:i/>
          <w:spacing w:val="-24"/>
          <w:sz w:val="24"/>
        </w:rPr>
        <w:t xml:space="preserve"> </w:t>
      </w:r>
      <w:r>
        <w:rPr>
          <w:i/>
          <w:sz w:val="24"/>
        </w:rPr>
        <w:t>American</w:t>
      </w:r>
      <w:r>
        <w:rPr>
          <w:i/>
          <w:spacing w:val="-24"/>
          <w:sz w:val="24"/>
        </w:rPr>
        <w:t xml:space="preserve"> </w:t>
      </w:r>
      <w:r>
        <w:rPr>
          <w:i/>
          <w:sz w:val="24"/>
        </w:rPr>
        <w:t>Indian</w:t>
      </w:r>
      <w:r>
        <w:rPr>
          <w:i/>
          <w:spacing w:val="-24"/>
          <w:sz w:val="24"/>
        </w:rPr>
        <w:t xml:space="preserve"> </w:t>
      </w:r>
      <w:r>
        <w:rPr>
          <w:i/>
          <w:sz w:val="24"/>
        </w:rPr>
        <w:t>languages</w:t>
      </w:r>
      <w:r>
        <w:rPr>
          <w:sz w:val="24"/>
        </w:rPr>
        <w:t>, vol. 2 (Bureau of American Ethnology Bulletins 40), 971–1069. Smithsonian</w:t>
      </w:r>
      <w:r>
        <w:rPr>
          <w:spacing w:val="-36"/>
          <w:sz w:val="24"/>
        </w:rPr>
        <w:t xml:space="preserve"> </w:t>
      </w:r>
      <w:r>
        <w:rPr>
          <w:sz w:val="24"/>
        </w:rPr>
        <w:t>Institution.</w:t>
      </w:r>
    </w:p>
    <w:p w:rsidR="00DD7756" w:rsidRDefault="00AD1397">
      <w:pPr>
        <w:pStyle w:val="BodyText"/>
        <w:spacing w:before="117" w:line="254" w:lineRule="auto"/>
        <w:ind w:left="2038" w:right="574" w:hanging="359"/>
        <w:jc w:val="both"/>
      </w:pPr>
      <w:bookmarkStart w:id="576" w:name="_bookmark477"/>
      <w:bookmarkEnd w:id="576"/>
      <w:r>
        <w:t>Thompson,</w:t>
      </w:r>
      <w:r>
        <w:rPr>
          <w:spacing w:val="-8"/>
        </w:rPr>
        <w:t xml:space="preserve"> </w:t>
      </w:r>
      <w:r>
        <w:t>Sandra</w:t>
      </w:r>
      <w:r>
        <w:rPr>
          <w:spacing w:val="-8"/>
        </w:rPr>
        <w:t xml:space="preserve"> </w:t>
      </w:r>
      <w:r>
        <w:t>A.</w:t>
      </w:r>
      <w:r>
        <w:rPr>
          <w:spacing w:val="-7"/>
        </w:rPr>
        <w:t xml:space="preserve"> </w:t>
      </w:r>
      <w:r>
        <w:t>1989.</w:t>
      </w:r>
      <w:r>
        <w:rPr>
          <w:spacing w:val="-8"/>
        </w:rPr>
        <w:t xml:space="preserve"> </w:t>
      </w:r>
      <w:r>
        <w:t>A</w:t>
      </w:r>
      <w:r>
        <w:rPr>
          <w:spacing w:val="-7"/>
        </w:rPr>
        <w:t xml:space="preserve"> </w:t>
      </w:r>
      <w:r>
        <w:t>discourse</w:t>
      </w:r>
      <w:r>
        <w:rPr>
          <w:spacing w:val="-8"/>
        </w:rPr>
        <w:t xml:space="preserve"> </w:t>
      </w:r>
      <w:r>
        <w:t>approach</w:t>
      </w:r>
      <w:r>
        <w:rPr>
          <w:spacing w:val="-8"/>
        </w:rPr>
        <w:t xml:space="preserve"> </w:t>
      </w:r>
      <w:r>
        <w:t>to</w:t>
      </w:r>
      <w:r>
        <w:rPr>
          <w:spacing w:val="-8"/>
        </w:rPr>
        <w:t xml:space="preserve"> </w:t>
      </w:r>
      <w:r>
        <w:t>the</w:t>
      </w:r>
      <w:r>
        <w:rPr>
          <w:spacing w:val="-7"/>
        </w:rPr>
        <w:t xml:space="preserve"> </w:t>
      </w:r>
      <w:r>
        <w:t>cross-linguistic</w:t>
      </w:r>
      <w:r>
        <w:rPr>
          <w:spacing w:val="-8"/>
        </w:rPr>
        <w:t xml:space="preserve"> </w:t>
      </w:r>
      <w:r>
        <w:t>category</w:t>
      </w:r>
      <w:r>
        <w:rPr>
          <w:spacing w:val="-8"/>
        </w:rPr>
        <w:t xml:space="preserve"> </w:t>
      </w:r>
      <w:r>
        <w:rPr>
          <w:spacing w:val="-3"/>
        </w:rPr>
        <w:t xml:space="preserve">‘Adjective’. </w:t>
      </w:r>
      <w:r>
        <w:t xml:space="preserve">In Roberta Corrigan, Fred R. Eckman &amp; Michael Noonan (eds.), </w:t>
      </w:r>
      <w:r>
        <w:rPr>
          <w:i/>
        </w:rPr>
        <w:t xml:space="preserve">Linguistic categorization </w:t>
      </w:r>
      <w:r>
        <w:t>(Current Issues in Linguistic Theory 61), 245–266. John Benjamins. doi:</w:t>
      </w:r>
      <w:hyperlink r:id="rId304">
        <w:r>
          <w:rPr>
            <w:rFonts w:ascii="Linux Libertine Mono" w:hAnsi="Linux Libertine Mono"/>
            <w:color w:val="0000FF"/>
            <w:sz w:val="20"/>
          </w:rPr>
          <w:t>10.1075/cilt.</w:t>
        </w:r>
      </w:hyperlink>
      <w:r>
        <w:rPr>
          <w:rFonts w:ascii="Linux Libertine Mono" w:hAnsi="Linux Libertine Mono"/>
          <w:color w:val="0000FF"/>
          <w:sz w:val="20"/>
        </w:rPr>
        <w:t xml:space="preserve"> </w:t>
      </w:r>
      <w:hyperlink r:id="rId305">
        <w:r>
          <w:rPr>
            <w:rFonts w:ascii="Linux Libertine Mono" w:hAnsi="Linux Libertine Mono"/>
            <w:color w:val="0000FF"/>
            <w:sz w:val="20"/>
          </w:rPr>
          <w:t>61.16tho</w:t>
        </w:r>
      </w:hyperlink>
      <w:r>
        <w:t>.</w:t>
      </w:r>
    </w:p>
    <w:p w:rsidR="00DD7756" w:rsidRDefault="00AD1397">
      <w:pPr>
        <w:spacing w:before="115" w:line="254" w:lineRule="auto"/>
        <w:ind w:left="2038" w:right="574" w:hanging="359"/>
        <w:jc w:val="both"/>
        <w:rPr>
          <w:sz w:val="24"/>
        </w:rPr>
      </w:pPr>
      <w:bookmarkStart w:id="577" w:name="_bookmark478"/>
      <w:bookmarkEnd w:id="577"/>
      <w:r>
        <w:rPr>
          <w:sz w:val="24"/>
        </w:rPr>
        <w:t xml:space="preserve">Tomasello, Michael. 2003. </w:t>
      </w:r>
      <w:r>
        <w:rPr>
          <w:i/>
          <w:sz w:val="24"/>
        </w:rPr>
        <w:t>Constructing a language: A usage-based theory of language</w:t>
      </w:r>
      <w:r>
        <w:rPr>
          <w:i/>
          <w:spacing w:val="-38"/>
          <w:sz w:val="24"/>
        </w:rPr>
        <w:t xml:space="preserve"> </w:t>
      </w:r>
      <w:r>
        <w:rPr>
          <w:i/>
          <w:sz w:val="24"/>
        </w:rPr>
        <w:t>acquisi- tion</w:t>
      </w:r>
      <w:r>
        <w:rPr>
          <w:sz w:val="24"/>
        </w:rPr>
        <w:t>. Harvard University</w:t>
      </w:r>
      <w:r>
        <w:rPr>
          <w:spacing w:val="-4"/>
          <w:sz w:val="24"/>
        </w:rPr>
        <w:t xml:space="preserve"> </w:t>
      </w:r>
      <w:r>
        <w:rPr>
          <w:sz w:val="24"/>
        </w:rPr>
        <w:t>Press.</w:t>
      </w:r>
    </w:p>
    <w:p w:rsidR="00DD7756" w:rsidRDefault="00AD1397">
      <w:pPr>
        <w:spacing w:before="117" w:line="254" w:lineRule="auto"/>
        <w:ind w:left="2038" w:right="575" w:hanging="359"/>
        <w:jc w:val="both"/>
        <w:rPr>
          <w:sz w:val="24"/>
        </w:rPr>
      </w:pPr>
      <w:bookmarkStart w:id="578" w:name="_bookmark479"/>
      <w:bookmarkEnd w:id="578"/>
      <w:r>
        <w:rPr>
          <w:sz w:val="24"/>
        </w:rPr>
        <w:t>Traugott,</w:t>
      </w:r>
      <w:r>
        <w:rPr>
          <w:spacing w:val="-7"/>
          <w:sz w:val="24"/>
        </w:rPr>
        <w:t xml:space="preserve"> </w:t>
      </w:r>
      <w:r>
        <w:rPr>
          <w:sz w:val="24"/>
        </w:rPr>
        <w:t>Elizabeth</w:t>
      </w:r>
      <w:r>
        <w:rPr>
          <w:spacing w:val="-7"/>
          <w:sz w:val="24"/>
        </w:rPr>
        <w:t xml:space="preserve"> </w:t>
      </w:r>
      <w:r>
        <w:rPr>
          <w:sz w:val="24"/>
        </w:rPr>
        <w:t>Closs</w:t>
      </w:r>
      <w:r>
        <w:rPr>
          <w:spacing w:val="-6"/>
          <w:sz w:val="24"/>
        </w:rPr>
        <w:t xml:space="preserve"> </w:t>
      </w:r>
      <w:r>
        <w:rPr>
          <w:sz w:val="24"/>
        </w:rPr>
        <w:t>&amp;</w:t>
      </w:r>
      <w:r>
        <w:rPr>
          <w:spacing w:val="-7"/>
          <w:sz w:val="24"/>
        </w:rPr>
        <w:t xml:space="preserve"> </w:t>
      </w:r>
      <w:r>
        <w:rPr>
          <w:sz w:val="24"/>
        </w:rPr>
        <w:t>Graeme</w:t>
      </w:r>
      <w:r>
        <w:rPr>
          <w:spacing w:val="-6"/>
          <w:sz w:val="24"/>
        </w:rPr>
        <w:t xml:space="preserve"> </w:t>
      </w:r>
      <w:r>
        <w:rPr>
          <w:sz w:val="24"/>
        </w:rPr>
        <w:t>Trousdale</w:t>
      </w:r>
      <w:r>
        <w:rPr>
          <w:spacing w:val="-7"/>
          <w:sz w:val="24"/>
        </w:rPr>
        <w:t xml:space="preserve"> </w:t>
      </w:r>
      <w:r>
        <w:rPr>
          <w:sz w:val="24"/>
        </w:rPr>
        <w:t>(eds.).</w:t>
      </w:r>
      <w:r>
        <w:rPr>
          <w:spacing w:val="-7"/>
          <w:sz w:val="24"/>
        </w:rPr>
        <w:t xml:space="preserve"> </w:t>
      </w:r>
      <w:r>
        <w:rPr>
          <w:sz w:val="24"/>
        </w:rPr>
        <w:t>2010.</w:t>
      </w:r>
      <w:r>
        <w:rPr>
          <w:spacing w:val="-9"/>
          <w:sz w:val="24"/>
        </w:rPr>
        <w:t xml:space="preserve"> </w:t>
      </w:r>
      <w:r>
        <w:rPr>
          <w:i/>
          <w:sz w:val="24"/>
        </w:rPr>
        <w:t>Gradience,</w:t>
      </w:r>
      <w:r>
        <w:rPr>
          <w:i/>
          <w:spacing w:val="-7"/>
          <w:sz w:val="24"/>
        </w:rPr>
        <w:t xml:space="preserve"> </w:t>
      </w:r>
      <w:r>
        <w:rPr>
          <w:i/>
          <w:sz w:val="24"/>
        </w:rPr>
        <w:t>gradualness</w:t>
      </w:r>
      <w:r>
        <w:rPr>
          <w:i/>
          <w:spacing w:val="-6"/>
          <w:sz w:val="24"/>
        </w:rPr>
        <w:t xml:space="preserve"> </w:t>
      </w:r>
      <w:r>
        <w:rPr>
          <w:i/>
          <w:sz w:val="24"/>
        </w:rPr>
        <w:t>and</w:t>
      </w:r>
      <w:r>
        <w:rPr>
          <w:i/>
          <w:spacing w:val="-7"/>
          <w:sz w:val="24"/>
        </w:rPr>
        <w:t xml:space="preserve"> </w:t>
      </w:r>
      <w:r>
        <w:rPr>
          <w:i/>
          <w:sz w:val="24"/>
        </w:rPr>
        <w:t>gram- maticalization</w:t>
      </w:r>
      <w:r>
        <w:rPr>
          <w:i/>
          <w:spacing w:val="-12"/>
          <w:sz w:val="24"/>
        </w:rPr>
        <w:t xml:space="preserve"> </w:t>
      </w:r>
      <w:r>
        <w:rPr>
          <w:sz w:val="24"/>
        </w:rPr>
        <w:t>(Typological</w:t>
      </w:r>
      <w:r>
        <w:rPr>
          <w:spacing w:val="-12"/>
          <w:sz w:val="24"/>
        </w:rPr>
        <w:t xml:space="preserve"> </w:t>
      </w:r>
      <w:r>
        <w:rPr>
          <w:sz w:val="24"/>
        </w:rPr>
        <w:t>Studies</w:t>
      </w:r>
      <w:r>
        <w:rPr>
          <w:spacing w:val="-12"/>
          <w:sz w:val="24"/>
        </w:rPr>
        <w:t xml:space="preserve"> </w:t>
      </w:r>
      <w:r>
        <w:rPr>
          <w:sz w:val="24"/>
        </w:rPr>
        <w:t>in</w:t>
      </w:r>
      <w:r>
        <w:rPr>
          <w:spacing w:val="-12"/>
          <w:sz w:val="24"/>
        </w:rPr>
        <w:t xml:space="preserve"> </w:t>
      </w:r>
      <w:r>
        <w:rPr>
          <w:sz w:val="24"/>
        </w:rPr>
        <w:t>Language</w:t>
      </w:r>
      <w:r>
        <w:rPr>
          <w:spacing w:val="-12"/>
          <w:sz w:val="24"/>
        </w:rPr>
        <w:t xml:space="preserve"> </w:t>
      </w:r>
      <w:r>
        <w:rPr>
          <w:sz w:val="24"/>
        </w:rPr>
        <w:t>90).</w:t>
      </w:r>
      <w:r>
        <w:rPr>
          <w:spacing w:val="-11"/>
          <w:sz w:val="24"/>
        </w:rPr>
        <w:t xml:space="preserve"> </w:t>
      </w:r>
      <w:r>
        <w:rPr>
          <w:sz w:val="24"/>
        </w:rPr>
        <w:t>John</w:t>
      </w:r>
      <w:r>
        <w:rPr>
          <w:spacing w:val="-12"/>
          <w:sz w:val="24"/>
        </w:rPr>
        <w:t xml:space="preserve"> </w:t>
      </w:r>
      <w:r>
        <w:rPr>
          <w:sz w:val="24"/>
        </w:rPr>
        <w:t>Benjamins.</w:t>
      </w:r>
      <w:r>
        <w:rPr>
          <w:spacing w:val="-11"/>
          <w:sz w:val="24"/>
        </w:rPr>
        <w:t xml:space="preserve"> </w:t>
      </w:r>
      <w:r>
        <w:rPr>
          <w:sz w:val="24"/>
        </w:rPr>
        <w:t>doi:</w:t>
      </w:r>
      <w:hyperlink r:id="rId306">
        <w:r>
          <w:rPr>
            <w:rFonts w:ascii="Linux Libertine Mono"/>
            <w:color w:val="0000FF"/>
            <w:sz w:val="20"/>
          </w:rPr>
          <w:t>10.1075/tsl.</w:t>
        </w:r>
      </w:hyperlink>
      <w:r>
        <w:rPr>
          <w:rFonts w:ascii="Linux Libertine Mono"/>
          <w:color w:val="0000FF"/>
          <w:sz w:val="20"/>
        </w:rPr>
        <w:t xml:space="preserve"> </w:t>
      </w:r>
      <w:hyperlink r:id="rId307">
        <w:r>
          <w:rPr>
            <w:rFonts w:ascii="Linux Libertine Mono"/>
            <w:color w:val="0000FF"/>
            <w:sz w:val="20"/>
          </w:rPr>
          <w:t>90</w:t>
        </w:r>
      </w:hyperlink>
      <w:r>
        <w:rPr>
          <w:sz w:val="24"/>
        </w:rPr>
        <w:t>.</w:t>
      </w:r>
    </w:p>
    <w:p w:rsidR="00DD7756" w:rsidRDefault="00AD1397">
      <w:pPr>
        <w:spacing w:before="116" w:line="254" w:lineRule="auto"/>
        <w:ind w:left="2038" w:right="577" w:hanging="359"/>
        <w:jc w:val="both"/>
        <w:rPr>
          <w:sz w:val="24"/>
        </w:rPr>
      </w:pPr>
      <w:bookmarkStart w:id="579" w:name="_bookmark480"/>
      <w:bookmarkEnd w:id="579"/>
      <w:r>
        <w:rPr>
          <w:spacing w:val="-5"/>
          <w:sz w:val="24"/>
        </w:rPr>
        <w:t>Tuggy,</w:t>
      </w:r>
      <w:r>
        <w:rPr>
          <w:spacing w:val="-14"/>
          <w:sz w:val="24"/>
        </w:rPr>
        <w:t xml:space="preserve"> </w:t>
      </w:r>
      <w:r>
        <w:rPr>
          <w:sz w:val="24"/>
        </w:rPr>
        <w:t>David.</w:t>
      </w:r>
      <w:r>
        <w:rPr>
          <w:spacing w:val="-13"/>
          <w:sz w:val="24"/>
        </w:rPr>
        <w:t xml:space="preserve"> </w:t>
      </w:r>
      <w:r>
        <w:rPr>
          <w:sz w:val="24"/>
        </w:rPr>
        <w:t>1993.</w:t>
      </w:r>
      <w:r>
        <w:rPr>
          <w:spacing w:val="-14"/>
          <w:sz w:val="24"/>
        </w:rPr>
        <w:t xml:space="preserve"> </w:t>
      </w:r>
      <w:r>
        <w:rPr>
          <w:sz w:val="24"/>
        </w:rPr>
        <w:t>Ambiguity,</w:t>
      </w:r>
      <w:r>
        <w:rPr>
          <w:spacing w:val="-13"/>
          <w:sz w:val="24"/>
        </w:rPr>
        <w:t xml:space="preserve"> </w:t>
      </w:r>
      <w:r>
        <w:rPr>
          <w:sz w:val="24"/>
        </w:rPr>
        <w:t>polysemy,</w:t>
      </w:r>
      <w:r>
        <w:rPr>
          <w:spacing w:val="-13"/>
          <w:sz w:val="24"/>
        </w:rPr>
        <w:t xml:space="preserve"> </w:t>
      </w:r>
      <w:r>
        <w:rPr>
          <w:sz w:val="24"/>
        </w:rPr>
        <w:t>and</w:t>
      </w:r>
      <w:r>
        <w:rPr>
          <w:spacing w:val="-14"/>
          <w:sz w:val="24"/>
        </w:rPr>
        <w:t xml:space="preserve"> </w:t>
      </w:r>
      <w:r>
        <w:rPr>
          <w:sz w:val="24"/>
        </w:rPr>
        <w:t>vagueness.</w:t>
      </w:r>
      <w:r>
        <w:rPr>
          <w:spacing w:val="-16"/>
          <w:sz w:val="24"/>
        </w:rPr>
        <w:t xml:space="preserve"> </w:t>
      </w:r>
      <w:r>
        <w:rPr>
          <w:i/>
          <w:sz w:val="24"/>
        </w:rPr>
        <w:t>Cognitive</w:t>
      </w:r>
      <w:r>
        <w:rPr>
          <w:i/>
          <w:spacing w:val="-13"/>
          <w:sz w:val="24"/>
        </w:rPr>
        <w:t xml:space="preserve"> </w:t>
      </w:r>
      <w:r>
        <w:rPr>
          <w:i/>
          <w:sz w:val="24"/>
        </w:rPr>
        <w:t>Linguistics</w:t>
      </w:r>
      <w:r>
        <w:rPr>
          <w:i/>
          <w:spacing w:val="-9"/>
          <w:sz w:val="24"/>
        </w:rPr>
        <w:t xml:space="preserve"> </w:t>
      </w:r>
      <w:r>
        <w:rPr>
          <w:sz w:val="24"/>
        </w:rPr>
        <w:t>4(3).</w:t>
      </w:r>
      <w:r>
        <w:rPr>
          <w:spacing w:val="-14"/>
          <w:sz w:val="24"/>
        </w:rPr>
        <w:t xml:space="preserve"> </w:t>
      </w:r>
      <w:r>
        <w:rPr>
          <w:sz w:val="24"/>
        </w:rPr>
        <w:t>273–290. doi:</w:t>
      </w:r>
      <w:hyperlink r:id="rId308">
        <w:r>
          <w:rPr>
            <w:rFonts w:ascii="Linux Libertine Mono" w:hAnsi="Linux Libertine Mono"/>
            <w:color w:val="0000FF"/>
            <w:sz w:val="20"/>
          </w:rPr>
          <w:t>10.1515/cogl.1993.4.3.273</w:t>
        </w:r>
      </w:hyperlink>
      <w:r>
        <w:rPr>
          <w:sz w:val="24"/>
        </w:rPr>
        <w:t>.</w:t>
      </w:r>
    </w:p>
    <w:p w:rsidR="00DD7756" w:rsidRDefault="00AD1397">
      <w:pPr>
        <w:spacing w:before="118" w:line="254" w:lineRule="auto"/>
        <w:ind w:left="2038" w:right="574" w:hanging="359"/>
        <w:jc w:val="both"/>
        <w:rPr>
          <w:sz w:val="24"/>
        </w:rPr>
      </w:pPr>
      <w:bookmarkStart w:id="580" w:name="_bookmark481"/>
      <w:bookmarkEnd w:id="580"/>
      <w:r>
        <w:rPr>
          <w:spacing w:val="-3"/>
          <w:sz w:val="24"/>
        </w:rPr>
        <w:t>Vapnarsky,</w:t>
      </w:r>
      <w:r>
        <w:rPr>
          <w:spacing w:val="-17"/>
          <w:sz w:val="24"/>
        </w:rPr>
        <w:t xml:space="preserve"> </w:t>
      </w:r>
      <w:r>
        <w:rPr>
          <w:sz w:val="24"/>
        </w:rPr>
        <w:t>Valentina</w:t>
      </w:r>
      <w:r>
        <w:rPr>
          <w:spacing w:val="-17"/>
          <w:sz w:val="24"/>
        </w:rPr>
        <w:t xml:space="preserve"> </w:t>
      </w:r>
      <w:r>
        <w:rPr>
          <w:sz w:val="24"/>
        </w:rPr>
        <w:t>&amp;</w:t>
      </w:r>
      <w:r>
        <w:rPr>
          <w:spacing w:val="-17"/>
          <w:sz w:val="24"/>
        </w:rPr>
        <w:t xml:space="preserve"> </w:t>
      </w:r>
      <w:r>
        <w:rPr>
          <w:sz w:val="24"/>
        </w:rPr>
        <w:t>Edy</w:t>
      </w:r>
      <w:r>
        <w:rPr>
          <w:spacing w:val="-17"/>
          <w:sz w:val="24"/>
        </w:rPr>
        <w:t xml:space="preserve"> </w:t>
      </w:r>
      <w:r>
        <w:rPr>
          <w:spacing w:val="-3"/>
          <w:sz w:val="24"/>
        </w:rPr>
        <w:t>Veneziano</w:t>
      </w:r>
      <w:r>
        <w:rPr>
          <w:spacing w:val="-17"/>
          <w:sz w:val="24"/>
        </w:rPr>
        <w:t xml:space="preserve"> </w:t>
      </w:r>
      <w:r>
        <w:rPr>
          <w:sz w:val="24"/>
        </w:rPr>
        <w:t>(eds.).</w:t>
      </w:r>
      <w:r>
        <w:rPr>
          <w:spacing w:val="-17"/>
          <w:sz w:val="24"/>
        </w:rPr>
        <w:t xml:space="preserve"> </w:t>
      </w:r>
      <w:r>
        <w:rPr>
          <w:sz w:val="24"/>
        </w:rPr>
        <w:t>2017a.</w:t>
      </w:r>
      <w:r>
        <w:rPr>
          <w:spacing w:val="-20"/>
          <w:sz w:val="24"/>
        </w:rPr>
        <w:t xml:space="preserve"> </w:t>
      </w:r>
      <w:r>
        <w:rPr>
          <w:i/>
          <w:sz w:val="24"/>
        </w:rPr>
        <w:t>Lexical</w:t>
      </w:r>
      <w:r>
        <w:rPr>
          <w:i/>
          <w:spacing w:val="-17"/>
          <w:sz w:val="24"/>
        </w:rPr>
        <w:t xml:space="preserve"> </w:t>
      </w:r>
      <w:r>
        <w:rPr>
          <w:i/>
          <w:sz w:val="24"/>
        </w:rPr>
        <w:t>polycategoriality:</w:t>
      </w:r>
      <w:r>
        <w:rPr>
          <w:i/>
          <w:spacing w:val="-17"/>
          <w:sz w:val="24"/>
        </w:rPr>
        <w:t xml:space="preserve"> </w:t>
      </w:r>
      <w:r>
        <w:rPr>
          <w:i/>
          <w:sz w:val="24"/>
        </w:rPr>
        <w:t>Cross-linguistic, cross-theoretical</w:t>
      </w:r>
      <w:r>
        <w:rPr>
          <w:i/>
          <w:spacing w:val="-16"/>
          <w:sz w:val="24"/>
        </w:rPr>
        <w:t xml:space="preserve"> </w:t>
      </w:r>
      <w:r>
        <w:rPr>
          <w:i/>
          <w:sz w:val="24"/>
        </w:rPr>
        <w:t>and</w:t>
      </w:r>
      <w:r>
        <w:rPr>
          <w:i/>
          <w:spacing w:val="-16"/>
          <w:sz w:val="24"/>
        </w:rPr>
        <w:t xml:space="preserve"> </w:t>
      </w:r>
      <w:r>
        <w:rPr>
          <w:i/>
          <w:sz w:val="24"/>
        </w:rPr>
        <w:t>language</w:t>
      </w:r>
      <w:r>
        <w:rPr>
          <w:i/>
          <w:spacing w:val="-16"/>
          <w:sz w:val="24"/>
        </w:rPr>
        <w:t xml:space="preserve"> </w:t>
      </w:r>
      <w:r>
        <w:rPr>
          <w:i/>
          <w:sz w:val="24"/>
        </w:rPr>
        <w:t>acquisition</w:t>
      </w:r>
      <w:r>
        <w:rPr>
          <w:i/>
          <w:spacing w:val="-16"/>
          <w:sz w:val="24"/>
        </w:rPr>
        <w:t xml:space="preserve"> </w:t>
      </w:r>
      <w:r>
        <w:rPr>
          <w:i/>
          <w:sz w:val="24"/>
        </w:rPr>
        <w:t>approaches</w:t>
      </w:r>
      <w:r>
        <w:rPr>
          <w:i/>
          <w:spacing w:val="-13"/>
          <w:sz w:val="24"/>
        </w:rPr>
        <w:t xml:space="preserve"> </w:t>
      </w:r>
      <w:r>
        <w:rPr>
          <w:sz w:val="24"/>
        </w:rPr>
        <w:t>(Studies</w:t>
      </w:r>
      <w:r>
        <w:rPr>
          <w:spacing w:val="-16"/>
          <w:sz w:val="24"/>
        </w:rPr>
        <w:t xml:space="preserve"> </w:t>
      </w:r>
      <w:r>
        <w:rPr>
          <w:sz w:val="24"/>
        </w:rPr>
        <w:t>in</w:t>
      </w:r>
      <w:r>
        <w:rPr>
          <w:spacing w:val="-16"/>
          <w:sz w:val="24"/>
        </w:rPr>
        <w:t xml:space="preserve"> </w:t>
      </w:r>
      <w:r>
        <w:rPr>
          <w:sz w:val="24"/>
        </w:rPr>
        <w:t>Language</w:t>
      </w:r>
      <w:r>
        <w:rPr>
          <w:spacing w:val="-15"/>
          <w:sz w:val="24"/>
        </w:rPr>
        <w:t xml:space="preserve"> </w:t>
      </w:r>
      <w:r>
        <w:rPr>
          <w:sz w:val="24"/>
        </w:rPr>
        <w:t>Companion</w:t>
      </w:r>
      <w:r>
        <w:rPr>
          <w:spacing w:val="-16"/>
          <w:sz w:val="24"/>
        </w:rPr>
        <w:t xml:space="preserve"> </w:t>
      </w:r>
      <w:r>
        <w:rPr>
          <w:sz w:val="24"/>
        </w:rPr>
        <w:t>Se- ries 182). John Benjamins.</w:t>
      </w:r>
      <w:r>
        <w:rPr>
          <w:spacing w:val="-1"/>
          <w:sz w:val="24"/>
        </w:rPr>
        <w:t xml:space="preserve"> </w:t>
      </w:r>
      <w:r>
        <w:rPr>
          <w:sz w:val="24"/>
        </w:rPr>
        <w:t>doi:</w:t>
      </w:r>
      <w:hyperlink r:id="rId309">
        <w:r>
          <w:rPr>
            <w:rFonts w:ascii="Linux Libertine Mono"/>
            <w:color w:val="0000FF"/>
            <w:sz w:val="20"/>
          </w:rPr>
          <w:t>10.1075/slcs.182</w:t>
        </w:r>
      </w:hyperlink>
      <w:r>
        <w:rPr>
          <w:sz w:val="24"/>
        </w:rPr>
        <w:t>.</w:t>
      </w:r>
    </w:p>
    <w:p w:rsidR="00DD7756" w:rsidRDefault="00AD1397">
      <w:pPr>
        <w:spacing w:before="116" w:line="254" w:lineRule="auto"/>
        <w:ind w:left="2038" w:right="572" w:hanging="359"/>
        <w:jc w:val="both"/>
        <w:rPr>
          <w:sz w:val="24"/>
        </w:rPr>
      </w:pPr>
      <w:bookmarkStart w:id="581" w:name="_bookmark482"/>
      <w:bookmarkEnd w:id="581"/>
      <w:r>
        <w:rPr>
          <w:spacing w:val="-3"/>
          <w:sz w:val="24"/>
        </w:rPr>
        <w:t xml:space="preserve">Vapnarsky, </w:t>
      </w:r>
      <w:r>
        <w:rPr>
          <w:sz w:val="24"/>
        </w:rPr>
        <w:t xml:space="preserve">Valentina &amp; Edy </w:t>
      </w:r>
      <w:r>
        <w:rPr>
          <w:spacing w:val="-3"/>
          <w:sz w:val="24"/>
        </w:rPr>
        <w:t xml:space="preserve">Veneziano. </w:t>
      </w:r>
      <w:r>
        <w:rPr>
          <w:sz w:val="24"/>
        </w:rPr>
        <w:t>2017b. Lexical polycategoriality – Cross-linguistic, cross-theoretical</w:t>
      </w:r>
      <w:r>
        <w:rPr>
          <w:spacing w:val="-23"/>
          <w:sz w:val="24"/>
        </w:rPr>
        <w:t xml:space="preserve"> </w:t>
      </w:r>
      <w:r>
        <w:rPr>
          <w:sz w:val="24"/>
        </w:rPr>
        <w:t>and</w:t>
      </w:r>
      <w:r>
        <w:rPr>
          <w:spacing w:val="-22"/>
          <w:sz w:val="24"/>
        </w:rPr>
        <w:t xml:space="preserve"> </w:t>
      </w:r>
      <w:r>
        <w:rPr>
          <w:sz w:val="24"/>
        </w:rPr>
        <w:t>language</w:t>
      </w:r>
      <w:r>
        <w:rPr>
          <w:spacing w:val="-23"/>
          <w:sz w:val="24"/>
        </w:rPr>
        <w:t xml:space="preserve"> </w:t>
      </w:r>
      <w:r>
        <w:rPr>
          <w:sz w:val="24"/>
        </w:rPr>
        <w:t>acquisition</w:t>
      </w:r>
      <w:r>
        <w:rPr>
          <w:spacing w:val="-22"/>
          <w:sz w:val="24"/>
        </w:rPr>
        <w:t xml:space="preserve"> </w:t>
      </w:r>
      <w:r>
        <w:rPr>
          <w:sz w:val="24"/>
        </w:rPr>
        <w:t>approaches:</w:t>
      </w:r>
      <w:r>
        <w:rPr>
          <w:spacing w:val="-23"/>
          <w:sz w:val="24"/>
        </w:rPr>
        <w:t xml:space="preserve"> </w:t>
      </w:r>
      <w:r>
        <w:rPr>
          <w:sz w:val="24"/>
        </w:rPr>
        <w:t>An</w:t>
      </w:r>
      <w:r>
        <w:rPr>
          <w:spacing w:val="-22"/>
          <w:sz w:val="24"/>
        </w:rPr>
        <w:t xml:space="preserve"> </w:t>
      </w:r>
      <w:r>
        <w:rPr>
          <w:sz w:val="24"/>
        </w:rPr>
        <w:t>introduction.</w:t>
      </w:r>
      <w:r>
        <w:rPr>
          <w:spacing w:val="-22"/>
          <w:sz w:val="24"/>
        </w:rPr>
        <w:t xml:space="preserve"> </w:t>
      </w:r>
      <w:r>
        <w:rPr>
          <w:sz w:val="24"/>
        </w:rPr>
        <w:t>In</w:t>
      </w:r>
      <w:r>
        <w:rPr>
          <w:spacing w:val="-23"/>
          <w:sz w:val="24"/>
        </w:rPr>
        <w:t xml:space="preserve"> </w:t>
      </w:r>
      <w:r>
        <w:rPr>
          <w:sz w:val="24"/>
        </w:rPr>
        <w:t>Valentina</w:t>
      </w:r>
      <w:r>
        <w:rPr>
          <w:spacing w:val="-22"/>
          <w:sz w:val="24"/>
        </w:rPr>
        <w:t xml:space="preserve"> </w:t>
      </w:r>
      <w:r>
        <w:rPr>
          <w:spacing w:val="-4"/>
          <w:sz w:val="24"/>
        </w:rPr>
        <w:t xml:space="preserve">Vap- </w:t>
      </w:r>
      <w:r>
        <w:rPr>
          <w:sz w:val="24"/>
        </w:rPr>
        <w:t xml:space="preserve">narsky &amp; Edy </w:t>
      </w:r>
      <w:r>
        <w:rPr>
          <w:spacing w:val="-3"/>
          <w:sz w:val="24"/>
        </w:rPr>
        <w:t xml:space="preserve">Veneziano </w:t>
      </w:r>
      <w:r>
        <w:rPr>
          <w:sz w:val="24"/>
        </w:rPr>
        <w:t xml:space="preserve">(eds.), </w:t>
      </w:r>
      <w:r>
        <w:rPr>
          <w:i/>
          <w:sz w:val="24"/>
        </w:rPr>
        <w:t xml:space="preserve">Lexical polycategoriality: Cross-linguistic, cross-theoretical and language acquisition approaches </w:t>
      </w:r>
      <w:r>
        <w:rPr>
          <w:sz w:val="24"/>
        </w:rPr>
        <w:t>(Studies in Language Companion Series 182), 1–33. John Benjamins. doi:</w:t>
      </w:r>
      <w:hyperlink r:id="rId310">
        <w:r>
          <w:rPr>
            <w:rFonts w:ascii="Linux Libertine Mono" w:hAnsi="Linux Libertine Mono"/>
            <w:color w:val="0000FF"/>
            <w:sz w:val="20"/>
          </w:rPr>
          <w:t>10.1075/slcs.182.01val</w:t>
        </w:r>
      </w:hyperlink>
      <w:r>
        <w:rPr>
          <w:sz w:val="24"/>
        </w:rPr>
        <w:t>.</w:t>
      </w:r>
    </w:p>
    <w:p w:rsidR="00DD7756" w:rsidRDefault="00AD1397">
      <w:pPr>
        <w:spacing w:before="114" w:line="254" w:lineRule="auto"/>
        <w:ind w:left="2038" w:right="577" w:hanging="359"/>
        <w:jc w:val="both"/>
        <w:rPr>
          <w:sz w:val="24"/>
        </w:rPr>
      </w:pPr>
      <w:bookmarkStart w:id="582" w:name="_bookmark483"/>
      <w:bookmarkEnd w:id="582"/>
      <w:r>
        <w:rPr>
          <w:sz w:val="24"/>
        </w:rPr>
        <w:t>Velupillai,</w:t>
      </w:r>
      <w:r>
        <w:rPr>
          <w:spacing w:val="-15"/>
          <w:sz w:val="24"/>
        </w:rPr>
        <w:t xml:space="preserve"> </w:t>
      </w:r>
      <w:r>
        <w:rPr>
          <w:sz w:val="24"/>
        </w:rPr>
        <w:t>Viveka.</w:t>
      </w:r>
      <w:r>
        <w:rPr>
          <w:spacing w:val="-15"/>
          <w:sz w:val="24"/>
        </w:rPr>
        <w:t xml:space="preserve"> </w:t>
      </w:r>
      <w:r>
        <w:rPr>
          <w:sz w:val="24"/>
        </w:rPr>
        <w:t>2012.</w:t>
      </w:r>
      <w:r>
        <w:rPr>
          <w:spacing w:val="-14"/>
          <w:sz w:val="24"/>
        </w:rPr>
        <w:t xml:space="preserve"> </w:t>
      </w:r>
      <w:r>
        <w:rPr>
          <w:i/>
          <w:spacing w:val="-6"/>
          <w:sz w:val="24"/>
        </w:rPr>
        <w:t>An</w:t>
      </w:r>
      <w:r>
        <w:rPr>
          <w:i/>
          <w:spacing w:val="-15"/>
          <w:sz w:val="24"/>
        </w:rPr>
        <w:t xml:space="preserve"> </w:t>
      </w:r>
      <w:r>
        <w:rPr>
          <w:i/>
          <w:sz w:val="24"/>
        </w:rPr>
        <w:t>introduction</w:t>
      </w:r>
      <w:r>
        <w:rPr>
          <w:i/>
          <w:spacing w:val="-14"/>
          <w:sz w:val="24"/>
        </w:rPr>
        <w:t xml:space="preserve"> </w:t>
      </w:r>
      <w:r>
        <w:rPr>
          <w:i/>
          <w:sz w:val="24"/>
        </w:rPr>
        <w:t>to</w:t>
      </w:r>
      <w:r>
        <w:rPr>
          <w:i/>
          <w:spacing w:val="-14"/>
          <w:sz w:val="24"/>
        </w:rPr>
        <w:t xml:space="preserve"> </w:t>
      </w:r>
      <w:r>
        <w:rPr>
          <w:i/>
          <w:sz w:val="24"/>
        </w:rPr>
        <w:t>linguistic</w:t>
      </w:r>
      <w:r>
        <w:rPr>
          <w:i/>
          <w:spacing w:val="-14"/>
          <w:sz w:val="24"/>
        </w:rPr>
        <w:t xml:space="preserve"> </w:t>
      </w:r>
      <w:r>
        <w:rPr>
          <w:i/>
          <w:sz w:val="24"/>
        </w:rPr>
        <w:t>typology</w:t>
      </w:r>
      <w:r>
        <w:rPr>
          <w:sz w:val="24"/>
        </w:rPr>
        <w:t>.</w:t>
      </w:r>
      <w:r>
        <w:rPr>
          <w:spacing w:val="-14"/>
          <w:sz w:val="24"/>
        </w:rPr>
        <w:t xml:space="preserve"> </w:t>
      </w:r>
      <w:r>
        <w:rPr>
          <w:sz w:val="24"/>
        </w:rPr>
        <w:t>John</w:t>
      </w:r>
      <w:r>
        <w:rPr>
          <w:spacing w:val="-14"/>
          <w:sz w:val="24"/>
        </w:rPr>
        <w:t xml:space="preserve"> </w:t>
      </w:r>
      <w:r>
        <w:rPr>
          <w:sz w:val="24"/>
        </w:rPr>
        <w:t>Benjamins.</w:t>
      </w:r>
      <w:r>
        <w:rPr>
          <w:spacing w:val="-14"/>
          <w:sz w:val="24"/>
        </w:rPr>
        <w:t xml:space="preserve"> </w:t>
      </w:r>
      <w:r>
        <w:rPr>
          <w:sz w:val="24"/>
        </w:rPr>
        <w:t>doi:</w:t>
      </w:r>
      <w:hyperlink r:id="rId311">
        <w:r>
          <w:rPr>
            <w:rFonts w:ascii="Linux Libertine Mono"/>
            <w:color w:val="0000FF"/>
            <w:sz w:val="20"/>
          </w:rPr>
          <w:t>10.1075/</w:t>
        </w:r>
      </w:hyperlink>
      <w:r>
        <w:rPr>
          <w:rFonts w:ascii="Linux Libertine Mono"/>
          <w:color w:val="0000FF"/>
          <w:sz w:val="20"/>
        </w:rPr>
        <w:t xml:space="preserve"> </w:t>
      </w:r>
      <w:hyperlink r:id="rId312">
        <w:r>
          <w:rPr>
            <w:rFonts w:ascii="Linux Libertine Mono"/>
            <w:color w:val="0000FF"/>
            <w:sz w:val="20"/>
          </w:rPr>
          <w:t>z.176</w:t>
        </w:r>
      </w:hyperlink>
      <w:r>
        <w:rPr>
          <w:sz w:val="24"/>
        </w:rPr>
        <w:t>.</w:t>
      </w:r>
    </w:p>
    <w:p w:rsidR="00DD7756" w:rsidRDefault="00AD1397">
      <w:pPr>
        <w:spacing w:before="117" w:line="254" w:lineRule="auto"/>
        <w:ind w:left="2038" w:right="572" w:hanging="359"/>
        <w:jc w:val="both"/>
        <w:rPr>
          <w:sz w:val="24"/>
        </w:rPr>
      </w:pPr>
      <w:bookmarkStart w:id="583" w:name="_bookmark484"/>
      <w:bookmarkEnd w:id="583"/>
      <w:r>
        <w:rPr>
          <w:spacing w:val="-4"/>
          <w:sz w:val="24"/>
        </w:rPr>
        <w:t xml:space="preserve">Vogel, </w:t>
      </w:r>
      <w:r>
        <w:rPr>
          <w:sz w:val="24"/>
        </w:rPr>
        <w:t xml:space="preserve">Petra M. 2000. Grammaticalisation and part-of-speech systems. In Petra M. </w:t>
      </w:r>
      <w:r>
        <w:rPr>
          <w:spacing w:val="-4"/>
          <w:sz w:val="24"/>
        </w:rPr>
        <w:t xml:space="preserve">Vogel </w:t>
      </w:r>
      <w:r>
        <w:rPr>
          <w:sz w:val="24"/>
        </w:rPr>
        <w:t xml:space="preserve">&amp; Bernard Comrie (eds.), </w:t>
      </w:r>
      <w:r>
        <w:rPr>
          <w:i/>
          <w:sz w:val="24"/>
        </w:rPr>
        <w:t xml:space="preserve">Approaches to the typology of word classes </w:t>
      </w:r>
      <w:r>
        <w:rPr>
          <w:sz w:val="24"/>
        </w:rPr>
        <w:t>(Empirical Approaches to</w:t>
      </w:r>
      <w:r>
        <w:rPr>
          <w:spacing w:val="-10"/>
          <w:sz w:val="24"/>
        </w:rPr>
        <w:t xml:space="preserve"> </w:t>
      </w:r>
      <w:r>
        <w:rPr>
          <w:sz w:val="24"/>
        </w:rPr>
        <w:t>Language</w:t>
      </w:r>
      <w:r>
        <w:rPr>
          <w:spacing w:val="-9"/>
          <w:sz w:val="24"/>
        </w:rPr>
        <w:t xml:space="preserve"> </w:t>
      </w:r>
      <w:r>
        <w:rPr>
          <w:sz w:val="24"/>
        </w:rPr>
        <w:t>Typology</w:t>
      </w:r>
      <w:r>
        <w:rPr>
          <w:spacing w:val="-10"/>
          <w:sz w:val="24"/>
        </w:rPr>
        <w:t xml:space="preserve"> </w:t>
      </w:r>
      <w:r>
        <w:rPr>
          <w:sz w:val="24"/>
        </w:rPr>
        <w:t>23),</w:t>
      </w:r>
      <w:r>
        <w:rPr>
          <w:spacing w:val="-9"/>
          <w:sz w:val="24"/>
        </w:rPr>
        <w:t xml:space="preserve"> </w:t>
      </w:r>
      <w:r>
        <w:rPr>
          <w:sz w:val="24"/>
        </w:rPr>
        <w:t>259–284.</w:t>
      </w:r>
      <w:r>
        <w:rPr>
          <w:spacing w:val="-9"/>
          <w:sz w:val="24"/>
        </w:rPr>
        <w:t xml:space="preserve"> </w:t>
      </w:r>
      <w:r>
        <w:rPr>
          <w:sz w:val="24"/>
        </w:rPr>
        <w:t>Mouton</w:t>
      </w:r>
      <w:r>
        <w:rPr>
          <w:spacing w:val="-10"/>
          <w:sz w:val="24"/>
        </w:rPr>
        <w:t xml:space="preserve"> </w:t>
      </w:r>
      <w:r>
        <w:rPr>
          <w:sz w:val="24"/>
        </w:rPr>
        <w:t>de</w:t>
      </w:r>
      <w:r>
        <w:rPr>
          <w:spacing w:val="-9"/>
          <w:sz w:val="24"/>
        </w:rPr>
        <w:t xml:space="preserve"> </w:t>
      </w:r>
      <w:r>
        <w:rPr>
          <w:sz w:val="24"/>
        </w:rPr>
        <w:t>Gruyter.</w:t>
      </w:r>
      <w:r>
        <w:rPr>
          <w:spacing w:val="-10"/>
          <w:sz w:val="24"/>
        </w:rPr>
        <w:t xml:space="preserve"> </w:t>
      </w:r>
      <w:r>
        <w:rPr>
          <w:sz w:val="24"/>
        </w:rPr>
        <w:t>doi:</w:t>
      </w:r>
      <w:hyperlink r:id="rId313">
        <w:r>
          <w:rPr>
            <w:rFonts w:ascii="Linux Libertine Mono" w:hAnsi="Linux Libertine Mono"/>
            <w:color w:val="0000FF"/>
            <w:sz w:val="20"/>
          </w:rPr>
          <w:t>10.1515/9783110806120</w:t>
        </w:r>
      </w:hyperlink>
      <w:r>
        <w:rPr>
          <w:sz w:val="24"/>
        </w:rPr>
        <w:t>.</w:t>
      </w:r>
    </w:p>
    <w:p w:rsidR="00DD7756" w:rsidRDefault="00AD1397">
      <w:pPr>
        <w:spacing w:before="116" w:line="254" w:lineRule="auto"/>
        <w:ind w:left="2038" w:right="575" w:hanging="359"/>
        <w:jc w:val="both"/>
        <w:rPr>
          <w:sz w:val="24"/>
        </w:rPr>
      </w:pPr>
      <w:bookmarkStart w:id="584" w:name="_bookmark485"/>
      <w:bookmarkEnd w:id="584"/>
      <w:r>
        <w:rPr>
          <w:spacing w:val="-4"/>
          <w:sz w:val="24"/>
        </w:rPr>
        <w:t xml:space="preserve">Vogel, </w:t>
      </w:r>
      <w:r>
        <w:rPr>
          <w:sz w:val="24"/>
        </w:rPr>
        <w:t xml:space="preserve">Petra M. &amp; Bernard Comrie (eds.). 2000. </w:t>
      </w:r>
      <w:r>
        <w:rPr>
          <w:i/>
          <w:sz w:val="24"/>
        </w:rPr>
        <w:t xml:space="preserve">Approaches to the typology of word classes </w:t>
      </w:r>
      <w:r>
        <w:rPr>
          <w:sz w:val="24"/>
        </w:rPr>
        <w:t>(Empirical Approaches to Language Typology 23). Mouton de Gruyter. doi:</w:t>
      </w:r>
      <w:hyperlink r:id="rId314">
        <w:r>
          <w:rPr>
            <w:rFonts w:ascii="Linux Libertine Mono"/>
            <w:color w:val="0000FF"/>
            <w:sz w:val="20"/>
          </w:rPr>
          <w:t>10</w:t>
        </w:r>
        <w:r>
          <w:rPr>
            <w:rFonts w:ascii="Linux Libertine Mono"/>
            <w:color w:val="0000FF"/>
            <w:spacing w:val="-100"/>
            <w:sz w:val="20"/>
          </w:rPr>
          <w:t xml:space="preserve"> </w:t>
        </w:r>
        <w:r>
          <w:rPr>
            <w:rFonts w:ascii="Linux Libertine Mono"/>
            <w:color w:val="0000FF"/>
            <w:sz w:val="20"/>
          </w:rPr>
          <w:t>.</w:t>
        </w:r>
        <w:r>
          <w:rPr>
            <w:rFonts w:ascii="Linux Libertine Mono"/>
            <w:color w:val="0000FF"/>
            <w:spacing w:val="-101"/>
            <w:sz w:val="20"/>
          </w:rPr>
          <w:t xml:space="preserve"> </w:t>
        </w:r>
        <w:r>
          <w:rPr>
            <w:rFonts w:ascii="Linux Libertine Mono"/>
            <w:color w:val="0000FF"/>
            <w:sz w:val="20"/>
          </w:rPr>
          <w:t>1515</w:t>
        </w:r>
        <w:r>
          <w:rPr>
            <w:rFonts w:ascii="Linux Libertine Mono"/>
            <w:color w:val="0000FF"/>
            <w:spacing w:val="-100"/>
            <w:sz w:val="20"/>
          </w:rPr>
          <w:t xml:space="preserve"> </w:t>
        </w:r>
        <w:r>
          <w:rPr>
            <w:rFonts w:ascii="Linux Libertine Mono"/>
            <w:color w:val="0000FF"/>
            <w:sz w:val="20"/>
          </w:rPr>
          <w:t>/</w:t>
        </w:r>
      </w:hyperlink>
      <w:r>
        <w:rPr>
          <w:rFonts w:ascii="Linux Libertine Mono"/>
          <w:color w:val="0000FF"/>
          <w:sz w:val="20"/>
        </w:rPr>
        <w:t xml:space="preserve"> </w:t>
      </w:r>
      <w:hyperlink r:id="rId315">
        <w:r>
          <w:rPr>
            <w:rFonts w:ascii="Linux Libertine Mono"/>
            <w:color w:val="0000FF"/>
            <w:sz w:val="20"/>
          </w:rPr>
          <w:t>9783110806120</w:t>
        </w:r>
      </w:hyperlink>
      <w:r>
        <w:rPr>
          <w:sz w:val="24"/>
        </w:rPr>
        <w:t>.</w:t>
      </w:r>
    </w:p>
    <w:p w:rsidR="00DD7756" w:rsidRDefault="00AD1397">
      <w:pPr>
        <w:spacing w:before="116" w:line="254" w:lineRule="auto"/>
        <w:ind w:left="2038" w:right="577" w:hanging="359"/>
        <w:jc w:val="both"/>
        <w:rPr>
          <w:sz w:val="24"/>
        </w:rPr>
      </w:pPr>
      <w:bookmarkStart w:id="585" w:name="_bookmark486"/>
      <w:bookmarkEnd w:id="585"/>
      <w:r>
        <w:rPr>
          <w:spacing w:val="-4"/>
          <w:sz w:val="24"/>
        </w:rPr>
        <w:t xml:space="preserve">Vonen, </w:t>
      </w:r>
      <w:r>
        <w:rPr>
          <w:sz w:val="24"/>
        </w:rPr>
        <w:t xml:space="preserve">Arnfinn M. 1994. Multifunctionality and morphology in </w:t>
      </w:r>
      <w:r>
        <w:rPr>
          <w:spacing w:val="-3"/>
          <w:sz w:val="24"/>
        </w:rPr>
        <w:t xml:space="preserve">Tokelau </w:t>
      </w:r>
      <w:r>
        <w:rPr>
          <w:sz w:val="24"/>
        </w:rPr>
        <w:t xml:space="preserve">and English. </w:t>
      </w:r>
      <w:r>
        <w:rPr>
          <w:i/>
          <w:sz w:val="24"/>
        </w:rPr>
        <w:t xml:space="preserve">Nordic Journal of Linguistics </w:t>
      </w:r>
      <w:r>
        <w:rPr>
          <w:sz w:val="24"/>
        </w:rPr>
        <w:t>17(2). 155–178. doi:</w:t>
      </w:r>
      <w:hyperlink r:id="rId316">
        <w:r>
          <w:rPr>
            <w:rFonts w:ascii="Linux Libertine Mono" w:hAnsi="Linux Libertine Mono"/>
            <w:color w:val="0000FF"/>
            <w:sz w:val="20"/>
          </w:rPr>
          <w:t>10.1017/S0332586500002997</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p w:rsidR="00DD7756" w:rsidRDefault="00AD1397">
      <w:pPr>
        <w:spacing w:before="84" w:line="254" w:lineRule="auto"/>
        <w:ind w:left="2038" w:right="576" w:hanging="359"/>
        <w:jc w:val="both"/>
        <w:rPr>
          <w:sz w:val="24"/>
        </w:rPr>
      </w:pPr>
      <w:bookmarkStart w:id="586" w:name="_bookmark487"/>
      <w:bookmarkEnd w:id="586"/>
      <w:r>
        <w:rPr>
          <w:sz w:val="24"/>
        </w:rPr>
        <w:lastRenderedPageBreak/>
        <w:t xml:space="preserve">de Vries, Lourens. 1989. </w:t>
      </w:r>
      <w:r>
        <w:rPr>
          <w:i/>
          <w:sz w:val="24"/>
        </w:rPr>
        <w:t>Studies in Wambon and Kombai</w:t>
      </w:r>
      <w:r>
        <w:rPr>
          <w:sz w:val="24"/>
        </w:rPr>
        <w:t>. University of Amsterdam. (Ph.D. thesis).</w:t>
      </w:r>
    </w:p>
    <w:p w:rsidR="00DD7756" w:rsidRDefault="00AD1397">
      <w:pPr>
        <w:spacing w:before="118" w:line="254" w:lineRule="auto"/>
        <w:ind w:left="2038" w:right="574" w:hanging="359"/>
        <w:jc w:val="both"/>
        <w:rPr>
          <w:sz w:val="24"/>
        </w:rPr>
      </w:pPr>
      <w:bookmarkStart w:id="587" w:name="_bookmark488"/>
      <w:bookmarkEnd w:id="587"/>
      <w:r>
        <w:rPr>
          <w:sz w:val="24"/>
        </w:rPr>
        <w:t xml:space="preserve">Wetzer, Harrie. 1992. “Nouny” and “verby” adjectivals: A typology of predicative adjectival constructions. In Michel Kefer &amp; Johan van der Auwera (eds.), </w:t>
      </w:r>
      <w:r>
        <w:rPr>
          <w:i/>
          <w:sz w:val="24"/>
        </w:rPr>
        <w:t xml:space="preserve">Meaning and grammar: Cross-linguistic perspectives </w:t>
      </w:r>
      <w:r>
        <w:rPr>
          <w:sz w:val="24"/>
        </w:rPr>
        <w:t>(Empirical Approaches to Language Typology 10), 223–263. Mouton de Gruyter. doi:</w:t>
      </w:r>
      <w:hyperlink r:id="rId317">
        <w:r>
          <w:rPr>
            <w:rFonts w:ascii="Linux Libertine Mono" w:hAnsi="Linux Libertine Mono"/>
            <w:color w:val="0000FF"/>
            <w:sz w:val="20"/>
          </w:rPr>
          <w:t>10.1515/9783110851656.223</w:t>
        </w:r>
      </w:hyperlink>
      <w:r>
        <w:rPr>
          <w:sz w:val="24"/>
        </w:rPr>
        <w:t>.</w:t>
      </w:r>
    </w:p>
    <w:p w:rsidR="00DD7756" w:rsidRDefault="00AD1397">
      <w:pPr>
        <w:spacing w:before="115" w:line="254" w:lineRule="auto"/>
        <w:ind w:left="2038" w:right="578" w:hanging="359"/>
        <w:jc w:val="both"/>
        <w:rPr>
          <w:sz w:val="24"/>
        </w:rPr>
      </w:pPr>
      <w:bookmarkStart w:id="588" w:name="_bookmark489"/>
      <w:bookmarkEnd w:id="588"/>
      <w:r>
        <w:rPr>
          <w:spacing w:val="-5"/>
          <w:sz w:val="24"/>
        </w:rPr>
        <w:t>Wetzer,</w:t>
      </w:r>
      <w:r>
        <w:rPr>
          <w:spacing w:val="-24"/>
          <w:sz w:val="24"/>
        </w:rPr>
        <w:t xml:space="preserve"> </w:t>
      </w:r>
      <w:r>
        <w:rPr>
          <w:sz w:val="24"/>
        </w:rPr>
        <w:t>Harrie.</w:t>
      </w:r>
      <w:r>
        <w:rPr>
          <w:spacing w:val="-23"/>
          <w:sz w:val="24"/>
        </w:rPr>
        <w:t xml:space="preserve"> </w:t>
      </w:r>
      <w:r>
        <w:rPr>
          <w:sz w:val="24"/>
        </w:rPr>
        <w:t>1996.</w:t>
      </w:r>
      <w:r>
        <w:rPr>
          <w:spacing w:val="-23"/>
          <w:sz w:val="24"/>
        </w:rPr>
        <w:t xml:space="preserve"> </w:t>
      </w:r>
      <w:r>
        <w:rPr>
          <w:i/>
          <w:sz w:val="24"/>
        </w:rPr>
        <w:t>The</w:t>
      </w:r>
      <w:r>
        <w:rPr>
          <w:i/>
          <w:spacing w:val="-24"/>
          <w:sz w:val="24"/>
        </w:rPr>
        <w:t xml:space="preserve"> </w:t>
      </w:r>
      <w:r>
        <w:rPr>
          <w:i/>
          <w:sz w:val="24"/>
        </w:rPr>
        <w:t>typology</w:t>
      </w:r>
      <w:r>
        <w:rPr>
          <w:i/>
          <w:spacing w:val="-23"/>
          <w:sz w:val="24"/>
        </w:rPr>
        <w:t xml:space="preserve"> </w:t>
      </w:r>
      <w:r>
        <w:rPr>
          <w:i/>
          <w:sz w:val="24"/>
        </w:rPr>
        <w:t>of</w:t>
      </w:r>
      <w:r>
        <w:rPr>
          <w:i/>
          <w:spacing w:val="-23"/>
          <w:sz w:val="24"/>
        </w:rPr>
        <w:t xml:space="preserve"> </w:t>
      </w:r>
      <w:r>
        <w:rPr>
          <w:i/>
          <w:sz w:val="24"/>
        </w:rPr>
        <w:t>adjectival</w:t>
      </w:r>
      <w:r>
        <w:rPr>
          <w:i/>
          <w:spacing w:val="-24"/>
          <w:sz w:val="24"/>
        </w:rPr>
        <w:t xml:space="preserve"> </w:t>
      </w:r>
      <w:r>
        <w:rPr>
          <w:i/>
          <w:sz w:val="24"/>
        </w:rPr>
        <w:t>predication</w:t>
      </w:r>
      <w:r>
        <w:rPr>
          <w:i/>
          <w:spacing w:val="-24"/>
          <w:sz w:val="24"/>
        </w:rPr>
        <w:t xml:space="preserve"> </w:t>
      </w:r>
      <w:r>
        <w:rPr>
          <w:sz w:val="24"/>
        </w:rPr>
        <w:t>(Empirical</w:t>
      </w:r>
      <w:r>
        <w:rPr>
          <w:spacing w:val="-23"/>
          <w:sz w:val="24"/>
        </w:rPr>
        <w:t xml:space="preserve"> </w:t>
      </w:r>
      <w:r>
        <w:rPr>
          <w:sz w:val="24"/>
        </w:rPr>
        <w:t>Approaches</w:t>
      </w:r>
      <w:r>
        <w:rPr>
          <w:spacing w:val="-23"/>
          <w:sz w:val="24"/>
        </w:rPr>
        <w:t xml:space="preserve"> </w:t>
      </w:r>
      <w:r>
        <w:rPr>
          <w:sz w:val="24"/>
        </w:rPr>
        <w:t>to</w:t>
      </w:r>
      <w:r>
        <w:rPr>
          <w:spacing w:val="-24"/>
          <w:sz w:val="24"/>
        </w:rPr>
        <w:t xml:space="preserve"> </w:t>
      </w:r>
      <w:r>
        <w:rPr>
          <w:sz w:val="24"/>
        </w:rPr>
        <w:t>Language Typology 17). Mouton de Gruyter.</w:t>
      </w:r>
      <w:r>
        <w:rPr>
          <w:spacing w:val="1"/>
          <w:sz w:val="24"/>
        </w:rPr>
        <w:t xml:space="preserve"> </w:t>
      </w:r>
      <w:r>
        <w:rPr>
          <w:sz w:val="24"/>
        </w:rPr>
        <w:t>doi:</w:t>
      </w:r>
      <w:hyperlink r:id="rId318">
        <w:r>
          <w:rPr>
            <w:rFonts w:ascii="Linux Libertine Mono"/>
            <w:color w:val="0000FF"/>
            <w:sz w:val="20"/>
          </w:rPr>
          <w:t>10.1515/9783110813586</w:t>
        </w:r>
      </w:hyperlink>
      <w:r>
        <w:rPr>
          <w:sz w:val="24"/>
        </w:rPr>
        <w:t>.</w:t>
      </w:r>
    </w:p>
    <w:p w:rsidR="00DD7756" w:rsidRDefault="00AD1397">
      <w:pPr>
        <w:spacing w:before="117" w:line="254" w:lineRule="auto"/>
        <w:ind w:left="2038" w:right="577" w:hanging="359"/>
        <w:jc w:val="both"/>
        <w:rPr>
          <w:sz w:val="24"/>
        </w:rPr>
      </w:pPr>
      <w:bookmarkStart w:id="589" w:name="_bookmark490"/>
      <w:bookmarkEnd w:id="589"/>
      <w:r>
        <w:rPr>
          <w:sz w:val="24"/>
        </w:rPr>
        <w:t xml:space="preserve">Whaley, Lindsay J. 1997. </w:t>
      </w:r>
      <w:r>
        <w:rPr>
          <w:i/>
          <w:sz w:val="24"/>
        </w:rPr>
        <w:t>Introduction to typology: The unity and diversity of language</w:t>
      </w:r>
      <w:r>
        <w:rPr>
          <w:sz w:val="24"/>
        </w:rPr>
        <w:t>. SAGE Publications. doi:</w:t>
      </w:r>
      <w:hyperlink r:id="rId319">
        <w:r>
          <w:rPr>
            <w:rFonts w:ascii="Linux Libertine Mono"/>
            <w:color w:val="0000FF"/>
            <w:sz w:val="20"/>
          </w:rPr>
          <w:t>10.4135/9781452233437</w:t>
        </w:r>
      </w:hyperlink>
      <w:r>
        <w:rPr>
          <w:sz w:val="24"/>
        </w:rPr>
        <w:t>.</w:t>
      </w:r>
    </w:p>
    <w:p w:rsidR="00DD7756" w:rsidRDefault="00AD1397">
      <w:pPr>
        <w:spacing w:before="117" w:line="254" w:lineRule="auto"/>
        <w:ind w:left="2038" w:right="574" w:hanging="359"/>
        <w:jc w:val="both"/>
        <w:rPr>
          <w:sz w:val="24"/>
        </w:rPr>
      </w:pPr>
      <w:bookmarkStart w:id="590" w:name="_bookmark491"/>
      <w:bookmarkEnd w:id="590"/>
      <w:r>
        <w:rPr>
          <w:sz w:val="24"/>
        </w:rPr>
        <w:t xml:space="preserve">Young, Robert W. 1989. Lexical elaboration in Navajo. In Mary Ritchie Key &amp; Henry M. Hoenigswald (eds.), </w:t>
      </w:r>
      <w:r>
        <w:rPr>
          <w:i/>
          <w:sz w:val="24"/>
        </w:rPr>
        <w:t xml:space="preserve">General and Amerindian ethnolinguistics: In remembrance of Stanley Newman </w:t>
      </w:r>
      <w:r>
        <w:rPr>
          <w:sz w:val="24"/>
        </w:rPr>
        <w:t>(Contributions to the Sociology of Language 55), 303–320. De Gruyter. doi:</w:t>
      </w:r>
      <w:hyperlink r:id="rId320">
        <w:r>
          <w:rPr>
            <w:rFonts w:ascii="Linux Libertine Mono" w:hAnsi="Linux Libertine Mono"/>
            <w:color w:val="0000FF"/>
            <w:sz w:val="20"/>
          </w:rPr>
          <w:t>10.</w:t>
        </w:r>
      </w:hyperlink>
      <w:r>
        <w:rPr>
          <w:rFonts w:ascii="Linux Libertine Mono" w:hAnsi="Linux Libertine Mono"/>
          <w:color w:val="0000FF"/>
          <w:sz w:val="20"/>
        </w:rPr>
        <w:t xml:space="preserve"> </w:t>
      </w:r>
      <w:hyperlink r:id="rId321">
        <w:r>
          <w:rPr>
            <w:rFonts w:ascii="Linux Libertine Mono" w:hAnsi="Linux Libertine Mono"/>
            <w:color w:val="0000FF"/>
            <w:sz w:val="20"/>
          </w:rPr>
          <w:t>1515/9783110862799-027</w:t>
        </w:r>
      </w:hyperlink>
      <w:r>
        <w:rPr>
          <w:sz w:val="24"/>
        </w:rPr>
        <w:t>.</w:t>
      </w:r>
    </w:p>
    <w:p w:rsidR="00DD7756" w:rsidRDefault="00DD7756">
      <w:pPr>
        <w:spacing w:line="254" w:lineRule="auto"/>
        <w:jc w:val="both"/>
        <w:rPr>
          <w:sz w:val="24"/>
        </w:rPr>
        <w:sectPr w:rsidR="00DD7756">
          <w:pgSz w:w="12240" w:h="15840"/>
          <w:pgMar w:top="1380" w:right="860" w:bottom="1040" w:left="120" w:header="0" w:footer="856" w:gutter="0"/>
          <w:cols w:space="720"/>
        </w:sectPr>
      </w:pPr>
    </w:p>
    <w:bookmarkStart w:id="591" w:name="Language_Index"/>
    <w:bookmarkStart w:id="592" w:name="_bookmark492"/>
    <w:bookmarkEnd w:id="591"/>
    <w:bookmarkEnd w:id="592"/>
    <w:p w:rsidR="00DD7756" w:rsidRDefault="00DD7756">
      <w:pPr>
        <w:pStyle w:val="BodyText"/>
        <w:ind w:left="100"/>
        <w:rPr>
          <w:sz w:val="20"/>
        </w:rPr>
      </w:pPr>
      <w:r>
        <w:rPr>
          <w:sz w:val="20"/>
        </w:rPr>
      </w:r>
      <w:r>
        <w:rPr>
          <w:sz w:val="20"/>
        </w:rPr>
        <w:pict>
          <v:group id="_x0000_s1038" style="width:113.35pt;height:44.75pt;mso-position-horizontal-relative:char;mso-position-vertical-relative:line" coordsize="2267,895">
            <v:shape id="_x0000_s1042" style="position:absolute;left:4;top:4;width:1421;height:885" coordorigin="5,5" coordsize="1421,885" path="m1345,5l85,5,54,11,28,28,11,54,5,85r,725l11,841r17,25l54,883r31,6l1345,889r31,-6l1402,866r17,-25l1425,810r,-725l1419,54,1402,28,1376,11,1345,5xe" fillcolor="#00aeef" stroked="f">
              <v:path arrowok="t"/>
            </v:shape>
            <v:shape id="_x0000_s1041" style="position:absolute;left:4;top:4;width:1421;height:885" coordorigin="5,5" coordsize="1421,885" path="m1345,5l85,5,54,11,28,28,11,54,5,85r,725l11,841r17,25l54,883r31,6l1345,889r31,-6l1402,866r17,-25l1425,810r,-725l1419,54,1402,28,1376,11,1345,5xe" filled="f" strokeweight=".17572mm">
              <v:path arrowok="t"/>
            </v:shape>
            <v:shape id="_x0000_s1040" style="position:absolute;left:1430;top:325;width:829;height:186" coordorigin="1430,326" coordsize="829,186" path="m1430,326r828,l2258,511r-113,e" filled="f" strokecolor="#00aeef" strokeweight=".28117mm">
              <v:path arrowok="t"/>
            </v:shape>
            <v:shape id="_x0000_s1039" type="#_x0000_t202" style="position:absolute;width:2267;height:895" filled="f" stroked="f">
              <v:textbox inset="0,0,0,0">
                <w:txbxContent>
                  <w:p w:rsidR="00AD1397" w:rsidRDefault="00AD1397">
                    <w:pPr>
                      <w:spacing w:before="147" w:line="252" w:lineRule="auto"/>
                      <w:ind w:left="87" w:right="1170"/>
                      <w:rPr>
                        <w:sz w:val="20"/>
                      </w:rPr>
                    </w:pPr>
                    <w:r>
                      <w:rPr>
                        <w:sz w:val="20"/>
                      </w:rPr>
                      <w:t>update page number</w:t>
                    </w:r>
                  </w:p>
                </w:txbxContent>
              </v:textbox>
            </v:shape>
            <w10:wrap type="none"/>
            <w10:anchorlock/>
          </v:group>
        </w:pict>
      </w:r>
    </w:p>
    <w:p w:rsidR="00DD7756" w:rsidRDefault="00DD7756">
      <w:pPr>
        <w:rPr>
          <w:sz w:val="20"/>
        </w:rPr>
        <w:sectPr w:rsidR="00DD7756">
          <w:footerReference w:type="default" r:id="rId322"/>
          <w:pgSz w:w="12240" w:h="15840"/>
          <w:pgMar w:top="1460" w:right="860" w:bottom="1040" w:left="120" w:header="0" w:footer="856" w:gutter="0"/>
          <w:cols w:space="720"/>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27"/>
        </w:rPr>
      </w:pPr>
    </w:p>
    <w:p w:rsidR="00DD7756" w:rsidRDefault="00AD1397">
      <w:pPr>
        <w:pStyle w:val="Heading1"/>
        <w:spacing w:before="106"/>
        <w:ind w:left="1680"/>
        <w:rPr>
          <w:b/>
        </w:rPr>
      </w:pPr>
      <w:r>
        <w:rPr>
          <w:b/>
        </w:rPr>
        <w:t>Language Index</w:t>
      </w:r>
    </w:p>
    <w:p w:rsidR="00DD7756" w:rsidRDefault="00DD7756">
      <w:pPr>
        <w:pStyle w:val="BodyText"/>
        <w:rPr>
          <w:b/>
          <w:sz w:val="20"/>
        </w:rPr>
      </w:pPr>
    </w:p>
    <w:p w:rsidR="00DD7756" w:rsidRDefault="00DD7756">
      <w:pPr>
        <w:pStyle w:val="BodyText"/>
        <w:rPr>
          <w:b/>
          <w:sz w:val="20"/>
        </w:rPr>
      </w:pPr>
    </w:p>
    <w:p w:rsidR="00DD7756" w:rsidRDefault="00DD7756">
      <w:pPr>
        <w:pStyle w:val="BodyText"/>
        <w:rPr>
          <w:b/>
          <w:sz w:val="20"/>
        </w:rPr>
      </w:pPr>
    </w:p>
    <w:p w:rsidR="00DD7756" w:rsidRDefault="00DD7756">
      <w:pPr>
        <w:pStyle w:val="BodyText"/>
        <w:spacing w:before="1"/>
        <w:rPr>
          <w:b/>
          <w:sz w:val="18"/>
        </w:rPr>
      </w:pPr>
    </w:p>
    <w:p w:rsidR="00DD7756" w:rsidRDefault="00DD7756">
      <w:pPr>
        <w:rPr>
          <w:sz w:val="18"/>
        </w:rPr>
        <w:sectPr w:rsidR="00DD7756">
          <w:footerReference w:type="default" r:id="rId323"/>
          <w:pgSz w:w="12240" w:h="15840"/>
          <w:pgMar w:top="1500" w:right="860" w:bottom="1040" w:left="120" w:header="0" w:footer="856" w:gutter="0"/>
          <w:cols w:space="720"/>
        </w:sectPr>
      </w:pPr>
    </w:p>
    <w:p w:rsidR="00DD7756" w:rsidRDefault="00AD1397">
      <w:pPr>
        <w:pStyle w:val="BodyText"/>
        <w:spacing w:before="99"/>
        <w:ind w:left="1680"/>
      </w:pPr>
      <w:r>
        <w:lastRenderedPageBreak/>
        <w:t xml:space="preserve">Arabic, </w:t>
      </w:r>
      <w:hyperlink w:anchor="_bookmark85" w:history="1">
        <w:r>
          <w:rPr>
            <w:color w:val="007FFF"/>
          </w:rPr>
          <w:t>44</w:t>
        </w:r>
      </w:hyperlink>
      <w:r>
        <w:t xml:space="preserve">, </w:t>
      </w:r>
      <w:hyperlink w:anchor="_bookmark87" w:history="1">
        <w:r>
          <w:rPr>
            <w:color w:val="007FFF"/>
          </w:rPr>
          <w:t>45</w:t>
        </w:r>
      </w:hyperlink>
    </w:p>
    <w:p w:rsidR="00DD7756" w:rsidRDefault="00AD1397">
      <w:pPr>
        <w:pStyle w:val="BodyText"/>
        <w:spacing w:before="2" w:line="500" w:lineRule="atLeast"/>
        <w:ind w:left="1680" w:right="2064"/>
      </w:pPr>
      <w:r>
        <w:t xml:space="preserve">Basque, </w:t>
      </w:r>
      <w:hyperlink w:anchor="_bookmark229" w:history="1">
        <w:r>
          <w:rPr>
            <w:color w:val="007FFF"/>
          </w:rPr>
          <w:t>140</w:t>
        </w:r>
      </w:hyperlink>
      <w:r>
        <w:rPr>
          <w:color w:val="007FFF"/>
        </w:rPr>
        <w:t xml:space="preserve"> </w:t>
      </w:r>
      <w:r>
        <w:t xml:space="preserve">Castilian, </w:t>
      </w:r>
      <w:r>
        <w:rPr>
          <w:i/>
        </w:rPr>
        <w:t>see</w:t>
      </w:r>
      <w:r>
        <w:rPr>
          <w:i/>
          <w:spacing w:val="3"/>
        </w:rPr>
        <w:t xml:space="preserve"> </w:t>
      </w:r>
      <w:r>
        <w:rPr>
          <w:spacing w:val="-3"/>
        </w:rPr>
        <w:t>Spanish</w:t>
      </w:r>
    </w:p>
    <w:p w:rsidR="00DD7756" w:rsidRDefault="00AD1397">
      <w:pPr>
        <w:pStyle w:val="BodyText"/>
        <w:spacing w:before="17"/>
        <w:ind w:left="1680"/>
      </w:pPr>
      <w:r>
        <w:t xml:space="preserve">Cayuga, </w:t>
      </w:r>
      <w:hyperlink w:anchor="_bookmark25" w:history="1">
        <w:r>
          <w:rPr>
            <w:color w:val="007FFF"/>
          </w:rPr>
          <w:t>6</w:t>
        </w:r>
      </w:hyperlink>
      <w:r>
        <w:t xml:space="preserve">, </w:t>
      </w:r>
      <w:hyperlink w:anchor="_bookmark104" w:history="1">
        <w:r>
          <w:rPr>
            <w:color w:val="007FFF"/>
          </w:rPr>
          <w:t>53</w:t>
        </w:r>
      </w:hyperlink>
      <w:r>
        <w:t xml:space="preserve">, </w:t>
      </w:r>
      <w:hyperlink w:anchor="_bookmark118" w:history="1">
        <w:r>
          <w:rPr>
            <w:color w:val="007FFF"/>
          </w:rPr>
          <w:t>60</w:t>
        </w:r>
      </w:hyperlink>
      <w:r>
        <w:t xml:space="preserve">, </w:t>
      </w:r>
      <w:hyperlink w:anchor="_bookmark124" w:history="1">
        <w:r>
          <w:rPr>
            <w:color w:val="007FFF"/>
          </w:rPr>
          <w:t>62</w:t>
        </w:r>
      </w:hyperlink>
      <w:r>
        <w:t xml:space="preserve">, </w:t>
      </w:r>
      <w:hyperlink w:anchor="_bookmark127" w:history="1">
        <w:r>
          <w:rPr>
            <w:color w:val="007FFF"/>
          </w:rPr>
          <w:t>65</w:t>
        </w:r>
      </w:hyperlink>
      <w:r>
        <w:t xml:space="preserve">, </w:t>
      </w:r>
      <w:hyperlink w:anchor="_bookmark147" w:history="1">
        <w:r>
          <w:rPr>
            <w:color w:val="007FFF"/>
          </w:rPr>
          <w:t>83</w:t>
        </w:r>
      </w:hyperlink>
    </w:p>
    <w:p w:rsidR="00DD7756" w:rsidRDefault="00AD1397">
      <w:pPr>
        <w:pStyle w:val="BodyText"/>
        <w:spacing w:before="16"/>
        <w:ind w:left="1680"/>
      </w:pPr>
      <w:r>
        <w:t xml:space="preserve">Central Alaskan Yup’ik, </w:t>
      </w:r>
      <w:hyperlink w:anchor="_bookmark100" w:history="1">
        <w:r>
          <w:rPr>
            <w:color w:val="007FFF"/>
          </w:rPr>
          <w:t>50</w:t>
        </w:r>
      </w:hyperlink>
      <w:r>
        <w:t xml:space="preserve">, </w:t>
      </w:r>
      <w:hyperlink w:anchor="_bookmark103" w:history="1">
        <w:r>
          <w:rPr>
            <w:color w:val="007FFF"/>
          </w:rPr>
          <w:t>52</w:t>
        </w:r>
      </w:hyperlink>
      <w:r>
        <w:t xml:space="preserve">, </w:t>
      </w:r>
      <w:hyperlink w:anchor="_bookmark106" w:history="1">
        <w:r>
          <w:rPr>
            <w:color w:val="007FFF"/>
          </w:rPr>
          <w:t>54</w:t>
        </w:r>
      </w:hyperlink>
      <w:r>
        <w:t xml:space="preserve">, </w:t>
      </w:r>
      <w:hyperlink w:anchor="_bookmark110" w:history="1">
        <w:r>
          <w:rPr>
            <w:color w:val="007FFF"/>
          </w:rPr>
          <w:t>55</w:t>
        </w:r>
      </w:hyperlink>
      <w:r>
        <w:t xml:space="preserve">, </w:t>
      </w:r>
      <w:hyperlink w:anchor="_bookmark111" w:history="1">
        <w:r>
          <w:rPr>
            <w:color w:val="007FFF"/>
          </w:rPr>
          <w:t>57</w:t>
        </w:r>
      </w:hyperlink>
      <w:r>
        <w:t>,</w:t>
      </w:r>
    </w:p>
    <w:p w:rsidR="00DD7756" w:rsidRDefault="00DD7756">
      <w:pPr>
        <w:pStyle w:val="BodyText"/>
        <w:spacing w:before="16"/>
        <w:ind w:left="2477"/>
      </w:pPr>
      <w:hyperlink w:anchor="_bookmark118" w:history="1">
        <w:r w:rsidR="00AD1397">
          <w:rPr>
            <w:color w:val="007FFF"/>
          </w:rPr>
          <w:t>60</w:t>
        </w:r>
      </w:hyperlink>
      <w:r w:rsidR="00AD1397">
        <w:t xml:space="preserve">, </w:t>
      </w:r>
      <w:hyperlink w:anchor="_bookmark121" w:history="1">
        <w:r w:rsidR="00AD1397">
          <w:rPr>
            <w:color w:val="007FFF"/>
          </w:rPr>
          <w:t>61</w:t>
        </w:r>
      </w:hyperlink>
      <w:r w:rsidR="00AD1397">
        <w:t xml:space="preserve">, </w:t>
      </w:r>
      <w:hyperlink w:anchor="_bookmark145" w:history="1">
        <w:r w:rsidR="00AD1397">
          <w:rPr>
            <w:color w:val="007FFF"/>
          </w:rPr>
          <w:t>81</w:t>
        </w:r>
      </w:hyperlink>
      <w:r w:rsidR="00AD1397">
        <w:t xml:space="preserve">, </w:t>
      </w:r>
      <w:r w:rsidR="00AD1397">
        <w:rPr>
          <w:i/>
        </w:rPr>
        <w:t xml:space="preserve">see </w:t>
      </w:r>
      <w:r w:rsidR="00AD1397">
        <w:t>Yup’ik</w:t>
      </w:r>
    </w:p>
    <w:p w:rsidR="00DD7756" w:rsidRDefault="00AD1397">
      <w:pPr>
        <w:pStyle w:val="BodyText"/>
        <w:spacing w:before="16"/>
        <w:ind w:left="1679"/>
      </w:pPr>
      <w:r>
        <w:t xml:space="preserve">Chamorro, </w:t>
      </w:r>
      <w:hyperlink w:anchor="_bookmark24" w:history="1">
        <w:r>
          <w:rPr>
            <w:color w:val="007FFF"/>
          </w:rPr>
          <w:t>5</w:t>
        </w:r>
      </w:hyperlink>
      <w:r>
        <w:t xml:space="preserve">, </w:t>
      </w:r>
      <w:hyperlink w:anchor="_bookmark80" w:history="1">
        <w:r>
          <w:rPr>
            <w:color w:val="007FFF"/>
          </w:rPr>
          <w:t>41</w:t>
        </w:r>
      </w:hyperlink>
    </w:p>
    <w:p w:rsidR="00DD7756" w:rsidRDefault="00AD1397">
      <w:pPr>
        <w:pStyle w:val="BodyText"/>
        <w:spacing w:before="16"/>
        <w:ind w:left="1680"/>
      </w:pPr>
      <w:r>
        <w:t xml:space="preserve">Cherokee, </w:t>
      </w:r>
      <w:hyperlink w:anchor="_bookmark84" w:history="1">
        <w:r>
          <w:rPr>
            <w:color w:val="007FFF"/>
          </w:rPr>
          <w:t>43</w:t>
        </w:r>
      </w:hyperlink>
    </w:p>
    <w:p w:rsidR="00DD7756" w:rsidRDefault="00AD1397">
      <w:pPr>
        <w:pStyle w:val="BodyText"/>
        <w:spacing w:before="16"/>
        <w:ind w:left="1680"/>
      </w:pPr>
      <w:r>
        <w:t xml:space="preserve">Chimakuan, </w:t>
      </w:r>
      <w:hyperlink w:anchor="_bookmark45" w:history="1">
        <w:r>
          <w:rPr>
            <w:color w:val="007FFF"/>
          </w:rPr>
          <w:t>19</w:t>
        </w:r>
      </w:hyperlink>
    </w:p>
    <w:p w:rsidR="00DD7756" w:rsidRDefault="00AD1397">
      <w:pPr>
        <w:pStyle w:val="BodyText"/>
        <w:spacing w:before="16"/>
        <w:ind w:left="1680"/>
      </w:pPr>
      <w:r>
        <w:t xml:space="preserve">Chinookan, </w:t>
      </w:r>
      <w:hyperlink w:anchor="_bookmark45" w:history="1">
        <w:r>
          <w:rPr>
            <w:color w:val="007FFF"/>
          </w:rPr>
          <w:t>19</w:t>
        </w:r>
      </w:hyperlink>
    </w:p>
    <w:p w:rsidR="00DD7756" w:rsidRDefault="00AD1397">
      <w:pPr>
        <w:pStyle w:val="BodyText"/>
        <w:spacing w:before="16"/>
        <w:ind w:left="1680"/>
      </w:pPr>
      <w:r>
        <w:t xml:space="preserve">Chitimacha, </w:t>
      </w:r>
      <w:hyperlink w:anchor="_bookmark104" w:history="1">
        <w:r>
          <w:rPr>
            <w:color w:val="007FFF"/>
          </w:rPr>
          <w:t>53</w:t>
        </w:r>
      </w:hyperlink>
      <w:r>
        <w:t xml:space="preserve">, </w:t>
      </w:r>
      <w:hyperlink w:anchor="_bookmark127" w:history="1">
        <w:r>
          <w:rPr>
            <w:color w:val="007FFF"/>
          </w:rPr>
          <w:t>65</w:t>
        </w:r>
      </w:hyperlink>
      <w:r>
        <w:t xml:space="preserve">, </w:t>
      </w:r>
      <w:hyperlink w:anchor="_bookmark132" w:history="1">
        <w:r>
          <w:rPr>
            <w:color w:val="007FFF"/>
          </w:rPr>
          <w:t>66</w:t>
        </w:r>
      </w:hyperlink>
    </w:p>
    <w:p w:rsidR="00DD7756" w:rsidRDefault="00AD1397">
      <w:pPr>
        <w:pStyle w:val="BodyText"/>
        <w:spacing w:before="16"/>
        <w:ind w:left="1680"/>
      </w:pPr>
      <w:r>
        <w:t xml:space="preserve">Classical Greek, </w:t>
      </w:r>
      <w:hyperlink w:anchor="_bookmark52" w:history="1">
        <w:r>
          <w:rPr>
            <w:color w:val="007FFF"/>
          </w:rPr>
          <w:t>27</w:t>
        </w:r>
      </w:hyperlink>
    </w:p>
    <w:p w:rsidR="00DD7756" w:rsidRDefault="00AD1397">
      <w:pPr>
        <w:pStyle w:val="BodyText"/>
        <w:spacing w:before="16" w:line="254" w:lineRule="auto"/>
        <w:ind w:left="1680" w:right="123"/>
      </w:pPr>
      <w:r>
        <w:t xml:space="preserve">Classical Nahuatl, </w:t>
      </w:r>
      <w:hyperlink w:anchor="_bookmark100" w:history="1">
        <w:r>
          <w:rPr>
            <w:color w:val="007FFF"/>
          </w:rPr>
          <w:t>50</w:t>
        </w:r>
      </w:hyperlink>
      <w:r>
        <w:t xml:space="preserve">, </w:t>
      </w:r>
      <w:r>
        <w:rPr>
          <w:i/>
        </w:rPr>
        <w:t xml:space="preserve">see </w:t>
      </w:r>
      <w:r>
        <w:t xml:space="preserve">Nahuatl Coosan, </w:t>
      </w:r>
      <w:hyperlink w:anchor="_bookmark45" w:history="1">
        <w:r>
          <w:rPr>
            <w:color w:val="007FFF"/>
          </w:rPr>
          <w:t>19</w:t>
        </w:r>
      </w:hyperlink>
    </w:p>
    <w:p w:rsidR="00DD7756" w:rsidRDefault="00AD1397">
      <w:pPr>
        <w:pStyle w:val="BodyText"/>
        <w:spacing w:before="211"/>
        <w:ind w:left="1680"/>
      </w:pPr>
      <w:r>
        <w:t xml:space="preserve">Dutch, </w:t>
      </w:r>
      <w:hyperlink w:anchor="_bookmark70" w:history="1">
        <w:r>
          <w:rPr>
            <w:color w:val="007FFF"/>
          </w:rPr>
          <w:t>38</w:t>
        </w:r>
      </w:hyperlink>
      <w:r>
        <w:t xml:space="preserve">, </w:t>
      </w:r>
      <w:hyperlink w:anchor="_bookmark73" w:history="1">
        <w:r>
          <w:rPr>
            <w:color w:val="007FFF"/>
          </w:rPr>
          <w:t>39</w:t>
        </w:r>
      </w:hyperlink>
      <w:r>
        <w:t xml:space="preserve">, </w:t>
      </w:r>
      <w:hyperlink w:anchor="_bookmark231" w:history="1">
        <w:r>
          <w:rPr>
            <w:color w:val="007FFF"/>
          </w:rPr>
          <w:t>141</w:t>
        </w:r>
      </w:hyperlink>
    </w:p>
    <w:p w:rsidR="00DD7756" w:rsidRDefault="00AD1397">
      <w:pPr>
        <w:pStyle w:val="BodyText"/>
        <w:spacing w:before="228"/>
        <w:jc w:val="right"/>
      </w:pPr>
      <w:r>
        <w:t>English,</w:t>
      </w:r>
      <w:r>
        <w:rPr>
          <w:spacing w:val="-8"/>
        </w:rPr>
        <w:t xml:space="preserve"> </w:t>
      </w:r>
      <w:hyperlink w:anchor="_bookmark12" w:history="1">
        <w:r>
          <w:rPr>
            <w:color w:val="007FFF"/>
          </w:rPr>
          <w:t>xx</w:t>
        </w:r>
      </w:hyperlink>
      <w:r>
        <w:t>,</w:t>
      </w:r>
      <w:r>
        <w:rPr>
          <w:spacing w:val="-6"/>
        </w:rPr>
        <w:t xml:space="preserve"> </w:t>
      </w:r>
      <w:hyperlink w:anchor="_bookmark15" w:history="1">
        <w:r>
          <w:rPr>
            <w:color w:val="007FFF"/>
          </w:rPr>
          <w:t>2</w:t>
        </w:r>
      </w:hyperlink>
      <w:r>
        <w:t>,</w:t>
      </w:r>
      <w:r>
        <w:rPr>
          <w:spacing w:val="-6"/>
        </w:rPr>
        <w:t xml:space="preserve"> </w:t>
      </w:r>
      <w:hyperlink w:anchor="_bookmark21" w:history="1">
        <w:r>
          <w:rPr>
            <w:color w:val="007FFF"/>
          </w:rPr>
          <w:t>4</w:t>
        </w:r>
      </w:hyperlink>
      <w:r>
        <w:t>,</w:t>
      </w:r>
      <w:r>
        <w:rPr>
          <w:spacing w:val="-6"/>
        </w:rPr>
        <w:t xml:space="preserve"> </w:t>
      </w:r>
      <w:hyperlink w:anchor="_bookmark28" w:history="1">
        <w:r>
          <w:rPr>
            <w:color w:val="007FFF"/>
          </w:rPr>
          <w:t>9</w:t>
        </w:r>
      </w:hyperlink>
      <w:r>
        <w:t>,</w:t>
      </w:r>
      <w:r>
        <w:rPr>
          <w:spacing w:val="-6"/>
        </w:rPr>
        <w:t xml:space="preserve"> </w:t>
      </w:r>
      <w:hyperlink w:anchor="_bookmark33" w:history="1">
        <w:r>
          <w:rPr>
            <w:color w:val="007FFF"/>
          </w:rPr>
          <w:t>11</w:t>
        </w:r>
      </w:hyperlink>
      <w:r>
        <w:t>–</w:t>
      </w:r>
      <w:hyperlink w:anchor="_bookmark38" w:history="1">
        <w:r>
          <w:rPr>
            <w:color w:val="007FFF"/>
          </w:rPr>
          <w:t>13</w:t>
        </w:r>
      </w:hyperlink>
      <w:r>
        <w:t>,</w:t>
      </w:r>
      <w:r>
        <w:rPr>
          <w:spacing w:val="-7"/>
        </w:rPr>
        <w:t xml:space="preserve"> </w:t>
      </w:r>
      <w:hyperlink w:anchor="_bookmark44" w:history="1">
        <w:r>
          <w:rPr>
            <w:color w:val="007FFF"/>
          </w:rPr>
          <w:t>18</w:t>
        </w:r>
      </w:hyperlink>
      <w:r>
        <w:t>,</w:t>
      </w:r>
      <w:r>
        <w:rPr>
          <w:spacing w:val="-6"/>
        </w:rPr>
        <w:t xml:space="preserve"> </w:t>
      </w:r>
      <w:hyperlink w:anchor="_bookmark46" w:history="1">
        <w:r>
          <w:rPr>
            <w:color w:val="007FFF"/>
          </w:rPr>
          <w:t>20</w:t>
        </w:r>
      </w:hyperlink>
      <w:r>
        <w:t>,</w:t>
      </w:r>
      <w:r>
        <w:rPr>
          <w:spacing w:val="-6"/>
        </w:rPr>
        <w:t xml:space="preserve"> </w:t>
      </w:r>
      <w:hyperlink w:anchor="_bookmark59" w:history="1">
        <w:r>
          <w:rPr>
            <w:color w:val="007FFF"/>
          </w:rPr>
          <w:t>31</w:t>
        </w:r>
      </w:hyperlink>
      <w:r>
        <w:t>–</w:t>
      </w:r>
      <w:hyperlink w:anchor="_bookmark63" w:history="1">
        <w:r>
          <w:rPr>
            <w:color w:val="007FFF"/>
          </w:rPr>
          <w:t>33</w:t>
        </w:r>
      </w:hyperlink>
      <w:r>
        <w:t>,</w:t>
      </w:r>
      <w:r>
        <w:rPr>
          <w:spacing w:val="-6"/>
        </w:rPr>
        <w:t xml:space="preserve"> </w:t>
      </w:r>
      <w:hyperlink w:anchor="_bookmark84" w:history="1">
        <w:r>
          <w:rPr>
            <w:color w:val="007FFF"/>
          </w:rPr>
          <w:t>43</w:t>
        </w:r>
      </w:hyperlink>
      <w:r>
        <w:t>,</w:t>
      </w:r>
    </w:p>
    <w:p w:rsidR="00DD7756" w:rsidRDefault="00DD7756">
      <w:pPr>
        <w:pStyle w:val="BodyText"/>
        <w:spacing w:before="15"/>
        <w:ind w:right="28"/>
        <w:jc w:val="right"/>
      </w:pPr>
      <w:hyperlink w:anchor="_bookmark100" w:history="1">
        <w:r w:rsidR="00AD1397">
          <w:rPr>
            <w:color w:val="007FFF"/>
          </w:rPr>
          <w:t>50</w:t>
        </w:r>
      </w:hyperlink>
      <w:r w:rsidR="00AD1397">
        <w:t xml:space="preserve">, </w:t>
      </w:r>
      <w:hyperlink w:anchor="_bookmark101" w:history="1">
        <w:r w:rsidR="00AD1397">
          <w:rPr>
            <w:color w:val="007FFF"/>
          </w:rPr>
          <w:t>51</w:t>
        </w:r>
      </w:hyperlink>
      <w:r w:rsidR="00AD1397">
        <w:t xml:space="preserve">, </w:t>
      </w:r>
      <w:hyperlink w:anchor="_bookmark111" w:history="1">
        <w:r w:rsidR="00AD1397">
          <w:rPr>
            <w:color w:val="007FFF"/>
          </w:rPr>
          <w:t>57</w:t>
        </w:r>
      </w:hyperlink>
      <w:r w:rsidR="00AD1397">
        <w:t xml:space="preserve">, </w:t>
      </w:r>
      <w:hyperlink w:anchor="_bookmark121" w:history="1">
        <w:r w:rsidR="00AD1397">
          <w:rPr>
            <w:color w:val="007FFF"/>
          </w:rPr>
          <w:t>61</w:t>
        </w:r>
      </w:hyperlink>
      <w:r w:rsidR="00AD1397">
        <w:t xml:space="preserve">, </w:t>
      </w:r>
      <w:hyperlink w:anchor="_bookmark124" w:history="1">
        <w:r w:rsidR="00AD1397">
          <w:rPr>
            <w:color w:val="007FFF"/>
          </w:rPr>
          <w:t>62</w:t>
        </w:r>
      </w:hyperlink>
      <w:r w:rsidR="00AD1397">
        <w:t xml:space="preserve">, </w:t>
      </w:r>
      <w:hyperlink w:anchor="_bookmark125" w:history="1">
        <w:r w:rsidR="00AD1397">
          <w:rPr>
            <w:color w:val="007FFF"/>
          </w:rPr>
          <w:t>64</w:t>
        </w:r>
      </w:hyperlink>
      <w:r w:rsidR="00AD1397">
        <w:t>–</w:t>
      </w:r>
      <w:hyperlink w:anchor="_bookmark132" w:history="1">
        <w:r w:rsidR="00AD1397">
          <w:rPr>
            <w:color w:val="007FFF"/>
          </w:rPr>
          <w:t>66</w:t>
        </w:r>
      </w:hyperlink>
      <w:r w:rsidR="00AD1397">
        <w:t xml:space="preserve">, </w:t>
      </w:r>
      <w:hyperlink w:anchor="_bookmark135" w:history="1">
        <w:r w:rsidR="00AD1397">
          <w:rPr>
            <w:color w:val="007FFF"/>
          </w:rPr>
          <w:t>69</w:t>
        </w:r>
      </w:hyperlink>
      <w:r w:rsidR="00AD1397">
        <w:t>–</w:t>
      </w:r>
      <w:hyperlink w:anchor="_bookmark139" w:history="1">
        <w:r w:rsidR="00AD1397">
          <w:rPr>
            <w:color w:val="007FFF"/>
          </w:rPr>
          <w:t>73</w:t>
        </w:r>
      </w:hyperlink>
      <w:r w:rsidR="00AD1397">
        <w:t>,</w:t>
      </w:r>
      <w:r w:rsidR="00AD1397">
        <w:rPr>
          <w:spacing w:val="-29"/>
        </w:rPr>
        <w:t xml:space="preserve"> </w:t>
      </w:r>
      <w:hyperlink w:anchor="_bookmark146" w:history="1">
        <w:r w:rsidR="00AD1397">
          <w:rPr>
            <w:color w:val="007FFF"/>
          </w:rPr>
          <w:t>82</w:t>
        </w:r>
      </w:hyperlink>
      <w:r w:rsidR="00AD1397">
        <w:t>,</w:t>
      </w:r>
    </w:p>
    <w:p w:rsidR="00DD7756" w:rsidRDefault="00DD7756">
      <w:pPr>
        <w:pStyle w:val="BodyText"/>
        <w:spacing w:before="15"/>
        <w:ind w:left="2477"/>
      </w:pPr>
      <w:hyperlink w:anchor="_bookmark148" w:history="1">
        <w:r w:rsidR="00AD1397">
          <w:rPr>
            <w:color w:val="007FFF"/>
          </w:rPr>
          <w:t>84</w:t>
        </w:r>
      </w:hyperlink>
      <w:r w:rsidR="00AD1397">
        <w:t xml:space="preserve">, </w:t>
      </w:r>
      <w:hyperlink w:anchor="_bookmark151" w:history="1">
        <w:r w:rsidR="00AD1397">
          <w:rPr>
            <w:color w:val="007FFF"/>
          </w:rPr>
          <w:t>87</w:t>
        </w:r>
      </w:hyperlink>
      <w:r w:rsidR="00AD1397">
        <w:t>–</w:t>
      </w:r>
      <w:hyperlink w:anchor="_bookmark155" w:history="1">
        <w:r w:rsidR="00AD1397">
          <w:rPr>
            <w:color w:val="007FFF"/>
          </w:rPr>
          <w:t>89</w:t>
        </w:r>
      </w:hyperlink>
      <w:r w:rsidR="00AD1397">
        <w:t xml:space="preserve">, </w:t>
      </w:r>
      <w:hyperlink w:anchor="_bookmark158" w:history="1">
        <w:r w:rsidR="00AD1397">
          <w:rPr>
            <w:color w:val="007FFF"/>
          </w:rPr>
          <w:t>91</w:t>
        </w:r>
      </w:hyperlink>
      <w:r w:rsidR="00AD1397">
        <w:t xml:space="preserve">, </w:t>
      </w:r>
      <w:hyperlink w:anchor="_bookmark177" w:history="1">
        <w:r w:rsidR="00AD1397">
          <w:rPr>
            <w:color w:val="007FFF"/>
          </w:rPr>
          <w:t>105</w:t>
        </w:r>
      </w:hyperlink>
      <w:r w:rsidR="00AD1397">
        <w:t>–</w:t>
      </w:r>
      <w:hyperlink w:anchor="_bookmark183" w:history="1">
        <w:r w:rsidR="00AD1397">
          <w:rPr>
            <w:color w:val="007FFF"/>
          </w:rPr>
          <w:t>108</w:t>
        </w:r>
      </w:hyperlink>
      <w:r w:rsidR="00AD1397">
        <w:t xml:space="preserve">, </w:t>
      </w:r>
      <w:hyperlink w:anchor="_bookmark187" w:history="1">
        <w:r w:rsidR="00AD1397">
          <w:rPr>
            <w:color w:val="007FFF"/>
          </w:rPr>
          <w:t>111</w:t>
        </w:r>
      </w:hyperlink>
      <w:r w:rsidR="00AD1397">
        <w:t>–</w:t>
      </w:r>
      <w:hyperlink w:anchor="_bookmark204" w:history="1">
        <w:r w:rsidR="00AD1397">
          <w:rPr>
            <w:color w:val="007FFF"/>
          </w:rPr>
          <w:t>124</w:t>
        </w:r>
      </w:hyperlink>
      <w:r w:rsidR="00AD1397">
        <w:t>,</w:t>
      </w:r>
    </w:p>
    <w:p w:rsidR="00DD7756" w:rsidRDefault="00DD7756">
      <w:pPr>
        <w:pStyle w:val="BodyText"/>
        <w:spacing w:before="15"/>
        <w:ind w:left="2477"/>
      </w:pPr>
      <w:hyperlink w:anchor="_bookmark208" w:history="1">
        <w:r w:rsidR="00AD1397">
          <w:rPr>
            <w:color w:val="007FFF"/>
          </w:rPr>
          <w:t>126</w:t>
        </w:r>
      </w:hyperlink>
      <w:r w:rsidR="00AD1397">
        <w:t xml:space="preserve">, </w:t>
      </w:r>
      <w:hyperlink w:anchor="_bookmark210" w:history="1">
        <w:r w:rsidR="00AD1397">
          <w:rPr>
            <w:color w:val="007FFF"/>
          </w:rPr>
          <w:t>127</w:t>
        </w:r>
      </w:hyperlink>
      <w:r w:rsidR="00AD1397">
        <w:t xml:space="preserve">, </w:t>
      </w:r>
      <w:hyperlink w:anchor="_bookmark215" w:history="1">
        <w:r w:rsidR="00AD1397">
          <w:rPr>
            <w:color w:val="007FFF"/>
          </w:rPr>
          <w:t>129</w:t>
        </w:r>
      </w:hyperlink>
      <w:r w:rsidR="00AD1397">
        <w:t>–</w:t>
      </w:r>
      <w:hyperlink w:anchor="_bookmark217" w:history="1">
        <w:r w:rsidR="00AD1397">
          <w:rPr>
            <w:color w:val="007FFF"/>
          </w:rPr>
          <w:t>131</w:t>
        </w:r>
      </w:hyperlink>
      <w:r w:rsidR="00AD1397">
        <w:t xml:space="preserve">, </w:t>
      </w:r>
      <w:hyperlink w:anchor="_bookmark223" w:history="1">
        <w:r w:rsidR="00AD1397">
          <w:rPr>
            <w:color w:val="007FFF"/>
          </w:rPr>
          <w:t>135</w:t>
        </w:r>
      </w:hyperlink>
      <w:r w:rsidR="00AD1397">
        <w:t xml:space="preserve">, </w:t>
      </w:r>
      <w:hyperlink w:anchor="_bookmark231" w:history="1">
        <w:r w:rsidR="00AD1397">
          <w:rPr>
            <w:color w:val="007FFF"/>
          </w:rPr>
          <w:t>141</w:t>
        </w:r>
      </w:hyperlink>
      <w:r w:rsidR="00AD1397">
        <w:t>–</w:t>
      </w:r>
      <w:hyperlink w:anchor="_bookmark235" w:history="1">
        <w:r w:rsidR="00AD1397">
          <w:rPr>
            <w:color w:val="007FFF"/>
          </w:rPr>
          <w:t>145</w:t>
        </w:r>
      </w:hyperlink>
    </w:p>
    <w:p w:rsidR="00DD7756" w:rsidRDefault="00AD1397">
      <w:pPr>
        <w:pStyle w:val="BodyText"/>
        <w:spacing w:before="228"/>
        <w:ind w:left="1680"/>
      </w:pPr>
      <w:r>
        <w:t xml:space="preserve">French, </w:t>
      </w:r>
      <w:hyperlink w:anchor="_bookmark60" w:history="1">
        <w:r>
          <w:rPr>
            <w:color w:val="007FFF"/>
          </w:rPr>
          <w:t>32</w:t>
        </w:r>
      </w:hyperlink>
      <w:r>
        <w:t xml:space="preserve">, </w:t>
      </w:r>
      <w:hyperlink w:anchor="_bookmark67" w:history="1">
        <w:r>
          <w:rPr>
            <w:color w:val="007FFF"/>
          </w:rPr>
          <w:t>35</w:t>
        </w:r>
      </w:hyperlink>
      <w:r>
        <w:t xml:space="preserve">, </w:t>
      </w:r>
      <w:hyperlink w:anchor="_bookmark229" w:history="1">
        <w:r>
          <w:rPr>
            <w:color w:val="007FFF"/>
          </w:rPr>
          <w:t>140</w:t>
        </w:r>
      </w:hyperlink>
    </w:p>
    <w:p w:rsidR="00DD7756" w:rsidRDefault="00AD1397">
      <w:pPr>
        <w:pStyle w:val="BodyText"/>
        <w:spacing w:before="228"/>
        <w:ind w:left="1680"/>
      </w:pPr>
      <w:r>
        <w:t xml:space="preserve">German, </w:t>
      </w:r>
      <w:hyperlink w:anchor="_bookmark229" w:history="1">
        <w:r>
          <w:rPr>
            <w:color w:val="007FFF"/>
          </w:rPr>
          <w:t>140</w:t>
        </w:r>
      </w:hyperlink>
    </w:p>
    <w:p w:rsidR="00DD7756" w:rsidRDefault="00AD1397">
      <w:pPr>
        <w:pStyle w:val="BodyText"/>
        <w:spacing w:before="16"/>
        <w:ind w:left="1680"/>
      </w:pPr>
      <w:r>
        <w:t xml:space="preserve">Gooniyandi, </w:t>
      </w:r>
      <w:hyperlink w:anchor="_bookmark84" w:history="1">
        <w:r>
          <w:rPr>
            <w:color w:val="007FFF"/>
          </w:rPr>
          <w:t>43</w:t>
        </w:r>
      </w:hyperlink>
    </w:p>
    <w:p w:rsidR="00DD7756" w:rsidRDefault="00AD1397">
      <w:pPr>
        <w:pStyle w:val="BodyText"/>
        <w:spacing w:before="16"/>
        <w:ind w:left="1680"/>
      </w:pPr>
      <w:r>
        <w:t xml:space="preserve">Greek, </w:t>
      </w:r>
      <w:r>
        <w:rPr>
          <w:i/>
        </w:rPr>
        <w:t xml:space="preserve">see </w:t>
      </w:r>
      <w:r>
        <w:t>Classical Greek</w:t>
      </w:r>
    </w:p>
    <w:p w:rsidR="00DD7756" w:rsidRDefault="00AD1397">
      <w:pPr>
        <w:pStyle w:val="BodyText"/>
        <w:spacing w:before="228"/>
        <w:ind w:left="1680"/>
      </w:pPr>
      <w:r>
        <w:t xml:space="preserve">Indo-European, </w:t>
      </w:r>
      <w:hyperlink w:anchor="_bookmark25" w:history="1">
        <w:r>
          <w:rPr>
            <w:color w:val="007FFF"/>
          </w:rPr>
          <w:t>6</w:t>
        </w:r>
      </w:hyperlink>
      <w:r>
        <w:t xml:space="preserve">, </w:t>
      </w:r>
      <w:hyperlink w:anchor="_bookmark45" w:history="1">
        <w:r>
          <w:rPr>
            <w:color w:val="007FFF"/>
          </w:rPr>
          <w:t>19</w:t>
        </w:r>
      </w:hyperlink>
      <w:r>
        <w:t xml:space="preserve">, </w:t>
      </w:r>
      <w:hyperlink w:anchor="_bookmark54" w:history="1">
        <w:r>
          <w:rPr>
            <w:color w:val="007FFF"/>
          </w:rPr>
          <w:t>28</w:t>
        </w:r>
      </w:hyperlink>
      <w:r>
        <w:t xml:space="preserve">, </w:t>
      </w:r>
      <w:hyperlink w:anchor="_bookmark56" w:history="1">
        <w:r>
          <w:rPr>
            <w:color w:val="007FFF"/>
          </w:rPr>
          <w:t>29</w:t>
        </w:r>
      </w:hyperlink>
    </w:p>
    <w:p w:rsidR="00DD7756" w:rsidRDefault="00AD1397">
      <w:pPr>
        <w:pStyle w:val="BodyText"/>
        <w:spacing w:before="16"/>
        <w:ind w:left="1680"/>
      </w:pPr>
      <w:r>
        <w:t xml:space="preserve">Indonesian, </w:t>
      </w:r>
      <w:hyperlink w:anchor="_bookmark46" w:history="1">
        <w:r>
          <w:rPr>
            <w:color w:val="007FFF"/>
          </w:rPr>
          <w:t>20</w:t>
        </w:r>
      </w:hyperlink>
      <w:r>
        <w:t xml:space="preserve">, </w:t>
      </w:r>
      <w:hyperlink w:anchor="_bookmark87" w:history="1">
        <w:r>
          <w:rPr>
            <w:color w:val="007FFF"/>
          </w:rPr>
          <w:t>45</w:t>
        </w:r>
      </w:hyperlink>
    </w:p>
    <w:p w:rsidR="00DD7756" w:rsidRDefault="00AD1397">
      <w:pPr>
        <w:pStyle w:val="BodyText"/>
        <w:spacing w:before="16"/>
        <w:ind w:left="1680"/>
      </w:pPr>
      <w:r>
        <w:t xml:space="preserve">Irish, </w:t>
      </w:r>
      <w:hyperlink w:anchor="_bookmark54" w:history="1">
        <w:r>
          <w:rPr>
            <w:color w:val="007FFF"/>
          </w:rPr>
          <w:t>28</w:t>
        </w:r>
      </w:hyperlink>
      <w:r>
        <w:t xml:space="preserve">, </w:t>
      </w:r>
      <w:hyperlink w:anchor="_bookmark229" w:history="1">
        <w:r>
          <w:rPr>
            <w:color w:val="007FFF"/>
          </w:rPr>
          <w:t>140</w:t>
        </w:r>
      </w:hyperlink>
    </w:p>
    <w:p w:rsidR="00DD7756" w:rsidRDefault="00AD1397">
      <w:pPr>
        <w:pStyle w:val="BodyText"/>
        <w:spacing w:before="16"/>
        <w:ind w:left="1680"/>
      </w:pPr>
      <w:r>
        <w:t xml:space="preserve">Iroquoian, </w:t>
      </w:r>
      <w:hyperlink w:anchor="_bookmark25" w:history="1">
        <w:r>
          <w:rPr>
            <w:color w:val="007FFF"/>
          </w:rPr>
          <w:t>6</w:t>
        </w:r>
      </w:hyperlink>
    </w:p>
    <w:p w:rsidR="00DD7756" w:rsidRDefault="00AD1397">
      <w:pPr>
        <w:pStyle w:val="BodyText"/>
        <w:spacing w:before="228"/>
        <w:ind w:left="1680"/>
      </w:pPr>
      <w:r>
        <w:t>Kuikuro,</w:t>
      </w:r>
      <w:r>
        <w:rPr>
          <w:spacing w:val="-11"/>
        </w:rPr>
        <w:t xml:space="preserve"> </w:t>
      </w:r>
      <w:hyperlink w:anchor="_bookmark84" w:history="1">
        <w:r>
          <w:rPr>
            <w:color w:val="007FFF"/>
          </w:rPr>
          <w:t>43</w:t>
        </w:r>
      </w:hyperlink>
    </w:p>
    <w:p w:rsidR="00DD7756" w:rsidRDefault="00AD1397">
      <w:pPr>
        <w:pStyle w:val="BodyText"/>
        <w:spacing w:before="16"/>
        <w:ind w:left="1680"/>
      </w:pPr>
      <w:r>
        <w:lastRenderedPageBreak/>
        <w:t>Kutenai,</w:t>
      </w:r>
      <w:r>
        <w:rPr>
          <w:spacing w:val="-5"/>
        </w:rPr>
        <w:t xml:space="preserve"> </w:t>
      </w:r>
      <w:hyperlink w:anchor="_bookmark45" w:history="1">
        <w:r>
          <w:rPr>
            <w:color w:val="007FFF"/>
          </w:rPr>
          <w:t>19</w:t>
        </w:r>
      </w:hyperlink>
    </w:p>
    <w:p w:rsidR="00DD7756" w:rsidRDefault="00AD1397">
      <w:pPr>
        <w:pStyle w:val="BodyText"/>
        <w:spacing w:before="99"/>
        <w:ind w:left="657"/>
      </w:pPr>
      <w:r>
        <w:br w:type="column"/>
      </w:r>
      <w:r>
        <w:lastRenderedPageBreak/>
        <w:t xml:space="preserve">Latin, </w:t>
      </w:r>
      <w:hyperlink w:anchor="_bookmark52" w:history="1">
        <w:r>
          <w:rPr>
            <w:color w:val="007FFF"/>
          </w:rPr>
          <w:t>27</w:t>
        </w:r>
      </w:hyperlink>
      <w:r>
        <w:t xml:space="preserve">, </w:t>
      </w:r>
      <w:hyperlink w:anchor="_bookmark54" w:history="1">
        <w:r>
          <w:rPr>
            <w:color w:val="007FFF"/>
          </w:rPr>
          <w:t>28</w:t>
        </w:r>
      </w:hyperlink>
    </w:p>
    <w:p w:rsidR="00DD7756" w:rsidRDefault="00AD1397">
      <w:pPr>
        <w:pStyle w:val="BodyText"/>
        <w:spacing w:before="218"/>
        <w:ind w:left="657"/>
      </w:pPr>
      <w:r>
        <w:t xml:space="preserve">Mandarin, </w:t>
      </w:r>
      <w:hyperlink w:anchor="_bookmark25" w:history="1">
        <w:r>
          <w:rPr>
            <w:color w:val="007FFF"/>
          </w:rPr>
          <w:t>6</w:t>
        </w:r>
      </w:hyperlink>
      <w:r>
        <w:t xml:space="preserve">, </w:t>
      </w:r>
      <w:hyperlink w:anchor="_bookmark33" w:history="1">
        <w:r>
          <w:rPr>
            <w:color w:val="007FFF"/>
          </w:rPr>
          <w:t>11</w:t>
        </w:r>
      </w:hyperlink>
      <w:r>
        <w:t xml:space="preserve">, </w:t>
      </w:r>
      <w:hyperlink w:anchor="_bookmark35" w:history="1">
        <w:r>
          <w:rPr>
            <w:color w:val="007FFF"/>
          </w:rPr>
          <w:t>12</w:t>
        </w:r>
      </w:hyperlink>
      <w:r>
        <w:t xml:space="preserve">, </w:t>
      </w:r>
      <w:hyperlink w:anchor="_bookmark52" w:history="1">
        <w:r>
          <w:rPr>
            <w:color w:val="007FFF"/>
          </w:rPr>
          <w:t>27</w:t>
        </w:r>
      </w:hyperlink>
    </w:p>
    <w:p w:rsidR="00DD7756" w:rsidRDefault="00AD1397">
      <w:pPr>
        <w:pStyle w:val="BodyText"/>
        <w:spacing w:before="16"/>
        <w:ind w:left="657"/>
      </w:pPr>
      <w:r>
        <w:t xml:space="preserve">Mandinka, </w:t>
      </w:r>
      <w:hyperlink w:anchor="_bookmark19" w:history="1">
        <w:r>
          <w:rPr>
            <w:color w:val="007FFF"/>
          </w:rPr>
          <w:t>3</w:t>
        </w:r>
      </w:hyperlink>
      <w:r>
        <w:t xml:space="preserve">, </w:t>
      </w:r>
      <w:hyperlink w:anchor="_bookmark103" w:history="1">
        <w:r>
          <w:rPr>
            <w:color w:val="007FFF"/>
          </w:rPr>
          <w:t>52</w:t>
        </w:r>
      </w:hyperlink>
      <w:r>
        <w:t xml:space="preserve">, </w:t>
      </w:r>
      <w:hyperlink w:anchor="_bookmark106" w:history="1">
        <w:r>
          <w:rPr>
            <w:color w:val="007FFF"/>
          </w:rPr>
          <w:t>54</w:t>
        </w:r>
      </w:hyperlink>
      <w:r>
        <w:t>–</w:t>
      </w:r>
      <w:hyperlink w:anchor="_bookmark111" w:history="1">
        <w:r>
          <w:rPr>
            <w:color w:val="007FFF"/>
          </w:rPr>
          <w:t>57</w:t>
        </w:r>
      </w:hyperlink>
      <w:r>
        <w:t xml:space="preserve">, </w:t>
      </w:r>
      <w:hyperlink w:anchor="_bookmark121" w:history="1">
        <w:r>
          <w:rPr>
            <w:color w:val="007FFF"/>
          </w:rPr>
          <w:t>61</w:t>
        </w:r>
      </w:hyperlink>
    </w:p>
    <w:p w:rsidR="00DD7756" w:rsidRDefault="00AD1397">
      <w:pPr>
        <w:pStyle w:val="BodyText"/>
        <w:spacing w:before="15"/>
        <w:ind w:left="657"/>
      </w:pPr>
      <w:r>
        <w:t xml:space="preserve">Middle English, </w:t>
      </w:r>
      <w:hyperlink w:anchor="_bookmark84" w:history="1">
        <w:r>
          <w:rPr>
            <w:color w:val="007FFF"/>
          </w:rPr>
          <w:t>43</w:t>
        </w:r>
      </w:hyperlink>
    </w:p>
    <w:p w:rsidR="00DD7756" w:rsidRDefault="00AD1397">
      <w:pPr>
        <w:pStyle w:val="BodyText"/>
        <w:spacing w:before="16"/>
        <w:ind w:left="657"/>
      </w:pPr>
      <w:r>
        <w:t xml:space="preserve">Mixtec, </w:t>
      </w:r>
      <w:hyperlink w:anchor="_bookmark231" w:history="1">
        <w:r>
          <w:rPr>
            <w:color w:val="007FFF"/>
          </w:rPr>
          <w:t>141</w:t>
        </w:r>
      </w:hyperlink>
    </w:p>
    <w:p w:rsidR="00DD7756" w:rsidRDefault="00AD1397">
      <w:pPr>
        <w:pStyle w:val="BodyText"/>
        <w:spacing w:before="15"/>
        <w:ind w:left="657"/>
      </w:pPr>
      <w:r>
        <w:t xml:space="preserve">Mundari, </w:t>
      </w:r>
      <w:hyperlink w:anchor="_bookmark19" w:history="1">
        <w:r>
          <w:rPr>
            <w:color w:val="007FFF"/>
          </w:rPr>
          <w:t>3</w:t>
        </w:r>
      </w:hyperlink>
      <w:r>
        <w:t xml:space="preserve">, </w:t>
      </w:r>
      <w:hyperlink w:anchor="_bookmark25" w:history="1">
        <w:r>
          <w:rPr>
            <w:color w:val="007FFF"/>
          </w:rPr>
          <w:t>6</w:t>
        </w:r>
      </w:hyperlink>
      <w:r>
        <w:t xml:space="preserve">, </w:t>
      </w:r>
      <w:hyperlink w:anchor="_bookmark31" w:history="1">
        <w:r>
          <w:rPr>
            <w:color w:val="007FFF"/>
          </w:rPr>
          <w:t>10</w:t>
        </w:r>
      </w:hyperlink>
      <w:r>
        <w:t xml:space="preserve">, </w:t>
      </w:r>
      <w:hyperlink w:anchor="_bookmark33" w:history="1">
        <w:r>
          <w:rPr>
            <w:color w:val="007FFF"/>
          </w:rPr>
          <w:t>11</w:t>
        </w:r>
      </w:hyperlink>
      <w:r>
        <w:t xml:space="preserve">, </w:t>
      </w:r>
      <w:hyperlink w:anchor="_bookmark46" w:history="1">
        <w:r>
          <w:rPr>
            <w:color w:val="007FFF"/>
          </w:rPr>
          <w:t>20</w:t>
        </w:r>
      </w:hyperlink>
      <w:r>
        <w:t xml:space="preserve">, </w:t>
      </w:r>
      <w:hyperlink w:anchor="_bookmark113" w:history="1">
        <w:r>
          <w:rPr>
            <w:color w:val="007FFF"/>
          </w:rPr>
          <w:t>58</w:t>
        </w:r>
      </w:hyperlink>
      <w:r>
        <w:t xml:space="preserve">, </w:t>
      </w:r>
      <w:hyperlink w:anchor="_bookmark116" w:history="1">
        <w:r>
          <w:rPr>
            <w:color w:val="007FFF"/>
          </w:rPr>
          <w:t>59</w:t>
        </w:r>
      </w:hyperlink>
    </w:p>
    <w:p w:rsidR="00DD7756" w:rsidRDefault="00AD1397">
      <w:pPr>
        <w:pStyle w:val="BodyText"/>
        <w:spacing w:before="16"/>
        <w:ind w:left="657"/>
      </w:pPr>
      <w:r>
        <w:t xml:space="preserve">Munya, </w:t>
      </w:r>
      <w:hyperlink w:anchor="_bookmark142" w:history="1">
        <w:r>
          <w:rPr>
            <w:color w:val="007FFF"/>
          </w:rPr>
          <w:t>78</w:t>
        </w:r>
      </w:hyperlink>
    </w:p>
    <w:p w:rsidR="00DD7756" w:rsidRDefault="00AD1397">
      <w:pPr>
        <w:pStyle w:val="BodyText"/>
        <w:spacing w:before="218"/>
        <w:ind w:left="657"/>
      </w:pPr>
      <w:r>
        <w:t xml:space="preserve">Nahuatl, </w:t>
      </w:r>
      <w:hyperlink w:anchor="_bookmark24" w:history="1">
        <w:r>
          <w:rPr>
            <w:color w:val="007FFF"/>
          </w:rPr>
          <w:t>5</w:t>
        </w:r>
      </w:hyperlink>
      <w:r>
        <w:t xml:space="preserve">, </w:t>
      </w:r>
      <w:hyperlink w:anchor="_bookmark46" w:history="1">
        <w:r>
          <w:rPr>
            <w:color w:val="007FFF"/>
          </w:rPr>
          <w:t>20</w:t>
        </w:r>
      </w:hyperlink>
      <w:r>
        <w:t xml:space="preserve">, </w:t>
      </w:r>
      <w:hyperlink w:anchor="_bookmark54" w:history="1">
        <w:r>
          <w:rPr>
            <w:color w:val="007FFF"/>
          </w:rPr>
          <w:t>28</w:t>
        </w:r>
      </w:hyperlink>
      <w:r>
        <w:t xml:space="preserve">, </w:t>
      </w:r>
      <w:hyperlink w:anchor="_bookmark231" w:history="1">
        <w:r>
          <w:rPr>
            <w:color w:val="007FFF"/>
          </w:rPr>
          <w:t>141</w:t>
        </w:r>
      </w:hyperlink>
    </w:p>
    <w:p w:rsidR="00DD7756" w:rsidRDefault="00AD1397">
      <w:pPr>
        <w:pStyle w:val="BodyText"/>
        <w:spacing w:before="15"/>
        <w:ind w:left="657"/>
      </w:pPr>
      <w:r>
        <w:t xml:space="preserve">Narragansett, </w:t>
      </w:r>
      <w:hyperlink w:anchor="_bookmark231" w:history="1">
        <w:r>
          <w:rPr>
            <w:color w:val="007FFF"/>
          </w:rPr>
          <w:t>141</w:t>
        </w:r>
      </w:hyperlink>
    </w:p>
    <w:p w:rsidR="00DD7756" w:rsidRDefault="00AD1397">
      <w:pPr>
        <w:pStyle w:val="BodyText"/>
        <w:spacing w:before="16"/>
        <w:ind w:left="657"/>
      </w:pPr>
      <w:r>
        <w:t xml:space="preserve">Navajo, </w:t>
      </w:r>
      <w:hyperlink w:anchor="_bookmark104" w:history="1">
        <w:r>
          <w:rPr>
            <w:color w:val="007FFF"/>
          </w:rPr>
          <w:t>53</w:t>
        </w:r>
      </w:hyperlink>
    </w:p>
    <w:p w:rsidR="00DD7756" w:rsidRDefault="00AD1397">
      <w:pPr>
        <w:pStyle w:val="BodyText"/>
        <w:spacing w:before="15" w:line="254" w:lineRule="auto"/>
        <w:ind w:left="657" w:right="2125"/>
      </w:pPr>
      <w:r>
        <w:t xml:space="preserve">Nguna, </w:t>
      </w:r>
      <w:r>
        <w:rPr>
          <w:i/>
        </w:rPr>
        <w:t xml:space="preserve">see </w:t>
      </w:r>
      <w:r>
        <w:t xml:space="preserve">North Efate Nootka, </w:t>
      </w:r>
      <w:r>
        <w:rPr>
          <w:i/>
        </w:rPr>
        <w:t xml:space="preserve">see </w:t>
      </w:r>
      <w:r>
        <w:t xml:space="preserve">Nuuchahnulth North Efate, </w:t>
      </w:r>
      <w:hyperlink w:anchor="_bookmark35" w:history="1">
        <w:r>
          <w:rPr>
            <w:color w:val="007FFF"/>
          </w:rPr>
          <w:t>12</w:t>
        </w:r>
      </w:hyperlink>
    </w:p>
    <w:p w:rsidR="00DD7756" w:rsidRDefault="00AD1397">
      <w:pPr>
        <w:pStyle w:val="BodyText"/>
        <w:spacing w:line="271" w:lineRule="exact"/>
        <w:ind w:left="657"/>
      </w:pPr>
      <w:r>
        <w:t xml:space="preserve">Nuuchahnulth, </w:t>
      </w:r>
      <w:hyperlink w:anchor="_bookmark19" w:history="1">
        <w:r>
          <w:rPr>
            <w:color w:val="007FFF"/>
          </w:rPr>
          <w:t>3</w:t>
        </w:r>
      </w:hyperlink>
      <w:r>
        <w:t xml:space="preserve">, </w:t>
      </w:r>
      <w:hyperlink w:anchor="_bookmark44" w:history="1">
        <w:r>
          <w:rPr>
            <w:color w:val="007FFF"/>
          </w:rPr>
          <w:t>18</w:t>
        </w:r>
      </w:hyperlink>
      <w:r>
        <w:t>–</w:t>
      </w:r>
      <w:hyperlink w:anchor="_bookmark46" w:history="1">
        <w:r>
          <w:rPr>
            <w:color w:val="007FFF"/>
          </w:rPr>
          <w:t>20</w:t>
        </w:r>
      </w:hyperlink>
      <w:r>
        <w:t xml:space="preserve">, </w:t>
      </w:r>
      <w:hyperlink w:anchor="_bookmark47" w:history="1">
        <w:r>
          <w:rPr>
            <w:color w:val="007FFF"/>
          </w:rPr>
          <w:t>22</w:t>
        </w:r>
      </w:hyperlink>
      <w:r>
        <w:t xml:space="preserve">, </w:t>
      </w:r>
      <w:hyperlink w:anchor="_bookmark100" w:history="1">
        <w:r>
          <w:rPr>
            <w:color w:val="007FFF"/>
          </w:rPr>
          <w:t>50</w:t>
        </w:r>
      </w:hyperlink>
      <w:r>
        <w:t xml:space="preserve">, </w:t>
      </w:r>
      <w:hyperlink w:anchor="_bookmark143" w:history="1">
        <w:r>
          <w:rPr>
            <w:color w:val="007FFF"/>
          </w:rPr>
          <w:t>79</w:t>
        </w:r>
      </w:hyperlink>
      <w:r>
        <w:t xml:space="preserve">, </w:t>
      </w:r>
      <w:hyperlink w:anchor="_bookmark148" w:history="1">
        <w:r>
          <w:rPr>
            <w:color w:val="007FFF"/>
          </w:rPr>
          <w:t>84</w:t>
        </w:r>
      </w:hyperlink>
      <w:r>
        <w:t xml:space="preserve">, </w:t>
      </w:r>
      <w:hyperlink w:anchor="_bookmark151" w:history="1">
        <w:r>
          <w:rPr>
            <w:color w:val="007FFF"/>
          </w:rPr>
          <w:t>87</w:t>
        </w:r>
      </w:hyperlink>
      <w:r>
        <w:t>,</w:t>
      </w:r>
    </w:p>
    <w:p w:rsidR="00DD7756" w:rsidRDefault="00DD7756">
      <w:pPr>
        <w:pStyle w:val="BodyText"/>
        <w:spacing w:before="16"/>
        <w:ind w:left="1454"/>
      </w:pPr>
      <w:hyperlink w:anchor="_bookmark153" w:history="1">
        <w:r w:rsidR="00AD1397">
          <w:rPr>
            <w:color w:val="007FFF"/>
          </w:rPr>
          <w:t>88</w:t>
        </w:r>
      </w:hyperlink>
      <w:r w:rsidR="00AD1397">
        <w:t xml:space="preserve">, </w:t>
      </w:r>
      <w:hyperlink w:anchor="_bookmark156" w:history="1">
        <w:r w:rsidR="00AD1397">
          <w:rPr>
            <w:color w:val="007FFF"/>
          </w:rPr>
          <w:t>90</w:t>
        </w:r>
      </w:hyperlink>
      <w:r w:rsidR="00AD1397">
        <w:t>–</w:t>
      </w:r>
      <w:hyperlink w:anchor="_bookmark163" w:history="1">
        <w:r w:rsidR="00AD1397">
          <w:rPr>
            <w:color w:val="007FFF"/>
          </w:rPr>
          <w:t>95</w:t>
        </w:r>
      </w:hyperlink>
      <w:r w:rsidR="00AD1397">
        <w:t xml:space="preserve">, </w:t>
      </w:r>
      <w:hyperlink w:anchor="_bookmark180" w:history="1">
        <w:r w:rsidR="00AD1397">
          <w:rPr>
            <w:color w:val="007FFF"/>
          </w:rPr>
          <w:t>106</w:t>
        </w:r>
      </w:hyperlink>
      <w:r w:rsidR="00AD1397">
        <w:t xml:space="preserve">, </w:t>
      </w:r>
      <w:hyperlink w:anchor="_bookmark185" w:history="1">
        <w:r w:rsidR="00AD1397">
          <w:rPr>
            <w:color w:val="007FFF"/>
          </w:rPr>
          <w:t>109</w:t>
        </w:r>
      </w:hyperlink>
      <w:r w:rsidR="00AD1397">
        <w:t xml:space="preserve">, </w:t>
      </w:r>
      <w:hyperlink w:anchor="_bookmark189" w:history="1">
        <w:r w:rsidR="00AD1397">
          <w:rPr>
            <w:color w:val="007FFF"/>
          </w:rPr>
          <w:t>112</w:t>
        </w:r>
      </w:hyperlink>
      <w:r w:rsidR="00AD1397">
        <w:t>–</w:t>
      </w:r>
      <w:hyperlink w:anchor="_bookmark195" w:history="1">
        <w:r w:rsidR="00AD1397">
          <w:rPr>
            <w:color w:val="007FFF"/>
          </w:rPr>
          <w:t>118</w:t>
        </w:r>
      </w:hyperlink>
      <w:r w:rsidR="00AD1397">
        <w:t>,</w:t>
      </w:r>
    </w:p>
    <w:p w:rsidR="00DD7756" w:rsidRDefault="00DD7756">
      <w:pPr>
        <w:pStyle w:val="BodyText"/>
        <w:spacing w:before="15"/>
        <w:ind w:left="1454"/>
      </w:pPr>
      <w:hyperlink w:anchor="_bookmark197" w:history="1">
        <w:r w:rsidR="00AD1397">
          <w:rPr>
            <w:color w:val="007FFF"/>
          </w:rPr>
          <w:t>120</w:t>
        </w:r>
      </w:hyperlink>
      <w:r w:rsidR="00AD1397">
        <w:t>–</w:t>
      </w:r>
      <w:hyperlink w:anchor="_bookmark204" w:history="1">
        <w:r w:rsidR="00AD1397">
          <w:rPr>
            <w:color w:val="007FFF"/>
          </w:rPr>
          <w:t>124</w:t>
        </w:r>
      </w:hyperlink>
      <w:r w:rsidR="00AD1397">
        <w:t xml:space="preserve">, </w:t>
      </w:r>
      <w:hyperlink w:anchor="_bookmark208" w:history="1">
        <w:r w:rsidR="00AD1397">
          <w:rPr>
            <w:color w:val="007FFF"/>
          </w:rPr>
          <w:t>126</w:t>
        </w:r>
      </w:hyperlink>
      <w:r w:rsidR="00AD1397">
        <w:t>–</w:t>
      </w:r>
      <w:hyperlink w:anchor="_bookmark212" w:history="1">
        <w:r w:rsidR="00AD1397">
          <w:rPr>
            <w:color w:val="007FFF"/>
          </w:rPr>
          <w:t>128</w:t>
        </w:r>
      </w:hyperlink>
      <w:r w:rsidR="00AD1397">
        <w:t xml:space="preserve">, </w:t>
      </w:r>
      <w:hyperlink w:anchor="_bookmark217" w:history="1">
        <w:r w:rsidR="00AD1397">
          <w:rPr>
            <w:color w:val="007FFF"/>
          </w:rPr>
          <w:t>131</w:t>
        </w:r>
      </w:hyperlink>
      <w:r w:rsidR="00AD1397">
        <w:t>–</w:t>
      </w:r>
      <w:hyperlink w:anchor="_bookmark226" w:history="1">
        <w:r w:rsidR="00AD1397">
          <w:rPr>
            <w:color w:val="007FFF"/>
          </w:rPr>
          <w:t>136</w:t>
        </w:r>
      </w:hyperlink>
      <w:r w:rsidR="00AD1397">
        <w:t>,</w:t>
      </w:r>
    </w:p>
    <w:p w:rsidR="00DD7756" w:rsidRDefault="00DD7756">
      <w:pPr>
        <w:pStyle w:val="BodyText"/>
        <w:spacing w:before="15"/>
        <w:ind w:left="1454"/>
      </w:pPr>
      <w:hyperlink w:anchor="_bookmark238" w:history="1">
        <w:r w:rsidR="00AD1397">
          <w:rPr>
            <w:color w:val="007FFF"/>
          </w:rPr>
          <w:t>146</w:t>
        </w:r>
      </w:hyperlink>
      <w:r w:rsidR="00AD1397">
        <w:t>–</w:t>
      </w:r>
      <w:hyperlink w:anchor="_bookmark239" w:history="1">
        <w:r w:rsidR="00AD1397">
          <w:rPr>
            <w:color w:val="007FFF"/>
          </w:rPr>
          <w:t>149</w:t>
        </w:r>
      </w:hyperlink>
    </w:p>
    <w:p w:rsidR="00DD7756" w:rsidRDefault="00AD1397">
      <w:pPr>
        <w:pStyle w:val="BodyText"/>
        <w:spacing w:before="218"/>
        <w:ind w:left="657"/>
      </w:pPr>
      <w:r>
        <w:t xml:space="preserve">Occitan, </w:t>
      </w:r>
      <w:hyperlink w:anchor="_bookmark229" w:history="1">
        <w:r>
          <w:rPr>
            <w:color w:val="007FFF"/>
          </w:rPr>
          <w:t>140</w:t>
        </w:r>
      </w:hyperlink>
    </w:p>
    <w:p w:rsidR="00DD7756" w:rsidRDefault="00AD1397">
      <w:pPr>
        <w:pStyle w:val="BodyText"/>
        <w:spacing w:before="16"/>
        <w:ind w:left="657"/>
      </w:pPr>
      <w:r>
        <w:t xml:space="preserve">Old English, </w:t>
      </w:r>
      <w:hyperlink w:anchor="_bookmark84" w:history="1">
        <w:r>
          <w:rPr>
            <w:color w:val="007FFF"/>
          </w:rPr>
          <w:t>43</w:t>
        </w:r>
      </w:hyperlink>
    </w:p>
    <w:p w:rsidR="00DD7756" w:rsidRDefault="00AD1397">
      <w:pPr>
        <w:pStyle w:val="BodyText"/>
        <w:spacing w:before="218" w:line="254" w:lineRule="auto"/>
        <w:ind w:left="657"/>
      </w:pPr>
      <w:r>
        <w:t xml:space="preserve">Proto-Indo-European, </w:t>
      </w:r>
      <w:r>
        <w:rPr>
          <w:i/>
        </w:rPr>
        <w:t xml:space="preserve">see </w:t>
      </w:r>
      <w:r>
        <w:t xml:space="preserve">Indo-European Purépecha, </w:t>
      </w:r>
      <w:r>
        <w:rPr>
          <w:i/>
        </w:rPr>
        <w:t xml:space="preserve">see </w:t>
      </w:r>
      <w:r>
        <w:t>Tarascan</w:t>
      </w:r>
    </w:p>
    <w:p w:rsidR="00DD7756" w:rsidRDefault="00AD1397">
      <w:pPr>
        <w:pStyle w:val="BodyText"/>
        <w:spacing w:before="201"/>
        <w:ind w:left="657"/>
      </w:pPr>
      <w:r>
        <w:t xml:space="preserve">Quechua, </w:t>
      </w:r>
      <w:hyperlink w:anchor="_bookmark19" w:history="1">
        <w:r>
          <w:rPr>
            <w:color w:val="007FFF"/>
          </w:rPr>
          <w:t>3</w:t>
        </w:r>
      </w:hyperlink>
      <w:r>
        <w:t xml:space="preserve">, </w:t>
      </w:r>
      <w:hyperlink w:anchor="_bookmark24" w:history="1">
        <w:r>
          <w:rPr>
            <w:color w:val="007FFF"/>
          </w:rPr>
          <w:t>5</w:t>
        </w:r>
      </w:hyperlink>
      <w:r>
        <w:t xml:space="preserve">, </w:t>
      </w:r>
      <w:hyperlink w:anchor="_bookmark25" w:history="1">
        <w:r>
          <w:rPr>
            <w:color w:val="007FFF"/>
          </w:rPr>
          <w:t>6</w:t>
        </w:r>
      </w:hyperlink>
      <w:r>
        <w:t xml:space="preserve">, </w:t>
      </w:r>
      <w:hyperlink w:anchor="_bookmark231" w:history="1">
        <w:r>
          <w:rPr>
            <w:color w:val="007FFF"/>
          </w:rPr>
          <w:t>141</w:t>
        </w:r>
      </w:hyperlink>
    </w:p>
    <w:p w:rsidR="00DD7756" w:rsidRDefault="00AD1397">
      <w:pPr>
        <w:pStyle w:val="BodyText"/>
        <w:spacing w:before="15"/>
        <w:ind w:left="657"/>
      </w:pPr>
      <w:r>
        <w:t xml:space="preserve">Quiché Maya, </w:t>
      </w:r>
      <w:hyperlink w:anchor="_bookmark35" w:history="1">
        <w:r>
          <w:rPr>
            <w:color w:val="007FFF"/>
          </w:rPr>
          <w:t>12</w:t>
        </w:r>
      </w:hyperlink>
    </w:p>
    <w:p w:rsidR="00DD7756" w:rsidRDefault="00AD1397">
      <w:pPr>
        <w:pStyle w:val="BodyText"/>
        <w:spacing w:before="218" w:line="254" w:lineRule="auto"/>
        <w:ind w:left="657" w:right="1218"/>
      </w:pPr>
      <w:r>
        <w:t xml:space="preserve">Riau Indonesian, </w:t>
      </w:r>
      <w:hyperlink w:anchor="_bookmark25" w:history="1">
        <w:r>
          <w:rPr>
            <w:color w:val="007FFF"/>
          </w:rPr>
          <w:t>6</w:t>
        </w:r>
      </w:hyperlink>
      <w:r>
        <w:t xml:space="preserve">, </w:t>
      </w:r>
      <w:r>
        <w:rPr>
          <w:i/>
        </w:rPr>
        <w:t xml:space="preserve">see </w:t>
      </w:r>
      <w:r>
        <w:t xml:space="preserve">Indonesian Romance, </w:t>
      </w:r>
      <w:hyperlink w:anchor="_bookmark54" w:history="1">
        <w:r>
          <w:rPr>
            <w:color w:val="007FFF"/>
          </w:rPr>
          <w:t>28</w:t>
        </w:r>
      </w:hyperlink>
      <w:r>
        <w:t xml:space="preserve">, </w:t>
      </w:r>
      <w:hyperlink w:anchor="_bookmark100" w:history="1">
        <w:r>
          <w:rPr>
            <w:color w:val="007FFF"/>
          </w:rPr>
          <w:t>50</w:t>
        </w:r>
      </w:hyperlink>
    </w:p>
    <w:p w:rsidR="00DD7756" w:rsidRDefault="00AD1397">
      <w:pPr>
        <w:pStyle w:val="BodyText"/>
        <w:spacing w:line="272" w:lineRule="exact"/>
        <w:ind w:left="657"/>
      </w:pPr>
      <w:r>
        <w:t xml:space="preserve">Russian, </w:t>
      </w:r>
      <w:hyperlink w:anchor="_bookmark31" w:history="1">
        <w:r>
          <w:rPr>
            <w:color w:val="007FFF"/>
          </w:rPr>
          <w:t>10</w:t>
        </w:r>
      </w:hyperlink>
      <w:r>
        <w:t xml:space="preserve">, </w:t>
      </w:r>
      <w:hyperlink w:anchor="_bookmark60" w:history="1">
        <w:r>
          <w:rPr>
            <w:color w:val="007FFF"/>
          </w:rPr>
          <w:t>32</w:t>
        </w:r>
      </w:hyperlink>
      <w:r>
        <w:t xml:space="preserve">, </w:t>
      </w:r>
      <w:hyperlink w:anchor="_bookmark65" w:history="1">
        <w:r>
          <w:rPr>
            <w:color w:val="007FFF"/>
          </w:rPr>
          <w:t>34</w:t>
        </w:r>
      </w:hyperlink>
    </w:p>
    <w:p w:rsidR="00DD7756" w:rsidRDefault="00AD1397">
      <w:pPr>
        <w:pStyle w:val="BodyText"/>
        <w:spacing w:before="218" w:line="254" w:lineRule="auto"/>
        <w:ind w:left="657" w:right="1218"/>
      </w:pPr>
      <w:r>
        <w:t xml:space="preserve">Sahaptian, </w:t>
      </w:r>
      <w:hyperlink w:anchor="_bookmark45" w:history="1">
        <w:r>
          <w:rPr>
            <w:color w:val="007FFF"/>
          </w:rPr>
          <w:t>19</w:t>
        </w:r>
      </w:hyperlink>
      <w:r>
        <w:t xml:space="preserve">, </w:t>
      </w:r>
      <w:r>
        <w:rPr>
          <w:i/>
        </w:rPr>
        <w:t xml:space="preserve">see </w:t>
      </w:r>
      <w:r>
        <w:t xml:space="preserve">Ichishkin Salishan, </w:t>
      </w:r>
      <w:hyperlink w:anchor="_bookmark45" w:history="1">
        <w:r>
          <w:rPr>
            <w:color w:val="007FFF"/>
          </w:rPr>
          <w:t>19</w:t>
        </w:r>
      </w:hyperlink>
    </w:p>
    <w:p w:rsidR="00DD7756" w:rsidRDefault="00AD1397">
      <w:pPr>
        <w:pStyle w:val="BodyText"/>
        <w:spacing w:line="272" w:lineRule="exact"/>
        <w:ind w:left="657"/>
      </w:pPr>
      <w:r>
        <w:t xml:space="preserve">Soddo, </w:t>
      </w:r>
      <w:hyperlink w:anchor="_bookmark35" w:history="1">
        <w:r>
          <w:rPr>
            <w:color w:val="007FFF"/>
          </w:rPr>
          <w:t>12</w:t>
        </w:r>
      </w:hyperlink>
    </w:p>
    <w:p w:rsidR="00DD7756" w:rsidRDefault="00AD1397">
      <w:pPr>
        <w:pStyle w:val="BodyText"/>
        <w:spacing w:before="16"/>
        <w:ind w:left="657"/>
      </w:pPr>
      <w:r>
        <w:t xml:space="preserve">Spanish, </w:t>
      </w:r>
      <w:hyperlink w:anchor="_bookmark54" w:history="1">
        <w:r>
          <w:rPr>
            <w:color w:val="007FFF"/>
          </w:rPr>
          <w:t>28</w:t>
        </w:r>
      </w:hyperlink>
      <w:r>
        <w:t xml:space="preserve">, </w:t>
      </w:r>
      <w:hyperlink w:anchor="_bookmark229" w:history="1">
        <w:r>
          <w:rPr>
            <w:color w:val="007FFF"/>
          </w:rPr>
          <w:t>140</w:t>
        </w:r>
      </w:hyperlink>
    </w:p>
    <w:p w:rsidR="00DD7756" w:rsidRDefault="00DD7756">
      <w:pPr>
        <w:sectPr w:rsidR="00DD7756">
          <w:type w:val="continuous"/>
          <w:pgSz w:w="12240" w:h="15840"/>
          <w:pgMar w:top="1300" w:right="860" w:bottom="280" w:left="120" w:header="720" w:footer="720" w:gutter="0"/>
          <w:cols w:num="2" w:space="720" w:equalWidth="0">
            <w:col w:w="5832" w:space="40"/>
            <w:col w:w="5388"/>
          </w:cols>
        </w:sectPr>
      </w:pPr>
    </w:p>
    <w:p w:rsidR="00DD7756" w:rsidRDefault="00AD1397">
      <w:pPr>
        <w:pStyle w:val="BodyText"/>
        <w:spacing w:before="84" w:line="254" w:lineRule="auto"/>
        <w:ind w:left="1679" w:right="16"/>
      </w:pPr>
      <w:r>
        <w:lastRenderedPageBreak/>
        <w:t xml:space="preserve">Standard Arabic, </w:t>
      </w:r>
      <w:hyperlink w:anchor="_bookmark85" w:history="1">
        <w:r>
          <w:rPr>
            <w:color w:val="007FFF"/>
          </w:rPr>
          <w:t>44</w:t>
        </w:r>
      </w:hyperlink>
      <w:r>
        <w:t xml:space="preserve">, </w:t>
      </w:r>
      <w:r>
        <w:rPr>
          <w:i/>
        </w:rPr>
        <w:t xml:space="preserve">see </w:t>
      </w:r>
      <w:r>
        <w:t xml:space="preserve">Arabic Sundanese, </w:t>
      </w:r>
      <w:hyperlink w:anchor="_bookmark25" w:history="1">
        <w:r>
          <w:rPr>
            <w:color w:val="007FFF"/>
          </w:rPr>
          <w:t>6</w:t>
        </w:r>
      </w:hyperlink>
    </w:p>
    <w:p w:rsidR="00DD7756" w:rsidRDefault="00AD1397">
      <w:pPr>
        <w:pStyle w:val="BodyText"/>
        <w:spacing w:before="147"/>
        <w:ind w:left="1680"/>
      </w:pPr>
      <w:r>
        <w:t xml:space="preserve">Tagalog, </w:t>
      </w:r>
      <w:hyperlink w:anchor="_bookmark25" w:history="1">
        <w:r>
          <w:rPr>
            <w:color w:val="007FFF"/>
          </w:rPr>
          <w:t>6</w:t>
        </w:r>
      </w:hyperlink>
      <w:r>
        <w:t>,</w:t>
      </w:r>
      <w:r>
        <w:rPr>
          <w:spacing w:val="-20"/>
        </w:rPr>
        <w:t xml:space="preserve"> </w:t>
      </w:r>
      <w:hyperlink w:anchor="_bookmark87" w:history="1">
        <w:r>
          <w:rPr>
            <w:color w:val="007FFF"/>
          </w:rPr>
          <w:t>45</w:t>
        </w:r>
      </w:hyperlink>
    </w:p>
    <w:p w:rsidR="00DD7756" w:rsidRDefault="00AD1397">
      <w:pPr>
        <w:pStyle w:val="BodyText"/>
        <w:spacing w:before="16"/>
        <w:ind w:left="1680"/>
      </w:pPr>
      <w:r>
        <w:t>Tarascan,</w:t>
      </w:r>
      <w:r>
        <w:rPr>
          <w:spacing w:val="-19"/>
        </w:rPr>
        <w:t xml:space="preserve"> </w:t>
      </w:r>
      <w:hyperlink w:anchor="_bookmark231" w:history="1">
        <w:r>
          <w:rPr>
            <w:color w:val="007FFF"/>
          </w:rPr>
          <w:t>141</w:t>
        </w:r>
      </w:hyperlink>
    </w:p>
    <w:p w:rsidR="00DD7756" w:rsidRDefault="00AD1397">
      <w:pPr>
        <w:pStyle w:val="BodyText"/>
        <w:spacing w:before="15"/>
        <w:ind w:left="1680"/>
      </w:pPr>
      <w:r>
        <w:t>Timucua,</w:t>
      </w:r>
      <w:r>
        <w:rPr>
          <w:spacing w:val="-6"/>
        </w:rPr>
        <w:t xml:space="preserve"> </w:t>
      </w:r>
      <w:hyperlink w:anchor="_bookmark231" w:history="1">
        <w:r>
          <w:rPr>
            <w:color w:val="007FFF"/>
          </w:rPr>
          <w:t>141</w:t>
        </w:r>
      </w:hyperlink>
    </w:p>
    <w:p w:rsidR="00DD7756" w:rsidRDefault="00AD1397">
      <w:pPr>
        <w:pStyle w:val="BodyText"/>
        <w:spacing w:before="15"/>
        <w:ind w:left="1680"/>
      </w:pPr>
      <w:r>
        <w:t xml:space="preserve">Tongan, </w:t>
      </w:r>
      <w:hyperlink w:anchor="_bookmark21" w:history="1">
        <w:r>
          <w:rPr>
            <w:color w:val="007FFF"/>
          </w:rPr>
          <w:t>4</w:t>
        </w:r>
      </w:hyperlink>
      <w:r>
        <w:t xml:space="preserve">, </w:t>
      </w:r>
      <w:hyperlink w:anchor="_bookmark25" w:history="1">
        <w:r>
          <w:rPr>
            <w:color w:val="007FFF"/>
          </w:rPr>
          <w:t>6</w:t>
        </w:r>
      </w:hyperlink>
      <w:r>
        <w:t xml:space="preserve">, </w:t>
      </w:r>
      <w:hyperlink w:anchor="_bookmark121" w:history="1">
        <w:r>
          <w:rPr>
            <w:color w:val="007FFF"/>
          </w:rPr>
          <w:t>61</w:t>
        </w:r>
      </w:hyperlink>
    </w:p>
    <w:p w:rsidR="00DD7756" w:rsidRDefault="00AD1397">
      <w:pPr>
        <w:pStyle w:val="BodyText"/>
        <w:spacing w:before="16"/>
        <w:ind w:left="1680"/>
      </w:pPr>
      <w:r>
        <w:t xml:space="preserve">Totonac, </w:t>
      </w:r>
      <w:hyperlink w:anchor="_bookmark231" w:history="1">
        <w:r>
          <w:rPr>
            <w:color w:val="007FFF"/>
          </w:rPr>
          <w:t>141</w:t>
        </w:r>
      </w:hyperlink>
    </w:p>
    <w:p w:rsidR="00DD7756" w:rsidRDefault="00AD1397">
      <w:pPr>
        <w:pStyle w:val="BodyText"/>
        <w:spacing w:before="15"/>
        <w:ind w:left="1680"/>
      </w:pPr>
      <w:r>
        <w:t xml:space="preserve">Tsimshianic, </w:t>
      </w:r>
      <w:hyperlink w:anchor="_bookmark45" w:history="1">
        <w:r>
          <w:rPr>
            <w:color w:val="007FFF"/>
          </w:rPr>
          <w:t>19</w:t>
        </w:r>
      </w:hyperlink>
    </w:p>
    <w:p w:rsidR="00DD7756" w:rsidRDefault="00AD1397">
      <w:pPr>
        <w:pStyle w:val="BodyText"/>
        <w:spacing w:before="15"/>
        <w:ind w:left="1680"/>
      </w:pPr>
      <w:r>
        <w:t xml:space="preserve">Tuscan, </w:t>
      </w:r>
      <w:hyperlink w:anchor="_bookmark229" w:history="1">
        <w:r>
          <w:rPr>
            <w:color w:val="007FFF"/>
          </w:rPr>
          <w:t>140</w:t>
        </w:r>
      </w:hyperlink>
    </w:p>
    <w:p w:rsidR="00DD7756" w:rsidRDefault="00AD1397">
      <w:pPr>
        <w:pStyle w:val="BodyText"/>
        <w:spacing w:before="15"/>
        <w:ind w:left="1680"/>
      </w:pPr>
      <w:r>
        <w:t xml:space="preserve">Tzeltal Maya, </w:t>
      </w:r>
      <w:hyperlink w:anchor="_bookmark231" w:history="1">
        <w:r>
          <w:rPr>
            <w:color w:val="007FFF"/>
          </w:rPr>
          <w:t>141</w:t>
        </w:r>
      </w:hyperlink>
    </w:p>
    <w:p w:rsidR="00DD7756" w:rsidRDefault="00AD1397">
      <w:pPr>
        <w:pStyle w:val="BodyText"/>
        <w:spacing w:before="84"/>
        <w:ind w:left="1680"/>
      </w:pPr>
      <w:r>
        <w:br w:type="column"/>
      </w:r>
      <w:r>
        <w:lastRenderedPageBreak/>
        <w:t xml:space="preserve">Ute, </w:t>
      </w:r>
      <w:hyperlink w:anchor="_bookmark35" w:history="1">
        <w:r>
          <w:rPr>
            <w:color w:val="007FFF"/>
          </w:rPr>
          <w:t>12</w:t>
        </w:r>
      </w:hyperlink>
    </w:p>
    <w:p w:rsidR="00DD7756" w:rsidRDefault="00DD7756">
      <w:pPr>
        <w:pStyle w:val="BodyText"/>
        <w:spacing w:before="4"/>
        <w:rPr>
          <w:sz w:val="22"/>
        </w:rPr>
      </w:pPr>
    </w:p>
    <w:p w:rsidR="00DD7756" w:rsidRDefault="00AD1397">
      <w:pPr>
        <w:pStyle w:val="BodyText"/>
        <w:ind w:left="1680"/>
      </w:pPr>
      <w:r>
        <w:t xml:space="preserve">Wakashan, </w:t>
      </w:r>
      <w:hyperlink w:anchor="_bookmark147" w:history="1">
        <w:r>
          <w:rPr>
            <w:color w:val="007FFF"/>
          </w:rPr>
          <w:t>83</w:t>
        </w:r>
      </w:hyperlink>
      <w:r>
        <w:t xml:space="preserve">, </w:t>
      </w:r>
      <w:hyperlink w:anchor="_bookmark220" w:history="1">
        <w:r>
          <w:rPr>
            <w:color w:val="007FFF"/>
          </w:rPr>
          <w:t>133</w:t>
        </w:r>
      </w:hyperlink>
    </w:p>
    <w:p w:rsidR="00DD7756" w:rsidRDefault="00AD1397">
      <w:pPr>
        <w:pStyle w:val="BodyText"/>
        <w:spacing w:before="18"/>
        <w:ind w:left="1680"/>
      </w:pPr>
      <w:r>
        <w:t xml:space="preserve">Wambon, </w:t>
      </w:r>
      <w:hyperlink w:anchor="_bookmark70" w:history="1">
        <w:r>
          <w:rPr>
            <w:color w:val="007FFF"/>
          </w:rPr>
          <w:t>38</w:t>
        </w:r>
      </w:hyperlink>
      <w:r>
        <w:t xml:space="preserve">, </w:t>
      </w:r>
      <w:hyperlink w:anchor="_bookmark73" w:history="1">
        <w:r>
          <w:rPr>
            <w:color w:val="007FFF"/>
          </w:rPr>
          <w:t>39</w:t>
        </w:r>
      </w:hyperlink>
    </w:p>
    <w:p w:rsidR="00DD7756" w:rsidRDefault="00AD1397">
      <w:pPr>
        <w:pStyle w:val="BodyText"/>
        <w:spacing w:before="17"/>
        <w:ind w:left="1680"/>
      </w:pPr>
      <w:r>
        <w:t xml:space="preserve">Welsh, </w:t>
      </w:r>
      <w:hyperlink w:anchor="_bookmark229" w:history="1">
        <w:r>
          <w:rPr>
            <w:color w:val="007FFF"/>
          </w:rPr>
          <w:t>140</w:t>
        </w:r>
      </w:hyperlink>
    </w:p>
    <w:p w:rsidR="00DD7756" w:rsidRDefault="00AD1397">
      <w:pPr>
        <w:pStyle w:val="BodyText"/>
        <w:spacing w:before="18"/>
        <w:ind w:left="1680"/>
      </w:pPr>
      <w:r>
        <w:t xml:space="preserve">Wolof, </w:t>
      </w:r>
      <w:hyperlink w:anchor="_bookmark121" w:history="1">
        <w:r>
          <w:rPr>
            <w:color w:val="007FFF"/>
          </w:rPr>
          <w:t>61</w:t>
        </w:r>
      </w:hyperlink>
    </w:p>
    <w:p w:rsidR="00DD7756" w:rsidRDefault="00DD7756">
      <w:pPr>
        <w:pStyle w:val="BodyText"/>
        <w:spacing w:before="3"/>
        <w:rPr>
          <w:sz w:val="22"/>
        </w:rPr>
      </w:pPr>
    </w:p>
    <w:p w:rsidR="00DD7756" w:rsidRDefault="00AD1397">
      <w:pPr>
        <w:pStyle w:val="BodyText"/>
        <w:spacing w:before="1"/>
        <w:ind w:left="1680"/>
      </w:pPr>
      <w:r>
        <w:t xml:space="preserve">Yucatec Maya, </w:t>
      </w:r>
      <w:hyperlink w:anchor="_bookmark84" w:history="1">
        <w:r>
          <w:rPr>
            <w:color w:val="007FFF"/>
          </w:rPr>
          <w:t>43</w:t>
        </w:r>
      </w:hyperlink>
    </w:p>
    <w:p w:rsidR="00DD7756" w:rsidRDefault="00AD1397">
      <w:pPr>
        <w:pStyle w:val="BodyText"/>
        <w:spacing w:before="17"/>
        <w:ind w:left="1680"/>
      </w:pPr>
      <w:r>
        <w:t xml:space="preserve">Yup’ik, </w:t>
      </w:r>
      <w:hyperlink w:anchor="_bookmark21" w:history="1">
        <w:r>
          <w:rPr>
            <w:color w:val="007FFF"/>
          </w:rPr>
          <w:t>4</w:t>
        </w:r>
      </w:hyperlink>
      <w:r>
        <w:t xml:space="preserve">, </w:t>
      </w:r>
      <w:hyperlink w:anchor="_bookmark31" w:history="1">
        <w:r>
          <w:rPr>
            <w:color w:val="007FFF"/>
          </w:rPr>
          <w:t>10</w:t>
        </w:r>
      </w:hyperlink>
      <w:r>
        <w:t xml:space="preserve">, </w:t>
      </w:r>
      <w:hyperlink w:anchor="_bookmark33" w:history="1">
        <w:r>
          <w:rPr>
            <w:color w:val="007FFF"/>
          </w:rPr>
          <w:t>11</w:t>
        </w:r>
      </w:hyperlink>
      <w:r>
        <w:t xml:space="preserve">, </w:t>
      </w:r>
      <w:hyperlink w:anchor="_bookmark46" w:history="1">
        <w:r>
          <w:rPr>
            <w:color w:val="007FFF"/>
          </w:rPr>
          <w:t>20</w:t>
        </w:r>
      </w:hyperlink>
    </w:p>
    <w:p w:rsidR="00DD7756" w:rsidRDefault="00DD7756">
      <w:pPr>
        <w:pStyle w:val="BodyText"/>
        <w:spacing w:before="4"/>
        <w:rPr>
          <w:sz w:val="22"/>
        </w:rPr>
      </w:pPr>
    </w:p>
    <w:p w:rsidR="00DD7756" w:rsidRDefault="00AD1397">
      <w:pPr>
        <w:pStyle w:val="BodyText"/>
        <w:ind w:left="1680"/>
      </w:pPr>
      <w:r>
        <w:t xml:space="preserve">Zapotec, </w:t>
      </w:r>
      <w:hyperlink w:anchor="_bookmark231" w:history="1">
        <w:r>
          <w:rPr>
            <w:color w:val="007FFF"/>
          </w:rPr>
          <w:t>141</w:t>
        </w:r>
      </w:hyperlink>
    </w:p>
    <w:p w:rsidR="00DD7756" w:rsidRDefault="00DD7756">
      <w:pPr>
        <w:sectPr w:rsidR="00DD7756">
          <w:footerReference w:type="default" r:id="rId324"/>
          <w:pgSz w:w="12240" w:h="15840"/>
          <w:pgMar w:top="1380" w:right="860" w:bottom="1040" w:left="120" w:header="0" w:footer="856" w:gutter="0"/>
          <w:cols w:num="2" w:space="720" w:equalWidth="0">
            <w:col w:w="4737" w:space="112"/>
            <w:col w:w="6411"/>
          </w:cols>
        </w:sect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rPr>
          <w:sz w:val="20"/>
        </w:rPr>
      </w:pPr>
    </w:p>
    <w:p w:rsidR="00DD7756" w:rsidRDefault="00DD7756">
      <w:pPr>
        <w:pStyle w:val="BodyText"/>
        <w:spacing w:before="9"/>
        <w:rPr>
          <w:sz w:val="27"/>
        </w:rPr>
      </w:pPr>
    </w:p>
    <w:p w:rsidR="00DD7756" w:rsidRDefault="00AD1397">
      <w:pPr>
        <w:pStyle w:val="Heading1"/>
        <w:spacing w:before="106"/>
        <w:ind w:left="1680"/>
        <w:rPr>
          <w:b/>
        </w:rPr>
      </w:pPr>
      <w:r>
        <w:rPr>
          <w:b/>
        </w:rPr>
        <w:t>To Do</w:t>
      </w:r>
    </w:p>
    <w:p w:rsidR="00DD7756" w:rsidRDefault="00DD7756">
      <w:pPr>
        <w:pStyle w:val="BodyText"/>
        <w:rPr>
          <w:b/>
          <w:sz w:val="20"/>
        </w:rPr>
      </w:pPr>
    </w:p>
    <w:p w:rsidR="00DD7756" w:rsidRDefault="00DD7756">
      <w:pPr>
        <w:pStyle w:val="BodyText"/>
        <w:rPr>
          <w:b/>
          <w:sz w:val="20"/>
        </w:rPr>
      </w:pPr>
    </w:p>
    <w:p w:rsidR="00DD7756" w:rsidRDefault="00DD7756">
      <w:pPr>
        <w:pStyle w:val="BodyText"/>
        <w:spacing w:before="1"/>
        <w:rPr>
          <w:b/>
          <w:sz w:val="17"/>
        </w:rPr>
      </w:pPr>
    </w:p>
    <w:p w:rsidR="00DD7756" w:rsidRDefault="00DD7756">
      <w:pPr>
        <w:pStyle w:val="BodyText"/>
        <w:tabs>
          <w:tab w:val="right" w:leader="dot" w:pos="10679"/>
        </w:tabs>
        <w:spacing w:before="100"/>
        <w:ind w:left="1995"/>
      </w:pPr>
      <w:r>
        <w:pict>
          <v:group id="_x0000_s1026" style="position:absolute;left:0;text-align:left;margin-left:90pt;margin-top:5.05pt;width:12.8pt;height:1in;z-index:15800832;mso-position-horizontal-relative:page" coordorigin="1800,101" coordsize="256,1440">
            <v:rect id="_x0000_s1037" style="position:absolute;left:1807;top:149;width:241;height:227" fillcolor="#00aeef" stroked="f"/>
            <v:shape id="_x0000_s1036" style="position:absolute;left:1800;top:145;width:256;height:235" coordorigin="1800,146" coordsize="256,235" o:spt="100" adj="0,,0" path="m1800,146r256,m1804,381r,-235m2052,381r,-235m1800,381r256,e" filled="f" strokeweight=".14058mm">
              <v:stroke joinstyle="round"/>
              <v:formulas/>
              <v:path arrowok="t" o:connecttype="segments"/>
            </v:shape>
            <v:rect id="_x0000_s1035" style="position:absolute;left:1807;top:438;width:241;height:227" fillcolor="#00aeef" stroked="f"/>
            <v:shape id="_x0000_s1034" style="position:absolute;left:1800;top:434;width:256;height:235" coordorigin="1800,435" coordsize="256,235" o:spt="100" adj="0,,0" path="m1800,435r256,m1804,670r,-235m2052,670r,-235m1800,670r256,e" filled="f" strokeweight=".14058mm">
              <v:stroke joinstyle="round"/>
              <v:formulas/>
              <v:path arrowok="t" o:connecttype="segments"/>
            </v:shape>
            <v:rect id="_x0000_s1033" style="position:absolute;left:1807;top:727;width:241;height:227" fillcolor="#00aeef" stroked="f"/>
            <v:shape id="_x0000_s1032" style="position:absolute;left:1800;top:723;width:256;height:235" coordorigin="1800,724" coordsize="256,235" o:spt="100" adj="0,,0" path="m1800,724r256,m1804,959r,-235m2052,959r,-235m1800,959r256,e" filled="f" strokeweight=".14058mm">
              <v:stroke joinstyle="round"/>
              <v:formulas/>
              <v:path arrowok="t" o:connecttype="segments"/>
            </v:shape>
            <v:rect id="_x0000_s1031" style="position:absolute;left:1807;top:1016;width:241;height:227" fillcolor="#00aeef" stroked="f"/>
            <v:shape id="_x0000_s1030" style="position:absolute;left:1800;top:1012;width:256;height:235" coordorigin="1800,1013" coordsize="256,235" o:spt="100" adj="0,,0" path="m1800,1013r256,m1804,1248r,-235m2052,1248r,-235m1800,1248r256,e" filled="f" strokeweight=".14058mm">
              <v:stroke joinstyle="round"/>
              <v:formulas/>
              <v:path arrowok="t" o:connecttype="segments"/>
            </v:shape>
            <v:rect id="_x0000_s1029" style="position:absolute;left:1807;top:1305;width:241;height:227" fillcolor="#00aeef" stroked="f"/>
            <v:shape id="_x0000_s1028" style="position:absolute;left:1800;top:1301;width:256;height:235" coordorigin="1800,1302" coordsize="256,235" o:spt="100" adj="0,,0" path="m1800,1302r256,m1804,1536r,-234m2052,1536r,-234m1800,1536r256,e" filled="f" strokeweight=".14058mm">
              <v:stroke joinstyle="round"/>
              <v:formulas/>
              <v:path arrowok="t" o:connecttype="segments"/>
            </v:shape>
            <v:shape id="_x0000_s1027" type="#_x0000_t202" style="position:absolute;left:1800;top:100;width:256;height:1440" filled="f" stroked="f">
              <v:textbox inset="0,0,0,0">
                <w:txbxContent>
                  <w:p w:rsidR="00AD1397" w:rsidRDefault="00AD1397">
                    <w:pPr>
                      <w:spacing w:line="254" w:lineRule="auto"/>
                      <w:ind w:left="67" w:right="65"/>
                      <w:jc w:val="both"/>
                      <w:rPr>
                        <w:sz w:val="24"/>
                      </w:rPr>
                    </w:pPr>
                    <w:hyperlink w:anchor="_bookmark0" w:history="1">
                      <w:r>
                        <w:rPr>
                          <w:color w:val="00AEEF"/>
                          <w:sz w:val="24"/>
                        </w:rPr>
                        <w:t>o</w:t>
                      </w:r>
                    </w:hyperlink>
                    <w:r>
                      <w:rPr>
                        <w:color w:val="00AEEF"/>
                        <w:sz w:val="24"/>
                      </w:rPr>
                      <w:t xml:space="preserve"> </w:t>
                    </w:r>
                    <w:hyperlink w:anchor="_bookmark2" w:history="1">
                      <w:r>
                        <w:rPr>
                          <w:color w:val="00AEEF"/>
                          <w:sz w:val="24"/>
                        </w:rPr>
                        <w:t>o</w:t>
                      </w:r>
                    </w:hyperlink>
                    <w:r>
                      <w:rPr>
                        <w:color w:val="00AEEF"/>
                        <w:sz w:val="24"/>
                      </w:rPr>
                      <w:t xml:space="preserve"> </w:t>
                    </w:r>
                    <w:hyperlink w:anchor="_bookmark5" w:history="1">
                      <w:r>
                        <w:rPr>
                          <w:color w:val="00AEEF"/>
                          <w:sz w:val="24"/>
                        </w:rPr>
                        <w:t>o</w:t>
                      </w:r>
                    </w:hyperlink>
                    <w:r>
                      <w:rPr>
                        <w:color w:val="00AEEF"/>
                        <w:sz w:val="24"/>
                      </w:rPr>
                      <w:t xml:space="preserve"> </w:t>
                    </w:r>
                    <w:hyperlink w:anchor="_bookmark243" w:history="1">
                      <w:r>
                        <w:rPr>
                          <w:color w:val="00AEEF"/>
                          <w:sz w:val="24"/>
                        </w:rPr>
                        <w:t>o</w:t>
                      </w:r>
                    </w:hyperlink>
                    <w:r>
                      <w:rPr>
                        <w:color w:val="00AEEF"/>
                        <w:sz w:val="24"/>
                      </w:rPr>
                      <w:t xml:space="preserve"> </w:t>
                    </w:r>
                    <w:hyperlink w:anchor="_bookmark492" w:history="1">
                      <w:r>
                        <w:rPr>
                          <w:color w:val="00AEEF"/>
                          <w:sz w:val="24"/>
                        </w:rPr>
                        <w:t>o</w:t>
                      </w:r>
                    </w:hyperlink>
                  </w:p>
                </w:txbxContent>
              </v:textbox>
            </v:shape>
            <w10:wrap anchorx="page"/>
          </v:group>
        </w:pict>
      </w:r>
      <w:hyperlink w:anchor="_bookmark0" w:history="1">
        <w:r w:rsidR="00AD1397">
          <w:rPr>
            <w:color w:val="007FFF"/>
          </w:rPr>
          <w:t>add</w:t>
        </w:r>
        <w:r w:rsidR="00AD1397">
          <w:rPr>
            <w:color w:val="007FFF"/>
            <w:spacing w:val="-2"/>
          </w:rPr>
          <w:t xml:space="preserve"> </w:t>
        </w:r>
        <w:r w:rsidR="00AD1397">
          <w:rPr>
            <w:color w:val="007FFF"/>
          </w:rPr>
          <w:t>Dedication</w:t>
        </w:r>
      </w:hyperlink>
      <w:r w:rsidR="00AD1397">
        <w:rPr>
          <w:color w:val="007FFF"/>
        </w:rPr>
        <w:tab/>
      </w:r>
      <w:hyperlink w:anchor="_bookmark0" w:history="1">
        <w:r w:rsidR="00AD1397">
          <w:rPr>
            <w:color w:val="007FFF"/>
          </w:rPr>
          <w:t>iv</w:t>
        </w:r>
      </w:hyperlink>
    </w:p>
    <w:p w:rsidR="00DD7756" w:rsidRDefault="00DD7756">
      <w:pPr>
        <w:pStyle w:val="BodyText"/>
        <w:tabs>
          <w:tab w:val="right" w:leader="dot" w:pos="10679"/>
        </w:tabs>
        <w:spacing w:before="15"/>
        <w:ind w:left="1995"/>
      </w:pPr>
      <w:hyperlink w:anchor="_bookmark2" w:history="1">
        <w:r w:rsidR="00AD1397">
          <w:rPr>
            <w:color w:val="007FFF"/>
          </w:rPr>
          <w:t>add</w:t>
        </w:r>
        <w:r w:rsidR="00AD1397">
          <w:rPr>
            <w:color w:val="007FFF"/>
            <w:spacing w:val="-2"/>
          </w:rPr>
          <w:t xml:space="preserve"> </w:t>
        </w:r>
        <w:r w:rsidR="00AD1397">
          <w:rPr>
            <w:color w:val="007FFF"/>
          </w:rPr>
          <w:t>Acknowledgments</w:t>
        </w:r>
      </w:hyperlink>
      <w:r w:rsidR="00AD1397">
        <w:rPr>
          <w:color w:val="007FFF"/>
        </w:rPr>
        <w:tab/>
      </w:r>
      <w:hyperlink w:anchor="_bookmark2" w:history="1">
        <w:r w:rsidR="00AD1397">
          <w:rPr>
            <w:color w:val="007FFF"/>
          </w:rPr>
          <w:t>v</w:t>
        </w:r>
      </w:hyperlink>
    </w:p>
    <w:p w:rsidR="00DD7756" w:rsidRDefault="00DD7756">
      <w:pPr>
        <w:pStyle w:val="BodyText"/>
        <w:tabs>
          <w:tab w:val="right" w:leader="dot" w:pos="10679"/>
        </w:tabs>
        <w:spacing w:before="15"/>
        <w:ind w:left="1995"/>
      </w:pPr>
      <w:hyperlink w:anchor="_bookmark5" w:history="1">
        <w:r w:rsidR="00AD1397">
          <w:rPr>
            <w:color w:val="007FFF"/>
          </w:rPr>
          <w:t>add</w:t>
        </w:r>
        <w:r w:rsidR="00AD1397">
          <w:rPr>
            <w:color w:val="007FFF"/>
            <w:spacing w:val="-2"/>
          </w:rPr>
          <w:t xml:space="preserve"> </w:t>
        </w:r>
        <w:r w:rsidR="00AD1397">
          <w:rPr>
            <w:color w:val="007FFF"/>
          </w:rPr>
          <w:t>Abstract</w:t>
        </w:r>
      </w:hyperlink>
      <w:r w:rsidR="00AD1397">
        <w:rPr>
          <w:color w:val="007FFF"/>
        </w:rPr>
        <w:tab/>
      </w:r>
      <w:hyperlink w:anchor="_bookmark5" w:history="1">
        <w:r w:rsidR="00AD1397">
          <w:rPr>
            <w:color w:val="007FFF"/>
          </w:rPr>
          <w:t>ix</w:t>
        </w:r>
      </w:hyperlink>
    </w:p>
    <w:p w:rsidR="00DD7756" w:rsidRDefault="00DD7756">
      <w:pPr>
        <w:pStyle w:val="BodyText"/>
        <w:tabs>
          <w:tab w:val="right" w:leader="dot" w:pos="10680"/>
        </w:tabs>
        <w:spacing w:before="16"/>
        <w:ind w:left="1995"/>
      </w:pPr>
      <w:hyperlink w:anchor="_bookmark243" w:history="1">
        <w:r w:rsidR="00AD1397">
          <w:rPr>
            <w:color w:val="007FFF"/>
          </w:rPr>
          <w:t>update</w:t>
        </w:r>
        <w:r w:rsidR="00AD1397">
          <w:rPr>
            <w:color w:val="007FFF"/>
            <w:spacing w:val="-2"/>
          </w:rPr>
          <w:t xml:space="preserve"> </w:t>
        </w:r>
        <w:r w:rsidR="00AD1397">
          <w:rPr>
            <w:color w:val="007FFF"/>
          </w:rPr>
          <w:t>page</w:t>
        </w:r>
        <w:r w:rsidR="00AD1397">
          <w:rPr>
            <w:color w:val="007FFF"/>
            <w:spacing w:val="-1"/>
          </w:rPr>
          <w:t xml:space="preserve"> </w:t>
        </w:r>
        <w:r w:rsidR="00AD1397">
          <w:rPr>
            <w:color w:val="007FFF"/>
          </w:rPr>
          <w:t>number</w:t>
        </w:r>
      </w:hyperlink>
      <w:r w:rsidR="00AD1397">
        <w:rPr>
          <w:color w:val="007FFF"/>
        </w:rPr>
        <w:tab/>
      </w:r>
      <w:hyperlink w:anchor="_bookmark243" w:history="1">
        <w:r w:rsidR="00AD1397">
          <w:rPr>
            <w:color w:val="007FFF"/>
          </w:rPr>
          <w:t>108</w:t>
        </w:r>
      </w:hyperlink>
    </w:p>
    <w:p w:rsidR="00DD7756" w:rsidRDefault="00DD7756">
      <w:pPr>
        <w:pStyle w:val="BodyText"/>
        <w:tabs>
          <w:tab w:val="right" w:leader="dot" w:pos="10680"/>
        </w:tabs>
        <w:spacing w:before="15"/>
        <w:ind w:left="1995"/>
      </w:pPr>
      <w:hyperlink w:anchor="_bookmark492" w:history="1">
        <w:r w:rsidR="00AD1397">
          <w:rPr>
            <w:color w:val="007FFF"/>
          </w:rPr>
          <w:t>update</w:t>
        </w:r>
        <w:r w:rsidR="00AD1397">
          <w:rPr>
            <w:color w:val="007FFF"/>
            <w:spacing w:val="-2"/>
          </w:rPr>
          <w:t xml:space="preserve"> </w:t>
        </w:r>
        <w:r w:rsidR="00AD1397">
          <w:rPr>
            <w:color w:val="007FFF"/>
          </w:rPr>
          <w:t>page</w:t>
        </w:r>
        <w:r w:rsidR="00AD1397">
          <w:rPr>
            <w:color w:val="007FFF"/>
            <w:spacing w:val="-1"/>
          </w:rPr>
          <w:t xml:space="preserve"> </w:t>
        </w:r>
        <w:r w:rsidR="00AD1397">
          <w:rPr>
            <w:color w:val="007FFF"/>
          </w:rPr>
          <w:t>number</w:t>
        </w:r>
      </w:hyperlink>
      <w:r w:rsidR="00AD1397">
        <w:rPr>
          <w:color w:val="007FFF"/>
        </w:rPr>
        <w:tab/>
      </w:r>
      <w:hyperlink w:anchor="_bookmark492" w:history="1">
        <w:r w:rsidR="00AD1397">
          <w:rPr>
            <w:color w:val="007FFF"/>
          </w:rPr>
          <w:t>124</w:t>
        </w:r>
      </w:hyperlink>
    </w:p>
    <w:sectPr w:rsidR="00DD7756" w:rsidSect="00DD7756">
      <w:footerReference w:type="default" r:id="rId325"/>
      <w:pgSz w:w="12240" w:h="15840"/>
      <w:pgMar w:top="1500" w:right="860" w:bottom="1040" w:left="120" w:header="0" w:footer="85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0F76" w:rsidRDefault="00960F76" w:rsidP="00DD7756">
      <w:r>
        <w:separator/>
      </w:r>
    </w:p>
  </w:endnote>
  <w:endnote w:type="continuationSeparator" w:id="0">
    <w:p w:rsidR="00960F76" w:rsidRDefault="00960F76" w:rsidP="00DD775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Linux Libertine">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nux Libertine Mono">
    <w:altName w:val="Times New Roman"/>
    <w:charset w:val="00"/>
    <w:family w:val="auto"/>
    <w:pitch w:val="variable"/>
    <w:sig w:usb0="00000000" w:usb1="00000000" w:usb2="00000000" w:usb3="00000000" w:csb0="00000000" w:csb1="00000000"/>
  </w:font>
  <w:font w:name="DejaVu Serif Condensed">
    <w:altName w:val="Times New Roman"/>
    <w:charset w:val="00"/>
    <w:family w:val="roman"/>
    <w:pitch w:val="variable"/>
    <w:sig w:usb0="00000000" w:usb1="00000000" w:usb2="00000000" w:usb3="00000000" w:csb0="0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17" type="#_x0000_t202" style="position:absolute;margin-left:89pt;margin-top:738.2pt;width:135.4pt;height:15.65pt;z-index:-24050176;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116" type="#_x0000_t202" style="position:absolute;margin-left:304.15pt;margin-top:738.2pt;width:21.7pt;height:15.65pt;z-index:-24049664;mso-position-horizontal-relative:page;mso-position-vertical-relative:page" filled="f" stroked="f">
          <v:textbox inset="0,0,0,0">
            <w:txbxContent>
              <w:p w:rsidR="00AD1397" w:rsidRDefault="00AD1397">
                <w:pPr>
                  <w:pStyle w:val="BodyText"/>
                  <w:spacing w:before="19"/>
                  <w:ind w:left="60"/>
                </w:pPr>
                <w:fldSimple w:instr=" PAGE  \* roman ">
                  <w:r w:rsidR="00C854CD">
                    <w:rPr>
                      <w:noProof/>
                    </w:rPr>
                    <w:t>ix</w:t>
                  </w:r>
                </w:fldSimple>
              </w:p>
            </w:txbxContent>
          </v:textbox>
          <w10:wrap anchorx="page" anchory="page"/>
        </v:shape>
      </w:pict>
    </w:r>
    <w:r w:rsidRPr="00DD7756">
      <w:pict>
        <v:shape id="_x0000_s2115" type="#_x0000_t202" style="position:absolute;margin-left:511.15pt;margin-top:738.2pt;width:29.9pt;height:15.65pt;z-index:-24049152;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13"/>
      </w:rPr>
    </w:pPr>
    <w:r w:rsidRPr="00DD7756">
      <w:pict>
        <v:shapetype id="_x0000_t202" coordsize="21600,21600" o:spt="202" path="m,l,21600r21600,l21600,xe">
          <v:stroke joinstyle="miter"/>
          <v:path gradientshapeok="t" o:connecttype="rect"/>
        </v:shapetype>
        <v:shape id="_x0000_s2098" type="#_x0000_t202" style="position:absolute;margin-left:89pt;margin-top:738.2pt;width:135.4pt;height:15.65pt;z-index:-24038912;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97" type="#_x0000_t202" style="position:absolute;margin-left:306.45pt;margin-top:738.2pt;width:17.15pt;height:15.65pt;z-index:-24038400;mso-position-horizontal-relative:page;mso-position-vertical-relative:page" filled="f" stroked="f">
          <v:textbox inset="0,0,0,0">
            <w:txbxContent>
              <w:p w:rsidR="00AD1397" w:rsidRDefault="00AD1397">
                <w:pPr>
                  <w:pStyle w:val="BodyText"/>
                  <w:spacing w:before="19"/>
                  <w:ind w:left="60"/>
                </w:pPr>
                <w:fldSimple w:instr=" PAGE ">
                  <w:r>
                    <w:rPr>
                      <w:noProof/>
                    </w:rPr>
                    <w:t>94</w:t>
                  </w:r>
                </w:fldSimple>
              </w:p>
            </w:txbxContent>
          </v:textbox>
          <w10:wrap anchorx="page" anchory="page"/>
        </v:shape>
      </w:pict>
    </w:r>
    <w:r w:rsidRPr="00DD7756">
      <w:pict>
        <v:shape id="_x0000_s2096" type="#_x0000_t202" style="position:absolute;margin-left:511.15pt;margin-top:738.2pt;width:29.9pt;height:15.65pt;z-index:-24037888;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95" type="#_x0000_t202" style="position:absolute;margin-left:306.45pt;margin-top:738.2pt;width:17.15pt;height:15.65pt;z-index:-24037376;mso-position-horizontal-relative:page;mso-position-vertical-relative:page" filled="f" stroked="f">
          <v:textbox inset="0,0,0,0">
            <w:txbxContent>
              <w:p w:rsidR="00AD1397" w:rsidRDefault="00AD1397">
                <w:pPr>
                  <w:pStyle w:val="BodyText"/>
                  <w:spacing w:before="19"/>
                  <w:ind w:left="60"/>
                </w:pPr>
                <w:fldSimple w:instr=" PAGE ">
                  <w:r>
                    <w:rPr>
                      <w:noProof/>
                    </w:rPr>
                    <w:t>95</w:t>
                  </w:r>
                </w:fldSimple>
              </w:p>
            </w:txbxContent>
          </v:textbox>
          <w10:wrap anchorx="page" anchory="pag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94" type="#_x0000_t202" style="position:absolute;margin-left:89pt;margin-top:738.2pt;width:135.4pt;height:15.65pt;z-index:-24036864;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93" type="#_x0000_t202" style="position:absolute;margin-left:303.65pt;margin-top:738.2pt;width:22.7pt;height:15.65pt;z-index:-24036352;mso-position-horizontal-relative:page;mso-position-vertical-relative:page" filled="f" stroked="f">
          <v:textbox inset="0,0,0,0">
            <w:txbxContent>
              <w:p w:rsidR="00AD1397" w:rsidRDefault="00AD1397">
                <w:pPr>
                  <w:pStyle w:val="BodyText"/>
                  <w:spacing w:before="19"/>
                  <w:ind w:left="60"/>
                </w:pPr>
                <w:fldSimple w:instr=" PAGE ">
                  <w:r w:rsidR="00C854CD">
                    <w:rPr>
                      <w:noProof/>
                    </w:rPr>
                    <w:t>115</w:t>
                  </w:r>
                </w:fldSimple>
              </w:p>
            </w:txbxContent>
          </v:textbox>
          <w10:wrap anchorx="page" anchory="page"/>
        </v:shape>
      </w:pict>
    </w:r>
    <w:r w:rsidRPr="00DD7756">
      <w:pict>
        <v:shape id="_x0000_s2092" type="#_x0000_t202" style="position:absolute;margin-left:511.15pt;margin-top:738.2pt;width:29.9pt;height:15.65pt;z-index:-24035840;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91" type="#_x0000_t202" style="position:absolute;margin-left:303.65pt;margin-top:738.2pt;width:22.7pt;height:15.65pt;z-index:-24035328;mso-position-horizontal-relative:page;mso-position-vertical-relative:page" filled="f" stroked="f">
          <v:textbox inset="0,0,0,0">
            <w:txbxContent>
              <w:p w:rsidR="00AD1397" w:rsidRDefault="00AD1397">
                <w:pPr>
                  <w:pStyle w:val="BodyText"/>
                  <w:spacing w:before="19"/>
                  <w:ind w:left="60"/>
                </w:pPr>
                <w:fldSimple w:instr=" PAGE ">
                  <w:r w:rsidR="00C854CD">
                    <w:rPr>
                      <w:noProof/>
                    </w:rPr>
                    <w:t>116</w:t>
                  </w:r>
                </w:fldSimple>
              </w:p>
            </w:txbxContent>
          </v:textbox>
          <w10:wrap anchorx="page" anchory="pag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90" type="#_x0000_t202" style="position:absolute;margin-left:89pt;margin-top:738.2pt;width:135.4pt;height:15.65pt;z-index:-24034816;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89" type="#_x0000_t202" style="position:absolute;margin-left:303.65pt;margin-top:738.2pt;width:22.7pt;height:15.65pt;z-index:-24034304;mso-position-horizontal-relative:page;mso-position-vertical-relative:page" filled="f" stroked="f">
          <v:textbox inset="0,0,0,0">
            <w:txbxContent>
              <w:p w:rsidR="00AD1397" w:rsidRDefault="00AD1397">
                <w:pPr>
                  <w:pStyle w:val="BodyText"/>
                  <w:spacing w:before="19"/>
                  <w:ind w:left="60"/>
                </w:pPr>
                <w:fldSimple w:instr=" PAGE ">
                  <w:r w:rsidR="00C854CD">
                    <w:rPr>
                      <w:noProof/>
                    </w:rPr>
                    <w:t>118</w:t>
                  </w:r>
                </w:fldSimple>
              </w:p>
            </w:txbxContent>
          </v:textbox>
          <w10:wrap anchorx="page" anchory="page"/>
        </v:shape>
      </w:pict>
    </w:r>
    <w:r w:rsidRPr="00DD7756">
      <w:pict>
        <v:shape id="_x0000_s2088" type="#_x0000_t202" style="position:absolute;margin-left:511.15pt;margin-top:738.2pt;width:29.9pt;height:15.65pt;z-index:-24033792;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line id="_x0000_s2087" style="position:absolute;z-index:-24033280;mso-position-horizontal-relative:page;mso-position-vertical-relative:page" from="186.8pt,572.9pt" to="443.2pt,572.9pt" strokeweight=".33739mm">
          <w10:wrap anchorx="page" anchory="page"/>
        </v:line>
      </w:pict>
    </w:r>
    <w:r w:rsidRPr="00DD7756">
      <w:pict>
        <v:shapetype id="_x0000_t202" coordsize="21600,21600" o:spt="202" path="m,l,21600r21600,l21600,xe">
          <v:stroke joinstyle="miter"/>
          <v:path gradientshapeok="t" o:connecttype="rect"/>
        </v:shapetype>
        <v:shape id="_x0000_s2086" type="#_x0000_t202" style="position:absolute;margin-left:89pt;margin-top:738.2pt;width:135.4pt;height:15.65pt;z-index:-24032768;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85" type="#_x0000_t202" style="position:absolute;margin-left:303.65pt;margin-top:738.2pt;width:22.7pt;height:15.65pt;z-index:-24032256;mso-position-horizontal-relative:page;mso-position-vertical-relative:page" filled="f" stroked="f">
          <v:textbox inset="0,0,0,0">
            <w:txbxContent>
              <w:p w:rsidR="00AD1397" w:rsidRDefault="00AD1397">
                <w:pPr>
                  <w:pStyle w:val="BodyText"/>
                  <w:spacing w:before="19"/>
                  <w:ind w:left="60"/>
                </w:pPr>
                <w:fldSimple w:instr=" PAGE ">
                  <w:r w:rsidR="00C854CD">
                    <w:rPr>
                      <w:noProof/>
                    </w:rPr>
                    <w:t>120</w:t>
                  </w:r>
                </w:fldSimple>
              </w:p>
            </w:txbxContent>
          </v:textbox>
          <w10:wrap anchorx="page" anchory="page"/>
        </v:shape>
      </w:pict>
    </w:r>
    <w:r w:rsidRPr="00DD7756">
      <w:pict>
        <v:shape id="_x0000_s2084" type="#_x0000_t202" style="position:absolute;margin-left:511.15pt;margin-top:738.2pt;width:29.9pt;height:15.65pt;z-index:-24031744;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83" type="#_x0000_t202" style="position:absolute;margin-left:89pt;margin-top:738.2pt;width:135.4pt;height:15.65pt;z-index:-24031232;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82" type="#_x0000_t202" style="position:absolute;margin-left:305.65pt;margin-top:738.2pt;width:18.7pt;height:15.65pt;z-index:-24030720;mso-position-horizontal-relative:page;mso-position-vertical-relative:page" filled="f" stroked="f">
          <v:textbox inset="0,0,0,0">
            <w:txbxContent>
              <w:p w:rsidR="00AD1397" w:rsidRDefault="00AD1397">
                <w:pPr>
                  <w:pStyle w:val="BodyText"/>
                  <w:spacing w:before="19"/>
                  <w:ind w:left="20"/>
                </w:pPr>
                <w:r>
                  <w:t>110</w:t>
                </w:r>
              </w:p>
            </w:txbxContent>
          </v:textbox>
          <w10:wrap anchorx="page" anchory="page"/>
        </v:shape>
      </w:pict>
    </w:r>
    <w:r w:rsidRPr="00DD7756">
      <w:pict>
        <v:shape id="_x0000_s2081" type="#_x0000_t202" style="position:absolute;margin-left:511.15pt;margin-top:738.2pt;width:29.9pt;height:15.65pt;z-index:-24030208;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80" type="#_x0000_t202" style="position:absolute;margin-left:89pt;margin-top:738.2pt;width:135.4pt;height:15.65pt;z-index:-24029696;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79" type="#_x0000_t202" style="position:absolute;margin-left:303.65pt;margin-top:738.2pt;width:22.7pt;height:15.65pt;z-index:-24029184;mso-position-horizontal-relative:page;mso-position-vertical-relative:page" filled="f" stroked="f">
          <v:textbox inset="0,0,0,0">
            <w:txbxContent>
              <w:p w:rsidR="00AD1397" w:rsidRDefault="00AD1397">
                <w:pPr>
                  <w:pStyle w:val="BodyText"/>
                  <w:spacing w:before="19"/>
                  <w:ind w:left="60"/>
                </w:pPr>
                <w:fldSimple w:instr=" PAGE ">
                  <w:r w:rsidR="005577A4">
                    <w:rPr>
                      <w:noProof/>
                    </w:rPr>
                    <w:t>112</w:t>
                  </w:r>
                </w:fldSimple>
              </w:p>
            </w:txbxContent>
          </v:textbox>
          <w10:wrap anchorx="page" anchory="page"/>
        </v:shape>
      </w:pict>
    </w:r>
    <w:r w:rsidRPr="00DD7756">
      <w:pict>
        <v:shape id="_x0000_s2078" type="#_x0000_t202" style="position:absolute;margin-left:511.15pt;margin-top:738.2pt;width:29.9pt;height:15.65pt;z-index:-24028672;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line id="_x0000_s2077" style="position:absolute;z-index:-24028160;mso-position-horizontal-relative:page;mso-position-vertical-relative:page" from="198.1pt,562.6pt" to="431.9pt,562.6pt" strokeweight=".33739mm">
          <w10:wrap anchorx="page" anchory="page"/>
        </v:line>
      </w:pict>
    </w:r>
    <w:r w:rsidRPr="00DD7756">
      <w:pict>
        <v:shapetype id="_x0000_t202" coordsize="21600,21600" o:spt="202" path="m,l,21600r21600,l21600,xe">
          <v:stroke joinstyle="miter"/>
          <v:path gradientshapeok="t" o:connecttype="rect"/>
        </v:shapetype>
        <v:shape id="_x0000_s2076" type="#_x0000_t202" style="position:absolute;margin-left:89pt;margin-top:738.2pt;width:135.4pt;height:15.65pt;z-index:-24027648;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75" type="#_x0000_t202" style="position:absolute;margin-left:303.65pt;margin-top:738.2pt;width:22.7pt;height:15.65pt;z-index:-24027136;mso-position-horizontal-relative:page;mso-position-vertical-relative:page" filled="f" stroked="f">
          <v:textbox inset="0,0,0,0">
            <w:txbxContent>
              <w:p w:rsidR="00AD1397" w:rsidRDefault="00AD1397">
                <w:pPr>
                  <w:pStyle w:val="BodyText"/>
                  <w:spacing w:before="19"/>
                  <w:ind w:left="60"/>
                </w:pPr>
                <w:fldSimple w:instr=" PAGE ">
                  <w:r w:rsidR="005577A4">
                    <w:rPr>
                      <w:noProof/>
                    </w:rPr>
                    <w:t>114</w:t>
                  </w:r>
                </w:fldSimple>
              </w:p>
            </w:txbxContent>
          </v:textbox>
          <w10:wrap anchorx="page" anchory="page"/>
        </v:shape>
      </w:pict>
    </w:r>
    <w:r w:rsidRPr="00DD7756">
      <w:pict>
        <v:shape id="_x0000_s2074" type="#_x0000_t202" style="position:absolute;margin-left:511.15pt;margin-top:738.2pt;width:29.9pt;height:15.65pt;z-index:-24026624;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14" type="#_x0000_t202" style="position:absolute;margin-left:309.05pt;margin-top:738.2pt;width:11.9pt;height:15.65pt;z-index:-24048640;mso-position-horizontal-relative:page;mso-position-vertical-relative:page" filled="f" stroked="f">
          <v:textbox inset="0,0,0,0">
            <w:txbxContent>
              <w:p w:rsidR="00AD1397" w:rsidRDefault="00AD1397">
                <w:pPr>
                  <w:pStyle w:val="BodyText"/>
                  <w:spacing w:before="19"/>
                  <w:ind w:left="60"/>
                </w:pPr>
                <w:r>
                  <w:fldChar w:fldCharType="begin"/>
                </w:r>
                <w:r>
                  <w:rPr>
                    <w:w w:val="99"/>
                  </w:rPr>
                  <w:instrText xml:space="preserve"> PAGE  \* roman </w:instrText>
                </w:r>
                <w:r>
                  <w:fldChar w:fldCharType="separate"/>
                </w:r>
                <w:r w:rsidR="00C854CD">
                  <w:rPr>
                    <w:noProof/>
                    <w:w w:val="99"/>
                  </w:rPr>
                  <w:t>xi</w:t>
                </w:r>
                <w:r>
                  <w:fldChar w:fldCharType="end"/>
                </w:r>
              </w:p>
            </w:txbxContent>
          </v:textbox>
          <w10:wrap anchorx="page" anchory="pag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73" type="#_x0000_t202" style="position:absolute;margin-left:89pt;margin-top:738.2pt;width:135.4pt;height:15.65pt;z-index:-24026112;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72" type="#_x0000_t202" style="position:absolute;margin-left:303.65pt;margin-top:738.2pt;width:22.7pt;height:15.65pt;z-index:-24025600;mso-position-horizontal-relative:page;mso-position-vertical-relative:page" filled="f" stroked="f">
          <v:textbox inset="0,0,0,0">
            <w:txbxContent>
              <w:p w:rsidR="00AD1397" w:rsidRDefault="00AD1397">
                <w:pPr>
                  <w:pStyle w:val="BodyText"/>
                  <w:spacing w:before="19"/>
                  <w:ind w:left="60"/>
                </w:pPr>
                <w:fldSimple w:instr=" PAGE ">
                  <w:r w:rsidR="00C854CD">
                    <w:rPr>
                      <w:noProof/>
                    </w:rPr>
                    <w:t>139</w:t>
                  </w:r>
                </w:fldSimple>
              </w:p>
            </w:txbxContent>
          </v:textbox>
          <w10:wrap anchorx="page" anchory="page"/>
        </v:shape>
      </w:pict>
    </w:r>
    <w:r w:rsidRPr="00DD7756">
      <w:pict>
        <v:shape id="_x0000_s2071" type="#_x0000_t202" style="position:absolute;margin-left:511.15pt;margin-top:738.2pt;width:29.9pt;height:15.65pt;z-index:-24025088;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70" type="#_x0000_t202" style="position:absolute;margin-left:303.65pt;margin-top:738.2pt;width:22.7pt;height:15.65pt;z-index:-24024576;mso-position-horizontal-relative:page;mso-position-vertical-relative:page" filled="f" stroked="f">
          <v:textbox inset="0,0,0,0">
            <w:txbxContent>
              <w:p w:rsidR="00AD1397" w:rsidRDefault="00AD1397">
                <w:pPr>
                  <w:pStyle w:val="BodyText"/>
                  <w:spacing w:before="19"/>
                  <w:ind w:left="60"/>
                </w:pPr>
                <w:fldSimple w:instr=" PAGE ">
                  <w:r w:rsidR="00C854CD">
                    <w:rPr>
                      <w:noProof/>
                    </w:rPr>
                    <w:t>141</w:t>
                  </w:r>
                </w:fldSimple>
              </w:p>
            </w:txbxContent>
          </v:textbox>
          <w10:wrap anchorx="page" anchory="pag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69" type="#_x0000_t202" style="position:absolute;margin-left:89pt;margin-top:738.2pt;width:135.4pt;height:15.65pt;z-index:-24024064;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68" type="#_x0000_t202" style="position:absolute;margin-left:303.65pt;margin-top:738.2pt;width:22.7pt;height:15.65pt;z-index:-24023552;mso-position-horizontal-relative:page;mso-position-vertical-relative:page" filled="f" stroked="f">
          <v:textbox inset="0,0,0,0">
            <w:txbxContent>
              <w:p w:rsidR="00AD1397" w:rsidRDefault="00AD1397">
                <w:pPr>
                  <w:pStyle w:val="BodyText"/>
                  <w:spacing w:before="19"/>
                  <w:ind w:left="60"/>
                </w:pPr>
                <w:fldSimple w:instr=" PAGE ">
                  <w:r w:rsidR="00CB2ABF">
                    <w:rPr>
                      <w:noProof/>
                    </w:rPr>
                    <w:t>143</w:t>
                  </w:r>
                </w:fldSimple>
              </w:p>
            </w:txbxContent>
          </v:textbox>
          <w10:wrap anchorx="page" anchory="page"/>
        </v:shape>
      </w:pict>
    </w:r>
    <w:r w:rsidRPr="00DD7756">
      <w:pict>
        <v:shape id="_x0000_s2067" type="#_x0000_t202" style="position:absolute;margin-left:511.15pt;margin-top:738.2pt;width:29.9pt;height:15.65pt;z-index:-24023040;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13" type="#_x0000_t202" style="position:absolute;margin-left:89pt;margin-top:738.2pt;width:135.4pt;height:15.65pt;z-index:-24046592;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112" type="#_x0000_t202" style="position:absolute;margin-left:307.85pt;margin-top:738.2pt;width:14.35pt;height:15.65pt;z-index:-24046080;mso-position-horizontal-relative:page;mso-position-vertical-relative:page" filled="f" stroked="f">
          <v:textbox inset="0,0,0,0">
            <w:txbxContent>
              <w:p w:rsidR="00AD1397" w:rsidRDefault="00AD1397">
                <w:pPr>
                  <w:pStyle w:val="BodyText"/>
                  <w:spacing w:before="19"/>
                  <w:ind w:left="20"/>
                </w:pPr>
                <w:r>
                  <w:t>xii</w:t>
                </w:r>
              </w:p>
            </w:txbxContent>
          </v:textbox>
          <w10:wrap anchorx="page" anchory="page"/>
        </v:shape>
      </w:pict>
    </w:r>
    <w:r w:rsidRPr="00DD7756">
      <w:pict>
        <v:shape id="_x0000_s2111" type="#_x0000_t202" style="position:absolute;margin-left:511.15pt;margin-top:738.2pt;width:29.9pt;height:15.65pt;z-index:-24045568;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66" type="#_x0000_t202" style="position:absolute;margin-left:89pt;margin-top:738.2pt;width:135.4pt;height:15.65pt;z-index:-24022528;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65" type="#_x0000_t202" style="position:absolute;margin-left:303.65pt;margin-top:738.2pt;width:22.7pt;height:15.65pt;z-index:-24022016;mso-position-horizontal-relative:page;mso-position-vertical-relative:page" filled="f" stroked="f">
          <v:textbox inset="0,0,0,0">
            <w:txbxContent>
              <w:p w:rsidR="00AD1397" w:rsidRDefault="00AD1397">
                <w:pPr>
                  <w:pStyle w:val="BodyText"/>
                  <w:spacing w:before="19"/>
                  <w:ind w:left="60"/>
                </w:pPr>
                <w:fldSimple w:instr=" PAGE ">
                  <w:r w:rsidR="00CB2ABF">
                    <w:rPr>
                      <w:noProof/>
                    </w:rPr>
                    <w:t>155</w:t>
                  </w:r>
                </w:fldSimple>
              </w:p>
            </w:txbxContent>
          </v:textbox>
          <w10:wrap anchorx="page" anchory="page"/>
        </v:shape>
      </w:pict>
    </w:r>
    <w:r w:rsidRPr="00DD7756">
      <w:pict>
        <v:shape id="_x0000_s2064" type="#_x0000_t202" style="position:absolute;margin-left:511.15pt;margin-top:738.2pt;width:29.9pt;height:15.65pt;z-index:-24021504;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63" type="#_x0000_t202" style="position:absolute;margin-left:89pt;margin-top:738.2pt;width:135.4pt;height:15.65pt;z-index:-24020992;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62" type="#_x0000_t202" style="position:absolute;margin-left:305.65pt;margin-top:738.2pt;width:18.7pt;height:15.65pt;z-index:-24020480;mso-position-horizontal-relative:page;mso-position-vertical-relative:page" filled="f" stroked="f">
          <v:textbox inset="0,0,0,0">
            <w:txbxContent>
              <w:p w:rsidR="00AD1397" w:rsidRDefault="00AD1397">
                <w:pPr>
                  <w:pStyle w:val="BodyText"/>
                  <w:spacing w:before="19"/>
                  <w:ind w:left="20"/>
                </w:pPr>
                <w:r>
                  <w:t>108</w:t>
                </w:r>
              </w:p>
            </w:txbxContent>
          </v:textbox>
          <w10:wrap anchorx="page" anchory="page"/>
        </v:shape>
      </w:pict>
    </w:r>
    <w:r w:rsidRPr="00DD7756">
      <w:pict>
        <v:shape id="_x0000_s2061" type="#_x0000_t202" style="position:absolute;margin-left:511.15pt;margin-top:738.2pt;width:29.9pt;height:15.65pt;z-index:-24019968;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60" type="#_x0000_t202" style="position:absolute;margin-left:303.65pt;margin-top:738.2pt;width:22.7pt;height:15.65pt;z-index:-24019456;mso-position-horizontal-relative:page;mso-position-vertical-relative:page" filled="f" stroked="f">
          <v:textbox inset="0,0,0,0">
            <w:txbxContent>
              <w:p w:rsidR="00AD1397" w:rsidRDefault="00AD1397">
                <w:pPr>
                  <w:pStyle w:val="BodyText"/>
                  <w:spacing w:before="19"/>
                  <w:ind w:left="60"/>
                </w:pPr>
                <w:fldSimple w:instr=" PAGE ">
                  <w:r w:rsidR="00CB2ABF">
                    <w:rPr>
                      <w:noProof/>
                    </w:rPr>
                    <w:t>110</w:t>
                  </w:r>
                </w:fldSimple>
              </w:p>
            </w:txbxContent>
          </v:textbox>
          <w10:wrap anchorx="page" anchory="pag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59" type="#_x0000_t202" style="position:absolute;margin-left:89pt;margin-top:738.2pt;width:135.4pt;height:15.65pt;z-index:-24018944;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58" type="#_x0000_t202" style="position:absolute;margin-left:303.65pt;margin-top:738.2pt;width:22.7pt;height:15.65pt;z-index:-24018432;mso-position-horizontal-relative:page;mso-position-vertical-relative:page" filled="f" stroked="f">
          <v:textbox inset="0,0,0,0">
            <w:txbxContent>
              <w:p w:rsidR="00AD1397" w:rsidRDefault="00AD1397">
                <w:pPr>
                  <w:pStyle w:val="BodyText"/>
                  <w:spacing w:before="19"/>
                  <w:ind w:left="60"/>
                </w:pPr>
                <w:fldSimple w:instr=" PAGE ">
                  <w:r w:rsidR="00CB2ABF">
                    <w:rPr>
                      <w:noProof/>
                    </w:rPr>
                    <w:t>127</w:t>
                  </w:r>
                </w:fldSimple>
              </w:p>
            </w:txbxContent>
          </v:textbox>
          <w10:wrap anchorx="page" anchory="page"/>
        </v:shape>
      </w:pict>
    </w:r>
    <w:r w:rsidRPr="00DD7756">
      <w:pict>
        <v:shape id="_x0000_s2057" type="#_x0000_t202" style="position:absolute;margin-left:511.15pt;margin-top:738.2pt;width:29.9pt;height:15.65pt;z-index:-24017920;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56" type="#_x0000_t202" style="position:absolute;margin-left:89pt;margin-top:738.2pt;width:135.4pt;height:15.65pt;z-index:-24017408;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55" type="#_x0000_t202" style="position:absolute;margin-left:305.65pt;margin-top:738.2pt;width:18.7pt;height:15.65pt;z-index:-24016896;mso-position-horizontal-relative:page;mso-position-vertical-relative:page" filled="f" stroked="f">
          <v:textbox inset="0,0,0,0">
            <w:txbxContent>
              <w:p w:rsidR="00AD1397" w:rsidRDefault="00AD1397">
                <w:pPr>
                  <w:pStyle w:val="BodyText"/>
                  <w:spacing w:before="19"/>
                  <w:ind w:left="20"/>
                </w:pPr>
                <w:r>
                  <w:t>124</w:t>
                </w:r>
              </w:p>
            </w:txbxContent>
          </v:textbox>
          <w10:wrap anchorx="page" anchory="page"/>
        </v:shape>
      </w:pict>
    </w:r>
    <w:r w:rsidRPr="00DD7756">
      <w:pict>
        <v:shape id="_x0000_s2054" type="#_x0000_t202" style="position:absolute;margin-left:511.15pt;margin-top:738.2pt;width:29.9pt;height:15.65pt;z-index:-24016384;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53" type="#_x0000_t202" style="position:absolute;margin-left:305.65pt;margin-top:738.2pt;width:18.7pt;height:15.65pt;z-index:-24015872;mso-position-horizontal-relative:page;mso-position-vertical-relative:page" filled="f" stroked="f">
          <v:textbox inset="0,0,0,0">
            <w:txbxContent>
              <w:p w:rsidR="00AD1397" w:rsidRDefault="00AD1397">
                <w:pPr>
                  <w:pStyle w:val="BodyText"/>
                  <w:spacing w:before="19"/>
                  <w:ind w:left="20"/>
                </w:pPr>
                <w:r>
                  <w:t>125</w:t>
                </w:r>
              </w:p>
            </w:txbxContent>
          </v:textbox>
          <w10:wrap anchorx="page" anchory="pag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52" type="#_x0000_t202" style="position:absolute;margin-left:89pt;margin-top:738.2pt;width:135.4pt;height:15.65pt;z-index:-24015360;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051" type="#_x0000_t202" style="position:absolute;margin-left:305.65pt;margin-top:738.2pt;width:18.7pt;height:15.65pt;z-index:-24014848;mso-position-horizontal-relative:page;mso-position-vertical-relative:page" filled="f" stroked="f">
          <v:textbox inset="0,0,0,0">
            <w:txbxContent>
              <w:p w:rsidR="00AD1397" w:rsidRDefault="00AD1397">
                <w:pPr>
                  <w:pStyle w:val="BodyText"/>
                  <w:spacing w:before="19"/>
                  <w:ind w:left="20"/>
                </w:pPr>
                <w:r>
                  <w:t>126</w:t>
                </w:r>
              </w:p>
            </w:txbxContent>
          </v:textbox>
          <w10:wrap anchorx="page" anchory="page"/>
        </v:shape>
      </w:pict>
    </w:r>
    <w:r w:rsidRPr="00DD7756">
      <w:pict>
        <v:shape id="_x0000_s2050" type="#_x0000_t202" style="position:absolute;margin-left:511.15pt;margin-top:738.2pt;width:29.9pt;height:15.65pt;z-index:-24014336;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49" type="#_x0000_t202" style="position:absolute;margin-left:305.65pt;margin-top:738.2pt;width:18.7pt;height:15.65pt;z-index:-24013824;mso-position-horizontal-relative:page;mso-position-vertical-relative:page" filled="f" stroked="f">
          <v:textbox inset="0,0,0,0">
            <w:txbxContent>
              <w:p w:rsidR="00AD1397" w:rsidRDefault="00AD1397">
                <w:pPr>
                  <w:pStyle w:val="BodyText"/>
                  <w:spacing w:before="19"/>
                  <w:ind w:left="20"/>
                </w:pPr>
                <w:r>
                  <w:t>127</w:t>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10" type="#_x0000_t202" style="position:absolute;margin-left:304.2pt;margin-top:738.2pt;width:21.6pt;height:15.65pt;z-index:-24045056;mso-position-horizontal-relative:page;mso-position-vertical-relative:page" filled="f" stroked="f">
          <v:textbox inset="0,0,0,0">
            <w:txbxContent>
              <w:p w:rsidR="00AD1397" w:rsidRDefault="00AD1397">
                <w:pPr>
                  <w:pStyle w:val="BodyText"/>
                  <w:spacing w:before="19"/>
                  <w:ind w:left="60"/>
                </w:pPr>
                <w:fldSimple w:instr=" PAGE  \* roman ">
                  <w:r>
                    <w:rPr>
                      <w:noProof/>
                    </w:rPr>
                    <w:t>xvii</w:t>
                  </w:r>
                </w:fldSimple>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09" type="#_x0000_t202" style="position:absolute;margin-left:89pt;margin-top:738.2pt;width:135.4pt;height:15.65pt;z-index:-24044544;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108" type="#_x0000_t202" style="position:absolute;margin-left:304.85pt;margin-top:738.2pt;width:20.3pt;height:15.65pt;z-index:-24044032;mso-position-horizontal-relative:page;mso-position-vertical-relative:page" filled="f" stroked="f">
          <v:textbox inset="0,0,0,0">
            <w:txbxContent>
              <w:p w:rsidR="00AD1397" w:rsidRDefault="00AD1397">
                <w:pPr>
                  <w:pStyle w:val="BodyText"/>
                  <w:spacing w:before="19"/>
                  <w:ind w:left="20"/>
                </w:pPr>
                <w:r>
                  <w:t>xvii</w:t>
                </w:r>
              </w:p>
            </w:txbxContent>
          </v:textbox>
          <w10:wrap anchorx="page" anchory="page"/>
        </v:shape>
      </w:pict>
    </w:r>
    <w:r w:rsidRPr="00DD7756">
      <w:pict>
        <v:shape id="_x0000_s2107" type="#_x0000_t202" style="position:absolute;margin-left:511.15pt;margin-top:738.2pt;width:29.9pt;height:15.65pt;z-index:-24043520;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06" type="#_x0000_t202" style="position:absolute;margin-left:89pt;margin-top:738.2pt;width:135.4pt;height:15.65pt;z-index:-24043008;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105" type="#_x0000_t202" style="position:absolute;margin-left:301.25pt;margin-top:738.2pt;width:27.55pt;height:15.65pt;z-index:-24042496;mso-position-horizontal-relative:page;mso-position-vertical-relative:page" filled="f" stroked="f">
          <v:textbox inset="0,0,0,0">
            <w:txbxContent>
              <w:p w:rsidR="00AD1397" w:rsidRDefault="00AD1397">
                <w:pPr>
                  <w:pStyle w:val="BodyText"/>
                  <w:spacing w:before="19"/>
                  <w:ind w:left="60"/>
                </w:pPr>
                <w:fldSimple w:instr=" PAGE  \* roman ">
                  <w:r>
                    <w:rPr>
                      <w:noProof/>
                    </w:rPr>
                    <w:t>xx</w:t>
                  </w:r>
                </w:fldSimple>
              </w:p>
            </w:txbxContent>
          </v:textbox>
          <w10:wrap anchorx="page" anchory="page"/>
        </v:shape>
      </w:pict>
    </w:r>
    <w:r w:rsidRPr="00DD7756">
      <w:pict>
        <v:shape id="_x0000_s2104" type="#_x0000_t202" style="position:absolute;margin-left:511.15pt;margin-top:738.2pt;width:29.9pt;height:15.65pt;z-index:-24041984;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03" type="#_x0000_t202" style="position:absolute;margin-left:309.2pt;margin-top:738.2pt;width:11.6pt;height:15.65pt;z-index:-24041472;mso-position-horizontal-relative:page;mso-position-vertical-relative:page" filled="f" stroked="f">
          <v:textbox inset="0,0,0,0">
            <w:txbxContent>
              <w:p w:rsidR="00AD1397" w:rsidRDefault="00AD1397">
                <w:pPr>
                  <w:pStyle w:val="BodyText"/>
                  <w:spacing w:before="19"/>
                  <w:ind w:left="60"/>
                </w:pPr>
                <w:r>
                  <w:fldChar w:fldCharType="begin"/>
                </w:r>
                <w:r>
                  <w:rPr>
                    <w:w w:val="99"/>
                  </w:rPr>
                  <w:instrText xml:space="preserve"> PAGE </w:instrText>
                </w:r>
                <w:r>
                  <w:fldChar w:fldCharType="separate"/>
                </w:r>
                <w:r>
                  <w:rPr>
                    <w:noProof/>
                    <w:w w:val="99"/>
                  </w:rPr>
                  <w:t>1</w:t>
                </w:r>
                <w:r>
                  <w:fldChar w:fldCharType="end"/>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102" type="#_x0000_t202" style="position:absolute;margin-left:89pt;margin-top:738.2pt;width:135.4pt;height:15.65pt;z-index:-24040960;mso-position-horizontal-relative:page;mso-position-vertical-relative:page" filled="f" stroked="f">
          <v:textbox inset="0,0,0,0">
            <w:txbxContent>
              <w:p w:rsidR="00AD1397" w:rsidRDefault="00AD1397">
                <w:pPr>
                  <w:spacing w:before="19"/>
                  <w:ind w:left="20"/>
                  <w:rPr>
                    <w:i/>
                    <w:sz w:val="24"/>
                  </w:rPr>
                </w:pPr>
                <w:r>
                  <w:rPr>
                    <w:i/>
                    <w:sz w:val="24"/>
                  </w:rPr>
                  <w:t>Draft as of January 28, 2021</w:t>
                </w:r>
              </w:p>
            </w:txbxContent>
          </v:textbox>
          <w10:wrap anchorx="page" anchory="page"/>
        </v:shape>
      </w:pict>
    </w:r>
    <w:r w:rsidRPr="00DD7756">
      <w:pict>
        <v:shape id="_x0000_s2101" type="#_x0000_t202" style="position:absolute;margin-left:306.45pt;margin-top:738.2pt;width:17.15pt;height:15.65pt;z-index:-24040448;mso-position-horizontal-relative:page;mso-position-vertical-relative:page" filled="f" stroked="f">
          <v:textbox inset="0,0,0,0">
            <w:txbxContent>
              <w:p w:rsidR="00AD1397" w:rsidRDefault="00AD1397">
                <w:pPr>
                  <w:pStyle w:val="BodyText"/>
                  <w:spacing w:before="19"/>
                  <w:ind w:left="60"/>
                </w:pPr>
                <w:fldSimple w:instr=" PAGE ">
                  <w:r>
                    <w:rPr>
                      <w:noProof/>
                    </w:rPr>
                    <w:t>26</w:t>
                  </w:r>
                </w:fldSimple>
              </w:p>
            </w:txbxContent>
          </v:textbox>
          <w10:wrap anchorx="page" anchory="page"/>
        </v:shape>
      </w:pict>
    </w:r>
    <w:r w:rsidRPr="00DD7756">
      <w:pict>
        <v:shape id="_x0000_s2100" type="#_x0000_t202" style="position:absolute;margin-left:511.15pt;margin-top:738.2pt;width:29.9pt;height:15.65pt;z-index:-24039936;mso-position-horizontal-relative:page;mso-position-vertical-relative:page" filled="f" stroked="f">
          <v:textbox inset="0,0,0,0">
            <w:txbxContent>
              <w:p w:rsidR="00AD1397" w:rsidRDefault="00AD1397">
                <w:pPr>
                  <w:pStyle w:val="BodyText"/>
                  <w:spacing w:before="19"/>
                  <w:ind w:left="20"/>
                </w:pPr>
                <w:r>
                  <w:t>v0.7.0</w:t>
                </w:r>
              </w:p>
            </w:txbxContent>
          </v:textbox>
          <w10:wrap anchorx="page" anchory="pag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1397" w:rsidRDefault="00AD1397">
    <w:pPr>
      <w:pStyle w:val="BodyText"/>
      <w:spacing w:line="14" w:lineRule="auto"/>
      <w:rPr>
        <w:sz w:val="20"/>
      </w:rPr>
    </w:pPr>
    <w:r w:rsidRPr="00DD7756">
      <w:pict>
        <v:shapetype id="_x0000_t202" coordsize="21600,21600" o:spt="202" path="m,l,21600r21600,l21600,xe">
          <v:stroke joinstyle="miter"/>
          <v:path gradientshapeok="t" o:connecttype="rect"/>
        </v:shapetype>
        <v:shape id="_x0000_s2099" type="#_x0000_t202" style="position:absolute;margin-left:306.45pt;margin-top:738.2pt;width:17.15pt;height:15.65pt;z-index:-24039424;mso-position-horizontal-relative:page;mso-position-vertical-relative:page" filled="f" stroked="f">
          <v:textbox inset="0,0,0,0">
            <w:txbxContent>
              <w:p w:rsidR="00AD1397" w:rsidRDefault="00AD1397">
                <w:pPr>
                  <w:pStyle w:val="BodyText"/>
                  <w:spacing w:before="19"/>
                  <w:ind w:left="60"/>
                </w:pPr>
                <w:fldSimple w:instr=" PAGE ">
                  <w:r>
                    <w:rPr>
                      <w:noProof/>
                    </w:rPr>
                    <w:t>27</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0F76" w:rsidRDefault="00960F76" w:rsidP="00DD7756">
      <w:r>
        <w:separator/>
      </w:r>
    </w:p>
  </w:footnote>
  <w:footnote w:type="continuationSeparator" w:id="0">
    <w:p w:rsidR="00960F76" w:rsidRDefault="00960F76" w:rsidP="00DD775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831956"/>
    <w:multiLevelType w:val="multilevel"/>
    <w:tmpl w:val="034AA800"/>
    <w:lvl w:ilvl="0">
      <w:start w:val="2"/>
      <w:numFmt w:val="decimal"/>
      <w:lvlText w:val="%1"/>
      <w:lvlJc w:val="left"/>
      <w:pPr>
        <w:ind w:left="885" w:hanging="766"/>
        <w:jc w:val="left"/>
      </w:pPr>
      <w:rPr>
        <w:rFonts w:hint="default"/>
      </w:rPr>
    </w:lvl>
    <w:lvl w:ilvl="1">
      <w:start w:val="1"/>
      <w:numFmt w:val="decimal"/>
      <w:lvlText w:val="%1.%2"/>
      <w:lvlJc w:val="left"/>
      <w:pPr>
        <w:ind w:left="885" w:hanging="766"/>
        <w:jc w:val="left"/>
      </w:pPr>
      <w:rPr>
        <w:rFonts w:ascii="Linux Libertine" w:eastAsia="Linux Libertine" w:hAnsi="Linux Libertine" w:cs="Linux Libertine" w:hint="default"/>
        <w:w w:val="101"/>
        <w:sz w:val="34"/>
        <w:szCs w:val="34"/>
      </w:rPr>
    </w:lvl>
    <w:lvl w:ilvl="2">
      <w:start w:val="1"/>
      <w:numFmt w:val="decimal"/>
      <w:lvlText w:val="%1.%2.%3"/>
      <w:lvlJc w:val="left"/>
      <w:pPr>
        <w:ind w:left="968" w:hanging="849"/>
        <w:jc w:val="left"/>
      </w:pPr>
      <w:rPr>
        <w:rFonts w:ascii="Linux Libertine" w:eastAsia="Linux Libertine" w:hAnsi="Linux Libertine" w:cs="Linux Libertine" w:hint="default"/>
        <w:w w:val="102"/>
        <w:sz w:val="28"/>
        <w:szCs w:val="28"/>
      </w:rPr>
    </w:lvl>
    <w:lvl w:ilvl="3">
      <w:start w:val="1"/>
      <w:numFmt w:val="decimal"/>
      <w:lvlText w:val="%1.%2.%3.%4"/>
      <w:lvlJc w:val="left"/>
      <w:pPr>
        <w:ind w:left="1002" w:hanging="883"/>
        <w:jc w:val="left"/>
      </w:pPr>
      <w:rPr>
        <w:rFonts w:ascii="Linux Libertine" w:eastAsia="Linux Libertine" w:hAnsi="Linux Libertine" w:cs="Linux Libertine" w:hint="default"/>
        <w:w w:val="99"/>
        <w:sz w:val="24"/>
        <w:szCs w:val="24"/>
      </w:rPr>
    </w:lvl>
    <w:lvl w:ilvl="4">
      <w:start w:val="1"/>
      <w:numFmt w:val="upperLetter"/>
      <w:lvlText w:val="[%5]"/>
      <w:lvlJc w:val="left"/>
      <w:pPr>
        <w:ind w:left="717" w:hanging="364"/>
        <w:jc w:val="left"/>
      </w:pPr>
      <w:rPr>
        <w:rFonts w:ascii="Linux Libertine" w:eastAsia="Linux Libertine" w:hAnsi="Linux Libertine" w:cs="Linux Libertine" w:hint="default"/>
        <w:spacing w:val="-5"/>
        <w:w w:val="99"/>
        <w:sz w:val="22"/>
        <w:szCs w:val="22"/>
      </w:rPr>
    </w:lvl>
    <w:lvl w:ilvl="5">
      <w:numFmt w:val="bullet"/>
      <w:lvlText w:val="•"/>
      <w:lvlJc w:val="left"/>
      <w:pPr>
        <w:ind w:left="3474" w:hanging="364"/>
      </w:pPr>
      <w:rPr>
        <w:rFonts w:hint="default"/>
      </w:rPr>
    </w:lvl>
    <w:lvl w:ilvl="6">
      <w:numFmt w:val="bullet"/>
      <w:lvlText w:val="•"/>
      <w:lvlJc w:val="left"/>
      <w:pPr>
        <w:ind w:left="4711" w:hanging="364"/>
      </w:pPr>
      <w:rPr>
        <w:rFonts w:hint="default"/>
      </w:rPr>
    </w:lvl>
    <w:lvl w:ilvl="7">
      <w:numFmt w:val="bullet"/>
      <w:lvlText w:val="•"/>
      <w:lvlJc w:val="left"/>
      <w:pPr>
        <w:ind w:left="5948" w:hanging="364"/>
      </w:pPr>
      <w:rPr>
        <w:rFonts w:hint="default"/>
      </w:rPr>
    </w:lvl>
    <w:lvl w:ilvl="8">
      <w:numFmt w:val="bullet"/>
      <w:lvlText w:val="•"/>
      <w:lvlJc w:val="left"/>
      <w:pPr>
        <w:ind w:left="7185" w:hanging="364"/>
      </w:pPr>
      <w:rPr>
        <w:rFonts w:hint="default"/>
      </w:rPr>
    </w:lvl>
  </w:abstractNum>
  <w:abstractNum w:abstractNumId="1">
    <w:nsid w:val="1C64531C"/>
    <w:multiLevelType w:val="multilevel"/>
    <w:tmpl w:val="86D04648"/>
    <w:lvl w:ilvl="0">
      <w:start w:val="2"/>
      <w:numFmt w:val="decimal"/>
      <w:lvlText w:val="%1"/>
      <w:lvlJc w:val="left"/>
      <w:pPr>
        <w:ind w:left="1028" w:hanging="550"/>
        <w:jc w:val="left"/>
      </w:pPr>
      <w:rPr>
        <w:rFonts w:hint="default"/>
      </w:rPr>
    </w:lvl>
    <w:lvl w:ilvl="1">
      <w:start w:val="1"/>
      <w:numFmt w:val="decimal"/>
      <w:lvlText w:val="%1.%2"/>
      <w:lvlJc w:val="left"/>
      <w:pPr>
        <w:ind w:left="1028" w:hanging="550"/>
        <w:jc w:val="left"/>
      </w:pPr>
      <w:rPr>
        <w:rFonts w:ascii="Linux Libertine" w:eastAsia="Linux Libertine" w:hAnsi="Linux Libertine" w:cs="Linux Libertine" w:hint="default"/>
        <w:color w:val="007FFF"/>
        <w:w w:val="99"/>
        <w:sz w:val="24"/>
        <w:szCs w:val="24"/>
      </w:rPr>
    </w:lvl>
    <w:lvl w:ilvl="2">
      <w:numFmt w:val="bullet"/>
      <w:lvlText w:val="•"/>
      <w:lvlJc w:val="left"/>
      <w:pPr>
        <w:ind w:left="2748" w:hanging="550"/>
      </w:pPr>
      <w:rPr>
        <w:rFonts w:hint="default"/>
      </w:rPr>
    </w:lvl>
    <w:lvl w:ilvl="3">
      <w:numFmt w:val="bullet"/>
      <w:lvlText w:val="•"/>
      <w:lvlJc w:val="left"/>
      <w:pPr>
        <w:ind w:left="3612" w:hanging="550"/>
      </w:pPr>
      <w:rPr>
        <w:rFonts w:hint="default"/>
      </w:rPr>
    </w:lvl>
    <w:lvl w:ilvl="4">
      <w:numFmt w:val="bullet"/>
      <w:lvlText w:val="•"/>
      <w:lvlJc w:val="left"/>
      <w:pPr>
        <w:ind w:left="4476" w:hanging="550"/>
      </w:pPr>
      <w:rPr>
        <w:rFonts w:hint="default"/>
      </w:rPr>
    </w:lvl>
    <w:lvl w:ilvl="5">
      <w:numFmt w:val="bullet"/>
      <w:lvlText w:val="•"/>
      <w:lvlJc w:val="left"/>
      <w:pPr>
        <w:ind w:left="5340" w:hanging="550"/>
      </w:pPr>
      <w:rPr>
        <w:rFonts w:hint="default"/>
      </w:rPr>
    </w:lvl>
    <w:lvl w:ilvl="6">
      <w:numFmt w:val="bullet"/>
      <w:lvlText w:val="•"/>
      <w:lvlJc w:val="left"/>
      <w:pPr>
        <w:ind w:left="6204" w:hanging="550"/>
      </w:pPr>
      <w:rPr>
        <w:rFonts w:hint="default"/>
      </w:rPr>
    </w:lvl>
    <w:lvl w:ilvl="7">
      <w:numFmt w:val="bullet"/>
      <w:lvlText w:val="•"/>
      <w:lvlJc w:val="left"/>
      <w:pPr>
        <w:ind w:left="7068" w:hanging="550"/>
      </w:pPr>
      <w:rPr>
        <w:rFonts w:hint="default"/>
      </w:rPr>
    </w:lvl>
    <w:lvl w:ilvl="8">
      <w:numFmt w:val="bullet"/>
      <w:lvlText w:val="•"/>
      <w:lvlJc w:val="left"/>
      <w:pPr>
        <w:ind w:left="7932" w:hanging="550"/>
      </w:pPr>
      <w:rPr>
        <w:rFonts w:hint="default"/>
      </w:rPr>
    </w:lvl>
  </w:abstractNum>
  <w:abstractNum w:abstractNumId="2">
    <w:nsid w:val="1D9103DF"/>
    <w:multiLevelType w:val="hybridMultilevel"/>
    <w:tmpl w:val="4606A590"/>
    <w:lvl w:ilvl="0" w:tplc="295E41A6">
      <w:numFmt w:val="bullet"/>
      <w:lvlText w:val="•"/>
      <w:lvlJc w:val="left"/>
      <w:pPr>
        <w:ind w:left="717" w:hanging="204"/>
      </w:pPr>
      <w:rPr>
        <w:rFonts w:ascii="Linux Libertine" w:eastAsia="Linux Libertine" w:hAnsi="Linux Libertine" w:cs="Linux Libertine" w:hint="default"/>
        <w:w w:val="99"/>
        <w:sz w:val="24"/>
        <w:szCs w:val="24"/>
      </w:rPr>
    </w:lvl>
    <w:lvl w:ilvl="1" w:tplc="D6C24FB8">
      <w:numFmt w:val="bullet"/>
      <w:lvlText w:val="•"/>
      <w:lvlJc w:val="left"/>
      <w:pPr>
        <w:ind w:left="1614" w:hanging="204"/>
      </w:pPr>
      <w:rPr>
        <w:rFonts w:hint="default"/>
      </w:rPr>
    </w:lvl>
    <w:lvl w:ilvl="2" w:tplc="9F84FE06">
      <w:numFmt w:val="bullet"/>
      <w:lvlText w:val="•"/>
      <w:lvlJc w:val="left"/>
      <w:pPr>
        <w:ind w:left="2508" w:hanging="204"/>
      </w:pPr>
      <w:rPr>
        <w:rFonts w:hint="default"/>
      </w:rPr>
    </w:lvl>
    <w:lvl w:ilvl="3" w:tplc="B1A6B2CC">
      <w:numFmt w:val="bullet"/>
      <w:lvlText w:val="•"/>
      <w:lvlJc w:val="left"/>
      <w:pPr>
        <w:ind w:left="3402" w:hanging="204"/>
      </w:pPr>
      <w:rPr>
        <w:rFonts w:hint="default"/>
      </w:rPr>
    </w:lvl>
    <w:lvl w:ilvl="4" w:tplc="E0BC13E2">
      <w:numFmt w:val="bullet"/>
      <w:lvlText w:val="•"/>
      <w:lvlJc w:val="left"/>
      <w:pPr>
        <w:ind w:left="4296" w:hanging="204"/>
      </w:pPr>
      <w:rPr>
        <w:rFonts w:hint="default"/>
      </w:rPr>
    </w:lvl>
    <w:lvl w:ilvl="5" w:tplc="0E506056">
      <w:numFmt w:val="bullet"/>
      <w:lvlText w:val="•"/>
      <w:lvlJc w:val="left"/>
      <w:pPr>
        <w:ind w:left="5190" w:hanging="204"/>
      </w:pPr>
      <w:rPr>
        <w:rFonts w:hint="default"/>
      </w:rPr>
    </w:lvl>
    <w:lvl w:ilvl="6" w:tplc="4A6ED628">
      <w:numFmt w:val="bullet"/>
      <w:lvlText w:val="•"/>
      <w:lvlJc w:val="left"/>
      <w:pPr>
        <w:ind w:left="6084" w:hanging="204"/>
      </w:pPr>
      <w:rPr>
        <w:rFonts w:hint="default"/>
      </w:rPr>
    </w:lvl>
    <w:lvl w:ilvl="7" w:tplc="6748C6CE">
      <w:numFmt w:val="bullet"/>
      <w:lvlText w:val="•"/>
      <w:lvlJc w:val="left"/>
      <w:pPr>
        <w:ind w:left="6978" w:hanging="204"/>
      </w:pPr>
      <w:rPr>
        <w:rFonts w:hint="default"/>
      </w:rPr>
    </w:lvl>
    <w:lvl w:ilvl="8" w:tplc="4D2CEBE2">
      <w:numFmt w:val="bullet"/>
      <w:lvlText w:val="•"/>
      <w:lvlJc w:val="left"/>
      <w:pPr>
        <w:ind w:left="7872" w:hanging="204"/>
      </w:pPr>
      <w:rPr>
        <w:rFonts w:hint="default"/>
      </w:rPr>
    </w:lvl>
  </w:abstractNum>
  <w:abstractNum w:abstractNumId="3">
    <w:nsid w:val="229F6C92"/>
    <w:multiLevelType w:val="multilevel"/>
    <w:tmpl w:val="91F86D2E"/>
    <w:lvl w:ilvl="0">
      <w:start w:val="4"/>
      <w:numFmt w:val="decimal"/>
      <w:lvlText w:val="%1"/>
      <w:lvlJc w:val="left"/>
      <w:pPr>
        <w:ind w:left="885" w:hanging="766"/>
        <w:jc w:val="left"/>
      </w:pPr>
      <w:rPr>
        <w:rFonts w:hint="default"/>
      </w:rPr>
    </w:lvl>
    <w:lvl w:ilvl="1">
      <w:start w:val="1"/>
      <w:numFmt w:val="decimal"/>
      <w:lvlText w:val="%1.%2"/>
      <w:lvlJc w:val="left"/>
      <w:pPr>
        <w:ind w:left="885" w:hanging="766"/>
        <w:jc w:val="left"/>
      </w:pPr>
      <w:rPr>
        <w:rFonts w:ascii="Linux Libertine" w:eastAsia="Linux Libertine" w:hAnsi="Linux Libertine" w:cs="Linux Libertine" w:hint="default"/>
        <w:w w:val="101"/>
        <w:sz w:val="34"/>
        <w:szCs w:val="34"/>
      </w:rPr>
    </w:lvl>
    <w:lvl w:ilvl="2">
      <w:start w:val="1"/>
      <w:numFmt w:val="decimal"/>
      <w:lvlText w:val="%1.%2.%3"/>
      <w:lvlJc w:val="left"/>
      <w:pPr>
        <w:ind w:left="968" w:hanging="849"/>
        <w:jc w:val="left"/>
      </w:pPr>
      <w:rPr>
        <w:rFonts w:ascii="Linux Libertine" w:eastAsia="Linux Libertine" w:hAnsi="Linux Libertine" w:cs="Linux Libertine" w:hint="default"/>
        <w:w w:val="102"/>
        <w:sz w:val="28"/>
        <w:szCs w:val="28"/>
      </w:rPr>
    </w:lvl>
    <w:lvl w:ilvl="3">
      <w:numFmt w:val="bullet"/>
      <w:lvlText w:val="•"/>
      <w:lvlJc w:val="left"/>
      <w:pPr>
        <w:ind w:left="2848" w:hanging="849"/>
      </w:pPr>
      <w:rPr>
        <w:rFonts w:hint="default"/>
      </w:rPr>
    </w:lvl>
    <w:lvl w:ilvl="4">
      <w:numFmt w:val="bullet"/>
      <w:lvlText w:val="•"/>
      <w:lvlJc w:val="left"/>
      <w:pPr>
        <w:ind w:left="3793" w:hanging="849"/>
      </w:pPr>
      <w:rPr>
        <w:rFonts w:hint="default"/>
      </w:rPr>
    </w:lvl>
    <w:lvl w:ilvl="5">
      <w:numFmt w:val="bullet"/>
      <w:lvlText w:val="•"/>
      <w:lvlJc w:val="left"/>
      <w:pPr>
        <w:ind w:left="4737" w:hanging="849"/>
      </w:pPr>
      <w:rPr>
        <w:rFonts w:hint="default"/>
      </w:rPr>
    </w:lvl>
    <w:lvl w:ilvl="6">
      <w:numFmt w:val="bullet"/>
      <w:lvlText w:val="•"/>
      <w:lvlJc w:val="left"/>
      <w:pPr>
        <w:ind w:left="5682" w:hanging="849"/>
      </w:pPr>
      <w:rPr>
        <w:rFonts w:hint="default"/>
      </w:rPr>
    </w:lvl>
    <w:lvl w:ilvl="7">
      <w:numFmt w:val="bullet"/>
      <w:lvlText w:val="•"/>
      <w:lvlJc w:val="left"/>
      <w:pPr>
        <w:ind w:left="6626" w:hanging="849"/>
      </w:pPr>
      <w:rPr>
        <w:rFonts w:hint="default"/>
      </w:rPr>
    </w:lvl>
    <w:lvl w:ilvl="8">
      <w:numFmt w:val="bullet"/>
      <w:lvlText w:val="•"/>
      <w:lvlJc w:val="left"/>
      <w:pPr>
        <w:ind w:left="7571" w:hanging="849"/>
      </w:pPr>
      <w:rPr>
        <w:rFonts w:hint="default"/>
      </w:rPr>
    </w:lvl>
  </w:abstractNum>
  <w:abstractNum w:abstractNumId="4">
    <w:nsid w:val="28E21829"/>
    <w:multiLevelType w:val="multilevel"/>
    <w:tmpl w:val="FB14B564"/>
    <w:lvl w:ilvl="0">
      <w:start w:val="4"/>
      <w:numFmt w:val="decimal"/>
      <w:lvlText w:val="%1"/>
      <w:lvlJc w:val="left"/>
      <w:pPr>
        <w:ind w:left="1028" w:hanging="550"/>
        <w:jc w:val="left"/>
      </w:pPr>
      <w:rPr>
        <w:rFonts w:hint="default"/>
      </w:rPr>
    </w:lvl>
    <w:lvl w:ilvl="1">
      <w:start w:val="1"/>
      <w:numFmt w:val="decimal"/>
      <w:lvlText w:val="%1.%2"/>
      <w:lvlJc w:val="left"/>
      <w:pPr>
        <w:ind w:left="1028" w:hanging="550"/>
        <w:jc w:val="left"/>
      </w:pPr>
      <w:rPr>
        <w:rFonts w:ascii="Linux Libertine" w:eastAsia="Linux Libertine" w:hAnsi="Linux Libertine" w:cs="Linux Libertine" w:hint="default"/>
        <w:color w:val="007FFF"/>
        <w:w w:val="99"/>
        <w:sz w:val="24"/>
        <w:szCs w:val="24"/>
      </w:rPr>
    </w:lvl>
    <w:lvl w:ilvl="2">
      <w:numFmt w:val="bullet"/>
      <w:lvlText w:val="•"/>
      <w:lvlJc w:val="left"/>
      <w:pPr>
        <w:ind w:left="2748" w:hanging="550"/>
      </w:pPr>
      <w:rPr>
        <w:rFonts w:hint="default"/>
      </w:rPr>
    </w:lvl>
    <w:lvl w:ilvl="3">
      <w:numFmt w:val="bullet"/>
      <w:lvlText w:val="•"/>
      <w:lvlJc w:val="left"/>
      <w:pPr>
        <w:ind w:left="3612" w:hanging="550"/>
      </w:pPr>
      <w:rPr>
        <w:rFonts w:hint="default"/>
      </w:rPr>
    </w:lvl>
    <w:lvl w:ilvl="4">
      <w:numFmt w:val="bullet"/>
      <w:lvlText w:val="•"/>
      <w:lvlJc w:val="left"/>
      <w:pPr>
        <w:ind w:left="4476" w:hanging="550"/>
      </w:pPr>
      <w:rPr>
        <w:rFonts w:hint="default"/>
      </w:rPr>
    </w:lvl>
    <w:lvl w:ilvl="5">
      <w:numFmt w:val="bullet"/>
      <w:lvlText w:val="•"/>
      <w:lvlJc w:val="left"/>
      <w:pPr>
        <w:ind w:left="5340" w:hanging="550"/>
      </w:pPr>
      <w:rPr>
        <w:rFonts w:hint="default"/>
      </w:rPr>
    </w:lvl>
    <w:lvl w:ilvl="6">
      <w:numFmt w:val="bullet"/>
      <w:lvlText w:val="•"/>
      <w:lvlJc w:val="left"/>
      <w:pPr>
        <w:ind w:left="6204" w:hanging="550"/>
      </w:pPr>
      <w:rPr>
        <w:rFonts w:hint="default"/>
      </w:rPr>
    </w:lvl>
    <w:lvl w:ilvl="7">
      <w:numFmt w:val="bullet"/>
      <w:lvlText w:val="•"/>
      <w:lvlJc w:val="left"/>
      <w:pPr>
        <w:ind w:left="7068" w:hanging="550"/>
      </w:pPr>
      <w:rPr>
        <w:rFonts w:hint="default"/>
      </w:rPr>
    </w:lvl>
    <w:lvl w:ilvl="8">
      <w:numFmt w:val="bullet"/>
      <w:lvlText w:val="•"/>
      <w:lvlJc w:val="left"/>
      <w:pPr>
        <w:ind w:left="7932" w:hanging="550"/>
      </w:pPr>
      <w:rPr>
        <w:rFonts w:hint="default"/>
      </w:rPr>
    </w:lvl>
  </w:abstractNum>
  <w:abstractNum w:abstractNumId="5">
    <w:nsid w:val="28E63B82"/>
    <w:multiLevelType w:val="hybridMultilevel"/>
    <w:tmpl w:val="452E8100"/>
    <w:lvl w:ilvl="0" w:tplc="5298F204">
      <w:numFmt w:val="bullet"/>
      <w:lvlText w:val="•"/>
      <w:lvlJc w:val="left"/>
      <w:pPr>
        <w:ind w:left="717" w:hanging="204"/>
      </w:pPr>
      <w:rPr>
        <w:rFonts w:ascii="Linux Libertine" w:eastAsia="Linux Libertine" w:hAnsi="Linux Libertine" w:cs="Linux Libertine" w:hint="default"/>
        <w:w w:val="99"/>
        <w:sz w:val="24"/>
        <w:szCs w:val="24"/>
      </w:rPr>
    </w:lvl>
    <w:lvl w:ilvl="1" w:tplc="1890985E">
      <w:numFmt w:val="bullet"/>
      <w:lvlText w:val="•"/>
      <w:lvlJc w:val="left"/>
      <w:pPr>
        <w:ind w:left="1614" w:hanging="204"/>
      </w:pPr>
      <w:rPr>
        <w:rFonts w:hint="default"/>
      </w:rPr>
    </w:lvl>
    <w:lvl w:ilvl="2" w:tplc="C0DE96FC">
      <w:numFmt w:val="bullet"/>
      <w:lvlText w:val="•"/>
      <w:lvlJc w:val="left"/>
      <w:pPr>
        <w:ind w:left="2508" w:hanging="204"/>
      </w:pPr>
      <w:rPr>
        <w:rFonts w:hint="default"/>
      </w:rPr>
    </w:lvl>
    <w:lvl w:ilvl="3" w:tplc="D10A02B8">
      <w:numFmt w:val="bullet"/>
      <w:lvlText w:val="•"/>
      <w:lvlJc w:val="left"/>
      <w:pPr>
        <w:ind w:left="3402" w:hanging="204"/>
      </w:pPr>
      <w:rPr>
        <w:rFonts w:hint="default"/>
      </w:rPr>
    </w:lvl>
    <w:lvl w:ilvl="4" w:tplc="CEE80FB8">
      <w:numFmt w:val="bullet"/>
      <w:lvlText w:val="•"/>
      <w:lvlJc w:val="left"/>
      <w:pPr>
        <w:ind w:left="4296" w:hanging="204"/>
      </w:pPr>
      <w:rPr>
        <w:rFonts w:hint="default"/>
      </w:rPr>
    </w:lvl>
    <w:lvl w:ilvl="5" w:tplc="5F48A736">
      <w:numFmt w:val="bullet"/>
      <w:lvlText w:val="•"/>
      <w:lvlJc w:val="left"/>
      <w:pPr>
        <w:ind w:left="5190" w:hanging="204"/>
      </w:pPr>
      <w:rPr>
        <w:rFonts w:hint="default"/>
      </w:rPr>
    </w:lvl>
    <w:lvl w:ilvl="6" w:tplc="3C04BD92">
      <w:numFmt w:val="bullet"/>
      <w:lvlText w:val="•"/>
      <w:lvlJc w:val="left"/>
      <w:pPr>
        <w:ind w:left="6084" w:hanging="204"/>
      </w:pPr>
      <w:rPr>
        <w:rFonts w:hint="default"/>
      </w:rPr>
    </w:lvl>
    <w:lvl w:ilvl="7" w:tplc="3CB8DDF4">
      <w:numFmt w:val="bullet"/>
      <w:lvlText w:val="•"/>
      <w:lvlJc w:val="left"/>
      <w:pPr>
        <w:ind w:left="6978" w:hanging="204"/>
      </w:pPr>
      <w:rPr>
        <w:rFonts w:hint="default"/>
      </w:rPr>
    </w:lvl>
    <w:lvl w:ilvl="8" w:tplc="82BE5A40">
      <w:numFmt w:val="bullet"/>
      <w:lvlText w:val="•"/>
      <w:lvlJc w:val="left"/>
      <w:pPr>
        <w:ind w:left="7872" w:hanging="204"/>
      </w:pPr>
      <w:rPr>
        <w:rFonts w:hint="default"/>
      </w:rPr>
    </w:lvl>
  </w:abstractNum>
  <w:abstractNum w:abstractNumId="6">
    <w:nsid w:val="45B031B1"/>
    <w:multiLevelType w:val="multilevel"/>
    <w:tmpl w:val="40FA357E"/>
    <w:lvl w:ilvl="0">
      <w:start w:val="1"/>
      <w:numFmt w:val="upperLetter"/>
      <w:lvlText w:val="%1"/>
      <w:lvlJc w:val="left"/>
      <w:pPr>
        <w:ind w:left="478" w:hanging="359"/>
        <w:jc w:val="left"/>
      </w:pPr>
      <w:rPr>
        <w:rFonts w:ascii="Linux Libertine" w:eastAsia="Linux Libertine" w:hAnsi="Linux Libertine" w:cs="Linux Libertine" w:hint="default"/>
        <w:color w:val="007FFF"/>
        <w:w w:val="99"/>
        <w:sz w:val="24"/>
        <w:szCs w:val="24"/>
      </w:rPr>
    </w:lvl>
    <w:lvl w:ilvl="1">
      <w:start w:val="1"/>
      <w:numFmt w:val="decimal"/>
      <w:lvlText w:val="%1.%2"/>
      <w:lvlJc w:val="left"/>
      <w:pPr>
        <w:ind w:left="1028" w:hanging="550"/>
        <w:jc w:val="left"/>
      </w:pPr>
      <w:rPr>
        <w:rFonts w:ascii="Linux Libertine" w:eastAsia="Linux Libertine" w:hAnsi="Linux Libertine" w:cs="Linux Libertine" w:hint="default"/>
        <w:color w:val="007FFF"/>
        <w:w w:val="99"/>
        <w:sz w:val="24"/>
        <w:szCs w:val="24"/>
      </w:rPr>
    </w:lvl>
    <w:lvl w:ilvl="2">
      <w:numFmt w:val="bullet"/>
      <w:lvlText w:val="•"/>
      <w:lvlJc w:val="left"/>
      <w:pPr>
        <w:ind w:left="1980" w:hanging="550"/>
      </w:pPr>
      <w:rPr>
        <w:rFonts w:hint="default"/>
      </w:rPr>
    </w:lvl>
    <w:lvl w:ilvl="3">
      <w:numFmt w:val="bullet"/>
      <w:lvlText w:val="•"/>
      <w:lvlJc w:val="left"/>
      <w:pPr>
        <w:ind w:left="2940" w:hanging="550"/>
      </w:pPr>
      <w:rPr>
        <w:rFonts w:hint="default"/>
      </w:rPr>
    </w:lvl>
    <w:lvl w:ilvl="4">
      <w:numFmt w:val="bullet"/>
      <w:lvlText w:val="•"/>
      <w:lvlJc w:val="left"/>
      <w:pPr>
        <w:ind w:left="3900" w:hanging="550"/>
      </w:pPr>
      <w:rPr>
        <w:rFonts w:hint="default"/>
      </w:rPr>
    </w:lvl>
    <w:lvl w:ilvl="5">
      <w:numFmt w:val="bullet"/>
      <w:lvlText w:val="•"/>
      <w:lvlJc w:val="left"/>
      <w:pPr>
        <w:ind w:left="4860" w:hanging="550"/>
      </w:pPr>
      <w:rPr>
        <w:rFonts w:hint="default"/>
      </w:rPr>
    </w:lvl>
    <w:lvl w:ilvl="6">
      <w:numFmt w:val="bullet"/>
      <w:lvlText w:val="•"/>
      <w:lvlJc w:val="left"/>
      <w:pPr>
        <w:ind w:left="5820" w:hanging="550"/>
      </w:pPr>
      <w:rPr>
        <w:rFonts w:hint="default"/>
      </w:rPr>
    </w:lvl>
    <w:lvl w:ilvl="7">
      <w:numFmt w:val="bullet"/>
      <w:lvlText w:val="•"/>
      <w:lvlJc w:val="left"/>
      <w:pPr>
        <w:ind w:left="6780" w:hanging="550"/>
      </w:pPr>
      <w:rPr>
        <w:rFonts w:hint="default"/>
      </w:rPr>
    </w:lvl>
    <w:lvl w:ilvl="8">
      <w:numFmt w:val="bullet"/>
      <w:lvlText w:val="•"/>
      <w:lvlJc w:val="left"/>
      <w:pPr>
        <w:ind w:left="7740" w:hanging="550"/>
      </w:pPr>
      <w:rPr>
        <w:rFonts w:hint="default"/>
      </w:rPr>
    </w:lvl>
  </w:abstractNum>
  <w:abstractNum w:abstractNumId="7">
    <w:nsid w:val="4AE73807"/>
    <w:multiLevelType w:val="multilevel"/>
    <w:tmpl w:val="6C1E1A00"/>
    <w:lvl w:ilvl="0">
      <w:start w:val="2"/>
      <w:numFmt w:val="upperLetter"/>
      <w:lvlText w:val="%1"/>
      <w:lvlJc w:val="left"/>
      <w:pPr>
        <w:ind w:left="930" w:hanging="811"/>
        <w:jc w:val="left"/>
      </w:pPr>
      <w:rPr>
        <w:rFonts w:hint="default"/>
      </w:rPr>
    </w:lvl>
    <w:lvl w:ilvl="1">
      <w:start w:val="1"/>
      <w:numFmt w:val="decimal"/>
      <w:lvlText w:val="%1.%2"/>
      <w:lvlJc w:val="left"/>
      <w:pPr>
        <w:ind w:left="930" w:hanging="811"/>
        <w:jc w:val="left"/>
      </w:pPr>
      <w:rPr>
        <w:rFonts w:ascii="Linux Libertine" w:eastAsia="Linux Libertine" w:hAnsi="Linux Libertine" w:cs="Linux Libertine" w:hint="default"/>
        <w:w w:val="101"/>
        <w:sz w:val="34"/>
        <w:szCs w:val="34"/>
      </w:rPr>
    </w:lvl>
    <w:lvl w:ilvl="2">
      <w:numFmt w:val="bullet"/>
      <w:lvlText w:val="•"/>
      <w:lvlJc w:val="left"/>
      <w:pPr>
        <w:ind w:left="3508" w:hanging="811"/>
      </w:pPr>
      <w:rPr>
        <w:rFonts w:hint="default"/>
      </w:rPr>
    </w:lvl>
    <w:lvl w:ilvl="3">
      <w:numFmt w:val="bullet"/>
      <w:lvlText w:val="•"/>
      <w:lvlJc w:val="left"/>
      <w:pPr>
        <w:ind w:left="4792" w:hanging="811"/>
      </w:pPr>
      <w:rPr>
        <w:rFonts w:hint="default"/>
      </w:rPr>
    </w:lvl>
    <w:lvl w:ilvl="4">
      <w:numFmt w:val="bullet"/>
      <w:lvlText w:val="•"/>
      <w:lvlJc w:val="left"/>
      <w:pPr>
        <w:ind w:left="6076" w:hanging="811"/>
      </w:pPr>
      <w:rPr>
        <w:rFonts w:hint="default"/>
      </w:rPr>
    </w:lvl>
    <w:lvl w:ilvl="5">
      <w:numFmt w:val="bullet"/>
      <w:lvlText w:val="•"/>
      <w:lvlJc w:val="left"/>
      <w:pPr>
        <w:ind w:left="7360" w:hanging="811"/>
      </w:pPr>
      <w:rPr>
        <w:rFonts w:hint="default"/>
      </w:rPr>
    </w:lvl>
    <w:lvl w:ilvl="6">
      <w:numFmt w:val="bullet"/>
      <w:lvlText w:val="•"/>
      <w:lvlJc w:val="left"/>
      <w:pPr>
        <w:ind w:left="8644" w:hanging="811"/>
      </w:pPr>
      <w:rPr>
        <w:rFonts w:hint="default"/>
      </w:rPr>
    </w:lvl>
    <w:lvl w:ilvl="7">
      <w:numFmt w:val="bullet"/>
      <w:lvlText w:val="•"/>
      <w:lvlJc w:val="left"/>
      <w:pPr>
        <w:ind w:left="9928" w:hanging="811"/>
      </w:pPr>
      <w:rPr>
        <w:rFonts w:hint="default"/>
      </w:rPr>
    </w:lvl>
    <w:lvl w:ilvl="8">
      <w:numFmt w:val="bullet"/>
      <w:lvlText w:val="•"/>
      <w:lvlJc w:val="left"/>
      <w:pPr>
        <w:ind w:left="11212" w:hanging="811"/>
      </w:pPr>
      <w:rPr>
        <w:rFonts w:hint="default"/>
      </w:rPr>
    </w:lvl>
  </w:abstractNum>
  <w:abstractNum w:abstractNumId="8">
    <w:nsid w:val="4FAE06E0"/>
    <w:multiLevelType w:val="hybridMultilevel"/>
    <w:tmpl w:val="E6281A74"/>
    <w:lvl w:ilvl="0" w:tplc="443AB980">
      <w:numFmt w:val="bullet"/>
      <w:lvlText w:val="•"/>
      <w:lvlJc w:val="left"/>
      <w:pPr>
        <w:ind w:left="717" w:hanging="204"/>
      </w:pPr>
      <w:rPr>
        <w:rFonts w:ascii="Linux Libertine" w:eastAsia="Linux Libertine" w:hAnsi="Linux Libertine" w:cs="Linux Libertine" w:hint="default"/>
        <w:w w:val="99"/>
        <w:sz w:val="24"/>
        <w:szCs w:val="24"/>
      </w:rPr>
    </w:lvl>
    <w:lvl w:ilvl="1" w:tplc="ED78C0A0">
      <w:numFmt w:val="bullet"/>
      <w:lvlText w:val="•"/>
      <w:lvlJc w:val="left"/>
      <w:pPr>
        <w:ind w:left="1614" w:hanging="204"/>
      </w:pPr>
      <w:rPr>
        <w:rFonts w:hint="default"/>
      </w:rPr>
    </w:lvl>
    <w:lvl w:ilvl="2" w:tplc="6ED2DD36">
      <w:numFmt w:val="bullet"/>
      <w:lvlText w:val="•"/>
      <w:lvlJc w:val="left"/>
      <w:pPr>
        <w:ind w:left="2508" w:hanging="204"/>
      </w:pPr>
      <w:rPr>
        <w:rFonts w:hint="default"/>
      </w:rPr>
    </w:lvl>
    <w:lvl w:ilvl="3" w:tplc="FAF08ADC">
      <w:numFmt w:val="bullet"/>
      <w:lvlText w:val="•"/>
      <w:lvlJc w:val="left"/>
      <w:pPr>
        <w:ind w:left="3402" w:hanging="204"/>
      </w:pPr>
      <w:rPr>
        <w:rFonts w:hint="default"/>
      </w:rPr>
    </w:lvl>
    <w:lvl w:ilvl="4" w:tplc="A8AA01B8">
      <w:numFmt w:val="bullet"/>
      <w:lvlText w:val="•"/>
      <w:lvlJc w:val="left"/>
      <w:pPr>
        <w:ind w:left="4296" w:hanging="204"/>
      </w:pPr>
      <w:rPr>
        <w:rFonts w:hint="default"/>
      </w:rPr>
    </w:lvl>
    <w:lvl w:ilvl="5" w:tplc="50CAAF1A">
      <w:numFmt w:val="bullet"/>
      <w:lvlText w:val="•"/>
      <w:lvlJc w:val="left"/>
      <w:pPr>
        <w:ind w:left="5190" w:hanging="204"/>
      </w:pPr>
      <w:rPr>
        <w:rFonts w:hint="default"/>
      </w:rPr>
    </w:lvl>
    <w:lvl w:ilvl="6" w:tplc="F7AC1D3E">
      <w:numFmt w:val="bullet"/>
      <w:lvlText w:val="•"/>
      <w:lvlJc w:val="left"/>
      <w:pPr>
        <w:ind w:left="6084" w:hanging="204"/>
      </w:pPr>
      <w:rPr>
        <w:rFonts w:hint="default"/>
      </w:rPr>
    </w:lvl>
    <w:lvl w:ilvl="7" w:tplc="358C8CB6">
      <w:numFmt w:val="bullet"/>
      <w:lvlText w:val="•"/>
      <w:lvlJc w:val="left"/>
      <w:pPr>
        <w:ind w:left="6978" w:hanging="204"/>
      </w:pPr>
      <w:rPr>
        <w:rFonts w:hint="default"/>
      </w:rPr>
    </w:lvl>
    <w:lvl w:ilvl="8" w:tplc="A246EE7E">
      <w:numFmt w:val="bullet"/>
      <w:lvlText w:val="•"/>
      <w:lvlJc w:val="left"/>
      <w:pPr>
        <w:ind w:left="7872" w:hanging="204"/>
      </w:pPr>
      <w:rPr>
        <w:rFonts w:hint="default"/>
      </w:rPr>
    </w:lvl>
  </w:abstractNum>
  <w:abstractNum w:abstractNumId="9">
    <w:nsid w:val="50354602"/>
    <w:multiLevelType w:val="multilevel"/>
    <w:tmpl w:val="E68C1040"/>
    <w:lvl w:ilvl="0">
      <w:start w:val="3"/>
      <w:numFmt w:val="decimal"/>
      <w:lvlText w:val="%1"/>
      <w:lvlJc w:val="left"/>
      <w:pPr>
        <w:ind w:left="885" w:hanging="766"/>
        <w:jc w:val="left"/>
      </w:pPr>
      <w:rPr>
        <w:rFonts w:hint="default"/>
      </w:rPr>
    </w:lvl>
    <w:lvl w:ilvl="1">
      <w:start w:val="1"/>
      <w:numFmt w:val="decimal"/>
      <w:lvlText w:val="%1.%2"/>
      <w:lvlJc w:val="left"/>
      <w:pPr>
        <w:ind w:left="885" w:hanging="766"/>
        <w:jc w:val="left"/>
      </w:pPr>
      <w:rPr>
        <w:rFonts w:ascii="Linux Libertine" w:eastAsia="Linux Libertine" w:hAnsi="Linux Libertine" w:cs="Linux Libertine" w:hint="default"/>
        <w:w w:val="101"/>
        <w:sz w:val="34"/>
        <w:szCs w:val="34"/>
      </w:rPr>
    </w:lvl>
    <w:lvl w:ilvl="2">
      <w:numFmt w:val="bullet"/>
      <w:lvlText w:val="•"/>
      <w:lvlJc w:val="left"/>
      <w:pPr>
        <w:ind w:left="2636" w:hanging="766"/>
      </w:pPr>
      <w:rPr>
        <w:rFonts w:hint="default"/>
      </w:rPr>
    </w:lvl>
    <w:lvl w:ilvl="3">
      <w:numFmt w:val="bullet"/>
      <w:lvlText w:val="•"/>
      <w:lvlJc w:val="left"/>
      <w:pPr>
        <w:ind w:left="3514" w:hanging="766"/>
      </w:pPr>
      <w:rPr>
        <w:rFonts w:hint="default"/>
      </w:rPr>
    </w:lvl>
    <w:lvl w:ilvl="4">
      <w:numFmt w:val="bullet"/>
      <w:lvlText w:val="•"/>
      <w:lvlJc w:val="left"/>
      <w:pPr>
        <w:ind w:left="4392" w:hanging="766"/>
      </w:pPr>
      <w:rPr>
        <w:rFonts w:hint="default"/>
      </w:rPr>
    </w:lvl>
    <w:lvl w:ilvl="5">
      <w:numFmt w:val="bullet"/>
      <w:lvlText w:val="•"/>
      <w:lvlJc w:val="left"/>
      <w:pPr>
        <w:ind w:left="5270" w:hanging="766"/>
      </w:pPr>
      <w:rPr>
        <w:rFonts w:hint="default"/>
      </w:rPr>
    </w:lvl>
    <w:lvl w:ilvl="6">
      <w:numFmt w:val="bullet"/>
      <w:lvlText w:val="•"/>
      <w:lvlJc w:val="left"/>
      <w:pPr>
        <w:ind w:left="6148" w:hanging="766"/>
      </w:pPr>
      <w:rPr>
        <w:rFonts w:hint="default"/>
      </w:rPr>
    </w:lvl>
    <w:lvl w:ilvl="7">
      <w:numFmt w:val="bullet"/>
      <w:lvlText w:val="•"/>
      <w:lvlJc w:val="left"/>
      <w:pPr>
        <w:ind w:left="7026" w:hanging="766"/>
      </w:pPr>
      <w:rPr>
        <w:rFonts w:hint="default"/>
      </w:rPr>
    </w:lvl>
    <w:lvl w:ilvl="8">
      <w:numFmt w:val="bullet"/>
      <w:lvlText w:val="•"/>
      <w:lvlJc w:val="left"/>
      <w:pPr>
        <w:ind w:left="7904" w:hanging="766"/>
      </w:pPr>
      <w:rPr>
        <w:rFonts w:hint="default"/>
      </w:rPr>
    </w:lvl>
  </w:abstractNum>
  <w:abstractNum w:abstractNumId="10">
    <w:nsid w:val="69424F3F"/>
    <w:multiLevelType w:val="multilevel"/>
    <w:tmpl w:val="E2AA4C1C"/>
    <w:lvl w:ilvl="0">
      <w:start w:val="1"/>
      <w:numFmt w:val="decimal"/>
      <w:lvlText w:val="%1"/>
      <w:lvlJc w:val="left"/>
      <w:pPr>
        <w:ind w:left="478" w:hanging="359"/>
        <w:jc w:val="left"/>
      </w:pPr>
      <w:rPr>
        <w:rFonts w:ascii="Linux Libertine" w:eastAsia="Linux Libertine" w:hAnsi="Linux Libertine" w:cs="Linux Libertine" w:hint="default"/>
        <w:color w:val="007FFF"/>
        <w:w w:val="99"/>
        <w:sz w:val="24"/>
        <w:szCs w:val="24"/>
      </w:rPr>
    </w:lvl>
    <w:lvl w:ilvl="1">
      <w:start w:val="1"/>
      <w:numFmt w:val="decimal"/>
      <w:lvlText w:val="%1.%2"/>
      <w:lvlJc w:val="left"/>
      <w:pPr>
        <w:ind w:left="1028" w:hanging="550"/>
        <w:jc w:val="left"/>
      </w:pPr>
      <w:rPr>
        <w:rFonts w:ascii="Linux Libertine" w:eastAsia="Linux Libertine" w:hAnsi="Linux Libertine" w:cs="Linux Libertine" w:hint="default"/>
        <w:color w:val="007FFF"/>
        <w:w w:val="99"/>
        <w:sz w:val="24"/>
        <w:szCs w:val="24"/>
      </w:rPr>
    </w:lvl>
    <w:lvl w:ilvl="2">
      <w:start w:val="1"/>
      <w:numFmt w:val="decimal"/>
      <w:lvlText w:val="%1.%2.%3"/>
      <w:lvlJc w:val="left"/>
      <w:pPr>
        <w:ind w:left="1793" w:hanging="766"/>
        <w:jc w:val="left"/>
      </w:pPr>
      <w:rPr>
        <w:rFonts w:ascii="Linux Libertine" w:eastAsia="Linux Libertine" w:hAnsi="Linux Libertine" w:cs="Linux Libertine" w:hint="default"/>
        <w:color w:val="007FFF"/>
        <w:w w:val="99"/>
        <w:sz w:val="24"/>
        <w:szCs w:val="24"/>
      </w:rPr>
    </w:lvl>
    <w:lvl w:ilvl="3">
      <w:start w:val="1"/>
      <w:numFmt w:val="decimal"/>
      <w:lvlText w:val="%1.%2.%3.%4"/>
      <w:lvlJc w:val="left"/>
      <w:pPr>
        <w:ind w:left="2774" w:hanging="981"/>
        <w:jc w:val="left"/>
      </w:pPr>
      <w:rPr>
        <w:rFonts w:ascii="Linux Libertine" w:eastAsia="Linux Libertine" w:hAnsi="Linux Libertine" w:cs="Linux Libertine" w:hint="default"/>
        <w:color w:val="007FFF"/>
        <w:w w:val="99"/>
        <w:sz w:val="24"/>
        <w:szCs w:val="24"/>
      </w:rPr>
    </w:lvl>
    <w:lvl w:ilvl="4">
      <w:numFmt w:val="bullet"/>
      <w:lvlText w:val="•"/>
      <w:lvlJc w:val="left"/>
      <w:pPr>
        <w:ind w:left="3762" w:hanging="981"/>
      </w:pPr>
      <w:rPr>
        <w:rFonts w:hint="default"/>
      </w:rPr>
    </w:lvl>
    <w:lvl w:ilvl="5">
      <w:numFmt w:val="bullet"/>
      <w:lvlText w:val="•"/>
      <w:lvlJc w:val="left"/>
      <w:pPr>
        <w:ind w:left="4745" w:hanging="981"/>
      </w:pPr>
      <w:rPr>
        <w:rFonts w:hint="default"/>
      </w:rPr>
    </w:lvl>
    <w:lvl w:ilvl="6">
      <w:numFmt w:val="bullet"/>
      <w:lvlText w:val="•"/>
      <w:lvlJc w:val="left"/>
      <w:pPr>
        <w:ind w:left="5728" w:hanging="981"/>
      </w:pPr>
      <w:rPr>
        <w:rFonts w:hint="default"/>
      </w:rPr>
    </w:lvl>
    <w:lvl w:ilvl="7">
      <w:numFmt w:val="bullet"/>
      <w:lvlText w:val="•"/>
      <w:lvlJc w:val="left"/>
      <w:pPr>
        <w:ind w:left="6711" w:hanging="981"/>
      </w:pPr>
      <w:rPr>
        <w:rFonts w:hint="default"/>
      </w:rPr>
    </w:lvl>
    <w:lvl w:ilvl="8">
      <w:numFmt w:val="bullet"/>
      <w:lvlText w:val="•"/>
      <w:lvlJc w:val="left"/>
      <w:pPr>
        <w:ind w:left="7694" w:hanging="981"/>
      </w:pPr>
      <w:rPr>
        <w:rFonts w:hint="default"/>
      </w:rPr>
    </w:lvl>
  </w:abstractNum>
  <w:abstractNum w:abstractNumId="11">
    <w:nsid w:val="69436B6F"/>
    <w:multiLevelType w:val="multilevel"/>
    <w:tmpl w:val="5CACB1EA"/>
    <w:lvl w:ilvl="0">
      <w:start w:val="3"/>
      <w:numFmt w:val="decimal"/>
      <w:lvlText w:val="%1"/>
      <w:lvlJc w:val="left"/>
      <w:pPr>
        <w:ind w:left="120" w:hanging="343"/>
        <w:jc w:val="left"/>
      </w:pPr>
      <w:rPr>
        <w:rFonts w:hint="default"/>
      </w:rPr>
    </w:lvl>
    <w:lvl w:ilvl="1">
      <w:start w:val="2"/>
      <w:numFmt w:val="decimal"/>
      <w:lvlText w:val="%1.%2"/>
      <w:lvlJc w:val="left"/>
      <w:pPr>
        <w:ind w:left="120" w:hanging="343"/>
        <w:jc w:val="left"/>
      </w:pPr>
      <w:rPr>
        <w:rFonts w:hint="default"/>
        <w:w w:val="99"/>
      </w:rPr>
    </w:lvl>
    <w:lvl w:ilvl="2">
      <w:start w:val="1"/>
      <w:numFmt w:val="decimal"/>
      <w:lvlText w:val="%1.%2.%3"/>
      <w:lvlJc w:val="left"/>
      <w:pPr>
        <w:ind w:left="968" w:hanging="849"/>
        <w:jc w:val="left"/>
      </w:pPr>
      <w:rPr>
        <w:rFonts w:ascii="Linux Libertine" w:eastAsia="Linux Libertine" w:hAnsi="Linux Libertine" w:cs="Linux Libertine" w:hint="default"/>
        <w:w w:val="102"/>
        <w:sz w:val="28"/>
        <w:szCs w:val="28"/>
      </w:rPr>
    </w:lvl>
    <w:lvl w:ilvl="3">
      <w:start w:val="1"/>
      <w:numFmt w:val="decimal"/>
      <w:lvlText w:val="%4."/>
      <w:lvlJc w:val="left"/>
      <w:pPr>
        <w:ind w:left="717" w:hanging="284"/>
        <w:jc w:val="left"/>
      </w:pPr>
      <w:rPr>
        <w:rFonts w:ascii="Linux Libertine" w:eastAsia="Linux Libertine" w:hAnsi="Linux Libertine" w:cs="Linux Libertine" w:hint="default"/>
        <w:w w:val="99"/>
        <w:sz w:val="24"/>
        <w:szCs w:val="24"/>
      </w:rPr>
    </w:lvl>
    <w:lvl w:ilvl="4">
      <w:numFmt w:val="bullet"/>
      <w:lvlText w:val="•"/>
      <w:lvlJc w:val="left"/>
      <w:pPr>
        <w:ind w:left="3505" w:hanging="284"/>
      </w:pPr>
      <w:rPr>
        <w:rFonts w:hint="default"/>
      </w:rPr>
    </w:lvl>
    <w:lvl w:ilvl="5">
      <w:numFmt w:val="bullet"/>
      <w:lvlText w:val="•"/>
      <w:lvlJc w:val="left"/>
      <w:pPr>
        <w:ind w:left="4531" w:hanging="284"/>
      </w:pPr>
      <w:rPr>
        <w:rFonts w:hint="default"/>
      </w:rPr>
    </w:lvl>
    <w:lvl w:ilvl="6">
      <w:numFmt w:val="bullet"/>
      <w:lvlText w:val="•"/>
      <w:lvlJc w:val="left"/>
      <w:pPr>
        <w:ind w:left="5557" w:hanging="284"/>
      </w:pPr>
      <w:rPr>
        <w:rFonts w:hint="default"/>
      </w:rPr>
    </w:lvl>
    <w:lvl w:ilvl="7">
      <w:numFmt w:val="bullet"/>
      <w:lvlText w:val="•"/>
      <w:lvlJc w:val="left"/>
      <w:pPr>
        <w:ind w:left="6582" w:hanging="284"/>
      </w:pPr>
      <w:rPr>
        <w:rFonts w:hint="default"/>
      </w:rPr>
    </w:lvl>
    <w:lvl w:ilvl="8">
      <w:numFmt w:val="bullet"/>
      <w:lvlText w:val="•"/>
      <w:lvlJc w:val="left"/>
      <w:pPr>
        <w:ind w:left="7608" w:hanging="284"/>
      </w:pPr>
      <w:rPr>
        <w:rFonts w:hint="default"/>
      </w:rPr>
    </w:lvl>
  </w:abstractNum>
  <w:abstractNum w:abstractNumId="12">
    <w:nsid w:val="6C387443"/>
    <w:multiLevelType w:val="hybridMultilevel"/>
    <w:tmpl w:val="EB687DB4"/>
    <w:lvl w:ilvl="0" w:tplc="E9BEA186">
      <w:numFmt w:val="bullet"/>
      <w:lvlText w:val="•"/>
      <w:lvlJc w:val="left"/>
      <w:pPr>
        <w:ind w:left="717" w:hanging="204"/>
      </w:pPr>
      <w:rPr>
        <w:rFonts w:ascii="Linux Libertine" w:eastAsia="Linux Libertine" w:hAnsi="Linux Libertine" w:cs="Linux Libertine" w:hint="default"/>
        <w:w w:val="99"/>
        <w:sz w:val="24"/>
        <w:szCs w:val="24"/>
      </w:rPr>
    </w:lvl>
    <w:lvl w:ilvl="1" w:tplc="3C6A3F10">
      <w:numFmt w:val="bullet"/>
      <w:lvlText w:val="•"/>
      <w:lvlJc w:val="left"/>
      <w:pPr>
        <w:ind w:left="1614" w:hanging="204"/>
      </w:pPr>
      <w:rPr>
        <w:rFonts w:hint="default"/>
      </w:rPr>
    </w:lvl>
    <w:lvl w:ilvl="2" w:tplc="B426960C">
      <w:numFmt w:val="bullet"/>
      <w:lvlText w:val="•"/>
      <w:lvlJc w:val="left"/>
      <w:pPr>
        <w:ind w:left="2508" w:hanging="204"/>
      </w:pPr>
      <w:rPr>
        <w:rFonts w:hint="default"/>
      </w:rPr>
    </w:lvl>
    <w:lvl w:ilvl="3" w:tplc="E1565216">
      <w:numFmt w:val="bullet"/>
      <w:lvlText w:val="•"/>
      <w:lvlJc w:val="left"/>
      <w:pPr>
        <w:ind w:left="3402" w:hanging="204"/>
      </w:pPr>
      <w:rPr>
        <w:rFonts w:hint="default"/>
      </w:rPr>
    </w:lvl>
    <w:lvl w:ilvl="4" w:tplc="7178A6DA">
      <w:numFmt w:val="bullet"/>
      <w:lvlText w:val="•"/>
      <w:lvlJc w:val="left"/>
      <w:pPr>
        <w:ind w:left="4296" w:hanging="204"/>
      </w:pPr>
      <w:rPr>
        <w:rFonts w:hint="default"/>
      </w:rPr>
    </w:lvl>
    <w:lvl w:ilvl="5" w:tplc="AAAABE0A">
      <w:numFmt w:val="bullet"/>
      <w:lvlText w:val="•"/>
      <w:lvlJc w:val="left"/>
      <w:pPr>
        <w:ind w:left="5190" w:hanging="204"/>
      </w:pPr>
      <w:rPr>
        <w:rFonts w:hint="default"/>
      </w:rPr>
    </w:lvl>
    <w:lvl w:ilvl="6" w:tplc="052837F2">
      <w:numFmt w:val="bullet"/>
      <w:lvlText w:val="•"/>
      <w:lvlJc w:val="left"/>
      <w:pPr>
        <w:ind w:left="6084" w:hanging="204"/>
      </w:pPr>
      <w:rPr>
        <w:rFonts w:hint="default"/>
      </w:rPr>
    </w:lvl>
    <w:lvl w:ilvl="7" w:tplc="A148BD18">
      <w:numFmt w:val="bullet"/>
      <w:lvlText w:val="•"/>
      <w:lvlJc w:val="left"/>
      <w:pPr>
        <w:ind w:left="6978" w:hanging="204"/>
      </w:pPr>
      <w:rPr>
        <w:rFonts w:hint="default"/>
      </w:rPr>
    </w:lvl>
    <w:lvl w:ilvl="8" w:tplc="ECF8ABA2">
      <w:numFmt w:val="bullet"/>
      <w:lvlText w:val="•"/>
      <w:lvlJc w:val="left"/>
      <w:pPr>
        <w:ind w:left="7872" w:hanging="204"/>
      </w:pPr>
      <w:rPr>
        <w:rFonts w:hint="default"/>
      </w:rPr>
    </w:lvl>
  </w:abstractNum>
  <w:abstractNum w:abstractNumId="13">
    <w:nsid w:val="70A37D24"/>
    <w:multiLevelType w:val="hybridMultilevel"/>
    <w:tmpl w:val="649C3CF8"/>
    <w:lvl w:ilvl="0" w:tplc="616CD978">
      <w:start w:val="8"/>
      <w:numFmt w:val="decimal"/>
      <w:lvlText w:val="(%1)"/>
      <w:lvlJc w:val="left"/>
      <w:pPr>
        <w:ind w:left="895" w:hanging="553"/>
        <w:jc w:val="right"/>
      </w:pPr>
      <w:rPr>
        <w:rFonts w:ascii="Linux Libertine" w:eastAsia="Linux Libertine" w:hAnsi="Linux Libertine" w:cs="Linux Libertine" w:hint="default"/>
        <w:w w:val="99"/>
        <w:sz w:val="24"/>
        <w:szCs w:val="24"/>
      </w:rPr>
    </w:lvl>
    <w:lvl w:ilvl="1" w:tplc="69C41CE6">
      <w:start w:val="1"/>
      <w:numFmt w:val="lowerLetter"/>
      <w:lvlText w:val="%2."/>
      <w:lvlJc w:val="left"/>
      <w:pPr>
        <w:ind w:left="1315" w:hanging="421"/>
        <w:jc w:val="left"/>
      </w:pPr>
      <w:rPr>
        <w:rFonts w:ascii="Linux Libertine" w:eastAsia="Linux Libertine" w:hAnsi="Linux Libertine" w:cs="Linux Libertine" w:hint="default"/>
        <w:w w:val="99"/>
        <w:sz w:val="24"/>
        <w:szCs w:val="24"/>
      </w:rPr>
    </w:lvl>
    <w:lvl w:ilvl="2" w:tplc="207CB4B0">
      <w:start w:val="2"/>
      <w:numFmt w:val="lowerRoman"/>
      <w:lvlText w:val="%3."/>
      <w:lvlJc w:val="left"/>
      <w:pPr>
        <w:ind w:left="1692" w:hanging="442"/>
        <w:jc w:val="left"/>
      </w:pPr>
      <w:rPr>
        <w:rFonts w:ascii="Linux Libertine" w:eastAsia="Linux Libertine" w:hAnsi="Linux Libertine" w:cs="Linux Libertine" w:hint="default"/>
        <w:w w:val="99"/>
        <w:sz w:val="24"/>
        <w:szCs w:val="24"/>
      </w:rPr>
    </w:lvl>
    <w:lvl w:ilvl="3" w:tplc="30823BB0">
      <w:numFmt w:val="bullet"/>
      <w:lvlText w:val="•"/>
      <w:lvlJc w:val="left"/>
      <w:pPr>
        <w:ind w:left="1340" w:hanging="442"/>
      </w:pPr>
      <w:rPr>
        <w:rFonts w:hint="default"/>
      </w:rPr>
    </w:lvl>
    <w:lvl w:ilvl="4" w:tplc="3F00302C">
      <w:numFmt w:val="bullet"/>
      <w:lvlText w:val="•"/>
      <w:lvlJc w:val="left"/>
      <w:pPr>
        <w:ind w:left="1700" w:hanging="442"/>
      </w:pPr>
      <w:rPr>
        <w:rFonts w:hint="default"/>
      </w:rPr>
    </w:lvl>
    <w:lvl w:ilvl="5" w:tplc="8F5E9904">
      <w:numFmt w:val="bullet"/>
      <w:lvlText w:val="•"/>
      <w:lvlJc w:val="left"/>
      <w:pPr>
        <w:ind w:left="1840" w:hanging="442"/>
      </w:pPr>
      <w:rPr>
        <w:rFonts w:hint="default"/>
      </w:rPr>
    </w:lvl>
    <w:lvl w:ilvl="6" w:tplc="C1A08D20">
      <w:numFmt w:val="bullet"/>
      <w:lvlText w:val="•"/>
      <w:lvlJc w:val="left"/>
      <w:pPr>
        <w:ind w:left="1800" w:hanging="442"/>
      </w:pPr>
      <w:rPr>
        <w:rFonts w:hint="default"/>
      </w:rPr>
    </w:lvl>
    <w:lvl w:ilvl="7" w:tplc="88D6E4C6">
      <w:numFmt w:val="bullet"/>
      <w:lvlText w:val="•"/>
      <w:lvlJc w:val="left"/>
      <w:pPr>
        <w:ind w:left="1760" w:hanging="442"/>
      </w:pPr>
      <w:rPr>
        <w:rFonts w:hint="default"/>
      </w:rPr>
    </w:lvl>
    <w:lvl w:ilvl="8" w:tplc="1974C108">
      <w:numFmt w:val="bullet"/>
      <w:lvlText w:val="•"/>
      <w:lvlJc w:val="left"/>
      <w:pPr>
        <w:ind w:left="1721" w:hanging="442"/>
      </w:pPr>
      <w:rPr>
        <w:rFonts w:hint="default"/>
      </w:rPr>
    </w:lvl>
  </w:abstractNum>
  <w:abstractNum w:abstractNumId="14">
    <w:nsid w:val="73FA1100"/>
    <w:multiLevelType w:val="multilevel"/>
    <w:tmpl w:val="F9D8905E"/>
    <w:lvl w:ilvl="0">
      <w:start w:val="1"/>
      <w:numFmt w:val="decimal"/>
      <w:lvlText w:val="%1"/>
      <w:lvlJc w:val="left"/>
      <w:pPr>
        <w:ind w:left="885" w:hanging="766"/>
        <w:jc w:val="left"/>
      </w:pPr>
      <w:rPr>
        <w:rFonts w:hint="default"/>
      </w:rPr>
    </w:lvl>
    <w:lvl w:ilvl="1">
      <w:start w:val="1"/>
      <w:numFmt w:val="decimal"/>
      <w:lvlText w:val="%1.%2"/>
      <w:lvlJc w:val="left"/>
      <w:pPr>
        <w:ind w:left="885" w:hanging="766"/>
        <w:jc w:val="left"/>
      </w:pPr>
      <w:rPr>
        <w:rFonts w:ascii="Linux Libertine" w:eastAsia="Linux Libertine" w:hAnsi="Linux Libertine" w:cs="Linux Libertine" w:hint="default"/>
        <w:w w:val="101"/>
        <w:sz w:val="34"/>
        <w:szCs w:val="34"/>
      </w:rPr>
    </w:lvl>
    <w:lvl w:ilvl="2">
      <w:start w:val="1"/>
      <w:numFmt w:val="decimal"/>
      <w:lvlText w:val="(%3)"/>
      <w:lvlJc w:val="left"/>
      <w:pPr>
        <w:ind w:left="834" w:hanging="493"/>
        <w:jc w:val="left"/>
      </w:pPr>
      <w:rPr>
        <w:rFonts w:ascii="Linux Libertine" w:eastAsia="Linux Libertine" w:hAnsi="Linux Libertine" w:cs="Linux Libertine" w:hint="default"/>
        <w:w w:val="99"/>
        <w:sz w:val="24"/>
        <w:szCs w:val="24"/>
      </w:rPr>
    </w:lvl>
    <w:lvl w:ilvl="3">
      <w:numFmt w:val="bullet"/>
      <w:lvlText w:val="•"/>
      <w:lvlJc w:val="left"/>
      <w:pPr>
        <w:ind w:left="3027" w:hanging="493"/>
      </w:pPr>
      <w:rPr>
        <w:rFonts w:hint="default"/>
      </w:rPr>
    </w:lvl>
    <w:lvl w:ilvl="4">
      <w:numFmt w:val="bullet"/>
      <w:lvlText w:val="•"/>
      <w:lvlJc w:val="left"/>
      <w:pPr>
        <w:ind w:left="3975" w:hanging="493"/>
      </w:pPr>
      <w:rPr>
        <w:rFonts w:hint="default"/>
      </w:rPr>
    </w:lvl>
    <w:lvl w:ilvl="5">
      <w:numFmt w:val="bullet"/>
      <w:lvlText w:val="•"/>
      <w:lvlJc w:val="left"/>
      <w:pPr>
        <w:ind w:left="4922" w:hanging="493"/>
      </w:pPr>
      <w:rPr>
        <w:rFonts w:hint="default"/>
      </w:rPr>
    </w:lvl>
    <w:lvl w:ilvl="6">
      <w:numFmt w:val="bullet"/>
      <w:lvlText w:val="•"/>
      <w:lvlJc w:val="left"/>
      <w:pPr>
        <w:ind w:left="5870" w:hanging="493"/>
      </w:pPr>
      <w:rPr>
        <w:rFonts w:hint="default"/>
      </w:rPr>
    </w:lvl>
    <w:lvl w:ilvl="7">
      <w:numFmt w:val="bullet"/>
      <w:lvlText w:val="•"/>
      <w:lvlJc w:val="left"/>
      <w:pPr>
        <w:ind w:left="6817" w:hanging="493"/>
      </w:pPr>
      <w:rPr>
        <w:rFonts w:hint="default"/>
      </w:rPr>
    </w:lvl>
    <w:lvl w:ilvl="8">
      <w:numFmt w:val="bullet"/>
      <w:lvlText w:val="•"/>
      <w:lvlJc w:val="left"/>
      <w:pPr>
        <w:ind w:left="7765" w:hanging="493"/>
      </w:pPr>
      <w:rPr>
        <w:rFonts w:hint="default"/>
      </w:rPr>
    </w:lvl>
  </w:abstractNum>
  <w:abstractNum w:abstractNumId="15">
    <w:nsid w:val="7ABA11F0"/>
    <w:multiLevelType w:val="hybridMultilevel"/>
    <w:tmpl w:val="9B7ECA82"/>
    <w:lvl w:ilvl="0" w:tplc="61F44504">
      <w:start w:val="37"/>
      <w:numFmt w:val="decimal"/>
      <w:lvlText w:val="(%1)"/>
      <w:lvlJc w:val="left"/>
      <w:pPr>
        <w:ind w:left="834" w:hanging="604"/>
        <w:jc w:val="left"/>
      </w:pPr>
      <w:rPr>
        <w:rFonts w:ascii="Linux Libertine" w:eastAsia="Linux Libertine" w:hAnsi="Linux Libertine" w:cs="Linux Libertine" w:hint="default"/>
        <w:w w:val="99"/>
        <w:sz w:val="24"/>
        <w:szCs w:val="24"/>
      </w:rPr>
    </w:lvl>
    <w:lvl w:ilvl="1" w:tplc="0532A986">
      <w:start w:val="1"/>
      <w:numFmt w:val="lowerLetter"/>
      <w:lvlText w:val="%2."/>
      <w:lvlJc w:val="left"/>
      <w:pPr>
        <w:ind w:left="1210" w:hanging="316"/>
        <w:jc w:val="left"/>
      </w:pPr>
      <w:rPr>
        <w:rFonts w:ascii="Linux Libertine" w:eastAsia="Linux Libertine" w:hAnsi="Linux Libertine" w:cs="Linux Libertine" w:hint="default"/>
        <w:w w:val="99"/>
        <w:sz w:val="24"/>
        <w:szCs w:val="24"/>
      </w:rPr>
    </w:lvl>
    <w:lvl w:ilvl="2" w:tplc="1994C69E">
      <w:numFmt w:val="bullet"/>
      <w:lvlText w:val="•"/>
      <w:lvlJc w:val="left"/>
      <w:pPr>
        <w:ind w:left="1377" w:hanging="316"/>
      </w:pPr>
      <w:rPr>
        <w:rFonts w:hint="default"/>
      </w:rPr>
    </w:lvl>
    <w:lvl w:ilvl="3" w:tplc="59AC9A04">
      <w:numFmt w:val="bullet"/>
      <w:lvlText w:val="•"/>
      <w:lvlJc w:val="left"/>
      <w:pPr>
        <w:ind w:left="1534" w:hanging="316"/>
      </w:pPr>
      <w:rPr>
        <w:rFonts w:hint="default"/>
      </w:rPr>
    </w:lvl>
    <w:lvl w:ilvl="4" w:tplc="0F0C9574">
      <w:numFmt w:val="bullet"/>
      <w:lvlText w:val="•"/>
      <w:lvlJc w:val="left"/>
      <w:pPr>
        <w:ind w:left="1692" w:hanging="316"/>
      </w:pPr>
      <w:rPr>
        <w:rFonts w:hint="default"/>
      </w:rPr>
    </w:lvl>
    <w:lvl w:ilvl="5" w:tplc="E8D856A2">
      <w:numFmt w:val="bullet"/>
      <w:lvlText w:val="•"/>
      <w:lvlJc w:val="left"/>
      <w:pPr>
        <w:ind w:left="1849" w:hanging="316"/>
      </w:pPr>
      <w:rPr>
        <w:rFonts w:hint="default"/>
      </w:rPr>
    </w:lvl>
    <w:lvl w:ilvl="6" w:tplc="07DCED5C">
      <w:numFmt w:val="bullet"/>
      <w:lvlText w:val="•"/>
      <w:lvlJc w:val="left"/>
      <w:pPr>
        <w:ind w:left="2007" w:hanging="316"/>
      </w:pPr>
      <w:rPr>
        <w:rFonts w:hint="default"/>
      </w:rPr>
    </w:lvl>
    <w:lvl w:ilvl="7" w:tplc="6448BB20">
      <w:numFmt w:val="bullet"/>
      <w:lvlText w:val="•"/>
      <w:lvlJc w:val="left"/>
      <w:pPr>
        <w:ind w:left="2164" w:hanging="316"/>
      </w:pPr>
      <w:rPr>
        <w:rFonts w:hint="default"/>
      </w:rPr>
    </w:lvl>
    <w:lvl w:ilvl="8" w:tplc="562E8AB2">
      <w:numFmt w:val="bullet"/>
      <w:lvlText w:val="•"/>
      <w:lvlJc w:val="left"/>
      <w:pPr>
        <w:ind w:left="2322" w:hanging="316"/>
      </w:pPr>
      <w:rPr>
        <w:rFonts w:hint="default"/>
      </w:rPr>
    </w:lvl>
  </w:abstractNum>
  <w:abstractNum w:abstractNumId="16">
    <w:nsid w:val="7CD25EA7"/>
    <w:multiLevelType w:val="hybridMultilevel"/>
    <w:tmpl w:val="D946D6C8"/>
    <w:lvl w:ilvl="0" w:tplc="373C54CA">
      <w:numFmt w:val="bullet"/>
      <w:lvlText w:val="•"/>
      <w:lvlJc w:val="left"/>
      <w:pPr>
        <w:ind w:left="717" w:hanging="204"/>
      </w:pPr>
      <w:rPr>
        <w:rFonts w:ascii="Linux Libertine" w:eastAsia="Linux Libertine" w:hAnsi="Linux Libertine" w:cs="Linux Libertine" w:hint="default"/>
        <w:w w:val="99"/>
        <w:sz w:val="24"/>
        <w:szCs w:val="24"/>
      </w:rPr>
    </w:lvl>
    <w:lvl w:ilvl="1" w:tplc="407E83D8">
      <w:numFmt w:val="bullet"/>
      <w:lvlText w:val="•"/>
      <w:lvlJc w:val="left"/>
      <w:pPr>
        <w:ind w:left="1614" w:hanging="204"/>
      </w:pPr>
      <w:rPr>
        <w:rFonts w:hint="default"/>
      </w:rPr>
    </w:lvl>
    <w:lvl w:ilvl="2" w:tplc="6478B9F4">
      <w:numFmt w:val="bullet"/>
      <w:lvlText w:val="•"/>
      <w:lvlJc w:val="left"/>
      <w:pPr>
        <w:ind w:left="2508" w:hanging="204"/>
      </w:pPr>
      <w:rPr>
        <w:rFonts w:hint="default"/>
      </w:rPr>
    </w:lvl>
    <w:lvl w:ilvl="3" w:tplc="3FE488C0">
      <w:numFmt w:val="bullet"/>
      <w:lvlText w:val="•"/>
      <w:lvlJc w:val="left"/>
      <w:pPr>
        <w:ind w:left="3402" w:hanging="204"/>
      </w:pPr>
      <w:rPr>
        <w:rFonts w:hint="default"/>
      </w:rPr>
    </w:lvl>
    <w:lvl w:ilvl="4" w:tplc="A3B63088">
      <w:numFmt w:val="bullet"/>
      <w:lvlText w:val="•"/>
      <w:lvlJc w:val="left"/>
      <w:pPr>
        <w:ind w:left="4296" w:hanging="204"/>
      </w:pPr>
      <w:rPr>
        <w:rFonts w:hint="default"/>
      </w:rPr>
    </w:lvl>
    <w:lvl w:ilvl="5" w:tplc="4B4288F0">
      <w:numFmt w:val="bullet"/>
      <w:lvlText w:val="•"/>
      <w:lvlJc w:val="left"/>
      <w:pPr>
        <w:ind w:left="5190" w:hanging="204"/>
      </w:pPr>
      <w:rPr>
        <w:rFonts w:hint="default"/>
      </w:rPr>
    </w:lvl>
    <w:lvl w:ilvl="6" w:tplc="D4F2C976">
      <w:numFmt w:val="bullet"/>
      <w:lvlText w:val="•"/>
      <w:lvlJc w:val="left"/>
      <w:pPr>
        <w:ind w:left="6084" w:hanging="204"/>
      </w:pPr>
      <w:rPr>
        <w:rFonts w:hint="default"/>
      </w:rPr>
    </w:lvl>
    <w:lvl w:ilvl="7" w:tplc="53E4EB24">
      <w:numFmt w:val="bullet"/>
      <w:lvlText w:val="•"/>
      <w:lvlJc w:val="left"/>
      <w:pPr>
        <w:ind w:left="6978" w:hanging="204"/>
      </w:pPr>
      <w:rPr>
        <w:rFonts w:hint="default"/>
      </w:rPr>
    </w:lvl>
    <w:lvl w:ilvl="8" w:tplc="43F2E72C">
      <w:numFmt w:val="bullet"/>
      <w:lvlText w:val="•"/>
      <w:lvlJc w:val="left"/>
      <w:pPr>
        <w:ind w:left="7872" w:hanging="204"/>
      </w:pPr>
      <w:rPr>
        <w:rFonts w:hint="default"/>
      </w:rPr>
    </w:lvl>
  </w:abstractNum>
  <w:num w:numId="1">
    <w:abstractNumId w:val="7"/>
  </w:num>
  <w:num w:numId="2">
    <w:abstractNumId w:val="15"/>
  </w:num>
  <w:num w:numId="3">
    <w:abstractNumId w:val="3"/>
  </w:num>
  <w:num w:numId="4">
    <w:abstractNumId w:val="5"/>
  </w:num>
  <w:num w:numId="5">
    <w:abstractNumId w:val="8"/>
  </w:num>
  <w:num w:numId="6">
    <w:abstractNumId w:val="12"/>
  </w:num>
  <w:num w:numId="7">
    <w:abstractNumId w:val="11"/>
  </w:num>
  <w:num w:numId="8">
    <w:abstractNumId w:val="9"/>
  </w:num>
  <w:num w:numId="9">
    <w:abstractNumId w:val="2"/>
  </w:num>
  <w:num w:numId="10">
    <w:abstractNumId w:val="16"/>
  </w:num>
  <w:num w:numId="11">
    <w:abstractNumId w:val="0"/>
  </w:num>
  <w:num w:numId="12">
    <w:abstractNumId w:val="13"/>
  </w:num>
  <w:num w:numId="13">
    <w:abstractNumId w:val="14"/>
  </w:num>
  <w:num w:numId="14">
    <w:abstractNumId w:val="4"/>
  </w:num>
  <w:num w:numId="15">
    <w:abstractNumId w:val="1"/>
  </w:num>
  <w:num w:numId="16">
    <w:abstractNumId w:val="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trackRevisions/>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ulTrailSpace/>
    <w:shapeLayoutLikeWW8/>
  </w:compat>
  <w:rsids>
    <w:rsidRoot w:val="00DD7756"/>
    <w:rsid w:val="003D0910"/>
    <w:rsid w:val="005577A4"/>
    <w:rsid w:val="00931EB2"/>
    <w:rsid w:val="00960F76"/>
    <w:rsid w:val="00AD1397"/>
    <w:rsid w:val="00B77E48"/>
    <w:rsid w:val="00C854CD"/>
    <w:rsid w:val="00CB2ABF"/>
    <w:rsid w:val="00D82DF3"/>
    <w:rsid w:val="00DD775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D7756"/>
    <w:rPr>
      <w:rFonts w:ascii="Linux Libertine" w:eastAsia="Linux Libertine" w:hAnsi="Linux Libertine" w:cs="Linux Libertine"/>
    </w:rPr>
  </w:style>
  <w:style w:type="paragraph" w:styleId="Heading1">
    <w:name w:val="heading 1"/>
    <w:basedOn w:val="Normal"/>
    <w:uiPriority w:val="1"/>
    <w:qFormat/>
    <w:rsid w:val="00DD7756"/>
    <w:pPr>
      <w:spacing w:before="105"/>
      <w:ind w:left="120"/>
      <w:outlineLvl w:val="0"/>
    </w:pPr>
    <w:rPr>
      <w:sz w:val="49"/>
      <w:szCs w:val="49"/>
    </w:rPr>
  </w:style>
  <w:style w:type="paragraph" w:styleId="Heading2">
    <w:name w:val="heading 2"/>
    <w:basedOn w:val="Normal"/>
    <w:uiPriority w:val="1"/>
    <w:qFormat/>
    <w:rsid w:val="00DD7756"/>
    <w:pPr>
      <w:spacing w:before="144"/>
      <w:ind w:left="885" w:hanging="766"/>
      <w:outlineLvl w:val="1"/>
    </w:pPr>
    <w:rPr>
      <w:sz w:val="34"/>
      <w:szCs w:val="34"/>
    </w:rPr>
  </w:style>
  <w:style w:type="paragraph" w:styleId="Heading3">
    <w:name w:val="heading 3"/>
    <w:basedOn w:val="Normal"/>
    <w:uiPriority w:val="1"/>
    <w:qFormat/>
    <w:rsid w:val="00DD7756"/>
    <w:pPr>
      <w:ind w:left="968" w:hanging="849"/>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DD7756"/>
    <w:pPr>
      <w:spacing w:before="254"/>
      <w:ind w:left="478" w:hanging="359"/>
    </w:pPr>
    <w:rPr>
      <w:sz w:val="24"/>
      <w:szCs w:val="24"/>
    </w:rPr>
  </w:style>
  <w:style w:type="paragraph" w:styleId="TOC2">
    <w:name w:val="toc 2"/>
    <w:basedOn w:val="Normal"/>
    <w:uiPriority w:val="1"/>
    <w:qFormat/>
    <w:rsid w:val="00DD7756"/>
    <w:pPr>
      <w:spacing w:before="518"/>
      <w:ind w:left="478"/>
    </w:pPr>
    <w:rPr>
      <w:sz w:val="28"/>
      <w:szCs w:val="28"/>
    </w:rPr>
  </w:style>
  <w:style w:type="paragraph" w:styleId="TOC3">
    <w:name w:val="toc 3"/>
    <w:basedOn w:val="Normal"/>
    <w:uiPriority w:val="1"/>
    <w:qFormat/>
    <w:rsid w:val="00DD7756"/>
    <w:pPr>
      <w:spacing w:before="15"/>
      <w:ind w:left="1028" w:hanging="551"/>
    </w:pPr>
    <w:rPr>
      <w:sz w:val="24"/>
      <w:szCs w:val="24"/>
    </w:rPr>
  </w:style>
  <w:style w:type="paragraph" w:styleId="TOC4">
    <w:name w:val="toc 4"/>
    <w:basedOn w:val="Normal"/>
    <w:uiPriority w:val="1"/>
    <w:qFormat/>
    <w:rsid w:val="00DD7756"/>
    <w:pPr>
      <w:spacing w:before="15"/>
      <w:ind w:left="1793" w:hanging="766"/>
    </w:pPr>
    <w:rPr>
      <w:sz w:val="24"/>
      <w:szCs w:val="24"/>
    </w:rPr>
  </w:style>
  <w:style w:type="paragraph" w:styleId="TOC5">
    <w:name w:val="toc 5"/>
    <w:basedOn w:val="Normal"/>
    <w:uiPriority w:val="1"/>
    <w:qFormat/>
    <w:rsid w:val="00DD7756"/>
    <w:pPr>
      <w:spacing w:before="15"/>
      <w:ind w:left="2774" w:hanging="982"/>
    </w:pPr>
    <w:rPr>
      <w:sz w:val="24"/>
      <w:szCs w:val="24"/>
    </w:rPr>
  </w:style>
  <w:style w:type="paragraph" w:styleId="BodyText">
    <w:name w:val="Body Text"/>
    <w:basedOn w:val="Normal"/>
    <w:uiPriority w:val="1"/>
    <w:qFormat/>
    <w:rsid w:val="00DD7756"/>
    <w:rPr>
      <w:sz w:val="24"/>
      <w:szCs w:val="24"/>
    </w:rPr>
  </w:style>
  <w:style w:type="paragraph" w:styleId="Title">
    <w:name w:val="Title"/>
    <w:basedOn w:val="Normal"/>
    <w:uiPriority w:val="1"/>
    <w:qFormat/>
    <w:rsid w:val="00DD7756"/>
    <w:pPr>
      <w:spacing w:line="2391" w:lineRule="exact"/>
    </w:pPr>
    <w:rPr>
      <w:sz w:val="239"/>
      <w:szCs w:val="239"/>
    </w:rPr>
  </w:style>
  <w:style w:type="paragraph" w:styleId="ListParagraph">
    <w:name w:val="List Paragraph"/>
    <w:basedOn w:val="Normal"/>
    <w:uiPriority w:val="1"/>
    <w:qFormat/>
    <w:rsid w:val="00DD7756"/>
    <w:pPr>
      <w:ind w:left="1028" w:hanging="551"/>
    </w:pPr>
  </w:style>
  <w:style w:type="paragraph" w:customStyle="1" w:styleId="TableParagraph">
    <w:name w:val="Table Paragraph"/>
    <w:basedOn w:val="Normal"/>
    <w:uiPriority w:val="1"/>
    <w:qFormat/>
    <w:rsid w:val="00DD7756"/>
    <w:pPr>
      <w:spacing w:before="5" w:line="214" w:lineRule="exact"/>
      <w:jc w:val="right"/>
    </w:pPr>
  </w:style>
  <w:style w:type="paragraph" w:styleId="BalloonText">
    <w:name w:val="Balloon Text"/>
    <w:basedOn w:val="Normal"/>
    <w:link w:val="BalloonTextChar"/>
    <w:uiPriority w:val="99"/>
    <w:semiHidden/>
    <w:unhideWhenUsed/>
    <w:rsid w:val="00AD1397"/>
    <w:rPr>
      <w:rFonts w:ascii="Tahoma" w:hAnsi="Tahoma" w:cs="Tahoma"/>
      <w:sz w:val="16"/>
      <w:szCs w:val="16"/>
    </w:rPr>
  </w:style>
  <w:style w:type="character" w:customStyle="1" w:styleId="BalloonTextChar">
    <w:name w:val="Balloon Text Char"/>
    <w:basedOn w:val="DefaultParagraphFont"/>
    <w:link w:val="BalloonText"/>
    <w:uiPriority w:val="99"/>
    <w:semiHidden/>
    <w:rsid w:val="00AD1397"/>
    <w:rPr>
      <w:rFonts w:ascii="Tahoma" w:eastAsia="Linux Libertine"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hyperlink" Target="https://site.uit.no/linguisticsdatacitation/austinprinciples" TargetMode="External"/><Relationship Id="rId299" Type="http://schemas.openxmlformats.org/officeDocument/2006/relationships/hyperlink" Target="https://doi.org/10.4324/9781315840628" TargetMode="External"/><Relationship Id="rId303" Type="http://schemas.openxmlformats.org/officeDocument/2006/relationships/hyperlink" Target="https://doi.org/10.1086/463820" TargetMode="External"/><Relationship Id="rId21" Type="http://schemas.openxmlformats.org/officeDocument/2006/relationships/footer" Target="footer5.xml"/><Relationship Id="rId42" Type="http://schemas.openxmlformats.org/officeDocument/2006/relationships/image" Target="media/image6.png"/><Relationship Id="rId63" Type="http://schemas.openxmlformats.org/officeDocument/2006/relationships/footer" Target="footer13.xml"/><Relationship Id="rId84" Type="http://schemas.openxmlformats.org/officeDocument/2006/relationships/image" Target="media/image24.png"/><Relationship Id="rId138" Type="http://schemas.openxmlformats.org/officeDocument/2006/relationships/hyperlink" Target="https://doi.org/10.1515/tl-2012-0001" TargetMode="External"/><Relationship Id="rId159" Type="http://schemas.openxmlformats.org/officeDocument/2006/relationships/hyperlink" Target="https://doi.org/10.1353/lan.2012.0056" TargetMode="External"/><Relationship Id="rId324" Type="http://schemas.openxmlformats.org/officeDocument/2006/relationships/footer" Target="footer38.xml"/><Relationship Id="rId170" Type="http://schemas.openxmlformats.org/officeDocument/2006/relationships/hyperlink" Target="https://doi.org/10.1016/0024-3841(86)90061-6" TargetMode="External"/><Relationship Id="rId191" Type="http://schemas.openxmlformats.org/officeDocument/2006/relationships/hyperlink" Target="https://doi.org/10.1007/978-3-030-46216-1_5" TargetMode="External"/><Relationship Id="rId205" Type="http://schemas.openxmlformats.org/officeDocument/2006/relationships/hyperlink" Target="https://doi.org/10.1093/oxfordhb/9780199544004.013.0014" TargetMode="External"/><Relationship Id="rId226" Type="http://schemas.openxmlformats.org/officeDocument/2006/relationships/hyperlink" Target="http://www.anc.org/" TargetMode="External"/><Relationship Id="rId247" Type="http://schemas.openxmlformats.org/officeDocument/2006/relationships/hyperlink" Target="https://doi.org/10.1093/acref/9780199675128.001.0001" TargetMode="External"/><Relationship Id="rId107" Type="http://schemas.openxmlformats.org/officeDocument/2006/relationships/hyperlink" Target="https://doi.org/10.1007/s11258-012-0069-6" TargetMode="External"/><Relationship Id="rId268" Type="http://schemas.openxmlformats.org/officeDocument/2006/relationships/hyperlink" Target="https://doi.org/10.1017/CBO9780511805066" TargetMode="External"/><Relationship Id="rId289" Type="http://schemas.openxmlformats.org/officeDocument/2006/relationships/hyperlink" Target="https://doi.org/10.1086/466400" TargetMode="External"/><Relationship Id="rId11" Type="http://schemas.openxmlformats.org/officeDocument/2006/relationships/hyperlink" Target="https://doi.org//10.1086/703239" TargetMode="External"/><Relationship Id="rId32" Type="http://schemas.openxmlformats.org/officeDocument/2006/relationships/hyperlink" Target="https://digitallinguistics.io/" TargetMode="External"/><Relationship Id="rId53" Type="http://schemas.openxmlformats.org/officeDocument/2006/relationships/hyperlink" Target="http://www.anc.org/" TargetMode="External"/><Relationship Id="rId74" Type="http://schemas.openxmlformats.org/officeDocument/2006/relationships/image" Target="media/image16.png"/><Relationship Id="rId128" Type="http://schemas.openxmlformats.org/officeDocument/2006/relationships/hyperlink" Target="https://doi.org/10.1515/9781614514510-003" TargetMode="External"/><Relationship Id="rId149" Type="http://schemas.openxmlformats.org/officeDocument/2006/relationships/hyperlink" Target="https://doi.org/10.1075/sl.31.2.05cro" TargetMode="External"/><Relationship Id="rId314" Type="http://schemas.openxmlformats.org/officeDocument/2006/relationships/hyperlink" Target="https://doi.org/10.1515/9783110806120" TargetMode="External"/><Relationship Id="rId5" Type="http://schemas.openxmlformats.org/officeDocument/2006/relationships/footnotes" Target="footnotes.xml"/><Relationship Id="rId95" Type="http://schemas.openxmlformats.org/officeDocument/2006/relationships/footer" Target="footer26.xml"/><Relationship Id="rId160" Type="http://schemas.openxmlformats.org/officeDocument/2006/relationships/hyperlink" Target="https://doi.org/10.1353/lan.2012.0056" TargetMode="External"/><Relationship Id="rId181" Type="http://schemas.openxmlformats.org/officeDocument/2006/relationships/hyperlink" Target="https://doi.org/10.1016/B978-008044612-7/50070-6" TargetMode="External"/><Relationship Id="rId216" Type="http://schemas.openxmlformats.org/officeDocument/2006/relationships/hyperlink" Target="https://doi.org/11245/1.325466" TargetMode="External"/><Relationship Id="rId237" Type="http://schemas.openxmlformats.org/officeDocument/2006/relationships/hyperlink" Target="https://doi.org/10.1093/oxfordhb/9780199738632.013.0006" TargetMode="External"/><Relationship Id="rId258" Type="http://schemas.openxmlformats.org/officeDocument/2006/relationships/hyperlink" Target="https://doi.org/10.1353/lan.2008.0054" TargetMode="External"/><Relationship Id="rId279" Type="http://schemas.openxmlformats.org/officeDocument/2006/relationships/hyperlink" Target="https://doi.org/10.1016/0024-3841(68)90061-2" TargetMode="External"/><Relationship Id="rId22" Type="http://schemas.openxmlformats.org/officeDocument/2006/relationships/footer" Target="footer6.xml"/><Relationship Id="rId43" Type="http://schemas.openxmlformats.org/officeDocument/2006/relationships/image" Target="media/image7.jpeg"/><Relationship Id="rId64" Type="http://schemas.openxmlformats.org/officeDocument/2006/relationships/footer" Target="footer14.xml"/><Relationship Id="rId118" Type="http://schemas.openxmlformats.org/officeDocument/2006/relationships/hyperlink" Target="https://www.eva.mpg.de/lingua/resources/glossing-rules.php" TargetMode="External"/><Relationship Id="rId139" Type="http://schemas.openxmlformats.org/officeDocument/2006/relationships/hyperlink" Target="https://doi.org/10.1016/0024-3841(78)90054-2" TargetMode="External"/><Relationship Id="rId290" Type="http://schemas.openxmlformats.org/officeDocument/2006/relationships/hyperlink" Target="https://doi.org/10.1086/466400" TargetMode="External"/><Relationship Id="rId304" Type="http://schemas.openxmlformats.org/officeDocument/2006/relationships/hyperlink" Target="https://doi.org/10.1075/cilt.61.16tho" TargetMode="External"/><Relationship Id="rId325" Type="http://schemas.openxmlformats.org/officeDocument/2006/relationships/footer" Target="footer39.xml"/><Relationship Id="rId85" Type="http://schemas.openxmlformats.org/officeDocument/2006/relationships/image" Target="media/image25.png"/><Relationship Id="rId150" Type="http://schemas.openxmlformats.org/officeDocument/2006/relationships/hyperlink" Target="https://doi.org/10.1515/lingty-2014-0021" TargetMode="External"/><Relationship Id="rId171" Type="http://schemas.openxmlformats.org/officeDocument/2006/relationships/hyperlink" Target="https://doi.org/10.1016/0024-3841(86)90061-6" TargetMode="External"/><Relationship Id="rId192" Type="http://schemas.openxmlformats.org/officeDocument/2006/relationships/hyperlink" Target="https://doi.org/10.1007/978-3-030-46216-1_5" TargetMode="External"/><Relationship Id="rId206" Type="http://schemas.openxmlformats.org/officeDocument/2006/relationships/hyperlink" Target="https://doi.org/10.1353/lan.2010.0021" TargetMode="External"/><Relationship Id="rId227" Type="http://schemas.openxmlformats.org/officeDocument/2006/relationships/hyperlink" Target="http://www.anc.org/" TargetMode="External"/><Relationship Id="rId248" Type="http://schemas.openxmlformats.org/officeDocument/2006/relationships/hyperlink" Target="https://doi.org/10.1111/lnc3.12366" TargetMode="External"/><Relationship Id="rId269" Type="http://schemas.openxmlformats.org/officeDocument/2006/relationships/hyperlink" Target="https://doi.org/10.1075/slcs.182.15pfe" TargetMode="External"/><Relationship Id="rId12" Type="http://schemas.openxmlformats.org/officeDocument/2006/relationships/hyperlink" Target="https://doi.org/10.1075/cal.20.02hie" TargetMode="External"/><Relationship Id="rId33" Type="http://schemas.openxmlformats.org/officeDocument/2006/relationships/hyperlink" Target="https://digitallinguistics.io/" TargetMode="External"/><Relationship Id="rId108" Type="http://schemas.openxmlformats.org/officeDocument/2006/relationships/hyperlink" Target="https://doi.org/10.1007/s11258-012-0069-6" TargetMode="External"/><Relationship Id="rId129" Type="http://schemas.openxmlformats.org/officeDocument/2006/relationships/hyperlink" Target="https://doi.org/10.1515/lity.1997.1.2.123" TargetMode="External"/><Relationship Id="rId280" Type="http://schemas.openxmlformats.org/officeDocument/2006/relationships/hyperlink" Target="https://doi.org/10.1016/0010-0285(73)90017-0" TargetMode="External"/><Relationship Id="rId315" Type="http://schemas.openxmlformats.org/officeDocument/2006/relationships/hyperlink" Target="https://doi.org/10.1515/9783110806120" TargetMode="External"/><Relationship Id="rId54" Type="http://schemas.openxmlformats.org/officeDocument/2006/relationships/hyperlink" Target="https://newsouthvoices.uncc.edu/" TargetMode="External"/><Relationship Id="rId75" Type="http://schemas.openxmlformats.org/officeDocument/2006/relationships/footer" Target="footer19.xml"/><Relationship Id="rId96" Type="http://schemas.openxmlformats.org/officeDocument/2006/relationships/footer" Target="footer27.xml"/><Relationship Id="rId140" Type="http://schemas.openxmlformats.org/officeDocument/2006/relationships/hyperlink" Target="https://doi.org/10.1017/CBO9781139164344" TargetMode="External"/><Relationship Id="rId161" Type="http://schemas.openxmlformats.org/officeDocument/2006/relationships/hyperlink" Target="https://doi.org/10.1016/0010-0277(92)90030-L" TargetMode="External"/><Relationship Id="rId182" Type="http://schemas.openxmlformats.org/officeDocument/2006/relationships/hyperlink" Target="https://doi.org/10.1016/B978-008044612-7/50070-6" TargetMode="External"/><Relationship Id="rId217" Type="http://schemas.openxmlformats.org/officeDocument/2006/relationships/hyperlink" Target="https://doi.org/10.1515/lity-2013-0013" TargetMode="External"/><Relationship Id="rId6" Type="http://schemas.openxmlformats.org/officeDocument/2006/relationships/endnotes" Target="endnotes.xml"/><Relationship Id="rId238" Type="http://schemas.openxmlformats.org/officeDocument/2006/relationships/hyperlink" Target="https://doi.org/10.1093/oxfordhb/9780199738632.013.0006" TargetMode="External"/><Relationship Id="rId259" Type="http://schemas.openxmlformats.org/officeDocument/2006/relationships/hyperlink" Target="https://doi.org/10.1075/slcs.182.06mit" TargetMode="External"/><Relationship Id="rId23" Type="http://schemas.openxmlformats.org/officeDocument/2006/relationships/footer" Target="footer7.xml"/><Relationship Id="rId119" Type="http://schemas.openxmlformats.org/officeDocument/2006/relationships/hyperlink" Target="https://www.eva.mpg.de/lingua/resources/glossing-rules.php" TargetMode="External"/><Relationship Id="rId270" Type="http://schemas.openxmlformats.org/officeDocument/2006/relationships/hyperlink" Target="https://doi.org/10.1017/9781316771402" TargetMode="External"/><Relationship Id="rId291" Type="http://schemas.openxmlformats.org/officeDocument/2006/relationships/hyperlink" Target="https://doi.org/10.1515/ZFSW.1988.7.2.173" TargetMode="External"/><Relationship Id="rId305" Type="http://schemas.openxmlformats.org/officeDocument/2006/relationships/hyperlink" Target="https://doi.org/10.1075/cilt.61.16tho" TargetMode="External"/><Relationship Id="rId326" Type="http://schemas.openxmlformats.org/officeDocument/2006/relationships/fontTable" Target="fontTable.xml"/><Relationship Id="rId44" Type="http://schemas.openxmlformats.org/officeDocument/2006/relationships/image" Target="media/image8.jpeg"/><Relationship Id="rId65" Type="http://schemas.openxmlformats.org/officeDocument/2006/relationships/image" Target="media/image11.png"/><Relationship Id="rId86" Type="http://schemas.openxmlformats.org/officeDocument/2006/relationships/image" Target="media/image26.png"/><Relationship Id="rId130" Type="http://schemas.openxmlformats.org/officeDocument/2006/relationships/hyperlink" Target="https://doi.org/10.1515/lity.1997.1.2.123" TargetMode="External"/><Relationship Id="rId151" Type="http://schemas.openxmlformats.org/officeDocument/2006/relationships/hyperlink" Target="https://doi.org/10.1515/lingty-2014-0021" TargetMode="External"/><Relationship Id="rId172" Type="http://schemas.openxmlformats.org/officeDocument/2006/relationships/hyperlink" Target="https://doi.org/10.1515/lity.2005.9.3.351" TargetMode="External"/><Relationship Id="rId193" Type="http://schemas.openxmlformats.org/officeDocument/2006/relationships/hyperlink" Target="https://doi.org/10.2307/412748" TargetMode="External"/><Relationship Id="rId207" Type="http://schemas.openxmlformats.org/officeDocument/2006/relationships/hyperlink" Target="https://doi.org/10.1515/tl-2012-0004" TargetMode="External"/><Relationship Id="rId228" Type="http://schemas.openxmlformats.org/officeDocument/2006/relationships/hyperlink" Target="https://doi.org/10.4324/9780203068236" TargetMode="External"/><Relationship Id="rId249" Type="http://schemas.openxmlformats.org/officeDocument/2006/relationships/hyperlink" Target="https://hiphilangsci.net/2013/06/12/the-creation-of-parts-of-speech-for-chinese-translingual-practice-across-graeco-roman-and-sinitic-traditions/" TargetMode="External"/><Relationship Id="rId13" Type="http://schemas.openxmlformats.org/officeDocument/2006/relationships/hyperlink" Target="https://doi.org/10.13140/RG.2.2.13238.96329" TargetMode="External"/><Relationship Id="rId109" Type="http://schemas.openxmlformats.org/officeDocument/2006/relationships/hyperlink" Target="https://doi.org/10.25903/2shv-x307" TargetMode="External"/><Relationship Id="rId260" Type="http://schemas.openxmlformats.org/officeDocument/2006/relationships/hyperlink" Target="https://doi.org/10.1016/j.langsci.2018.08.014" TargetMode="External"/><Relationship Id="rId281" Type="http://schemas.openxmlformats.org/officeDocument/2006/relationships/hyperlink" Target="https://doi.org/10.1016/0010-0285(73)90017-0" TargetMode="External"/><Relationship Id="rId316" Type="http://schemas.openxmlformats.org/officeDocument/2006/relationships/hyperlink" Target="https://doi.org/10.1017/S0332586500002997" TargetMode="External"/><Relationship Id="rId34" Type="http://schemas.openxmlformats.org/officeDocument/2006/relationships/hyperlink" Target="https://github.com/dwhieb/dissertation" TargetMode="External"/><Relationship Id="rId55" Type="http://schemas.openxmlformats.org/officeDocument/2006/relationships/hyperlink" Target="https://catalog.ldc.upenn.edu/LDC97S62" TargetMode="External"/><Relationship Id="rId76" Type="http://schemas.openxmlformats.org/officeDocument/2006/relationships/image" Target="media/image17.png"/><Relationship Id="rId97" Type="http://schemas.openxmlformats.org/officeDocument/2006/relationships/footer" Target="footer28.xml"/><Relationship Id="rId120" Type="http://schemas.openxmlformats.org/officeDocument/2006/relationships/hyperlink" Target="https://doi.org/10.1075/sl.32.3.05bis" TargetMode="External"/><Relationship Id="rId141" Type="http://schemas.openxmlformats.org/officeDocument/2006/relationships/hyperlink" Target="https://doi.org/10.1075/slcs.72.03cor" TargetMode="External"/><Relationship Id="rId7" Type="http://schemas.openxmlformats.org/officeDocument/2006/relationships/hyperlink" Target="https://creativecommons.org/licenses/by/4.0/" TargetMode="External"/><Relationship Id="rId162" Type="http://schemas.openxmlformats.org/officeDocument/2006/relationships/hyperlink" Target="https://doi.org/10.1075/cilt.215.10den" TargetMode="External"/><Relationship Id="rId183" Type="http://schemas.openxmlformats.org/officeDocument/2006/relationships/hyperlink" Target="https://doi.org/10.1142/9789812774262_0012" TargetMode="External"/><Relationship Id="rId218" Type="http://schemas.openxmlformats.org/officeDocument/2006/relationships/hyperlink" Target="https://doi.org/10.5281/zenodo.2595548" TargetMode="External"/><Relationship Id="rId239" Type="http://schemas.openxmlformats.org/officeDocument/2006/relationships/hyperlink" Target="https://doi.org/10.1353/lan.1991.0009" TargetMode="External"/><Relationship Id="rId250" Type="http://schemas.openxmlformats.org/officeDocument/2006/relationships/hyperlink" Target="https://hiphilangsci.net/2013/06/12/the-creation-of-parts-of-speech-for-chinese-translingual-practice-across-graeco-roman-and-sinitic-traditions/" TargetMode="External"/><Relationship Id="rId271" Type="http://schemas.openxmlformats.org/officeDocument/2006/relationships/hyperlink" Target="https://doi.org/10.3390/languages5010009" TargetMode="External"/><Relationship Id="rId292" Type="http://schemas.openxmlformats.org/officeDocument/2006/relationships/hyperlink" Target="https://doi.org/10.1017/CBO9780511619427.001" TargetMode="External"/><Relationship Id="rId306" Type="http://schemas.openxmlformats.org/officeDocument/2006/relationships/hyperlink" Target="https://doi.org/10.1075/tsl.90" TargetMode="External"/><Relationship Id="rId24" Type="http://schemas.openxmlformats.org/officeDocument/2006/relationships/footer" Target="footer8.xml"/><Relationship Id="rId45" Type="http://schemas.openxmlformats.org/officeDocument/2006/relationships/image" Target="media/image9.jpeg"/><Relationship Id="rId66" Type="http://schemas.openxmlformats.org/officeDocument/2006/relationships/image" Target="media/image12.png"/><Relationship Id="rId87" Type="http://schemas.openxmlformats.org/officeDocument/2006/relationships/image" Target="media/image27.png"/><Relationship Id="rId110" Type="http://schemas.openxmlformats.org/officeDocument/2006/relationships/hyperlink" Target="https://doi.org/10.25903/2shv-x307" TargetMode="External"/><Relationship Id="rId131" Type="http://schemas.openxmlformats.org/officeDocument/2006/relationships/hyperlink" Target="https://doi.org/10.1075/tsl.9" TargetMode="External"/><Relationship Id="rId327" Type="http://schemas.openxmlformats.org/officeDocument/2006/relationships/theme" Target="theme/theme1.xml"/><Relationship Id="rId152" Type="http://schemas.openxmlformats.org/officeDocument/2006/relationships/hyperlink" Target="https://doi.org/10.1515/lingty-2016-0012" TargetMode="External"/><Relationship Id="rId173" Type="http://schemas.openxmlformats.org/officeDocument/2006/relationships/hyperlink" Target="https://doi.org/10.1075/tsl.115.01eva" TargetMode="External"/><Relationship Id="rId194" Type="http://schemas.openxmlformats.org/officeDocument/2006/relationships/hyperlink" Target="https://doi.org/10.2307/412748" TargetMode="External"/><Relationship Id="rId208" Type="http://schemas.openxmlformats.org/officeDocument/2006/relationships/hyperlink" Target="https://doi.org/10125/24725" TargetMode="External"/><Relationship Id="rId229" Type="http://schemas.openxmlformats.org/officeDocument/2006/relationships/hyperlink" Target="https://doi.org/10.1075/cilt.135.09kas" TargetMode="External"/><Relationship Id="rId240" Type="http://schemas.openxmlformats.org/officeDocument/2006/relationships/hyperlink" Target="https://doi.org/10.1515/flin.40.3-4.239" TargetMode="External"/><Relationship Id="rId261" Type="http://schemas.openxmlformats.org/officeDocument/2006/relationships/hyperlink" Target="https://doi.org/10.1086/379680" TargetMode="External"/><Relationship Id="rId14" Type="http://schemas.openxmlformats.org/officeDocument/2006/relationships/hyperlink" Target="https://trello.com/c/DBE4nD65/26-abstract" TargetMode="External"/><Relationship Id="rId30" Type="http://schemas.openxmlformats.org/officeDocument/2006/relationships/hyperlink" Target="https://format.digitallinguistics.io/" TargetMode="External"/><Relationship Id="rId35" Type="http://schemas.openxmlformats.org/officeDocument/2006/relationships/footer" Target="footer9.xml"/><Relationship Id="rId56" Type="http://schemas.openxmlformats.org/officeDocument/2006/relationships/hyperlink" Target="http://www.anc.org/" TargetMode="External"/><Relationship Id="rId77" Type="http://schemas.openxmlformats.org/officeDocument/2006/relationships/footer" Target="footer20.xml"/><Relationship Id="rId100" Type="http://schemas.openxmlformats.org/officeDocument/2006/relationships/footer" Target="footer31.xml"/><Relationship Id="rId105" Type="http://schemas.openxmlformats.org/officeDocument/2006/relationships/hyperlink" Target="https://doi.org/10.1007/1-4020-3244-7" TargetMode="External"/><Relationship Id="rId126" Type="http://schemas.openxmlformats.org/officeDocument/2006/relationships/hyperlink" Target="https://doi.org/10.1111/psj.12055" TargetMode="External"/><Relationship Id="rId147" Type="http://schemas.openxmlformats.org/officeDocument/2006/relationships/hyperlink" Target="https://doi.org/10.1017/CBO9780511840579" TargetMode="External"/><Relationship Id="rId168" Type="http://schemas.openxmlformats.org/officeDocument/2006/relationships/hyperlink" Target="https://doi.org/10.2307/415719" TargetMode="External"/><Relationship Id="rId282" Type="http://schemas.openxmlformats.org/officeDocument/2006/relationships/hyperlink" Target="https://doi.org/10.1037/0096-3445.104.3.192" TargetMode="External"/><Relationship Id="rId312" Type="http://schemas.openxmlformats.org/officeDocument/2006/relationships/hyperlink" Target="https://doi.org/10.1075/z.176" TargetMode="External"/><Relationship Id="rId317" Type="http://schemas.openxmlformats.org/officeDocument/2006/relationships/hyperlink" Target="https://doi.org/10.1515/9783110851656.223" TargetMode="External"/><Relationship Id="rId8" Type="http://schemas.openxmlformats.org/officeDocument/2006/relationships/hyperlink" Target="https://files.danielhieber.com/publications/dissertation.pdf" TargetMode="External"/><Relationship Id="rId51" Type="http://schemas.openxmlformats.org/officeDocument/2006/relationships/hyperlink" Target="https://github.com/dwhieb/dissertation" TargetMode="External"/><Relationship Id="rId72" Type="http://schemas.openxmlformats.org/officeDocument/2006/relationships/footer" Target="footer17.xml"/><Relationship Id="rId93" Type="http://schemas.openxmlformats.org/officeDocument/2006/relationships/footer" Target="footer24.xml"/><Relationship Id="rId98" Type="http://schemas.openxmlformats.org/officeDocument/2006/relationships/footer" Target="footer29.xml"/><Relationship Id="rId121" Type="http://schemas.openxmlformats.org/officeDocument/2006/relationships/hyperlink" Target="https://doi.org/10.1515/9781614514510" TargetMode="External"/><Relationship Id="rId142" Type="http://schemas.openxmlformats.org/officeDocument/2006/relationships/hyperlink" Target="https://doi.org/10.3366/word.2010.0002" TargetMode="External"/><Relationship Id="rId163" Type="http://schemas.openxmlformats.org/officeDocument/2006/relationships/hyperlink" Target="https://doi.org/10.1075/cal.20.05den" TargetMode="External"/><Relationship Id="rId184" Type="http://schemas.openxmlformats.org/officeDocument/2006/relationships/hyperlink" Target="https://doi.org/10.1353/cjl.2012.0030" TargetMode="External"/><Relationship Id="rId189" Type="http://schemas.openxmlformats.org/officeDocument/2006/relationships/hyperlink" Target="https://doi.org/10.1515/9783110216042" TargetMode="External"/><Relationship Id="rId219" Type="http://schemas.openxmlformats.org/officeDocument/2006/relationships/hyperlink" Target="https://doi.org/10.5281/zenodo.1438589" TargetMode="External"/><Relationship Id="rId3" Type="http://schemas.openxmlformats.org/officeDocument/2006/relationships/settings" Target="settings.xml"/><Relationship Id="rId214" Type="http://schemas.openxmlformats.org/officeDocument/2006/relationships/hyperlink" Target="https://doi.org/10.1515/lity.2005.9.3.391" TargetMode="External"/><Relationship Id="rId230" Type="http://schemas.openxmlformats.org/officeDocument/2006/relationships/hyperlink" Target="https://doi.org/10.1075/slcs.182.04lio" TargetMode="External"/><Relationship Id="rId235" Type="http://schemas.openxmlformats.org/officeDocument/2006/relationships/hyperlink" Target="https://doi.org/10.1515/lingty-2016-0011" TargetMode="External"/><Relationship Id="rId251" Type="http://schemas.openxmlformats.org/officeDocument/2006/relationships/hyperlink" Target="https://hiphilangsci.net/2013/06/12/the-creation-of-parts-of-speech-for-chinese-translingual-practice-across-graeco-roman-and-sinitic-traditions/" TargetMode="External"/><Relationship Id="rId256" Type="http://schemas.openxmlformats.org/officeDocument/2006/relationships/hyperlink" Target="https://doi.org/10.1075/z.82.20mit" TargetMode="External"/><Relationship Id="rId277" Type="http://schemas.openxmlformats.org/officeDocument/2006/relationships/hyperlink" Target="https://doi.org/10.1111/j.1749-818x.2007.00030.x%20Word" TargetMode="External"/><Relationship Id="rId298" Type="http://schemas.openxmlformats.org/officeDocument/2006/relationships/hyperlink" Target="https://doi.org/10.1075/cilt.332" TargetMode="External"/><Relationship Id="rId25" Type="http://schemas.openxmlformats.org/officeDocument/2006/relationships/hyperlink" Target="http://www.anc.org/" TargetMode="External"/><Relationship Id="rId46" Type="http://schemas.openxmlformats.org/officeDocument/2006/relationships/footer" Target="footer11.xml"/><Relationship Id="rId67" Type="http://schemas.openxmlformats.org/officeDocument/2006/relationships/footer" Target="footer15.xml"/><Relationship Id="rId116" Type="http://schemas.openxmlformats.org/officeDocument/2006/relationships/hyperlink" Target="https://site.uit.no/linguisticsdatacitation/austinprinciples" TargetMode="External"/><Relationship Id="rId137" Type="http://schemas.openxmlformats.org/officeDocument/2006/relationships/hyperlink" Target="https://doi.org/10.1515/lingty-2012-0001" TargetMode="External"/><Relationship Id="rId158" Type="http://schemas.openxmlformats.org/officeDocument/2006/relationships/hyperlink" Target="https://doi.org/10.1353/lan.2014.0076" TargetMode="External"/><Relationship Id="rId272" Type="http://schemas.openxmlformats.org/officeDocument/2006/relationships/hyperlink" Target="https://doi.org/10.5555/176321.176324" TargetMode="External"/><Relationship Id="rId293" Type="http://schemas.openxmlformats.org/officeDocument/2006/relationships/hyperlink" Target="https://doi.org/10.1002/j.1538-7305.1948.tb01338.x" TargetMode="External"/><Relationship Id="rId302" Type="http://schemas.openxmlformats.org/officeDocument/2006/relationships/hyperlink" Target="https://doi.org/10.1515/9783110660791" TargetMode="External"/><Relationship Id="rId307" Type="http://schemas.openxmlformats.org/officeDocument/2006/relationships/hyperlink" Target="https://doi.org/10.1075/tsl.90" TargetMode="External"/><Relationship Id="rId323" Type="http://schemas.openxmlformats.org/officeDocument/2006/relationships/footer" Target="footer37.xml"/><Relationship Id="rId20" Type="http://schemas.openxmlformats.org/officeDocument/2006/relationships/hyperlink" Target="https://glottolog.org/" TargetMode="External"/><Relationship Id="rId41" Type="http://schemas.openxmlformats.org/officeDocument/2006/relationships/image" Target="media/image5.png"/><Relationship Id="rId62" Type="http://schemas.openxmlformats.org/officeDocument/2006/relationships/image" Target="media/image10.jpeg"/><Relationship Id="rId83" Type="http://schemas.openxmlformats.org/officeDocument/2006/relationships/image" Target="media/image23.png"/><Relationship Id="rId88" Type="http://schemas.openxmlformats.org/officeDocument/2006/relationships/image" Target="media/image28.png"/><Relationship Id="rId111" Type="http://schemas.openxmlformats.org/officeDocument/2006/relationships/hyperlink" Target="https://doi.org/10.1017/CBO9780511615047" TargetMode="External"/><Relationship Id="rId132" Type="http://schemas.openxmlformats.org/officeDocument/2006/relationships/hyperlink" Target="https://doi.org/10.1017/CBO9780511750526" TargetMode="External"/><Relationship Id="rId153" Type="http://schemas.openxmlformats.org/officeDocument/2006/relationships/hyperlink" Target="https://doi.org/10.1515/tl-2012-0002" TargetMode="External"/><Relationship Id="rId174" Type="http://schemas.openxmlformats.org/officeDocument/2006/relationships/hyperlink" Target="https://doi.org/10.1017/S1360674301000156" TargetMode="External"/><Relationship Id="rId179" Type="http://schemas.openxmlformats.org/officeDocument/2006/relationships/hyperlink" Target="https://doi.org/10.1075/slcs.182.10fra" TargetMode="External"/><Relationship Id="rId195" Type="http://schemas.openxmlformats.org/officeDocument/2006/relationships/hyperlink" Target="https://doi.org/10.1075/slcs.182.07haa" TargetMode="External"/><Relationship Id="rId209" Type="http://schemas.openxmlformats.org/officeDocument/2006/relationships/hyperlink" Target="https://doi.org/10.1515/9783110607963-004" TargetMode="External"/><Relationship Id="rId190" Type="http://schemas.openxmlformats.org/officeDocument/2006/relationships/hyperlink" Target="https://doi.org/10.1515/9783110216042" TargetMode="External"/><Relationship Id="rId204" Type="http://schemas.openxmlformats.org/officeDocument/2006/relationships/hyperlink" Target="https://doi.org/10.1093/oxfordhb/9780199544004.013.0014" TargetMode="External"/><Relationship Id="rId220" Type="http://schemas.openxmlformats.org/officeDocument/2006/relationships/hyperlink" Target="https://doi.org/10.5281/zenodo.1438589" TargetMode="External"/><Relationship Id="rId225" Type="http://schemas.openxmlformats.org/officeDocument/2006/relationships/hyperlink" Target="https://doi.org/10.2307/415831" TargetMode="External"/><Relationship Id="rId241" Type="http://schemas.openxmlformats.org/officeDocument/2006/relationships/hyperlink" Target="https://doi.org/10.1515/tl-2012-0006" TargetMode="External"/><Relationship Id="rId246" Type="http://schemas.openxmlformats.org/officeDocument/2006/relationships/hyperlink" Target="https://doi.org/10.1017/CBO9780511612596" TargetMode="External"/><Relationship Id="rId267" Type="http://schemas.openxmlformats.org/officeDocument/2006/relationships/hyperlink" Target="https://doi.org/10.1075/sl.41.2.05pal" TargetMode="External"/><Relationship Id="rId288" Type="http://schemas.openxmlformats.org/officeDocument/2006/relationships/hyperlink" Target="https://doi.org/10.1016/0010-0285(75)90024-9" TargetMode="External"/><Relationship Id="rId15" Type="http://schemas.openxmlformats.org/officeDocument/2006/relationships/footer" Target="footer2.xml"/><Relationship Id="rId36" Type="http://schemas.openxmlformats.org/officeDocument/2006/relationships/footer" Target="footer10.xml"/><Relationship Id="rId57" Type="http://schemas.openxmlformats.org/officeDocument/2006/relationships/hyperlink" Target="https://scription.digitallinguistics.io/" TargetMode="External"/><Relationship Id="rId106" Type="http://schemas.openxmlformats.org/officeDocument/2006/relationships/hyperlink" Target="https://doi.org/10.1515/ling-2016-0012" TargetMode="External"/><Relationship Id="rId127" Type="http://schemas.openxmlformats.org/officeDocument/2006/relationships/footer" Target="footer35.xml"/><Relationship Id="rId262" Type="http://schemas.openxmlformats.org/officeDocument/2006/relationships/hyperlink" Target="https://escholarship.org/uc/item/0f76g7f2" TargetMode="External"/><Relationship Id="rId283" Type="http://schemas.openxmlformats.org/officeDocument/2006/relationships/hyperlink" Target="https://doi.org/10.1016/b978-0-12-505850-6.50010-4" TargetMode="External"/><Relationship Id="rId313" Type="http://schemas.openxmlformats.org/officeDocument/2006/relationships/hyperlink" Target="https://doi.org/10.1515/9783110806120" TargetMode="External"/><Relationship Id="rId318" Type="http://schemas.openxmlformats.org/officeDocument/2006/relationships/hyperlink" Target="https://doi.org/10.1515/9783110813586" TargetMode="External"/><Relationship Id="rId10" Type="http://schemas.openxmlformats.org/officeDocument/2006/relationships/footer" Target="footer1.xml"/><Relationship Id="rId31" Type="http://schemas.openxmlformats.org/officeDocument/2006/relationships/hyperlink" Target="https://format.digitallinguistics.io/" TargetMode="External"/><Relationship Id="rId52" Type="http://schemas.openxmlformats.org/officeDocument/2006/relationships/footer" Target="footer12.xml"/><Relationship Id="rId73" Type="http://schemas.openxmlformats.org/officeDocument/2006/relationships/footer" Target="footer18.xml"/><Relationship Id="rId78" Type="http://schemas.openxmlformats.org/officeDocument/2006/relationships/image" Target="media/image18.png"/><Relationship Id="rId94" Type="http://schemas.openxmlformats.org/officeDocument/2006/relationships/footer" Target="footer25.xml"/><Relationship Id="rId99" Type="http://schemas.openxmlformats.org/officeDocument/2006/relationships/footer" Target="footer30.xml"/><Relationship Id="rId101" Type="http://schemas.openxmlformats.org/officeDocument/2006/relationships/footer" Target="footer32.xml"/><Relationship Id="rId122" Type="http://schemas.openxmlformats.org/officeDocument/2006/relationships/hyperlink" Target="https://doi.org/10.1075/cal.20.08boo" TargetMode="External"/><Relationship Id="rId143" Type="http://schemas.openxmlformats.org/officeDocument/2006/relationships/hyperlink" Target="https://doi.org/10.1075/slcs.182.02cre" TargetMode="External"/><Relationship Id="rId148" Type="http://schemas.openxmlformats.org/officeDocument/2006/relationships/hyperlink" Target="https://doi.org/10.1515/lity.2005.9.3.391" TargetMode="External"/><Relationship Id="rId164" Type="http://schemas.openxmlformats.org/officeDocument/2006/relationships/hyperlink" Target="https://doi.org/10.1017/9781108671040" TargetMode="External"/><Relationship Id="rId169" Type="http://schemas.openxmlformats.org/officeDocument/2006/relationships/hyperlink" Target="https://doi.org/10.2307/415719" TargetMode="External"/><Relationship Id="rId185" Type="http://schemas.openxmlformats.org/officeDocument/2006/relationships/hyperlink" Target="https://doi.org/10.1515/9783110899771" TargetMode="External"/><Relationship Id="rId4" Type="http://schemas.openxmlformats.org/officeDocument/2006/relationships/webSettings" Target="webSettings.xml"/><Relationship Id="rId9" Type="http://schemas.openxmlformats.org/officeDocument/2006/relationships/hyperlink" Target="https://github.com/dwhieb/dissertation" TargetMode="External"/><Relationship Id="rId180" Type="http://schemas.openxmlformats.org/officeDocument/2006/relationships/hyperlink" Target="https://doi.org/10.1017/S0332586500003000" TargetMode="External"/><Relationship Id="rId210" Type="http://schemas.openxmlformats.org/officeDocument/2006/relationships/hyperlink" Target="https://doi.org/10.17161/KWPL.1808.478" TargetMode="External"/><Relationship Id="rId215" Type="http://schemas.openxmlformats.org/officeDocument/2006/relationships/hyperlink" Target="https://doi.org/10.1017/S0022226704002762" TargetMode="External"/><Relationship Id="rId236" Type="http://schemas.openxmlformats.org/officeDocument/2006/relationships/hyperlink" Target="https://doi.org/10.1524/stuf.2004.57.1.49" TargetMode="External"/><Relationship Id="rId257" Type="http://schemas.openxmlformats.org/officeDocument/2006/relationships/hyperlink" Target="https://doi.org/10.1515/9783110806120.397" TargetMode="External"/><Relationship Id="rId278" Type="http://schemas.openxmlformats.org/officeDocument/2006/relationships/hyperlink" Target="https://doi.org/10.1016/0024-3841(68)90061-2" TargetMode="External"/><Relationship Id="rId26" Type="http://schemas.openxmlformats.org/officeDocument/2006/relationships/hyperlink" Target="https://newsouthvoices.uncc.edu/" TargetMode="External"/><Relationship Id="rId231" Type="http://schemas.openxmlformats.org/officeDocument/2006/relationships/hyperlink" Target="https://doi.org/10.1016/0024-3841(83)90045-1" TargetMode="External"/><Relationship Id="rId252" Type="http://schemas.openxmlformats.org/officeDocument/2006/relationships/hyperlink" Target="https://doi.org/10.1017/9781139814720.015" TargetMode="External"/><Relationship Id="rId273" Type="http://schemas.openxmlformats.org/officeDocument/2006/relationships/hyperlink" Target="https://doi.org/10.1515/9783110806120.217" TargetMode="External"/><Relationship Id="rId294" Type="http://schemas.openxmlformats.org/officeDocument/2006/relationships/hyperlink" Target="https://doi.org/10.1002/j.1538-7305.1951.tb01366.x" TargetMode="External"/><Relationship Id="rId308" Type="http://schemas.openxmlformats.org/officeDocument/2006/relationships/hyperlink" Target="https://doi.org/10.1515/cogl.1993.4.3.273" TargetMode="External"/><Relationship Id="rId47" Type="http://schemas.openxmlformats.org/officeDocument/2006/relationships/hyperlink" Target="https://site.uit.no/linguisticsdatacitation/" TargetMode="External"/><Relationship Id="rId68" Type="http://schemas.openxmlformats.org/officeDocument/2006/relationships/image" Target="media/image13.png"/><Relationship Id="rId89" Type="http://schemas.openxmlformats.org/officeDocument/2006/relationships/image" Target="media/image29.png"/><Relationship Id="rId112" Type="http://schemas.openxmlformats.org/officeDocument/2006/relationships/hyperlink" Target="https://doi.org/10.1515/9781614514510-003" TargetMode="External"/><Relationship Id="rId133" Type="http://schemas.openxmlformats.org/officeDocument/2006/relationships/hyperlink" Target="https://doi.org/10.1017/CBO9780511750526" TargetMode="External"/><Relationship Id="rId154" Type="http://schemas.openxmlformats.org/officeDocument/2006/relationships/hyperlink" Target="https://doi.org/10.1016/0024-3841(66)90003-9" TargetMode="External"/><Relationship Id="rId175" Type="http://schemas.openxmlformats.org/officeDocument/2006/relationships/hyperlink" Target="https://doi.org/10.2307/414531" TargetMode="External"/><Relationship Id="rId196" Type="http://schemas.openxmlformats.org/officeDocument/2006/relationships/hyperlink" Target="https://doi.org/10.1075/slcs.182.07haa" TargetMode="External"/><Relationship Id="rId200" Type="http://schemas.openxmlformats.org/officeDocument/2006/relationships/hyperlink" Target="https://doi.org/10.1515/9781614514510-009" TargetMode="External"/><Relationship Id="rId16" Type="http://schemas.openxmlformats.org/officeDocument/2006/relationships/footer" Target="footer3.xml"/><Relationship Id="rId221" Type="http://schemas.openxmlformats.org/officeDocument/2006/relationships/hyperlink" Target="https://doi.org/10.2307/413757" TargetMode="External"/><Relationship Id="rId242" Type="http://schemas.openxmlformats.org/officeDocument/2006/relationships/hyperlink" Target="https://doi.org/10.1515/lingty-2016-0005" TargetMode="External"/><Relationship Id="rId263" Type="http://schemas.openxmlformats.org/officeDocument/2006/relationships/hyperlink" Target="https://doi.org/10.1353/lan.2010.0000" TargetMode="External"/><Relationship Id="rId284" Type="http://schemas.openxmlformats.org/officeDocument/2006/relationships/hyperlink" Target="https://doi.org/10.1016/b978-0-12-505850-6.50010-4" TargetMode="External"/><Relationship Id="rId319" Type="http://schemas.openxmlformats.org/officeDocument/2006/relationships/hyperlink" Target="https://doi.org/10.4135/9781452233437" TargetMode="External"/><Relationship Id="rId37" Type="http://schemas.openxmlformats.org/officeDocument/2006/relationships/image" Target="media/image1.png"/><Relationship Id="rId58" Type="http://schemas.openxmlformats.org/officeDocument/2006/relationships/hyperlink" Target="https://github.com/dwhieb/Nuuchahnulth" TargetMode="External"/><Relationship Id="rId79" Type="http://schemas.openxmlformats.org/officeDocument/2006/relationships/image" Target="media/image19.png"/><Relationship Id="rId102" Type="http://schemas.openxmlformats.org/officeDocument/2006/relationships/footer" Target="footer33.xml"/><Relationship Id="rId123" Type="http://schemas.openxmlformats.org/officeDocument/2006/relationships/hyperlink" Target="https://doi.org/10.1017/CBO9780511620669.018" TargetMode="External"/><Relationship Id="rId144" Type="http://schemas.openxmlformats.org/officeDocument/2006/relationships/hyperlink" Target="https://doi.org/10.1515/9783110806120.65" TargetMode="External"/><Relationship Id="rId90" Type="http://schemas.openxmlformats.org/officeDocument/2006/relationships/footer" Target="footer21.xml"/><Relationship Id="rId165" Type="http://schemas.openxmlformats.org/officeDocument/2006/relationships/hyperlink" Target="https://doi.org/10.1075/sl.l.l.04dix" TargetMode="External"/><Relationship Id="rId186" Type="http://schemas.openxmlformats.org/officeDocument/2006/relationships/hyperlink" Target="https://doi.org/10.1515/9783110197709.57" TargetMode="External"/><Relationship Id="rId211" Type="http://schemas.openxmlformats.org/officeDocument/2006/relationships/hyperlink" Target="https://doi.org/10.1515/9783110883282" TargetMode="External"/><Relationship Id="rId232" Type="http://schemas.openxmlformats.org/officeDocument/2006/relationships/hyperlink" Target="https://doi.org/10.1016/0024-3841(68)90080-6" TargetMode="External"/><Relationship Id="rId253" Type="http://schemas.openxmlformats.org/officeDocument/2006/relationships/hyperlink" Target="https://doi.org/10.1017/9781139814720.015" TargetMode="External"/><Relationship Id="rId274" Type="http://schemas.openxmlformats.org/officeDocument/2006/relationships/hyperlink" Target="https://doi.org/10.1515/9783110806120.217" TargetMode="External"/><Relationship Id="rId295" Type="http://schemas.openxmlformats.org/officeDocument/2006/relationships/hyperlink" Target="https://doi.org/10.1093/oxfordhb/9780199668984.013.15" TargetMode="External"/><Relationship Id="rId309" Type="http://schemas.openxmlformats.org/officeDocument/2006/relationships/hyperlink" Target="https://doi.org/10.1075/slcs.182" TargetMode="External"/><Relationship Id="rId27" Type="http://schemas.openxmlformats.org/officeDocument/2006/relationships/hyperlink" Target="https://catalog.ldc.upenn.edu/LDC97S62" TargetMode="External"/><Relationship Id="rId48" Type="http://schemas.openxmlformats.org/officeDocument/2006/relationships/hyperlink" Target="https://site.uit.no/linguisticsdatacitation/" TargetMode="External"/><Relationship Id="rId69" Type="http://schemas.openxmlformats.org/officeDocument/2006/relationships/image" Target="media/image14.png"/><Relationship Id="rId113" Type="http://schemas.openxmlformats.org/officeDocument/2006/relationships/hyperlink" Target="https://doi.org/10.1515/9781614514510-003" TargetMode="External"/><Relationship Id="rId134" Type="http://schemas.openxmlformats.org/officeDocument/2006/relationships/hyperlink" Target="https://doi.org/10.1515/ling.1985.23.3.411" TargetMode="External"/><Relationship Id="rId320" Type="http://schemas.openxmlformats.org/officeDocument/2006/relationships/hyperlink" Target="https://doi.org/10.1515/9783110862799-027" TargetMode="External"/><Relationship Id="rId80" Type="http://schemas.openxmlformats.org/officeDocument/2006/relationships/image" Target="media/image20.png"/><Relationship Id="rId155" Type="http://schemas.openxmlformats.org/officeDocument/2006/relationships/hyperlink" Target="https://doi.org/10.1016/0024-3841(66)90003-9" TargetMode="External"/><Relationship Id="rId176" Type="http://schemas.openxmlformats.org/officeDocument/2006/relationships/hyperlink" Target="https://doi.org/10.2307/414531" TargetMode="External"/><Relationship Id="rId197" Type="http://schemas.openxmlformats.org/officeDocument/2006/relationships/hyperlink" Target="https://glottolog.org/" TargetMode="External"/><Relationship Id="rId201" Type="http://schemas.openxmlformats.org/officeDocument/2006/relationships/hyperlink" Target="https://doi.org/10.1515/LINGTY.2007.011" TargetMode="External"/><Relationship Id="rId222" Type="http://schemas.openxmlformats.org/officeDocument/2006/relationships/hyperlink" Target="https://doi.org/10.2307/413797" TargetMode="External"/><Relationship Id="rId243" Type="http://schemas.openxmlformats.org/officeDocument/2006/relationships/hyperlink" Target="https://doi.org/10.1515/ling-2017-0027" TargetMode="External"/><Relationship Id="rId264" Type="http://schemas.openxmlformats.org/officeDocument/2006/relationships/hyperlink" Target="https://doi.org/10.1017/9781108233903" TargetMode="External"/><Relationship Id="rId285" Type="http://schemas.openxmlformats.org/officeDocument/2006/relationships/hyperlink" Target="https://doi.org/10.1016/B978-0-12-505850-6.50010-4" TargetMode="External"/><Relationship Id="rId17" Type="http://schemas.openxmlformats.org/officeDocument/2006/relationships/footer" Target="footer4.xml"/><Relationship Id="rId38" Type="http://schemas.openxmlformats.org/officeDocument/2006/relationships/image" Target="media/image2.jpeg"/><Relationship Id="rId59" Type="http://schemas.openxmlformats.org/officeDocument/2006/relationships/hyperlink" Target="http://www.nltk.org/" TargetMode="External"/><Relationship Id="rId103" Type="http://schemas.openxmlformats.org/officeDocument/2006/relationships/hyperlink" Target="https://doi.org/10.1075/bct.25" TargetMode="External"/><Relationship Id="rId124" Type="http://schemas.openxmlformats.org/officeDocument/2006/relationships/hyperlink" Target="https://doi.org/10.1017/CBO9780511620669.018" TargetMode="External"/><Relationship Id="rId310" Type="http://schemas.openxmlformats.org/officeDocument/2006/relationships/hyperlink" Target="https://doi.org/10.1075/slcs.182.01val" TargetMode="External"/><Relationship Id="rId70" Type="http://schemas.openxmlformats.org/officeDocument/2006/relationships/footer" Target="footer16.xml"/><Relationship Id="rId91" Type="http://schemas.openxmlformats.org/officeDocument/2006/relationships/footer" Target="footer22.xml"/><Relationship Id="rId145" Type="http://schemas.openxmlformats.org/officeDocument/2006/relationships/hyperlink" Target="https://doi.org/10.1016/b0-08-043076-7/02946-6" TargetMode="External"/><Relationship Id="rId166" Type="http://schemas.openxmlformats.org/officeDocument/2006/relationships/hyperlink" Target="https://doi.org/10.5749/j.ctv6zd95b.13" TargetMode="External"/><Relationship Id="rId187" Type="http://schemas.openxmlformats.org/officeDocument/2006/relationships/hyperlink" Target="https://doi.org/10.1075/ijcl.13.4.02gri" TargetMode="External"/><Relationship Id="rId1" Type="http://schemas.openxmlformats.org/officeDocument/2006/relationships/numbering" Target="numbering.xml"/><Relationship Id="rId212" Type="http://schemas.openxmlformats.org/officeDocument/2006/relationships/hyperlink" Target="https://doi.org/11245/1.270937" TargetMode="External"/><Relationship Id="rId233" Type="http://schemas.openxmlformats.org/officeDocument/2006/relationships/hyperlink" Target="https://doi.org/10.2307/415384" TargetMode="External"/><Relationship Id="rId254" Type="http://schemas.openxmlformats.org/officeDocument/2006/relationships/hyperlink" Target="https://doi.org/10.1353/lan.1984.0038" TargetMode="External"/><Relationship Id="rId28" Type="http://schemas.openxmlformats.org/officeDocument/2006/relationships/hyperlink" Target="https://scription.digitallinguistics.io/" TargetMode="External"/><Relationship Id="rId49" Type="http://schemas.openxmlformats.org/officeDocument/2006/relationships/hyperlink" Target="https://github.com/dwhieb/dissertation" TargetMode="External"/><Relationship Id="rId114" Type="http://schemas.openxmlformats.org/officeDocument/2006/relationships/hyperlink" Target="https://doi.org/10.4324/9780203475201" TargetMode="External"/><Relationship Id="rId275" Type="http://schemas.openxmlformats.org/officeDocument/2006/relationships/hyperlink" Target="https://doi.org/10.1080/03740463.2003.10416072" TargetMode="External"/><Relationship Id="rId296" Type="http://schemas.openxmlformats.org/officeDocument/2006/relationships/hyperlink" Target="https://doi.org/10.1111/j.1467-968X.1937.tb00675.x" TargetMode="External"/><Relationship Id="rId300" Type="http://schemas.openxmlformats.org/officeDocument/2006/relationships/hyperlink" Target="https://doi.org/10.1093/oxfordhb/9780199281251.013.0006" TargetMode="External"/><Relationship Id="rId60" Type="http://schemas.openxmlformats.org/officeDocument/2006/relationships/hyperlink" Target="http://www.nltk.org/" TargetMode="External"/><Relationship Id="rId81" Type="http://schemas.openxmlformats.org/officeDocument/2006/relationships/image" Target="media/image21.png"/><Relationship Id="rId135" Type="http://schemas.openxmlformats.org/officeDocument/2006/relationships/hyperlink" Target="https://doi.org/10.1515/ling.1985.23.3.411" TargetMode="External"/><Relationship Id="rId156" Type="http://schemas.openxmlformats.org/officeDocument/2006/relationships/hyperlink" Target="https://doi.org/10.1002/9781444302776" TargetMode="External"/><Relationship Id="rId177" Type="http://schemas.openxmlformats.org/officeDocument/2006/relationships/hyperlink" Target="https://doi.org/10.1007/978-0-230-80213-1" TargetMode="External"/><Relationship Id="rId198" Type="http://schemas.openxmlformats.org/officeDocument/2006/relationships/hyperlink" Target="https://doi.org/10.1016/B0-08-043076-7/02959-4" TargetMode="External"/><Relationship Id="rId321" Type="http://schemas.openxmlformats.org/officeDocument/2006/relationships/hyperlink" Target="https://doi.org/10.1515/9783110862799-027" TargetMode="External"/><Relationship Id="rId202" Type="http://schemas.openxmlformats.org/officeDocument/2006/relationships/hyperlink" Target="https://doi.org/10.1515/LINGTY.2007.011" TargetMode="External"/><Relationship Id="rId223" Type="http://schemas.openxmlformats.org/officeDocument/2006/relationships/hyperlink" Target="https://doi.org/10.1017/CBO9781139165525" TargetMode="External"/><Relationship Id="rId244" Type="http://schemas.openxmlformats.org/officeDocument/2006/relationships/hyperlink" Target="https://doi.org/10.1075/slcs.182.05loi" TargetMode="External"/><Relationship Id="rId18" Type="http://schemas.openxmlformats.org/officeDocument/2006/relationships/hyperlink" Target="https://iso639-3.sil.org/" TargetMode="External"/><Relationship Id="rId39" Type="http://schemas.openxmlformats.org/officeDocument/2006/relationships/image" Target="media/image3.jpeg"/><Relationship Id="rId265" Type="http://schemas.openxmlformats.org/officeDocument/2006/relationships/hyperlink" Target="https://doi.org/10.1017/9781108233903" TargetMode="External"/><Relationship Id="rId286" Type="http://schemas.openxmlformats.org/officeDocument/2006/relationships/hyperlink" Target="https://doi.org/10.1016/B978-0-12-505850-6.50010-4" TargetMode="External"/><Relationship Id="rId50" Type="http://schemas.openxmlformats.org/officeDocument/2006/relationships/hyperlink" Target="https://github.com/dwhieb/dissertation" TargetMode="External"/><Relationship Id="rId104" Type="http://schemas.openxmlformats.org/officeDocument/2006/relationships/hyperlink" Target="https://doi.org/10.1515/9783110806120" TargetMode="External"/><Relationship Id="rId125" Type="http://schemas.openxmlformats.org/officeDocument/2006/relationships/hyperlink" Target="https://doi.org/10.1111/psj.12055" TargetMode="External"/><Relationship Id="rId146" Type="http://schemas.openxmlformats.org/officeDocument/2006/relationships/hyperlink" Target="https://doi.org/10.1016/b0-08-043076-7/02946-6" TargetMode="External"/><Relationship Id="rId167" Type="http://schemas.openxmlformats.org/officeDocument/2006/relationships/hyperlink" Target="http://wals.info/chapter/33" TargetMode="External"/><Relationship Id="rId188" Type="http://schemas.openxmlformats.org/officeDocument/2006/relationships/hyperlink" Target="https://doi.org/10.1163/9789042028012" TargetMode="External"/><Relationship Id="rId311" Type="http://schemas.openxmlformats.org/officeDocument/2006/relationships/hyperlink" Target="https://doi.org/10.1075/z.176" TargetMode="External"/><Relationship Id="rId71" Type="http://schemas.openxmlformats.org/officeDocument/2006/relationships/image" Target="media/image15.png"/><Relationship Id="rId92" Type="http://schemas.openxmlformats.org/officeDocument/2006/relationships/footer" Target="footer23.xml"/><Relationship Id="rId213" Type="http://schemas.openxmlformats.org/officeDocument/2006/relationships/hyperlink" Target="https://doi.org/10.1349/ps1.1537-0852.a.348" TargetMode="External"/><Relationship Id="rId234" Type="http://schemas.openxmlformats.org/officeDocument/2006/relationships/hyperlink" Target="https://doi.org/10.1075/cilt.50.06lan" TargetMode="External"/><Relationship Id="rId2" Type="http://schemas.openxmlformats.org/officeDocument/2006/relationships/styles" Target="styles.xml"/><Relationship Id="rId29" Type="http://schemas.openxmlformats.org/officeDocument/2006/relationships/hyperlink" Target="https://github.com/dwhieb/Nuuchahnulth" TargetMode="External"/><Relationship Id="rId255" Type="http://schemas.openxmlformats.org/officeDocument/2006/relationships/hyperlink" Target="https://doi.org/10.1353/lan.1984.0038" TargetMode="External"/><Relationship Id="rId276" Type="http://schemas.openxmlformats.org/officeDocument/2006/relationships/hyperlink" Target="https://doi.org/10.1111/j.1749-818x.2007.00030.x%20Word" TargetMode="External"/><Relationship Id="rId297" Type="http://schemas.openxmlformats.org/officeDocument/2006/relationships/hyperlink" Target="https://doi.org/10.1075/cilt.332" TargetMode="External"/><Relationship Id="rId40" Type="http://schemas.openxmlformats.org/officeDocument/2006/relationships/image" Target="media/image4.jpeg"/><Relationship Id="rId115" Type="http://schemas.openxmlformats.org/officeDocument/2006/relationships/footer" Target="footer34.xml"/><Relationship Id="rId136" Type="http://schemas.openxmlformats.org/officeDocument/2006/relationships/hyperlink" Target="https://doi.org/10.1075/tsl.11.03cha" TargetMode="External"/><Relationship Id="rId157" Type="http://schemas.openxmlformats.org/officeDocument/2006/relationships/hyperlink" Target="https://doi.org/10.1353/lan.2014.0076" TargetMode="External"/><Relationship Id="rId178" Type="http://schemas.openxmlformats.org/officeDocument/2006/relationships/hyperlink" Target="https://doi.org/10.1515/LITY.2011.003" TargetMode="External"/><Relationship Id="rId301" Type="http://schemas.openxmlformats.org/officeDocument/2006/relationships/hyperlink" Target="https://doi.org/10.1017/CBO9780511554445" TargetMode="External"/><Relationship Id="rId322" Type="http://schemas.openxmlformats.org/officeDocument/2006/relationships/footer" Target="footer36.xml"/><Relationship Id="rId61" Type="http://schemas.openxmlformats.org/officeDocument/2006/relationships/hyperlink" Target="https://github.com/dwhieb/dissertation" TargetMode="External"/><Relationship Id="rId82" Type="http://schemas.openxmlformats.org/officeDocument/2006/relationships/image" Target="media/image22.png"/><Relationship Id="rId199" Type="http://schemas.openxmlformats.org/officeDocument/2006/relationships/hyperlink" Target="https://doi.org/10.1016/B0-08-043076-7/02959-4" TargetMode="External"/><Relationship Id="rId203" Type="http://schemas.openxmlformats.org/officeDocument/2006/relationships/hyperlink" Target="https://doi.org/10.1353/lan.2010.0021" TargetMode="External"/><Relationship Id="rId19" Type="http://schemas.openxmlformats.org/officeDocument/2006/relationships/hyperlink" Target="https://iso639-3.sil.org/" TargetMode="External"/><Relationship Id="rId224" Type="http://schemas.openxmlformats.org/officeDocument/2006/relationships/hyperlink" Target="https://doi.org/10.2307/415831" TargetMode="External"/><Relationship Id="rId245" Type="http://schemas.openxmlformats.org/officeDocument/2006/relationships/hyperlink" Target="https://doi.org/10.1016/j.langsci.2009.02.001" TargetMode="External"/><Relationship Id="rId266" Type="http://schemas.openxmlformats.org/officeDocument/2006/relationships/hyperlink" Target="https://doi.org/10.1075/sl.41.2.05pal" TargetMode="External"/><Relationship Id="rId287" Type="http://schemas.openxmlformats.org/officeDocument/2006/relationships/hyperlink" Target="https://doi.org/10.1016/0010-0285(75)9002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215</Pages>
  <Words>60757</Words>
  <Characters>331736</Characters>
  <Application>Microsoft Office Word</Application>
  <DocSecurity>0</DocSecurity>
  <Lines>15078</Lines>
  <Paragraphs>10328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Owner</cp:lastModifiedBy>
  <cp:revision>4</cp:revision>
  <dcterms:created xsi:type="dcterms:W3CDTF">2021-01-28T22:44:00Z</dcterms:created>
  <dcterms:modified xsi:type="dcterms:W3CDTF">2021-01-28T23:54:00Z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2021-01-28T00:00:00Z</vt:filetime>
  </property>
  <property fmtid="{D5CDD505-2E9C-101B-9397-08002B2CF9AE}" pid="3" name="Creator">
    <vt:lpwstr>LaTeX with hyperref</vt:lpwstr>
  </property>
  <property fmtid="{D5CDD505-2E9C-101B-9397-08002B2CF9AE}" pid="4" name="LastSaved">
    <vt:filetime>2021-01-28T00:00:00Z</vt:filetime>
  </property>
</Properties>
</file>